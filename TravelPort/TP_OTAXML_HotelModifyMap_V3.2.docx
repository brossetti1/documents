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32F6A" w14:textId="77777777" w:rsidR="000F5441" w:rsidRDefault="000F5441" w:rsidP="00217AA5">
      <w:pPr>
        <w:spacing w:after="0"/>
        <w:rPr>
          <w:rFonts w:ascii="Arial" w:hAnsi="Arial" w:cs="Arial"/>
          <w:b/>
          <w:noProof/>
          <w:color w:val="FFFFFF"/>
          <w:szCs w:val="24"/>
          <w:u w:val="single"/>
        </w:rPr>
      </w:pPr>
      <w:bookmarkStart w:id="0" w:name="_GoBack"/>
      <w:bookmarkEnd w:id="0"/>
      <w:r>
        <w:rPr>
          <w:rFonts w:ascii="Arial" w:hAnsi="Arial" w:cs="Arial"/>
          <w:b/>
          <w:noProof/>
          <w:color w:val="FFFFFF"/>
          <w:szCs w:val="24"/>
          <w:u w:val="single"/>
        </w:rPr>
        <w:drawing>
          <wp:anchor distT="0" distB="0" distL="114300" distR="114300" simplePos="0" relativeHeight="251658240" behindDoc="1" locked="0" layoutInCell="1" allowOverlap="1" wp14:anchorId="16B36098" wp14:editId="16B36099">
            <wp:simplePos x="0" y="0"/>
            <wp:positionH relativeFrom="column">
              <wp:posOffset>-927155</wp:posOffset>
            </wp:positionH>
            <wp:positionV relativeFrom="paragraph">
              <wp:posOffset>-624177</wp:posOffset>
            </wp:positionV>
            <wp:extent cx="7717569" cy="2393343"/>
            <wp:effectExtent l="19050" t="0" r="0" b="0"/>
            <wp:wrapNone/>
            <wp:docPr id="9"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2" cstate="print"/>
                    <a:srcRect/>
                    <a:stretch>
                      <a:fillRect/>
                    </a:stretch>
                  </pic:blipFill>
                  <pic:spPr bwMode="auto">
                    <a:xfrm>
                      <a:off x="0" y="0"/>
                      <a:ext cx="7717569" cy="2393343"/>
                    </a:xfrm>
                    <a:prstGeom prst="rect">
                      <a:avLst/>
                    </a:prstGeom>
                    <a:noFill/>
                    <a:ln w="9525">
                      <a:noFill/>
                      <a:miter lim="800000"/>
                      <a:headEnd/>
                      <a:tailEnd/>
                    </a:ln>
                  </pic:spPr>
                </pic:pic>
              </a:graphicData>
            </a:graphic>
          </wp:anchor>
        </w:drawing>
      </w:r>
    </w:p>
    <w:p w14:paraId="16B32F6B" w14:textId="77777777" w:rsidR="00EA35D4" w:rsidRDefault="00EA35D4" w:rsidP="00DB4865">
      <w:pPr>
        <w:spacing w:after="0"/>
        <w:jc w:val="center"/>
        <w:rPr>
          <w:rFonts w:ascii="Arial" w:hAnsi="Arial" w:cs="Arial"/>
          <w:b/>
          <w:color w:val="FFFFFF"/>
          <w:szCs w:val="24"/>
          <w:highlight w:val="black"/>
          <w:u w:val="single"/>
        </w:rPr>
      </w:pPr>
    </w:p>
    <w:p w14:paraId="16B32F6C" w14:textId="77777777" w:rsidR="00EA35D4" w:rsidRDefault="00EA35D4" w:rsidP="00EA35D4">
      <w:pPr>
        <w:jc w:val="center"/>
      </w:pPr>
      <w:bookmarkStart w:id="1" w:name="_Toc375975151"/>
      <w:bookmarkStart w:id="2" w:name="_Toc385753857"/>
    </w:p>
    <w:p w14:paraId="16B32F6D" w14:textId="77777777" w:rsidR="00FF6544" w:rsidRPr="000F5441" w:rsidRDefault="00FF6544" w:rsidP="00FF6544">
      <w:pPr>
        <w:pStyle w:val="Title"/>
        <w:spacing w:before="3600"/>
        <w:rPr>
          <w:b w:val="0"/>
          <w:szCs w:val="48"/>
        </w:rPr>
      </w:pPr>
      <w:r w:rsidRPr="000F5441">
        <w:rPr>
          <w:b w:val="0"/>
          <w:noProof/>
          <w:szCs w:val="48"/>
        </w:rPr>
        <w:t xml:space="preserve">XML Direct Connect - </w:t>
      </w:r>
      <w:r w:rsidR="00A84FFC">
        <w:rPr>
          <w:b w:val="0"/>
          <w:noProof/>
          <w:szCs w:val="48"/>
        </w:rPr>
        <w:t>Modify</w:t>
      </w:r>
    </w:p>
    <w:p w14:paraId="16B32F6E" w14:textId="77777777" w:rsidR="00FF6544" w:rsidRPr="00510BDF" w:rsidRDefault="00FF6544" w:rsidP="00FF6544">
      <w:pPr>
        <w:pStyle w:val="Subtitle"/>
        <w:spacing w:after="960"/>
        <w:rPr>
          <w:sz w:val="32"/>
          <w:szCs w:val="32"/>
        </w:rPr>
      </w:pPr>
      <w:r w:rsidRPr="00510BDF">
        <w:rPr>
          <w:sz w:val="32"/>
          <w:szCs w:val="32"/>
        </w:rPr>
        <w:t>Data Mapping Guide</w:t>
      </w:r>
    </w:p>
    <w:p w14:paraId="16B32F6F" w14:textId="77777777" w:rsidR="0049326C" w:rsidRDefault="006607DF" w:rsidP="00FF6544">
      <w:pPr>
        <w:pStyle w:val="Date"/>
        <w:spacing w:before="120"/>
      </w:pPr>
      <w:r>
        <w:t xml:space="preserve">Version </w:t>
      </w:r>
      <w:r w:rsidR="009F57A2">
        <w:t>3.</w:t>
      </w:r>
      <w:r w:rsidR="000F4519">
        <w:t>2</w:t>
      </w:r>
    </w:p>
    <w:p w14:paraId="16B32F70" w14:textId="77777777" w:rsidR="00FF6544" w:rsidRDefault="00337B9C" w:rsidP="00FF6544">
      <w:pPr>
        <w:pStyle w:val="Date"/>
        <w:spacing w:before="120"/>
      </w:pPr>
      <w:r>
        <w:t xml:space="preserve">March 15, </w:t>
      </w:r>
      <w:r w:rsidR="000F4519">
        <w:t>2013</w:t>
      </w:r>
    </w:p>
    <w:p w14:paraId="16B32F71" w14:textId="77777777" w:rsidR="00FF6544" w:rsidRDefault="00FF6544" w:rsidP="00FF6544">
      <w:pPr>
        <w:pStyle w:val="Date"/>
        <w:spacing w:before="120"/>
        <w:rPr>
          <w:b w:val="0"/>
        </w:rPr>
      </w:pPr>
      <w:r w:rsidRPr="00510BDF">
        <w:rPr>
          <w:b w:val="0"/>
        </w:rPr>
        <w:t>Company Confidential</w:t>
      </w:r>
    </w:p>
    <w:p w14:paraId="16B32F72" w14:textId="77777777" w:rsidR="000F5441" w:rsidRDefault="000F5441" w:rsidP="000F5441"/>
    <w:p w14:paraId="16B32F73" w14:textId="77777777" w:rsidR="000F5441" w:rsidRPr="000F5441" w:rsidRDefault="000F5441" w:rsidP="000F5441">
      <w:pPr>
        <w:sectPr w:rsidR="000F5441" w:rsidRPr="000F5441" w:rsidSect="00AC62CF">
          <w:pgSz w:w="12240" w:h="15840" w:code="1"/>
          <w:pgMar w:top="1008" w:right="1440" w:bottom="1008" w:left="1440" w:header="720" w:footer="720" w:gutter="0"/>
          <w:cols w:space="708"/>
          <w:docGrid w:linePitch="360"/>
        </w:sectPr>
      </w:pPr>
    </w:p>
    <w:p w14:paraId="16B32F74" w14:textId="77777777" w:rsidR="002066C6" w:rsidRPr="005F2CD1" w:rsidRDefault="002066C6" w:rsidP="002066C6">
      <w:pPr>
        <w:pStyle w:val="Date"/>
        <w:tabs>
          <w:tab w:val="clear" w:pos="700"/>
        </w:tabs>
        <w:spacing w:before="3600"/>
        <w:ind w:left="1195" w:right="1037"/>
        <w:rPr>
          <w:sz w:val="22"/>
        </w:rPr>
      </w:pPr>
      <w:bookmarkStart w:id="3" w:name="_Toc20218238"/>
      <w:bookmarkStart w:id="4" w:name="_Toc20280297"/>
      <w:bookmarkStart w:id="5" w:name="_Toc224717487"/>
      <w:r w:rsidRPr="005F2CD1">
        <w:rPr>
          <w:sz w:val="22"/>
        </w:rPr>
        <w:lastRenderedPageBreak/>
        <w:t>Copyright</w:t>
      </w:r>
    </w:p>
    <w:p w14:paraId="16B32F75" w14:textId="77777777" w:rsidR="002066C6" w:rsidRPr="006023A5" w:rsidRDefault="002066C6" w:rsidP="002066C6">
      <w:pPr>
        <w:pStyle w:val="CopyrightText"/>
        <w:ind w:left="1200" w:right="740"/>
      </w:pPr>
      <w:r w:rsidRPr="006023A5">
        <w:t>©201</w:t>
      </w:r>
      <w:r w:rsidR="000F4519">
        <w:t>3</w:t>
      </w:r>
      <w:r w:rsidRPr="006023A5">
        <w:t xml:space="preserve"> Travelport Inc. All rights reserved.  All Travelport logos and marks as well as all other Travelport proprietary materials depicted herein are the property of Travelport Inc. and/or its affiliates.</w:t>
      </w:r>
      <w:r w:rsidRPr="006023A5">
        <w:rPr>
          <w:lang w:val="en-GB"/>
        </w:rPr>
        <w:t xml:space="preserve"> </w:t>
      </w:r>
    </w:p>
    <w:p w14:paraId="16B32F76" w14:textId="77777777" w:rsidR="002066C6" w:rsidRDefault="002066C6" w:rsidP="002066C6">
      <w:pPr>
        <w:pStyle w:val="CopyrightText"/>
        <w:ind w:left="1200" w:right="740"/>
      </w:pPr>
      <w:r>
        <w:t>Information in this document is subject to change without notice. The product described in this document is furnished under a license agreement or nondisclosure agreement. The product may be used or copied only in accordance with the terms of those agreements. No part of this publication may be reproduced, stored in a retrieval system, or transmitted in any form or any means electronic or mechanical, including photocopying and recording for any purpose other than the purchaser’s personal use without the written permission of Travelport.</w:t>
      </w:r>
    </w:p>
    <w:p w14:paraId="16B32F77" w14:textId="77777777" w:rsidR="002066C6" w:rsidRPr="005F2CD1" w:rsidRDefault="002066C6" w:rsidP="002066C6">
      <w:pPr>
        <w:pStyle w:val="Date"/>
        <w:tabs>
          <w:tab w:val="clear" w:pos="700"/>
        </w:tabs>
        <w:ind w:left="1200" w:right="1040"/>
        <w:rPr>
          <w:sz w:val="22"/>
        </w:rPr>
      </w:pPr>
      <w:r w:rsidRPr="005F2CD1">
        <w:rPr>
          <w:sz w:val="22"/>
        </w:rPr>
        <w:t>Trademark</w:t>
      </w:r>
    </w:p>
    <w:p w14:paraId="16B32F78" w14:textId="77777777" w:rsidR="002066C6" w:rsidRDefault="002066C6" w:rsidP="002066C6">
      <w:pPr>
        <w:pStyle w:val="CopyrightText"/>
        <w:tabs>
          <w:tab w:val="clear" w:pos="700"/>
        </w:tabs>
        <w:ind w:left="1200" w:right="740"/>
      </w:pPr>
      <w:r>
        <w:t>Travelport may have patents or pending patent applications, trademarks, copyrights, or other intellectual property rights covering subject matter in this document. The furnishing of this document does not give you any license to these patents, trademarks, copyrights, or other intellectual property rights except as expressly provided in any written license agreement from Travelport.</w:t>
      </w:r>
    </w:p>
    <w:p w14:paraId="16B32F79" w14:textId="77777777" w:rsidR="002066C6" w:rsidRDefault="002066C6" w:rsidP="002066C6">
      <w:pPr>
        <w:pStyle w:val="CopyrightText"/>
        <w:tabs>
          <w:tab w:val="clear" w:pos="700"/>
        </w:tabs>
        <w:ind w:left="1200" w:right="740"/>
      </w:pPr>
      <w:r>
        <w:t>“Galileo”, “Apollo”, and “Worldspan” are registered trademarks of Travelport in the United States and/or other countries.</w:t>
      </w:r>
    </w:p>
    <w:p w14:paraId="16B32F7A" w14:textId="77777777" w:rsidR="002066C6" w:rsidRDefault="002066C6" w:rsidP="002066C6">
      <w:pPr>
        <w:pStyle w:val="CopyrightText"/>
        <w:tabs>
          <w:tab w:val="clear" w:pos="700"/>
        </w:tabs>
        <w:ind w:left="1200" w:right="740"/>
      </w:pPr>
      <w:r>
        <w:t>All other companies and product names are trademarks or registered trademarks of their respective holders.</w:t>
      </w:r>
    </w:p>
    <w:p w14:paraId="16B32F7B" w14:textId="77777777" w:rsidR="002066C6" w:rsidRPr="006023A5" w:rsidRDefault="002066C6" w:rsidP="002066C6">
      <w:pPr>
        <w:pStyle w:val="Date"/>
        <w:tabs>
          <w:tab w:val="clear" w:pos="700"/>
        </w:tabs>
        <w:ind w:left="1200" w:right="1040"/>
        <w:rPr>
          <w:sz w:val="22"/>
        </w:rPr>
      </w:pPr>
      <w:r w:rsidRPr="006023A5">
        <w:rPr>
          <w:sz w:val="22"/>
        </w:rPr>
        <w:t xml:space="preserve">Notes About Examples </w:t>
      </w:r>
    </w:p>
    <w:p w14:paraId="16B32F7C" w14:textId="77777777" w:rsidR="002066C6" w:rsidRPr="006023A5" w:rsidRDefault="002066C6" w:rsidP="002066C6">
      <w:pPr>
        <w:pStyle w:val="CopyrightText"/>
        <w:tabs>
          <w:tab w:val="clear" w:pos="700"/>
        </w:tabs>
        <w:ind w:left="1200" w:right="740"/>
      </w:pPr>
      <w:r w:rsidRPr="006023A5">
        <w:rPr>
          <w:lang w:val="en-GB"/>
        </w:rPr>
        <w:t>All screen examples and other inserts associated with system output are provided for illustration purposes only.  They are provided as illustrative examples of system functionality and are not meant to represent actual screen responses, rates, etc.</w:t>
      </w:r>
      <w:r w:rsidRPr="006023A5">
        <w:t xml:space="preserve"> </w:t>
      </w:r>
    </w:p>
    <w:p w14:paraId="16B32F7D" w14:textId="77777777" w:rsidR="002066C6" w:rsidRDefault="002066C6" w:rsidP="002066C6">
      <w:pPr>
        <w:pStyle w:val="CopyrightText"/>
        <w:tabs>
          <w:tab w:val="clear" w:pos="700"/>
        </w:tabs>
        <w:ind w:left="1200" w:right="740"/>
      </w:pPr>
    </w:p>
    <w:p w14:paraId="16B32F7E" w14:textId="77777777" w:rsidR="000F5441" w:rsidRPr="000B5CDA" w:rsidRDefault="000F5441" w:rsidP="00FF6544">
      <w:pPr>
        <w:pStyle w:val="CopyrightText"/>
        <w:tabs>
          <w:tab w:val="clear" w:pos="700"/>
        </w:tabs>
        <w:ind w:left="1200" w:right="740"/>
      </w:pPr>
    </w:p>
    <w:p w14:paraId="16B32F7F" w14:textId="77777777" w:rsidR="000F5441" w:rsidRDefault="000F5441" w:rsidP="00A35C06">
      <w:pPr>
        <w:pStyle w:val="Heading1"/>
        <w:ind w:firstLine="720"/>
        <w:sectPr w:rsidR="000F5441" w:rsidSect="00AC62CF">
          <w:headerReference w:type="even" r:id="rId13"/>
          <w:headerReference w:type="default" r:id="rId14"/>
          <w:footerReference w:type="even" r:id="rId15"/>
          <w:footerReference w:type="default" r:id="rId16"/>
          <w:pgSz w:w="12240" w:h="15840"/>
          <w:pgMar w:top="1008" w:right="1440" w:bottom="1008" w:left="1440" w:header="720" w:footer="720" w:gutter="0"/>
          <w:pgNumType w:fmt="lowerRoman" w:start="1"/>
          <w:cols w:space="720"/>
          <w:docGrid w:linePitch="299"/>
        </w:sectPr>
      </w:pPr>
    </w:p>
    <w:p w14:paraId="16B32F80" w14:textId="77777777" w:rsidR="00FF6544" w:rsidRDefault="00FF6544" w:rsidP="00932D7E">
      <w:pPr>
        <w:pStyle w:val="Heading1Other"/>
      </w:pPr>
      <w:bookmarkStart w:id="6" w:name="_Toc221695177"/>
      <w:r w:rsidRPr="007C0E41">
        <w:lastRenderedPageBreak/>
        <w:t>Revision</w:t>
      </w:r>
      <w:bookmarkEnd w:id="6"/>
    </w:p>
    <w:tbl>
      <w:tblPr>
        <w:tblW w:w="97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9"/>
        <w:gridCol w:w="1850"/>
        <w:gridCol w:w="2562"/>
        <w:gridCol w:w="4367"/>
      </w:tblGrid>
      <w:tr w:rsidR="00FF6544" w14:paraId="16B32F85" w14:textId="77777777" w:rsidTr="00814D8A">
        <w:trPr>
          <w:cantSplit/>
          <w:tblHeader/>
        </w:trPr>
        <w:tc>
          <w:tcPr>
            <w:tcW w:w="1009" w:type="dxa"/>
            <w:tcBorders>
              <w:top w:val="single" w:sz="6" w:space="0" w:color="C0C0C0"/>
              <w:left w:val="single" w:sz="6" w:space="0" w:color="C0C0C0"/>
              <w:bottom w:val="single" w:sz="6" w:space="0" w:color="C0C0C0"/>
              <w:right w:val="single" w:sz="6" w:space="0" w:color="C0C0C0"/>
            </w:tcBorders>
            <w:shd w:val="pct5" w:color="auto" w:fill="auto"/>
          </w:tcPr>
          <w:p w14:paraId="16B32F81" w14:textId="77777777" w:rsidR="00FF6544" w:rsidRDefault="00FF6544" w:rsidP="00FF6544">
            <w:pPr>
              <w:pStyle w:val="TableHeading"/>
            </w:pPr>
            <w:r>
              <w:t>Date</w:t>
            </w:r>
          </w:p>
        </w:tc>
        <w:tc>
          <w:tcPr>
            <w:tcW w:w="1850" w:type="dxa"/>
            <w:tcBorders>
              <w:top w:val="single" w:sz="6" w:space="0" w:color="C0C0C0"/>
              <w:left w:val="single" w:sz="6" w:space="0" w:color="C0C0C0"/>
              <w:bottom w:val="single" w:sz="6" w:space="0" w:color="C0C0C0"/>
              <w:right w:val="single" w:sz="6" w:space="0" w:color="C0C0C0"/>
            </w:tcBorders>
            <w:shd w:val="pct5" w:color="auto" w:fill="auto"/>
          </w:tcPr>
          <w:p w14:paraId="16B32F82" w14:textId="77777777" w:rsidR="00FF6544" w:rsidRDefault="00FF6544" w:rsidP="00FF6544">
            <w:pPr>
              <w:pStyle w:val="TableHeading"/>
            </w:pPr>
            <w:r>
              <w:t>Requestor</w:t>
            </w:r>
          </w:p>
        </w:tc>
        <w:tc>
          <w:tcPr>
            <w:tcW w:w="2562" w:type="dxa"/>
            <w:tcBorders>
              <w:top w:val="single" w:sz="6" w:space="0" w:color="C0C0C0"/>
              <w:left w:val="single" w:sz="6" w:space="0" w:color="C0C0C0"/>
              <w:bottom w:val="single" w:sz="6" w:space="0" w:color="C0C0C0"/>
              <w:right w:val="single" w:sz="6" w:space="0" w:color="C0C0C0"/>
            </w:tcBorders>
            <w:shd w:val="pct5" w:color="auto" w:fill="auto"/>
          </w:tcPr>
          <w:p w14:paraId="16B32F83" w14:textId="77777777" w:rsidR="00FF6544" w:rsidRDefault="00FF6544" w:rsidP="00FF6544">
            <w:pPr>
              <w:pStyle w:val="TableHeading"/>
            </w:pPr>
            <w:r>
              <w:t>Section</w:t>
            </w:r>
          </w:p>
        </w:tc>
        <w:tc>
          <w:tcPr>
            <w:tcW w:w="4367" w:type="dxa"/>
            <w:tcBorders>
              <w:top w:val="single" w:sz="6" w:space="0" w:color="C0C0C0"/>
              <w:left w:val="single" w:sz="6" w:space="0" w:color="C0C0C0"/>
              <w:bottom w:val="single" w:sz="6" w:space="0" w:color="C0C0C0"/>
              <w:right w:val="single" w:sz="6" w:space="0" w:color="C0C0C0"/>
            </w:tcBorders>
            <w:shd w:val="pct5" w:color="auto" w:fill="auto"/>
          </w:tcPr>
          <w:p w14:paraId="16B32F84" w14:textId="77777777" w:rsidR="00FF6544" w:rsidRDefault="00FF6544" w:rsidP="00FF6544">
            <w:pPr>
              <w:pStyle w:val="TableHeading"/>
            </w:pPr>
            <w:r>
              <w:t>Description</w:t>
            </w:r>
          </w:p>
        </w:tc>
      </w:tr>
      <w:bookmarkEnd w:id="3"/>
      <w:bookmarkEnd w:id="4"/>
      <w:bookmarkEnd w:id="5"/>
      <w:tr w:rsidR="005435F1" w:rsidRPr="00F65DE3" w14:paraId="16B32F87" w14:textId="77777777" w:rsidTr="00814D8A">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F2F2F2" w:themeFill="background1" w:themeFillShade="F2"/>
          </w:tcPr>
          <w:p w14:paraId="16B32F86" w14:textId="77777777" w:rsidR="005435F1" w:rsidRPr="00F65DE3" w:rsidRDefault="005435F1" w:rsidP="00E07112">
            <w:pPr>
              <w:pStyle w:val="TableText"/>
              <w:jc w:val="center"/>
              <w:rPr>
                <w:b/>
              </w:rPr>
            </w:pPr>
            <w:r>
              <w:rPr>
                <w:b/>
              </w:rPr>
              <w:t>Beginning of changes in Version 3.2</w:t>
            </w:r>
          </w:p>
        </w:tc>
      </w:tr>
      <w:tr w:rsidR="005435F1" w:rsidRPr="00694E30" w14:paraId="16B32F89" w14:textId="77777777" w:rsidTr="00814D8A">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16B32F88" w14:textId="77777777" w:rsidR="005435F1" w:rsidRPr="00694E30" w:rsidRDefault="005435F1" w:rsidP="00337B9C">
            <w:pPr>
              <w:pStyle w:val="TableText"/>
              <w:jc w:val="center"/>
              <w:rPr>
                <w:b/>
              </w:rPr>
            </w:pPr>
            <w:r>
              <w:rPr>
                <w:b/>
              </w:rPr>
              <w:t xml:space="preserve">Version 3.2 Published – </w:t>
            </w:r>
            <w:r w:rsidR="00337B9C">
              <w:rPr>
                <w:b/>
              </w:rPr>
              <w:t xml:space="preserve">15 March </w:t>
            </w:r>
            <w:r w:rsidR="00814D8A">
              <w:rPr>
                <w:b/>
              </w:rPr>
              <w:t>2013</w:t>
            </w:r>
          </w:p>
        </w:tc>
      </w:tr>
      <w:tr w:rsidR="00841CB0" w14:paraId="16B32F8E" w14:textId="77777777" w:rsidTr="00814D8A">
        <w:trPr>
          <w:cantSplit/>
        </w:trPr>
        <w:tc>
          <w:tcPr>
            <w:tcW w:w="1009" w:type="dxa"/>
            <w:tcBorders>
              <w:top w:val="single" w:sz="6" w:space="0" w:color="C0C0C0"/>
              <w:left w:val="single" w:sz="6" w:space="0" w:color="C0C0C0"/>
              <w:bottom w:val="single" w:sz="6" w:space="0" w:color="C0C0C0"/>
              <w:right w:val="single" w:sz="6" w:space="0" w:color="C0C0C0"/>
            </w:tcBorders>
          </w:tcPr>
          <w:p w14:paraId="16B32F8A" w14:textId="77777777" w:rsidR="00841CB0" w:rsidRDefault="00841CB0">
            <w:pPr>
              <w:pStyle w:val="TableText"/>
            </w:pPr>
            <w:r>
              <w:t>6Jul2012</w:t>
            </w:r>
          </w:p>
        </w:tc>
        <w:tc>
          <w:tcPr>
            <w:tcW w:w="1850" w:type="dxa"/>
            <w:tcBorders>
              <w:top w:val="single" w:sz="6" w:space="0" w:color="C0C0C0"/>
              <w:left w:val="single" w:sz="6" w:space="0" w:color="C0C0C0"/>
              <w:bottom w:val="single" w:sz="6" w:space="0" w:color="C0C0C0"/>
              <w:right w:val="single" w:sz="6" w:space="0" w:color="C0C0C0"/>
            </w:tcBorders>
          </w:tcPr>
          <w:p w14:paraId="16B32F8B" w14:textId="77777777" w:rsidR="00841CB0" w:rsidRDefault="00841CB0">
            <w:pPr>
              <w:pStyle w:val="TableText"/>
            </w:pPr>
            <w:r>
              <w:t>Travelport</w:t>
            </w:r>
          </w:p>
        </w:tc>
        <w:tc>
          <w:tcPr>
            <w:tcW w:w="2562" w:type="dxa"/>
            <w:tcBorders>
              <w:top w:val="single" w:sz="6" w:space="0" w:color="C0C0C0"/>
              <w:left w:val="single" w:sz="6" w:space="0" w:color="C0C0C0"/>
              <w:bottom w:val="single" w:sz="6" w:space="0" w:color="C0C0C0"/>
              <w:right w:val="single" w:sz="6" w:space="0" w:color="C0C0C0"/>
            </w:tcBorders>
          </w:tcPr>
          <w:p w14:paraId="16B32F8C" w14:textId="77777777" w:rsidR="00841CB0" w:rsidRDefault="00841CB0">
            <w:pPr>
              <w:pStyle w:val="TableText"/>
            </w:pPr>
            <w:r>
              <w:t>23.RS</w:t>
            </w:r>
          </w:p>
        </w:tc>
        <w:tc>
          <w:tcPr>
            <w:tcW w:w="4367" w:type="dxa"/>
            <w:tcBorders>
              <w:top w:val="single" w:sz="6" w:space="0" w:color="C0C0C0"/>
              <w:left w:val="single" w:sz="6" w:space="0" w:color="C0C0C0"/>
              <w:bottom w:val="single" w:sz="6" w:space="0" w:color="C0C0C0"/>
              <w:right w:val="single" w:sz="6" w:space="0" w:color="C0C0C0"/>
            </w:tcBorders>
          </w:tcPr>
          <w:p w14:paraId="16B32F8D" w14:textId="77777777" w:rsidR="00841CB0" w:rsidRDefault="00841CB0">
            <w:pPr>
              <w:pStyle w:val="TableText"/>
              <w:ind w:left="45"/>
            </w:pPr>
            <w:r>
              <w:t xml:space="preserve">Format Column Added; </w:t>
            </w:r>
            <w:r>
              <w:rPr>
                <w:b/>
                <w:color w:val="000000"/>
                <w:sz w:val="16"/>
                <w:szCs w:val="16"/>
              </w:rPr>
              <w:t xml:space="preserve">GDS Note3:  </w:t>
            </w:r>
            <w:r>
              <w:rPr>
                <w:color w:val="000000"/>
                <w:sz w:val="16"/>
                <w:szCs w:val="16"/>
              </w:rPr>
              <w:t>Applicable to Galileo/Apollo only</w:t>
            </w:r>
          </w:p>
        </w:tc>
      </w:tr>
      <w:tr w:rsidR="00D956A4" w14:paraId="16B32F93" w14:textId="77777777" w:rsidTr="00814D8A">
        <w:trPr>
          <w:cantSplit/>
        </w:trPr>
        <w:tc>
          <w:tcPr>
            <w:tcW w:w="1009" w:type="dxa"/>
            <w:tcBorders>
              <w:top w:val="single" w:sz="6" w:space="0" w:color="C0C0C0"/>
              <w:left w:val="single" w:sz="6" w:space="0" w:color="C0C0C0"/>
              <w:bottom w:val="single" w:sz="6" w:space="0" w:color="C0C0C0"/>
              <w:right w:val="single" w:sz="6" w:space="0" w:color="C0C0C0"/>
            </w:tcBorders>
          </w:tcPr>
          <w:p w14:paraId="16B32F8F" w14:textId="77777777" w:rsidR="00D956A4" w:rsidRDefault="00D956A4">
            <w:pPr>
              <w:pStyle w:val="TableText"/>
            </w:pPr>
            <w:r>
              <w:t>18Jul12</w:t>
            </w:r>
          </w:p>
        </w:tc>
        <w:tc>
          <w:tcPr>
            <w:tcW w:w="1850" w:type="dxa"/>
            <w:tcBorders>
              <w:top w:val="single" w:sz="6" w:space="0" w:color="C0C0C0"/>
              <w:left w:val="single" w:sz="6" w:space="0" w:color="C0C0C0"/>
              <w:bottom w:val="single" w:sz="6" w:space="0" w:color="C0C0C0"/>
              <w:right w:val="single" w:sz="6" w:space="0" w:color="C0C0C0"/>
            </w:tcBorders>
          </w:tcPr>
          <w:p w14:paraId="16B32F90" w14:textId="77777777" w:rsidR="00D956A4" w:rsidRDefault="00D956A4" w:rsidP="00896418">
            <w:pPr>
              <w:pStyle w:val="TableText"/>
            </w:pPr>
            <w:r>
              <w:t>Hotel Supplier</w:t>
            </w:r>
          </w:p>
        </w:tc>
        <w:tc>
          <w:tcPr>
            <w:tcW w:w="2562" w:type="dxa"/>
            <w:tcBorders>
              <w:top w:val="single" w:sz="6" w:space="0" w:color="C0C0C0"/>
              <w:left w:val="single" w:sz="6" w:space="0" w:color="C0C0C0"/>
              <w:bottom w:val="single" w:sz="6" w:space="0" w:color="C0C0C0"/>
              <w:right w:val="single" w:sz="6" w:space="0" w:color="C0C0C0"/>
            </w:tcBorders>
          </w:tcPr>
          <w:p w14:paraId="16B32F91" w14:textId="77777777" w:rsidR="00D956A4" w:rsidRDefault="00D956A4">
            <w:pPr>
              <w:pStyle w:val="TableText"/>
            </w:pPr>
            <w:r>
              <w:t>28.RS</w:t>
            </w:r>
          </w:p>
        </w:tc>
        <w:tc>
          <w:tcPr>
            <w:tcW w:w="4367" w:type="dxa"/>
            <w:tcBorders>
              <w:top w:val="single" w:sz="6" w:space="0" w:color="C0C0C0"/>
              <w:left w:val="single" w:sz="6" w:space="0" w:color="C0C0C0"/>
              <w:bottom w:val="single" w:sz="6" w:space="0" w:color="C0C0C0"/>
              <w:right w:val="single" w:sz="6" w:space="0" w:color="C0C0C0"/>
            </w:tcBorders>
          </w:tcPr>
          <w:p w14:paraId="16B32F92" w14:textId="77777777" w:rsidR="00D956A4" w:rsidRDefault="00D956A4">
            <w:pPr>
              <w:pStyle w:val="TableText"/>
            </w:pPr>
            <w:r>
              <w:t>@RatePlanType Type now “R”</w:t>
            </w:r>
          </w:p>
        </w:tc>
      </w:tr>
      <w:tr w:rsidR="002F1391" w14:paraId="16B32F98" w14:textId="77777777" w:rsidTr="00814D8A">
        <w:trPr>
          <w:cantSplit/>
        </w:trPr>
        <w:tc>
          <w:tcPr>
            <w:tcW w:w="1009" w:type="dxa"/>
            <w:tcBorders>
              <w:top w:val="single" w:sz="6" w:space="0" w:color="C0C0C0"/>
              <w:left w:val="single" w:sz="6" w:space="0" w:color="C0C0C0"/>
              <w:bottom w:val="single" w:sz="6" w:space="0" w:color="C0C0C0"/>
              <w:right w:val="single" w:sz="6" w:space="0" w:color="C0C0C0"/>
            </w:tcBorders>
          </w:tcPr>
          <w:p w14:paraId="16B32F94" w14:textId="77777777" w:rsidR="002F1391" w:rsidRDefault="002F1391">
            <w:pPr>
              <w:pStyle w:val="TableText"/>
            </w:pPr>
            <w:r>
              <w:t>14Nov12</w:t>
            </w:r>
          </w:p>
        </w:tc>
        <w:tc>
          <w:tcPr>
            <w:tcW w:w="1850" w:type="dxa"/>
            <w:tcBorders>
              <w:top w:val="single" w:sz="6" w:space="0" w:color="C0C0C0"/>
              <w:left w:val="single" w:sz="6" w:space="0" w:color="C0C0C0"/>
              <w:bottom w:val="single" w:sz="6" w:space="0" w:color="C0C0C0"/>
              <w:right w:val="single" w:sz="6" w:space="0" w:color="C0C0C0"/>
            </w:tcBorders>
          </w:tcPr>
          <w:p w14:paraId="16B32F95" w14:textId="77777777" w:rsidR="002F1391" w:rsidRDefault="002F1391">
            <w:pPr>
              <w:pStyle w:val="TableText"/>
            </w:pPr>
            <w:r>
              <w:t>Travelport</w:t>
            </w:r>
          </w:p>
        </w:tc>
        <w:tc>
          <w:tcPr>
            <w:tcW w:w="2562" w:type="dxa"/>
            <w:tcBorders>
              <w:top w:val="single" w:sz="6" w:space="0" w:color="C0C0C0"/>
              <w:left w:val="single" w:sz="6" w:space="0" w:color="C0C0C0"/>
              <w:bottom w:val="single" w:sz="6" w:space="0" w:color="C0C0C0"/>
              <w:right w:val="single" w:sz="6" w:space="0" w:color="C0C0C0"/>
            </w:tcBorders>
          </w:tcPr>
          <w:p w14:paraId="16B32F96" w14:textId="77777777" w:rsidR="002F1391" w:rsidRDefault="002F1391" w:rsidP="002F1391">
            <w:pPr>
              <w:pStyle w:val="TableText"/>
            </w:pPr>
            <w:r>
              <w:t>Appendix D</w:t>
            </w:r>
          </w:p>
        </w:tc>
        <w:tc>
          <w:tcPr>
            <w:tcW w:w="4367" w:type="dxa"/>
            <w:tcBorders>
              <w:top w:val="single" w:sz="6" w:space="0" w:color="C0C0C0"/>
              <w:left w:val="single" w:sz="6" w:space="0" w:color="C0C0C0"/>
              <w:bottom w:val="single" w:sz="6" w:space="0" w:color="C0C0C0"/>
              <w:right w:val="single" w:sz="6" w:space="0" w:color="C0C0C0"/>
            </w:tcBorders>
          </w:tcPr>
          <w:p w14:paraId="16B32F97" w14:textId="77777777" w:rsidR="002F1391" w:rsidRDefault="002F1391">
            <w:pPr>
              <w:pStyle w:val="TableText"/>
            </w:pPr>
            <w:r>
              <w:t>Moved Enhanced Response Data to this location</w:t>
            </w:r>
          </w:p>
        </w:tc>
      </w:tr>
      <w:tr w:rsidR="005435F1" w14:paraId="16B32F9D" w14:textId="77777777" w:rsidTr="00814D8A">
        <w:trPr>
          <w:cantSplit/>
        </w:trPr>
        <w:tc>
          <w:tcPr>
            <w:tcW w:w="1009" w:type="dxa"/>
            <w:tcBorders>
              <w:top w:val="single" w:sz="6" w:space="0" w:color="C0C0C0"/>
              <w:left w:val="single" w:sz="6" w:space="0" w:color="C0C0C0"/>
              <w:bottom w:val="single" w:sz="6" w:space="0" w:color="C0C0C0"/>
              <w:right w:val="single" w:sz="6" w:space="0" w:color="C0C0C0"/>
            </w:tcBorders>
          </w:tcPr>
          <w:p w14:paraId="16B32F99" w14:textId="77777777" w:rsidR="005435F1" w:rsidRDefault="005435F1" w:rsidP="005435F1">
            <w:pPr>
              <w:pStyle w:val="TableText"/>
            </w:pPr>
          </w:p>
        </w:tc>
        <w:tc>
          <w:tcPr>
            <w:tcW w:w="1850" w:type="dxa"/>
            <w:tcBorders>
              <w:top w:val="single" w:sz="6" w:space="0" w:color="C0C0C0"/>
              <w:left w:val="single" w:sz="6" w:space="0" w:color="C0C0C0"/>
              <w:bottom w:val="single" w:sz="6" w:space="0" w:color="C0C0C0"/>
              <w:right w:val="single" w:sz="6" w:space="0" w:color="C0C0C0"/>
            </w:tcBorders>
          </w:tcPr>
          <w:p w14:paraId="16B32F9A" w14:textId="77777777" w:rsidR="005435F1" w:rsidRDefault="005435F1" w:rsidP="005435F1">
            <w:pPr>
              <w:pStyle w:val="TableText"/>
            </w:pPr>
          </w:p>
        </w:tc>
        <w:tc>
          <w:tcPr>
            <w:tcW w:w="2562" w:type="dxa"/>
            <w:tcBorders>
              <w:top w:val="single" w:sz="6" w:space="0" w:color="C0C0C0"/>
              <w:left w:val="single" w:sz="6" w:space="0" w:color="C0C0C0"/>
              <w:bottom w:val="single" w:sz="6" w:space="0" w:color="C0C0C0"/>
              <w:right w:val="single" w:sz="6" w:space="0" w:color="C0C0C0"/>
            </w:tcBorders>
          </w:tcPr>
          <w:p w14:paraId="16B32F9B" w14:textId="77777777" w:rsidR="005435F1" w:rsidRDefault="005435F1" w:rsidP="005435F1">
            <w:pPr>
              <w:pStyle w:val="TableText"/>
            </w:pPr>
          </w:p>
        </w:tc>
        <w:tc>
          <w:tcPr>
            <w:tcW w:w="4367" w:type="dxa"/>
            <w:tcBorders>
              <w:top w:val="single" w:sz="6" w:space="0" w:color="C0C0C0"/>
              <w:left w:val="single" w:sz="6" w:space="0" w:color="C0C0C0"/>
              <w:bottom w:val="single" w:sz="6" w:space="0" w:color="C0C0C0"/>
              <w:right w:val="single" w:sz="6" w:space="0" w:color="C0C0C0"/>
            </w:tcBorders>
          </w:tcPr>
          <w:p w14:paraId="16B32F9C" w14:textId="77777777" w:rsidR="005435F1" w:rsidRDefault="005435F1" w:rsidP="005435F1">
            <w:pPr>
              <w:pStyle w:val="TableText"/>
            </w:pPr>
          </w:p>
        </w:tc>
      </w:tr>
      <w:tr w:rsidR="005435F1" w:rsidRPr="00F65DE3" w14:paraId="16B32F9F" w14:textId="77777777" w:rsidTr="00814D8A">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16B32F9E" w14:textId="77777777" w:rsidR="005435F1" w:rsidRPr="00F65DE3" w:rsidRDefault="005435F1" w:rsidP="00814D8A">
            <w:pPr>
              <w:pStyle w:val="TableText"/>
              <w:jc w:val="center"/>
              <w:rPr>
                <w:b/>
              </w:rPr>
            </w:pPr>
            <w:r>
              <w:rPr>
                <w:b/>
              </w:rPr>
              <w:t>End of changes in Version 3.2</w:t>
            </w:r>
          </w:p>
        </w:tc>
      </w:tr>
      <w:tr w:rsidR="005435F1" w14:paraId="16B32FA1" w14:textId="77777777" w:rsidTr="00814D8A">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16B32FA0" w14:textId="77777777" w:rsidR="005435F1" w:rsidRDefault="005435F1" w:rsidP="00337B9C">
            <w:pPr>
              <w:pStyle w:val="TableText"/>
              <w:jc w:val="center"/>
            </w:pPr>
            <w:r>
              <w:rPr>
                <w:b/>
              </w:rPr>
              <w:t xml:space="preserve">Version 3.2 Published – </w:t>
            </w:r>
            <w:r w:rsidR="00337B9C">
              <w:rPr>
                <w:b/>
              </w:rPr>
              <w:t xml:space="preserve">15 March </w:t>
            </w:r>
            <w:r w:rsidR="00814D8A">
              <w:rPr>
                <w:b/>
              </w:rPr>
              <w:t>2013</w:t>
            </w:r>
          </w:p>
        </w:tc>
      </w:tr>
    </w:tbl>
    <w:p w14:paraId="16B32FA2" w14:textId="77777777" w:rsidR="00B8460F" w:rsidRDefault="00B8460F" w:rsidP="001206ED">
      <w:pPr>
        <w:rPr>
          <w:color w:val="1F497D"/>
        </w:rPr>
      </w:pPr>
    </w:p>
    <w:p w14:paraId="16B32FA3" w14:textId="77777777" w:rsidR="00F85194" w:rsidRDefault="00F85194" w:rsidP="001206ED">
      <w:pPr>
        <w:rPr>
          <w:color w:val="1F497D"/>
        </w:rPr>
      </w:pPr>
    </w:p>
    <w:p w14:paraId="16B32FA4" w14:textId="77777777" w:rsidR="001206ED" w:rsidRDefault="001206ED" w:rsidP="00932D7E">
      <w:pPr>
        <w:pStyle w:val="Heading1Other"/>
        <w:sectPr w:rsidR="001206ED" w:rsidSect="00814D8A">
          <w:footerReference w:type="default" r:id="rId17"/>
          <w:pgSz w:w="12240" w:h="15840"/>
          <w:pgMar w:top="1008" w:right="1440" w:bottom="1008" w:left="1440" w:header="720" w:footer="720" w:gutter="0"/>
          <w:pgNumType w:fmt="lowerRoman"/>
          <w:cols w:space="720"/>
          <w:docGrid w:linePitch="326"/>
        </w:sectPr>
      </w:pPr>
    </w:p>
    <w:p w14:paraId="16B32FA5" w14:textId="77777777" w:rsidR="00FF6544" w:rsidRPr="00510BDF" w:rsidRDefault="00FF6544" w:rsidP="00932D7E">
      <w:pPr>
        <w:pStyle w:val="Heading1Other"/>
      </w:pPr>
      <w:r w:rsidRPr="00510BDF">
        <w:lastRenderedPageBreak/>
        <w:t>Table of Contents</w:t>
      </w:r>
    </w:p>
    <w:p w14:paraId="16B32FA6" w14:textId="77777777" w:rsidR="00174F7A" w:rsidRDefault="0025111E">
      <w:pPr>
        <w:pStyle w:val="TOC1"/>
        <w:tabs>
          <w:tab w:val="right" w:leader="dot" w:pos="9350"/>
        </w:tabs>
        <w:rPr>
          <w:rFonts w:asciiTheme="minorHAnsi" w:eastAsiaTheme="minorEastAsia" w:hAnsiTheme="minorHAnsi" w:cstheme="minorBidi"/>
          <w:b w:val="0"/>
          <w:bCs w:val="0"/>
          <w:smallCaps w:val="0"/>
          <w:noProof/>
          <w:sz w:val="22"/>
          <w:szCs w:val="22"/>
        </w:rPr>
      </w:pPr>
      <w:r>
        <w:rPr>
          <w:b w:val="0"/>
          <w:bCs w:val="0"/>
          <w:caps/>
        </w:rPr>
        <w:fldChar w:fldCharType="begin"/>
      </w:r>
      <w:r w:rsidR="00076918">
        <w:rPr>
          <w:b w:val="0"/>
          <w:bCs w:val="0"/>
          <w:caps/>
        </w:rPr>
        <w:instrText xml:space="preserve"> TOC \o "3-3" \h \z \t "Heading 1,1,Heading 2,2" </w:instrText>
      </w:r>
      <w:r>
        <w:rPr>
          <w:b w:val="0"/>
          <w:bCs w:val="0"/>
          <w:caps/>
        </w:rPr>
        <w:fldChar w:fldCharType="separate"/>
      </w:r>
      <w:hyperlink w:anchor="_Toc351022516" w:history="1">
        <w:r w:rsidR="00174F7A" w:rsidRPr="004203DA">
          <w:rPr>
            <w:rStyle w:val="Hyperlink"/>
            <w:noProof/>
          </w:rPr>
          <w:t>XML Direct Connect - Modify Overview</w:t>
        </w:r>
        <w:r w:rsidR="00174F7A">
          <w:rPr>
            <w:noProof/>
            <w:webHidden/>
          </w:rPr>
          <w:tab/>
        </w:r>
        <w:r>
          <w:rPr>
            <w:noProof/>
            <w:webHidden/>
          </w:rPr>
          <w:fldChar w:fldCharType="begin"/>
        </w:r>
        <w:r w:rsidR="00174F7A">
          <w:rPr>
            <w:noProof/>
            <w:webHidden/>
          </w:rPr>
          <w:instrText xml:space="preserve"> PAGEREF _Toc351022516 \h </w:instrText>
        </w:r>
        <w:r>
          <w:rPr>
            <w:noProof/>
            <w:webHidden/>
          </w:rPr>
        </w:r>
        <w:r>
          <w:rPr>
            <w:noProof/>
            <w:webHidden/>
          </w:rPr>
          <w:fldChar w:fldCharType="separate"/>
        </w:r>
        <w:r w:rsidR="00174F7A">
          <w:rPr>
            <w:noProof/>
            <w:webHidden/>
          </w:rPr>
          <w:t>1</w:t>
        </w:r>
        <w:r>
          <w:rPr>
            <w:noProof/>
            <w:webHidden/>
          </w:rPr>
          <w:fldChar w:fldCharType="end"/>
        </w:r>
      </w:hyperlink>
    </w:p>
    <w:p w14:paraId="16B32FA7"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17" w:history="1">
        <w:r w:rsidR="00174F7A" w:rsidRPr="004203DA">
          <w:rPr>
            <w:rStyle w:val="Hyperlink"/>
            <w:noProof/>
          </w:rPr>
          <w:t>XML Direct Connect – Modify Message Flow</w:t>
        </w:r>
        <w:r w:rsidR="00174F7A">
          <w:rPr>
            <w:noProof/>
            <w:webHidden/>
          </w:rPr>
          <w:tab/>
        </w:r>
        <w:r w:rsidR="0025111E">
          <w:rPr>
            <w:noProof/>
            <w:webHidden/>
          </w:rPr>
          <w:fldChar w:fldCharType="begin"/>
        </w:r>
        <w:r w:rsidR="00174F7A">
          <w:rPr>
            <w:noProof/>
            <w:webHidden/>
          </w:rPr>
          <w:instrText xml:space="preserve"> PAGEREF _Toc351022517 \h </w:instrText>
        </w:r>
        <w:r w:rsidR="0025111E">
          <w:rPr>
            <w:noProof/>
            <w:webHidden/>
          </w:rPr>
        </w:r>
        <w:r w:rsidR="0025111E">
          <w:rPr>
            <w:noProof/>
            <w:webHidden/>
          </w:rPr>
          <w:fldChar w:fldCharType="separate"/>
        </w:r>
        <w:r w:rsidR="00174F7A">
          <w:rPr>
            <w:noProof/>
            <w:webHidden/>
          </w:rPr>
          <w:t>2</w:t>
        </w:r>
        <w:r w:rsidR="0025111E">
          <w:rPr>
            <w:noProof/>
            <w:webHidden/>
          </w:rPr>
          <w:fldChar w:fldCharType="end"/>
        </w:r>
      </w:hyperlink>
    </w:p>
    <w:p w14:paraId="16B32FA8"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18" w:history="1">
        <w:r w:rsidR="00174F7A" w:rsidRPr="004203DA">
          <w:rPr>
            <w:rStyle w:val="Hyperlink"/>
            <w:noProof/>
          </w:rPr>
          <w:t>XML Direct Connect - Modify OTA XML Request Example – Res Status “Initiate”</w:t>
        </w:r>
        <w:r w:rsidR="00174F7A">
          <w:rPr>
            <w:noProof/>
            <w:webHidden/>
          </w:rPr>
          <w:tab/>
        </w:r>
        <w:r w:rsidR="0025111E">
          <w:rPr>
            <w:noProof/>
            <w:webHidden/>
          </w:rPr>
          <w:fldChar w:fldCharType="begin"/>
        </w:r>
        <w:r w:rsidR="00174F7A">
          <w:rPr>
            <w:noProof/>
            <w:webHidden/>
          </w:rPr>
          <w:instrText xml:space="preserve"> PAGEREF _Toc351022518 \h </w:instrText>
        </w:r>
        <w:r w:rsidR="0025111E">
          <w:rPr>
            <w:noProof/>
            <w:webHidden/>
          </w:rPr>
        </w:r>
        <w:r w:rsidR="0025111E">
          <w:rPr>
            <w:noProof/>
            <w:webHidden/>
          </w:rPr>
          <w:fldChar w:fldCharType="separate"/>
        </w:r>
        <w:r w:rsidR="00174F7A">
          <w:rPr>
            <w:noProof/>
            <w:webHidden/>
          </w:rPr>
          <w:t>7</w:t>
        </w:r>
        <w:r w:rsidR="0025111E">
          <w:rPr>
            <w:noProof/>
            <w:webHidden/>
          </w:rPr>
          <w:fldChar w:fldCharType="end"/>
        </w:r>
      </w:hyperlink>
    </w:p>
    <w:p w14:paraId="16B32FA9"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19" w:history="1">
        <w:r w:rsidR="00174F7A" w:rsidRPr="004203DA">
          <w:rPr>
            <w:rStyle w:val="Hyperlink"/>
            <w:noProof/>
          </w:rPr>
          <w:t>XML Direct Connect – Modify Request Specification Table – Initiate and Modify (Committed) Status</w:t>
        </w:r>
        <w:r w:rsidR="00174F7A">
          <w:rPr>
            <w:noProof/>
            <w:webHidden/>
          </w:rPr>
          <w:tab/>
        </w:r>
        <w:r w:rsidR="0025111E">
          <w:rPr>
            <w:noProof/>
            <w:webHidden/>
          </w:rPr>
          <w:fldChar w:fldCharType="begin"/>
        </w:r>
        <w:r w:rsidR="00174F7A">
          <w:rPr>
            <w:noProof/>
            <w:webHidden/>
          </w:rPr>
          <w:instrText xml:space="preserve"> PAGEREF _Toc351022519 \h </w:instrText>
        </w:r>
        <w:r w:rsidR="0025111E">
          <w:rPr>
            <w:noProof/>
            <w:webHidden/>
          </w:rPr>
        </w:r>
        <w:r w:rsidR="0025111E">
          <w:rPr>
            <w:noProof/>
            <w:webHidden/>
          </w:rPr>
          <w:fldChar w:fldCharType="separate"/>
        </w:r>
        <w:r w:rsidR="00174F7A">
          <w:rPr>
            <w:noProof/>
            <w:webHidden/>
          </w:rPr>
          <w:t>10</w:t>
        </w:r>
        <w:r w:rsidR="0025111E">
          <w:rPr>
            <w:noProof/>
            <w:webHidden/>
          </w:rPr>
          <w:fldChar w:fldCharType="end"/>
        </w:r>
      </w:hyperlink>
    </w:p>
    <w:p w14:paraId="16B32FAA"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0" w:history="1">
        <w:r w:rsidR="00174F7A" w:rsidRPr="004203DA">
          <w:rPr>
            <w:rStyle w:val="Hyperlink"/>
            <w:noProof/>
          </w:rPr>
          <w:t>XML Direct Connect - Modify OTA XML Response Example – Res Response Type “Pending”</w:t>
        </w:r>
        <w:r w:rsidR="00174F7A">
          <w:rPr>
            <w:noProof/>
            <w:webHidden/>
          </w:rPr>
          <w:tab/>
        </w:r>
        <w:r w:rsidR="0025111E">
          <w:rPr>
            <w:noProof/>
            <w:webHidden/>
          </w:rPr>
          <w:fldChar w:fldCharType="begin"/>
        </w:r>
        <w:r w:rsidR="00174F7A">
          <w:rPr>
            <w:noProof/>
            <w:webHidden/>
          </w:rPr>
          <w:instrText xml:space="preserve"> PAGEREF _Toc351022520 \h </w:instrText>
        </w:r>
        <w:r w:rsidR="0025111E">
          <w:rPr>
            <w:noProof/>
            <w:webHidden/>
          </w:rPr>
        </w:r>
        <w:r w:rsidR="0025111E">
          <w:rPr>
            <w:noProof/>
            <w:webHidden/>
          </w:rPr>
          <w:fldChar w:fldCharType="separate"/>
        </w:r>
        <w:r w:rsidR="00174F7A">
          <w:rPr>
            <w:noProof/>
            <w:webHidden/>
          </w:rPr>
          <w:t>68</w:t>
        </w:r>
        <w:r w:rsidR="0025111E">
          <w:rPr>
            <w:noProof/>
            <w:webHidden/>
          </w:rPr>
          <w:fldChar w:fldCharType="end"/>
        </w:r>
      </w:hyperlink>
    </w:p>
    <w:p w14:paraId="16B32FAB"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1" w:history="1">
        <w:r w:rsidR="00174F7A" w:rsidRPr="004203DA">
          <w:rPr>
            <w:rStyle w:val="Hyperlink"/>
            <w:noProof/>
          </w:rPr>
          <w:t>XML Direct Connect – Modify Response Specification Table</w:t>
        </w:r>
        <w:r w:rsidR="00174F7A">
          <w:rPr>
            <w:noProof/>
            <w:webHidden/>
          </w:rPr>
          <w:tab/>
        </w:r>
        <w:r w:rsidR="0025111E">
          <w:rPr>
            <w:noProof/>
            <w:webHidden/>
          </w:rPr>
          <w:fldChar w:fldCharType="begin"/>
        </w:r>
        <w:r w:rsidR="00174F7A">
          <w:rPr>
            <w:noProof/>
            <w:webHidden/>
          </w:rPr>
          <w:instrText xml:space="preserve"> PAGEREF _Toc351022521 \h </w:instrText>
        </w:r>
        <w:r w:rsidR="0025111E">
          <w:rPr>
            <w:noProof/>
            <w:webHidden/>
          </w:rPr>
        </w:r>
        <w:r w:rsidR="0025111E">
          <w:rPr>
            <w:noProof/>
            <w:webHidden/>
          </w:rPr>
          <w:fldChar w:fldCharType="separate"/>
        </w:r>
        <w:r w:rsidR="00174F7A">
          <w:rPr>
            <w:noProof/>
            <w:webHidden/>
          </w:rPr>
          <w:t>72</w:t>
        </w:r>
        <w:r w:rsidR="0025111E">
          <w:rPr>
            <w:noProof/>
            <w:webHidden/>
          </w:rPr>
          <w:fldChar w:fldCharType="end"/>
        </w:r>
      </w:hyperlink>
    </w:p>
    <w:p w14:paraId="16B32FAC"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2" w:history="1">
        <w:r w:rsidR="00174F7A" w:rsidRPr="004203DA">
          <w:rPr>
            <w:rStyle w:val="Hyperlink"/>
            <w:noProof/>
          </w:rPr>
          <w:t>XML Direct Connect – Modify OTA XML Response Error Example</w:t>
        </w:r>
        <w:r w:rsidR="00174F7A">
          <w:rPr>
            <w:noProof/>
            <w:webHidden/>
          </w:rPr>
          <w:tab/>
        </w:r>
        <w:r w:rsidR="0025111E">
          <w:rPr>
            <w:noProof/>
            <w:webHidden/>
          </w:rPr>
          <w:fldChar w:fldCharType="begin"/>
        </w:r>
        <w:r w:rsidR="00174F7A">
          <w:rPr>
            <w:noProof/>
            <w:webHidden/>
          </w:rPr>
          <w:instrText xml:space="preserve"> PAGEREF _Toc351022522 \h </w:instrText>
        </w:r>
        <w:r w:rsidR="0025111E">
          <w:rPr>
            <w:noProof/>
            <w:webHidden/>
          </w:rPr>
        </w:r>
        <w:r w:rsidR="0025111E">
          <w:rPr>
            <w:noProof/>
            <w:webHidden/>
          </w:rPr>
          <w:fldChar w:fldCharType="separate"/>
        </w:r>
        <w:r w:rsidR="00174F7A">
          <w:rPr>
            <w:noProof/>
            <w:webHidden/>
          </w:rPr>
          <w:t>146</w:t>
        </w:r>
        <w:r w:rsidR="0025111E">
          <w:rPr>
            <w:noProof/>
            <w:webHidden/>
          </w:rPr>
          <w:fldChar w:fldCharType="end"/>
        </w:r>
      </w:hyperlink>
    </w:p>
    <w:p w14:paraId="16B32FAD"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3" w:history="1">
        <w:r w:rsidR="00174F7A" w:rsidRPr="004203DA">
          <w:rPr>
            <w:rStyle w:val="Hyperlink"/>
            <w:noProof/>
          </w:rPr>
          <w:t>XML Direct Connect – Modify OTA XML Request Example – Res Status Ignore</w:t>
        </w:r>
        <w:r w:rsidR="00174F7A">
          <w:rPr>
            <w:noProof/>
            <w:webHidden/>
          </w:rPr>
          <w:tab/>
        </w:r>
        <w:r w:rsidR="0025111E">
          <w:rPr>
            <w:noProof/>
            <w:webHidden/>
          </w:rPr>
          <w:fldChar w:fldCharType="begin"/>
        </w:r>
        <w:r w:rsidR="00174F7A">
          <w:rPr>
            <w:noProof/>
            <w:webHidden/>
          </w:rPr>
          <w:instrText xml:space="preserve"> PAGEREF _Toc351022523 \h </w:instrText>
        </w:r>
        <w:r w:rsidR="0025111E">
          <w:rPr>
            <w:noProof/>
            <w:webHidden/>
          </w:rPr>
        </w:r>
        <w:r w:rsidR="0025111E">
          <w:rPr>
            <w:noProof/>
            <w:webHidden/>
          </w:rPr>
          <w:fldChar w:fldCharType="separate"/>
        </w:r>
        <w:r w:rsidR="00174F7A">
          <w:rPr>
            <w:noProof/>
            <w:webHidden/>
          </w:rPr>
          <w:t>147</w:t>
        </w:r>
        <w:r w:rsidR="0025111E">
          <w:rPr>
            <w:noProof/>
            <w:webHidden/>
          </w:rPr>
          <w:fldChar w:fldCharType="end"/>
        </w:r>
      </w:hyperlink>
    </w:p>
    <w:p w14:paraId="16B32FAE"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4" w:history="1">
        <w:r w:rsidR="00174F7A" w:rsidRPr="004203DA">
          <w:rPr>
            <w:rStyle w:val="Hyperlink"/>
            <w:noProof/>
          </w:rPr>
          <w:t>XML Direct Connect – Modify OTA XML Request Example – Res Status Commit</w:t>
        </w:r>
        <w:r w:rsidR="00174F7A">
          <w:rPr>
            <w:noProof/>
            <w:webHidden/>
          </w:rPr>
          <w:tab/>
        </w:r>
        <w:r w:rsidR="0025111E">
          <w:rPr>
            <w:noProof/>
            <w:webHidden/>
          </w:rPr>
          <w:fldChar w:fldCharType="begin"/>
        </w:r>
        <w:r w:rsidR="00174F7A">
          <w:rPr>
            <w:noProof/>
            <w:webHidden/>
          </w:rPr>
          <w:instrText xml:space="preserve"> PAGEREF _Toc351022524 \h </w:instrText>
        </w:r>
        <w:r w:rsidR="0025111E">
          <w:rPr>
            <w:noProof/>
            <w:webHidden/>
          </w:rPr>
        </w:r>
        <w:r w:rsidR="0025111E">
          <w:rPr>
            <w:noProof/>
            <w:webHidden/>
          </w:rPr>
          <w:fldChar w:fldCharType="separate"/>
        </w:r>
        <w:r w:rsidR="00174F7A">
          <w:rPr>
            <w:noProof/>
            <w:webHidden/>
          </w:rPr>
          <w:t>148</w:t>
        </w:r>
        <w:r w:rsidR="0025111E">
          <w:rPr>
            <w:noProof/>
            <w:webHidden/>
          </w:rPr>
          <w:fldChar w:fldCharType="end"/>
        </w:r>
      </w:hyperlink>
    </w:p>
    <w:p w14:paraId="16B32FAF"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5" w:history="1">
        <w:r w:rsidR="00174F7A" w:rsidRPr="004203DA">
          <w:rPr>
            <w:rStyle w:val="Hyperlink"/>
            <w:noProof/>
          </w:rPr>
          <w:t>XML Direct Connect – Modify Request Specification Table – Res Status Ignore and Commit (End Transaction)</w:t>
        </w:r>
        <w:r w:rsidR="00174F7A">
          <w:rPr>
            <w:noProof/>
            <w:webHidden/>
          </w:rPr>
          <w:tab/>
        </w:r>
        <w:r w:rsidR="0025111E">
          <w:rPr>
            <w:noProof/>
            <w:webHidden/>
          </w:rPr>
          <w:fldChar w:fldCharType="begin"/>
        </w:r>
        <w:r w:rsidR="00174F7A">
          <w:rPr>
            <w:noProof/>
            <w:webHidden/>
          </w:rPr>
          <w:instrText xml:space="preserve"> PAGEREF _Toc351022525 \h </w:instrText>
        </w:r>
        <w:r w:rsidR="0025111E">
          <w:rPr>
            <w:noProof/>
            <w:webHidden/>
          </w:rPr>
        </w:r>
        <w:r w:rsidR="0025111E">
          <w:rPr>
            <w:noProof/>
            <w:webHidden/>
          </w:rPr>
          <w:fldChar w:fldCharType="separate"/>
        </w:r>
        <w:r w:rsidR="00174F7A">
          <w:rPr>
            <w:noProof/>
            <w:webHidden/>
          </w:rPr>
          <w:t>149</w:t>
        </w:r>
        <w:r w:rsidR="0025111E">
          <w:rPr>
            <w:noProof/>
            <w:webHidden/>
          </w:rPr>
          <w:fldChar w:fldCharType="end"/>
        </w:r>
      </w:hyperlink>
    </w:p>
    <w:p w14:paraId="16B32FB0"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6" w:history="1">
        <w:r w:rsidR="00174F7A" w:rsidRPr="004203DA">
          <w:rPr>
            <w:rStyle w:val="Hyperlink"/>
            <w:noProof/>
          </w:rPr>
          <w:t>XML Direct Connect – Modify OTA XML Response Example – Res Status Ignored</w:t>
        </w:r>
        <w:r w:rsidR="00174F7A">
          <w:rPr>
            <w:noProof/>
            <w:webHidden/>
          </w:rPr>
          <w:tab/>
        </w:r>
        <w:r w:rsidR="0025111E">
          <w:rPr>
            <w:noProof/>
            <w:webHidden/>
          </w:rPr>
          <w:fldChar w:fldCharType="begin"/>
        </w:r>
        <w:r w:rsidR="00174F7A">
          <w:rPr>
            <w:noProof/>
            <w:webHidden/>
          </w:rPr>
          <w:instrText xml:space="preserve"> PAGEREF _Toc351022526 \h </w:instrText>
        </w:r>
        <w:r w:rsidR="0025111E">
          <w:rPr>
            <w:noProof/>
            <w:webHidden/>
          </w:rPr>
        </w:r>
        <w:r w:rsidR="0025111E">
          <w:rPr>
            <w:noProof/>
            <w:webHidden/>
          </w:rPr>
          <w:fldChar w:fldCharType="separate"/>
        </w:r>
        <w:r w:rsidR="00174F7A">
          <w:rPr>
            <w:noProof/>
            <w:webHidden/>
          </w:rPr>
          <w:t>159</w:t>
        </w:r>
        <w:r w:rsidR="0025111E">
          <w:rPr>
            <w:noProof/>
            <w:webHidden/>
          </w:rPr>
          <w:fldChar w:fldCharType="end"/>
        </w:r>
      </w:hyperlink>
    </w:p>
    <w:p w14:paraId="16B32FB1"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7" w:history="1">
        <w:r w:rsidR="00174F7A" w:rsidRPr="004203DA">
          <w:rPr>
            <w:rStyle w:val="Hyperlink"/>
            <w:noProof/>
          </w:rPr>
          <w:t>XML Direct Connect – Modify OTA XML Response Example – Res Status Committed</w:t>
        </w:r>
        <w:r w:rsidR="00174F7A">
          <w:rPr>
            <w:noProof/>
            <w:webHidden/>
          </w:rPr>
          <w:tab/>
        </w:r>
        <w:r w:rsidR="0025111E">
          <w:rPr>
            <w:noProof/>
            <w:webHidden/>
          </w:rPr>
          <w:fldChar w:fldCharType="begin"/>
        </w:r>
        <w:r w:rsidR="00174F7A">
          <w:rPr>
            <w:noProof/>
            <w:webHidden/>
          </w:rPr>
          <w:instrText xml:space="preserve"> PAGEREF _Toc351022527 \h </w:instrText>
        </w:r>
        <w:r w:rsidR="0025111E">
          <w:rPr>
            <w:noProof/>
            <w:webHidden/>
          </w:rPr>
        </w:r>
        <w:r w:rsidR="0025111E">
          <w:rPr>
            <w:noProof/>
            <w:webHidden/>
          </w:rPr>
          <w:fldChar w:fldCharType="separate"/>
        </w:r>
        <w:r w:rsidR="00174F7A">
          <w:rPr>
            <w:noProof/>
            <w:webHidden/>
          </w:rPr>
          <w:t>160</w:t>
        </w:r>
        <w:r w:rsidR="0025111E">
          <w:rPr>
            <w:noProof/>
            <w:webHidden/>
          </w:rPr>
          <w:fldChar w:fldCharType="end"/>
        </w:r>
      </w:hyperlink>
    </w:p>
    <w:p w14:paraId="16B32FB2"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8" w:history="1">
        <w:r w:rsidR="00174F7A" w:rsidRPr="004203DA">
          <w:rPr>
            <w:rStyle w:val="Hyperlink"/>
            <w:noProof/>
          </w:rPr>
          <w:t>XML Direct Connect – Modify Response Specification Table – Res Status Ignored and Committed</w:t>
        </w:r>
        <w:r w:rsidR="00174F7A">
          <w:rPr>
            <w:noProof/>
            <w:webHidden/>
          </w:rPr>
          <w:tab/>
        </w:r>
        <w:r w:rsidR="0025111E">
          <w:rPr>
            <w:noProof/>
            <w:webHidden/>
          </w:rPr>
          <w:fldChar w:fldCharType="begin"/>
        </w:r>
        <w:r w:rsidR="00174F7A">
          <w:rPr>
            <w:noProof/>
            <w:webHidden/>
          </w:rPr>
          <w:instrText xml:space="preserve"> PAGEREF _Toc351022528 \h </w:instrText>
        </w:r>
        <w:r w:rsidR="0025111E">
          <w:rPr>
            <w:noProof/>
            <w:webHidden/>
          </w:rPr>
        </w:r>
        <w:r w:rsidR="0025111E">
          <w:rPr>
            <w:noProof/>
            <w:webHidden/>
          </w:rPr>
          <w:fldChar w:fldCharType="separate"/>
        </w:r>
        <w:r w:rsidR="00174F7A">
          <w:rPr>
            <w:noProof/>
            <w:webHidden/>
          </w:rPr>
          <w:t>162</w:t>
        </w:r>
        <w:r w:rsidR="0025111E">
          <w:rPr>
            <w:noProof/>
            <w:webHidden/>
          </w:rPr>
          <w:fldChar w:fldCharType="end"/>
        </w:r>
      </w:hyperlink>
    </w:p>
    <w:p w14:paraId="16B32FB3"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29" w:history="1">
        <w:r w:rsidR="00174F7A" w:rsidRPr="004203DA">
          <w:rPr>
            <w:rStyle w:val="Hyperlink"/>
            <w:noProof/>
          </w:rPr>
          <w:t>Appendix A: Data Reference Tables</w:t>
        </w:r>
        <w:r w:rsidR="00174F7A">
          <w:rPr>
            <w:noProof/>
            <w:webHidden/>
          </w:rPr>
          <w:tab/>
        </w:r>
        <w:r w:rsidR="0025111E">
          <w:rPr>
            <w:noProof/>
            <w:webHidden/>
          </w:rPr>
          <w:fldChar w:fldCharType="begin"/>
        </w:r>
        <w:r w:rsidR="00174F7A">
          <w:rPr>
            <w:noProof/>
            <w:webHidden/>
          </w:rPr>
          <w:instrText xml:space="preserve"> PAGEREF _Toc351022529 \h </w:instrText>
        </w:r>
        <w:r w:rsidR="0025111E">
          <w:rPr>
            <w:noProof/>
            <w:webHidden/>
          </w:rPr>
        </w:r>
        <w:r w:rsidR="0025111E">
          <w:rPr>
            <w:noProof/>
            <w:webHidden/>
          </w:rPr>
          <w:fldChar w:fldCharType="separate"/>
        </w:r>
        <w:r w:rsidR="00174F7A">
          <w:rPr>
            <w:noProof/>
            <w:webHidden/>
          </w:rPr>
          <w:t>176</w:t>
        </w:r>
        <w:r w:rsidR="0025111E">
          <w:rPr>
            <w:noProof/>
            <w:webHidden/>
          </w:rPr>
          <w:fldChar w:fldCharType="end"/>
        </w:r>
      </w:hyperlink>
    </w:p>
    <w:p w14:paraId="16B32FB4"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0" w:history="1">
        <w:r w:rsidR="00174F7A" w:rsidRPr="004203DA">
          <w:rPr>
            <w:rStyle w:val="Hyperlink"/>
            <w:noProof/>
          </w:rPr>
          <w:t>Figure 1: OTA Room Amenity Type (RMA)</w:t>
        </w:r>
        <w:r w:rsidR="00174F7A">
          <w:rPr>
            <w:noProof/>
            <w:webHidden/>
          </w:rPr>
          <w:tab/>
        </w:r>
        <w:r w:rsidR="0025111E">
          <w:rPr>
            <w:noProof/>
            <w:webHidden/>
          </w:rPr>
          <w:fldChar w:fldCharType="begin"/>
        </w:r>
        <w:r w:rsidR="00174F7A">
          <w:rPr>
            <w:noProof/>
            <w:webHidden/>
          </w:rPr>
          <w:instrText xml:space="preserve"> PAGEREF _Toc351022530 \h </w:instrText>
        </w:r>
        <w:r w:rsidR="0025111E">
          <w:rPr>
            <w:noProof/>
            <w:webHidden/>
          </w:rPr>
        </w:r>
        <w:r w:rsidR="0025111E">
          <w:rPr>
            <w:noProof/>
            <w:webHidden/>
          </w:rPr>
          <w:fldChar w:fldCharType="separate"/>
        </w:r>
        <w:r w:rsidR="00174F7A">
          <w:rPr>
            <w:noProof/>
            <w:webHidden/>
          </w:rPr>
          <w:t>176</w:t>
        </w:r>
        <w:r w:rsidR="0025111E">
          <w:rPr>
            <w:noProof/>
            <w:webHidden/>
          </w:rPr>
          <w:fldChar w:fldCharType="end"/>
        </w:r>
      </w:hyperlink>
    </w:p>
    <w:p w14:paraId="16B32FB5"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1" w:history="1">
        <w:r w:rsidR="00174F7A" w:rsidRPr="004203DA">
          <w:rPr>
            <w:rStyle w:val="Hyperlink"/>
            <w:i/>
            <w:noProof/>
            <w:lang w:val="es-MX"/>
          </w:rPr>
          <w:t>Figure 2: OTA Meal Plan Types (MPT)</w:t>
        </w:r>
        <w:r w:rsidR="00174F7A">
          <w:rPr>
            <w:noProof/>
            <w:webHidden/>
          </w:rPr>
          <w:tab/>
        </w:r>
        <w:r w:rsidR="0025111E">
          <w:rPr>
            <w:noProof/>
            <w:webHidden/>
          </w:rPr>
          <w:fldChar w:fldCharType="begin"/>
        </w:r>
        <w:r w:rsidR="00174F7A">
          <w:rPr>
            <w:noProof/>
            <w:webHidden/>
          </w:rPr>
          <w:instrText xml:space="preserve"> PAGEREF _Toc351022531 \h </w:instrText>
        </w:r>
        <w:r w:rsidR="0025111E">
          <w:rPr>
            <w:noProof/>
            <w:webHidden/>
          </w:rPr>
        </w:r>
        <w:r w:rsidR="0025111E">
          <w:rPr>
            <w:noProof/>
            <w:webHidden/>
          </w:rPr>
          <w:fldChar w:fldCharType="separate"/>
        </w:r>
        <w:r w:rsidR="00174F7A">
          <w:rPr>
            <w:noProof/>
            <w:webHidden/>
          </w:rPr>
          <w:t>177</w:t>
        </w:r>
        <w:r w:rsidR="0025111E">
          <w:rPr>
            <w:noProof/>
            <w:webHidden/>
          </w:rPr>
          <w:fldChar w:fldCharType="end"/>
        </w:r>
      </w:hyperlink>
    </w:p>
    <w:p w14:paraId="16B32FB6"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2" w:history="1">
        <w:r w:rsidR="00174F7A" w:rsidRPr="004203DA">
          <w:rPr>
            <w:rStyle w:val="Hyperlink"/>
            <w:i/>
            <w:noProof/>
            <w:lang w:val="es-MX"/>
          </w:rPr>
          <w:t>Figure 3: OTA Rate Plan Type (RPT)</w:t>
        </w:r>
        <w:r w:rsidR="00174F7A">
          <w:rPr>
            <w:noProof/>
            <w:webHidden/>
          </w:rPr>
          <w:tab/>
        </w:r>
        <w:r w:rsidR="0025111E">
          <w:rPr>
            <w:noProof/>
            <w:webHidden/>
          </w:rPr>
          <w:fldChar w:fldCharType="begin"/>
        </w:r>
        <w:r w:rsidR="00174F7A">
          <w:rPr>
            <w:noProof/>
            <w:webHidden/>
          </w:rPr>
          <w:instrText xml:space="preserve"> PAGEREF _Toc351022532 \h </w:instrText>
        </w:r>
        <w:r w:rsidR="0025111E">
          <w:rPr>
            <w:noProof/>
            <w:webHidden/>
          </w:rPr>
        </w:r>
        <w:r w:rsidR="0025111E">
          <w:rPr>
            <w:noProof/>
            <w:webHidden/>
          </w:rPr>
          <w:fldChar w:fldCharType="separate"/>
        </w:r>
        <w:r w:rsidR="00174F7A">
          <w:rPr>
            <w:noProof/>
            <w:webHidden/>
          </w:rPr>
          <w:t>178</w:t>
        </w:r>
        <w:r w:rsidR="0025111E">
          <w:rPr>
            <w:noProof/>
            <w:webHidden/>
          </w:rPr>
          <w:fldChar w:fldCharType="end"/>
        </w:r>
      </w:hyperlink>
    </w:p>
    <w:p w14:paraId="16B32FB7"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3" w:history="1">
        <w:r w:rsidR="00174F7A" w:rsidRPr="004203DA">
          <w:rPr>
            <w:rStyle w:val="Hyperlink"/>
            <w:i/>
            <w:noProof/>
            <w:lang w:val="es-MX"/>
          </w:rPr>
          <w:t>Figure 4: Commission @StatusType Enumerations</w:t>
        </w:r>
        <w:r w:rsidR="00174F7A">
          <w:rPr>
            <w:noProof/>
            <w:webHidden/>
          </w:rPr>
          <w:tab/>
        </w:r>
        <w:r w:rsidR="0025111E">
          <w:rPr>
            <w:noProof/>
            <w:webHidden/>
          </w:rPr>
          <w:fldChar w:fldCharType="begin"/>
        </w:r>
        <w:r w:rsidR="00174F7A">
          <w:rPr>
            <w:noProof/>
            <w:webHidden/>
          </w:rPr>
          <w:instrText xml:space="preserve"> PAGEREF _Toc351022533 \h </w:instrText>
        </w:r>
        <w:r w:rsidR="0025111E">
          <w:rPr>
            <w:noProof/>
            <w:webHidden/>
          </w:rPr>
        </w:r>
        <w:r w:rsidR="0025111E">
          <w:rPr>
            <w:noProof/>
            <w:webHidden/>
          </w:rPr>
          <w:fldChar w:fldCharType="separate"/>
        </w:r>
        <w:r w:rsidR="00174F7A">
          <w:rPr>
            <w:noProof/>
            <w:webHidden/>
          </w:rPr>
          <w:t>179</w:t>
        </w:r>
        <w:r w:rsidR="0025111E">
          <w:rPr>
            <w:noProof/>
            <w:webHidden/>
          </w:rPr>
          <w:fldChar w:fldCharType="end"/>
        </w:r>
      </w:hyperlink>
    </w:p>
    <w:p w14:paraId="16B32FB8"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4" w:history="1">
        <w:r w:rsidR="00174F7A" w:rsidRPr="004203DA">
          <w:rPr>
            <w:rStyle w:val="Hyperlink"/>
            <w:noProof/>
          </w:rPr>
          <w:t>Figure 5: OTA Code List Payment Type Code (PMT)</w:t>
        </w:r>
        <w:r w:rsidR="00174F7A">
          <w:rPr>
            <w:noProof/>
            <w:webHidden/>
          </w:rPr>
          <w:tab/>
        </w:r>
        <w:r w:rsidR="0025111E">
          <w:rPr>
            <w:noProof/>
            <w:webHidden/>
          </w:rPr>
          <w:fldChar w:fldCharType="begin"/>
        </w:r>
        <w:r w:rsidR="00174F7A">
          <w:rPr>
            <w:noProof/>
            <w:webHidden/>
          </w:rPr>
          <w:instrText xml:space="preserve"> PAGEREF _Toc351022534 \h </w:instrText>
        </w:r>
        <w:r w:rsidR="0025111E">
          <w:rPr>
            <w:noProof/>
            <w:webHidden/>
          </w:rPr>
        </w:r>
        <w:r w:rsidR="0025111E">
          <w:rPr>
            <w:noProof/>
            <w:webHidden/>
          </w:rPr>
          <w:fldChar w:fldCharType="separate"/>
        </w:r>
        <w:r w:rsidR="00174F7A">
          <w:rPr>
            <w:noProof/>
            <w:webHidden/>
          </w:rPr>
          <w:t>179</w:t>
        </w:r>
        <w:r w:rsidR="0025111E">
          <w:rPr>
            <w:noProof/>
            <w:webHidden/>
          </w:rPr>
          <w:fldChar w:fldCharType="end"/>
        </w:r>
      </w:hyperlink>
    </w:p>
    <w:p w14:paraId="16B32FB9"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5" w:history="1">
        <w:r w:rsidR="00174F7A" w:rsidRPr="004203DA">
          <w:rPr>
            <w:rStyle w:val="Hyperlink"/>
            <w:i/>
            <w:noProof/>
            <w:lang w:val="es-MX"/>
          </w:rPr>
          <w:t>Figure 6: OTA Room View Type (RVT)</w:t>
        </w:r>
        <w:r w:rsidR="00174F7A">
          <w:rPr>
            <w:noProof/>
            <w:webHidden/>
          </w:rPr>
          <w:tab/>
        </w:r>
        <w:r w:rsidR="0025111E">
          <w:rPr>
            <w:noProof/>
            <w:webHidden/>
          </w:rPr>
          <w:fldChar w:fldCharType="begin"/>
        </w:r>
        <w:r w:rsidR="00174F7A">
          <w:rPr>
            <w:noProof/>
            <w:webHidden/>
          </w:rPr>
          <w:instrText xml:space="preserve"> PAGEREF _Toc351022535 \h </w:instrText>
        </w:r>
        <w:r w:rsidR="0025111E">
          <w:rPr>
            <w:noProof/>
            <w:webHidden/>
          </w:rPr>
        </w:r>
        <w:r w:rsidR="0025111E">
          <w:rPr>
            <w:noProof/>
            <w:webHidden/>
          </w:rPr>
          <w:fldChar w:fldCharType="separate"/>
        </w:r>
        <w:r w:rsidR="00174F7A">
          <w:rPr>
            <w:noProof/>
            <w:webHidden/>
          </w:rPr>
          <w:t>180</w:t>
        </w:r>
        <w:r w:rsidR="0025111E">
          <w:rPr>
            <w:noProof/>
            <w:webHidden/>
          </w:rPr>
          <w:fldChar w:fldCharType="end"/>
        </w:r>
      </w:hyperlink>
    </w:p>
    <w:p w14:paraId="16B32FBA"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6" w:history="1">
        <w:r w:rsidR="00174F7A" w:rsidRPr="004203DA">
          <w:rPr>
            <w:rStyle w:val="Hyperlink"/>
            <w:i/>
            <w:noProof/>
            <w:lang w:val="es-MX"/>
          </w:rPr>
          <w:t>Figure 7: OTA Error Warning Type (EWT)</w:t>
        </w:r>
        <w:r w:rsidR="00174F7A">
          <w:rPr>
            <w:noProof/>
            <w:webHidden/>
          </w:rPr>
          <w:tab/>
        </w:r>
        <w:r w:rsidR="0025111E">
          <w:rPr>
            <w:noProof/>
            <w:webHidden/>
          </w:rPr>
          <w:fldChar w:fldCharType="begin"/>
        </w:r>
        <w:r w:rsidR="00174F7A">
          <w:rPr>
            <w:noProof/>
            <w:webHidden/>
          </w:rPr>
          <w:instrText xml:space="preserve"> PAGEREF _Toc351022536 \h </w:instrText>
        </w:r>
        <w:r w:rsidR="0025111E">
          <w:rPr>
            <w:noProof/>
            <w:webHidden/>
          </w:rPr>
        </w:r>
        <w:r w:rsidR="0025111E">
          <w:rPr>
            <w:noProof/>
            <w:webHidden/>
          </w:rPr>
          <w:fldChar w:fldCharType="separate"/>
        </w:r>
        <w:r w:rsidR="00174F7A">
          <w:rPr>
            <w:noProof/>
            <w:webHidden/>
          </w:rPr>
          <w:t>181</w:t>
        </w:r>
        <w:r w:rsidR="0025111E">
          <w:rPr>
            <w:noProof/>
            <w:webHidden/>
          </w:rPr>
          <w:fldChar w:fldCharType="end"/>
        </w:r>
      </w:hyperlink>
    </w:p>
    <w:p w14:paraId="16B32FBB"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7" w:history="1">
        <w:r w:rsidR="00174F7A" w:rsidRPr="004203DA">
          <w:rPr>
            <w:rStyle w:val="Hyperlink"/>
            <w:i/>
            <w:noProof/>
            <w:lang w:val="es-MX"/>
          </w:rPr>
          <w:t>Figure 8: OTA Error Codes (ERR)</w:t>
        </w:r>
        <w:r w:rsidR="00174F7A">
          <w:rPr>
            <w:noProof/>
            <w:webHidden/>
          </w:rPr>
          <w:tab/>
        </w:r>
        <w:r w:rsidR="0025111E">
          <w:rPr>
            <w:noProof/>
            <w:webHidden/>
          </w:rPr>
          <w:fldChar w:fldCharType="begin"/>
        </w:r>
        <w:r w:rsidR="00174F7A">
          <w:rPr>
            <w:noProof/>
            <w:webHidden/>
          </w:rPr>
          <w:instrText xml:space="preserve"> PAGEREF _Toc351022537 \h </w:instrText>
        </w:r>
        <w:r w:rsidR="0025111E">
          <w:rPr>
            <w:noProof/>
            <w:webHidden/>
          </w:rPr>
        </w:r>
        <w:r w:rsidR="0025111E">
          <w:rPr>
            <w:noProof/>
            <w:webHidden/>
          </w:rPr>
          <w:fldChar w:fldCharType="separate"/>
        </w:r>
        <w:r w:rsidR="00174F7A">
          <w:rPr>
            <w:noProof/>
            <w:webHidden/>
          </w:rPr>
          <w:t>182</w:t>
        </w:r>
        <w:r w:rsidR="0025111E">
          <w:rPr>
            <w:noProof/>
            <w:webHidden/>
          </w:rPr>
          <w:fldChar w:fldCharType="end"/>
        </w:r>
      </w:hyperlink>
    </w:p>
    <w:p w14:paraId="16B32FBC"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8" w:history="1">
        <w:r w:rsidR="00174F7A" w:rsidRPr="004203DA">
          <w:rPr>
            <w:rStyle w:val="Hyperlink"/>
            <w:i/>
            <w:noProof/>
            <w:lang w:val="es-MX"/>
          </w:rPr>
          <w:t>Figure 9:  Guarantee Codes</w:t>
        </w:r>
        <w:r w:rsidR="00174F7A">
          <w:rPr>
            <w:noProof/>
            <w:webHidden/>
          </w:rPr>
          <w:tab/>
        </w:r>
        <w:r w:rsidR="0025111E">
          <w:rPr>
            <w:noProof/>
            <w:webHidden/>
          </w:rPr>
          <w:fldChar w:fldCharType="begin"/>
        </w:r>
        <w:r w:rsidR="00174F7A">
          <w:rPr>
            <w:noProof/>
            <w:webHidden/>
          </w:rPr>
          <w:instrText xml:space="preserve"> PAGEREF _Toc351022538 \h </w:instrText>
        </w:r>
        <w:r w:rsidR="0025111E">
          <w:rPr>
            <w:noProof/>
            <w:webHidden/>
          </w:rPr>
        </w:r>
        <w:r w:rsidR="0025111E">
          <w:rPr>
            <w:noProof/>
            <w:webHidden/>
          </w:rPr>
          <w:fldChar w:fldCharType="separate"/>
        </w:r>
        <w:r w:rsidR="00174F7A">
          <w:rPr>
            <w:noProof/>
            <w:webHidden/>
          </w:rPr>
          <w:t>193</w:t>
        </w:r>
        <w:r w:rsidR="0025111E">
          <w:rPr>
            <w:noProof/>
            <w:webHidden/>
          </w:rPr>
          <w:fldChar w:fldCharType="end"/>
        </w:r>
      </w:hyperlink>
    </w:p>
    <w:p w14:paraId="16B32FBD"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39" w:history="1">
        <w:r w:rsidR="00174F7A" w:rsidRPr="004203DA">
          <w:rPr>
            <w:rStyle w:val="Hyperlink"/>
            <w:i/>
            <w:noProof/>
            <w:lang w:val="es-MX"/>
          </w:rPr>
          <w:t>Figure 10:  Deposit Codes</w:t>
        </w:r>
        <w:r w:rsidR="00174F7A">
          <w:rPr>
            <w:noProof/>
            <w:webHidden/>
          </w:rPr>
          <w:tab/>
        </w:r>
        <w:r w:rsidR="0025111E">
          <w:rPr>
            <w:noProof/>
            <w:webHidden/>
          </w:rPr>
          <w:fldChar w:fldCharType="begin"/>
        </w:r>
        <w:r w:rsidR="00174F7A">
          <w:rPr>
            <w:noProof/>
            <w:webHidden/>
          </w:rPr>
          <w:instrText xml:space="preserve"> PAGEREF _Toc351022539 \h </w:instrText>
        </w:r>
        <w:r w:rsidR="0025111E">
          <w:rPr>
            <w:noProof/>
            <w:webHidden/>
          </w:rPr>
        </w:r>
        <w:r w:rsidR="0025111E">
          <w:rPr>
            <w:noProof/>
            <w:webHidden/>
          </w:rPr>
          <w:fldChar w:fldCharType="separate"/>
        </w:r>
        <w:r w:rsidR="00174F7A">
          <w:rPr>
            <w:noProof/>
            <w:webHidden/>
          </w:rPr>
          <w:t>194</w:t>
        </w:r>
        <w:r w:rsidR="0025111E">
          <w:rPr>
            <w:noProof/>
            <w:webHidden/>
          </w:rPr>
          <w:fldChar w:fldCharType="end"/>
        </w:r>
      </w:hyperlink>
    </w:p>
    <w:p w14:paraId="16B32FBE"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40" w:history="1">
        <w:r w:rsidR="00174F7A" w:rsidRPr="004203DA">
          <w:rPr>
            <w:rStyle w:val="Hyperlink"/>
            <w:noProof/>
          </w:rPr>
          <w:t>Appendix B: XML Examples Multiple Changes to Committed Booking</w:t>
        </w:r>
        <w:r w:rsidR="00174F7A">
          <w:rPr>
            <w:noProof/>
            <w:webHidden/>
          </w:rPr>
          <w:tab/>
        </w:r>
        <w:r w:rsidR="0025111E">
          <w:rPr>
            <w:noProof/>
            <w:webHidden/>
          </w:rPr>
          <w:fldChar w:fldCharType="begin"/>
        </w:r>
        <w:r w:rsidR="00174F7A">
          <w:rPr>
            <w:noProof/>
            <w:webHidden/>
          </w:rPr>
          <w:instrText xml:space="preserve"> PAGEREF _Toc351022540 \h </w:instrText>
        </w:r>
        <w:r w:rsidR="0025111E">
          <w:rPr>
            <w:noProof/>
            <w:webHidden/>
          </w:rPr>
        </w:r>
        <w:r w:rsidR="0025111E">
          <w:rPr>
            <w:noProof/>
            <w:webHidden/>
          </w:rPr>
          <w:fldChar w:fldCharType="separate"/>
        </w:r>
        <w:r w:rsidR="00174F7A">
          <w:rPr>
            <w:noProof/>
            <w:webHidden/>
          </w:rPr>
          <w:t>195</w:t>
        </w:r>
        <w:r w:rsidR="0025111E">
          <w:rPr>
            <w:noProof/>
            <w:webHidden/>
          </w:rPr>
          <w:fldChar w:fldCharType="end"/>
        </w:r>
      </w:hyperlink>
    </w:p>
    <w:p w14:paraId="16B32FBF"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41" w:history="1">
        <w:r w:rsidR="00174F7A" w:rsidRPr="004203DA">
          <w:rPr>
            <w:rStyle w:val="Hyperlink"/>
            <w:noProof/>
          </w:rPr>
          <w:t>Appendix C: Data Mapping Examples</w:t>
        </w:r>
        <w:r w:rsidR="00174F7A">
          <w:rPr>
            <w:noProof/>
            <w:webHidden/>
          </w:rPr>
          <w:tab/>
        </w:r>
        <w:r w:rsidR="0025111E">
          <w:rPr>
            <w:noProof/>
            <w:webHidden/>
          </w:rPr>
          <w:fldChar w:fldCharType="begin"/>
        </w:r>
        <w:r w:rsidR="00174F7A">
          <w:rPr>
            <w:noProof/>
            <w:webHidden/>
          </w:rPr>
          <w:instrText xml:space="preserve"> PAGEREF _Toc351022541 \h </w:instrText>
        </w:r>
        <w:r w:rsidR="0025111E">
          <w:rPr>
            <w:noProof/>
            <w:webHidden/>
          </w:rPr>
        </w:r>
        <w:r w:rsidR="0025111E">
          <w:rPr>
            <w:noProof/>
            <w:webHidden/>
          </w:rPr>
          <w:fldChar w:fldCharType="separate"/>
        </w:r>
        <w:r w:rsidR="00174F7A">
          <w:rPr>
            <w:noProof/>
            <w:webHidden/>
          </w:rPr>
          <w:t>207</w:t>
        </w:r>
        <w:r w:rsidR="0025111E">
          <w:rPr>
            <w:noProof/>
            <w:webHidden/>
          </w:rPr>
          <w:fldChar w:fldCharType="end"/>
        </w:r>
      </w:hyperlink>
    </w:p>
    <w:p w14:paraId="16B32FC0" w14:textId="77777777" w:rsidR="00174F7A" w:rsidRDefault="00B9226C">
      <w:pPr>
        <w:pStyle w:val="TOC2"/>
        <w:tabs>
          <w:tab w:val="right" w:leader="dot" w:pos="9350"/>
        </w:tabs>
        <w:rPr>
          <w:rFonts w:asciiTheme="minorHAnsi" w:eastAsiaTheme="minorEastAsia" w:hAnsiTheme="minorHAnsi" w:cstheme="minorBidi"/>
          <w:i w:val="0"/>
          <w:smallCaps w:val="0"/>
          <w:noProof/>
          <w:sz w:val="22"/>
          <w:szCs w:val="22"/>
        </w:rPr>
      </w:pPr>
      <w:hyperlink w:anchor="_Toc351022542" w:history="1">
        <w:r w:rsidR="00174F7A" w:rsidRPr="004203DA">
          <w:rPr>
            <w:rStyle w:val="Hyperlink"/>
            <w:iCs/>
            <w:noProof/>
          </w:rPr>
          <w:t>Travelport GDS Input/Output Comparison to OTA XML Request/Response Messages</w:t>
        </w:r>
        <w:r w:rsidR="00174F7A">
          <w:rPr>
            <w:noProof/>
            <w:webHidden/>
          </w:rPr>
          <w:tab/>
        </w:r>
        <w:r w:rsidR="0025111E">
          <w:rPr>
            <w:noProof/>
            <w:webHidden/>
          </w:rPr>
          <w:fldChar w:fldCharType="begin"/>
        </w:r>
        <w:r w:rsidR="00174F7A">
          <w:rPr>
            <w:noProof/>
            <w:webHidden/>
          </w:rPr>
          <w:instrText xml:space="preserve"> PAGEREF _Toc351022542 \h </w:instrText>
        </w:r>
        <w:r w:rsidR="0025111E">
          <w:rPr>
            <w:noProof/>
            <w:webHidden/>
          </w:rPr>
        </w:r>
        <w:r w:rsidR="0025111E">
          <w:rPr>
            <w:noProof/>
            <w:webHidden/>
          </w:rPr>
          <w:fldChar w:fldCharType="separate"/>
        </w:r>
        <w:r w:rsidR="00174F7A">
          <w:rPr>
            <w:noProof/>
            <w:webHidden/>
          </w:rPr>
          <w:t>207</w:t>
        </w:r>
        <w:r w:rsidR="0025111E">
          <w:rPr>
            <w:noProof/>
            <w:webHidden/>
          </w:rPr>
          <w:fldChar w:fldCharType="end"/>
        </w:r>
      </w:hyperlink>
    </w:p>
    <w:p w14:paraId="16B32FC1"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43" w:history="1">
        <w:r w:rsidR="00174F7A" w:rsidRPr="004203DA">
          <w:rPr>
            <w:rStyle w:val="Hyperlink"/>
            <w:noProof/>
          </w:rPr>
          <w:t>Worldspan Core GDS Modify Committed Booking - Example #1</w:t>
        </w:r>
        <w:r w:rsidR="00174F7A">
          <w:rPr>
            <w:noProof/>
            <w:webHidden/>
          </w:rPr>
          <w:tab/>
        </w:r>
        <w:r w:rsidR="0025111E">
          <w:rPr>
            <w:noProof/>
            <w:webHidden/>
          </w:rPr>
          <w:fldChar w:fldCharType="begin"/>
        </w:r>
        <w:r w:rsidR="00174F7A">
          <w:rPr>
            <w:noProof/>
            <w:webHidden/>
          </w:rPr>
          <w:instrText xml:space="preserve"> PAGEREF _Toc351022543 \h </w:instrText>
        </w:r>
        <w:r w:rsidR="0025111E">
          <w:rPr>
            <w:noProof/>
            <w:webHidden/>
          </w:rPr>
        </w:r>
        <w:r w:rsidR="0025111E">
          <w:rPr>
            <w:noProof/>
            <w:webHidden/>
          </w:rPr>
          <w:fldChar w:fldCharType="separate"/>
        </w:r>
        <w:r w:rsidR="00174F7A">
          <w:rPr>
            <w:noProof/>
            <w:webHidden/>
          </w:rPr>
          <w:t>207</w:t>
        </w:r>
        <w:r w:rsidR="0025111E">
          <w:rPr>
            <w:noProof/>
            <w:webHidden/>
          </w:rPr>
          <w:fldChar w:fldCharType="end"/>
        </w:r>
      </w:hyperlink>
    </w:p>
    <w:p w14:paraId="16B32FC2"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44" w:history="1">
        <w:r w:rsidR="00174F7A" w:rsidRPr="004203DA">
          <w:rPr>
            <w:rStyle w:val="Hyperlink"/>
            <w:noProof/>
          </w:rPr>
          <w:t>Apollo Core GDS Modify Committed Booking - Example #2</w:t>
        </w:r>
        <w:r w:rsidR="00174F7A">
          <w:rPr>
            <w:noProof/>
            <w:webHidden/>
          </w:rPr>
          <w:tab/>
        </w:r>
        <w:r w:rsidR="0025111E">
          <w:rPr>
            <w:noProof/>
            <w:webHidden/>
          </w:rPr>
          <w:fldChar w:fldCharType="begin"/>
        </w:r>
        <w:r w:rsidR="00174F7A">
          <w:rPr>
            <w:noProof/>
            <w:webHidden/>
          </w:rPr>
          <w:instrText xml:space="preserve"> PAGEREF _Toc351022544 \h </w:instrText>
        </w:r>
        <w:r w:rsidR="0025111E">
          <w:rPr>
            <w:noProof/>
            <w:webHidden/>
          </w:rPr>
        </w:r>
        <w:r w:rsidR="0025111E">
          <w:rPr>
            <w:noProof/>
            <w:webHidden/>
          </w:rPr>
          <w:fldChar w:fldCharType="separate"/>
        </w:r>
        <w:r w:rsidR="00174F7A">
          <w:rPr>
            <w:noProof/>
            <w:webHidden/>
          </w:rPr>
          <w:t>218</w:t>
        </w:r>
        <w:r w:rsidR="0025111E">
          <w:rPr>
            <w:noProof/>
            <w:webHidden/>
          </w:rPr>
          <w:fldChar w:fldCharType="end"/>
        </w:r>
      </w:hyperlink>
    </w:p>
    <w:p w14:paraId="16B32FC3"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45" w:history="1">
        <w:r w:rsidR="00174F7A" w:rsidRPr="004203DA">
          <w:rPr>
            <w:rStyle w:val="Hyperlink"/>
            <w:noProof/>
          </w:rPr>
          <w:t>Worldspan Core GDS Modify Committed Booking - Example #3A &amp; 3B</w:t>
        </w:r>
        <w:r w:rsidR="00174F7A">
          <w:rPr>
            <w:noProof/>
            <w:webHidden/>
          </w:rPr>
          <w:tab/>
        </w:r>
        <w:r w:rsidR="0025111E">
          <w:rPr>
            <w:noProof/>
            <w:webHidden/>
          </w:rPr>
          <w:fldChar w:fldCharType="begin"/>
        </w:r>
        <w:r w:rsidR="00174F7A">
          <w:rPr>
            <w:noProof/>
            <w:webHidden/>
          </w:rPr>
          <w:instrText xml:space="preserve"> PAGEREF _Toc351022545 \h </w:instrText>
        </w:r>
        <w:r w:rsidR="0025111E">
          <w:rPr>
            <w:noProof/>
            <w:webHidden/>
          </w:rPr>
        </w:r>
        <w:r w:rsidR="0025111E">
          <w:rPr>
            <w:noProof/>
            <w:webHidden/>
          </w:rPr>
          <w:fldChar w:fldCharType="separate"/>
        </w:r>
        <w:r w:rsidR="00174F7A">
          <w:rPr>
            <w:noProof/>
            <w:webHidden/>
          </w:rPr>
          <w:t>230</w:t>
        </w:r>
        <w:r w:rsidR="0025111E">
          <w:rPr>
            <w:noProof/>
            <w:webHidden/>
          </w:rPr>
          <w:fldChar w:fldCharType="end"/>
        </w:r>
      </w:hyperlink>
    </w:p>
    <w:p w14:paraId="16B32FC4" w14:textId="77777777" w:rsidR="00174F7A" w:rsidRDefault="00B9226C">
      <w:pPr>
        <w:pStyle w:val="TOC3"/>
        <w:tabs>
          <w:tab w:val="right" w:leader="dot" w:pos="9350"/>
        </w:tabs>
        <w:rPr>
          <w:rFonts w:asciiTheme="minorHAnsi" w:eastAsiaTheme="minorEastAsia" w:hAnsiTheme="minorHAnsi" w:cstheme="minorBidi"/>
          <w:iCs w:val="0"/>
          <w:noProof/>
          <w:sz w:val="22"/>
          <w:szCs w:val="22"/>
        </w:rPr>
      </w:pPr>
      <w:hyperlink w:anchor="_Toc351022546" w:history="1">
        <w:r w:rsidR="00174F7A" w:rsidRPr="004203DA">
          <w:rPr>
            <w:rStyle w:val="Hyperlink"/>
            <w:noProof/>
          </w:rPr>
          <w:t>Apollo Core GDS Modify Committed Booking - Example #4A &amp; 4B</w:t>
        </w:r>
        <w:r w:rsidR="00174F7A">
          <w:rPr>
            <w:noProof/>
            <w:webHidden/>
          </w:rPr>
          <w:tab/>
        </w:r>
        <w:r w:rsidR="0025111E">
          <w:rPr>
            <w:noProof/>
            <w:webHidden/>
          </w:rPr>
          <w:fldChar w:fldCharType="begin"/>
        </w:r>
        <w:r w:rsidR="00174F7A">
          <w:rPr>
            <w:noProof/>
            <w:webHidden/>
          </w:rPr>
          <w:instrText xml:space="preserve"> PAGEREF _Toc351022546 \h </w:instrText>
        </w:r>
        <w:r w:rsidR="0025111E">
          <w:rPr>
            <w:noProof/>
            <w:webHidden/>
          </w:rPr>
        </w:r>
        <w:r w:rsidR="0025111E">
          <w:rPr>
            <w:noProof/>
            <w:webHidden/>
          </w:rPr>
          <w:fldChar w:fldCharType="separate"/>
        </w:r>
        <w:r w:rsidR="00174F7A">
          <w:rPr>
            <w:noProof/>
            <w:webHidden/>
          </w:rPr>
          <w:t>248</w:t>
        </w:r>
        <w:r w:rsidR="0025111E">
          <w:rPr>
            <w:noProof/>
            <w:webHidden/>
          </w:rPr>
          <w:fldChar w:fldCharType="end"/>
        </w:r>
      </w:hyperlink>
    </w:p>
    <w:p w14:paraId="16B32FC5" w14:textId="77777777" w:rsidR="00174F7A" w:rsidRDefault="00B9226C">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2547" w:history="1">
        <w:r w:rsidR="00174F7A" w:rsidRPr="004203DA">
          <w:rPr>
            <w:rStyle w:val="Hyperlink"/>
            <w:noProof/>
          </w:rPr>
          <w:t>Appendix D - Enhanced Response Data</w:t>
        </w:r>
        <w:r w:rsidR="00174F7A">
          <w:rPr>
            <w:noProof/>
            <w:webHidden/>
          </w:rPr>
          <w:tab/>
        </w:r>
        <w:r w:rsidR="0025111E">
          <w:rPr>
            <w:noProof/>
            <w:webHidden/>
          </w:rPr>
          <w:fldChar w:fldCharType="begin"/>
        </w:r>
        <w:r w:rsidR="00174F7A">
          <w:rPr>
            <w:noProof/>
            <w:webHidden/>
          </w:rPr>
          <w:instrText xml:space="preserve"> PAGEREF _Toc351022547 \h </w:instrText>
        </w:r>
        <w:r w:rsidR="0025111E">
          <w:rPr>
            <w:noProof/>
            <w:webHidden/>
          </w:rPr>
        </w:r>
        <w:r w:rsidR="0025111E">
          <w:rPr>
            <w:noProof/>
            <w:webHidden/>
          </w:rPr>
          <w:fldChar w:fldCharType="separate"/>
        </w:r>
        <w:r w:rsidR="00174F7A">
          <w:rPr>
            <w:noProof/>
            <w:webHidden/>
          </w:rPr>
          <w:t>266</w:t>
        </w:r>
        <w:r w:rsidR="0025111E">
          <w:rPr>
            <w:noProof/>
            <w:webHidden/>
          </w:rPr>
          <w:fldChar w:fldCharType="end"/>
        </w:r>
      </w:hyperlink>
    </w:p>
    <w:p w14:paraId="16B32FC6" w14:textId="77777777" w:rsidR="00EA35D4" w:rsidRDefault="0025111E" w:rsidP="00EA35D4">
      <w:r>
        <w:rPr>
          <w:rFonts w:ascii="Arial" w:hAnsi="Arial"/>
          <w:b/>
          <w:bCs/>
          <w:caps/>
          <w:sz w:val="20"/>
          <w:szCs w:val="20"/>
        </w:rPr>
        <w:fldChar w:fldCharType="end"/>
      </w:r>
    </w:p>
    <w:p w14:paraId="16B32FC7" w14:textId="77777777" w:rsidR="00EA35D4" w:rsidRDefault="00EA35D4" w:rsidP="00EA35D4">
      <w:pPr>
        <w:pStyle w:val="Heading1"/>
        <w:sectPr w:rsidR="00EA35D4" w:rsidSect="00BA60B7">
          <w:pgSz w:w="12240" w:h="15840"/>
          <w:pgMar w:top="1008" w:right="1440" w:bottom="1008" w:left="1440" w:header="720" w:footer="720" w:gutter="0"/>
          <w:pgNumType w:fmt="lowerRoman"/>
          <w:cols w:space="720"/>
          <w:docGrid w:linePitch="299"/>
        </w:sectPr>
      </w:pPr>
    </w:p>
    <w:p w14:paraId="16B32FC8" w14:textId="77777777" w:rsidR="00FF6544" w:rsidRPr="00932D7E" w:rsidRDefault="00FF6544" w:rsidP="00932D7E">
      <w:pPr>
        <w:pStyle w:val="Heading1"/>
      </w:pPr>
      <w:bookmarkStart w:id="7" w:name="_Toc221695178"/>
      <w:bookmarkStart w:id="8" w:name="_Toc222225459"/>
      <w:bookmarkStart w:id="9" w:name="_Toc351022516"/>
      <w:r w:rsidRPr="00932D7E">
        <w:lastRenderedPageBreak/>
        <w:t xml:space="preserve">XML Direct Connect - </w:t>
      </w:r>
      <w:r w:rsidR="00A84FFC">
        <w:t>Modify</w:t>
      </w:r>
      <w:r w:rsidRPr="00932D7E">
        <w:t xml:space="preserve"> Overview</w:t>
      </w:r>
      <w:bookmarkEnd w:id="7"/>
      <w:bookmarkEnd w:id="8"/>
      <w:bookmarkEnd w:id="9"/>
    </w:p>
    <w:p w14:paraId="16B32FC9" w14:textId="77777777" w:rsidR="00A405A0" w:rsidRPr="00C766BC" w:rsidRDefault="00B95A34" w:rsidP="00932D7E">
      <w:pPr>
        <w:rPr>
          <w:strike/>
        </w:rPr>
      </w:pPr>
      <w:r w:rsidRPr="00E93410">
        <w:t xml:space="preserve">The Hotel </w:t>
      </w:r>
      <w:r w:rsidR="001D5098">
        <w:t>Modify</w:t>
      </w:r>
      <w:r w:rsidRPr="00E93410">
        <w:t xml:space="preserve"> transaction</w:t>
      </w:r>
      <w:r w:rsidR="004976F9" w:rsidRPr="00E93410">
        <w:t xml:space="preserve"> </w:t>
      </w:r>
      <w:r w:rsidR="00A405A0" w:rsidRPr="00E93410">
        <w:t xml:space="preserve">allows the end-user to </w:t>
      </w:r>
      <w:r w:rsidR="003B2C6C">
        <w:t>change</w:t>
      </w:r>
      <w:r w:rsidR="001D5098">
        <w:t xml:space="preserve"> a committed </w:t>
      </w:r>
      <w:r w:rsidR="00F576B1">
        <w:t>Hotel Booking</w:t>
      </w:r>
      <w:r w:rsidR="00C4157A">
        <w:t xml:space="preserve">, </w:t>
      </w:r>
      <w:r w:rsidR="00C4157A" w:rsidRPr="007950EE">
        <w:t xml:space="preserve">make subsequent </w:t>
      </w:r>
      <w:r w:rsidR="003B2C6C" w:rsidRPr="007950EE">
        <w:t xml:space="preserve">additional changes if needed </w:t>
      </w:r>
      <w:r w:rsidR="004976F9" w:rsidRPr="007950EE">
        <w:t>and</w:t>
      </w:r>
      <w:r w:rsidR="00C4157A" w:rsidRPr="007950EE">
        <w:t xml:space="preserve"> then </w:t>
      </w:r>
      <w:r w:rsidR="004976F9" w:rsidRPr="007950EE">
        <w:t xml:space="preserve">ignore or commit the </w:t>
      </w:r>
      <w:r w:rsidR="001D5098" w:rsidRPr="007950EE">
        <w:t xml:space="preserve">Modified </w:t>
      </w:r>
      <w:r w:rsidR="00F576B1" w:rsidRPr="007950EE">
        <w:t>Booking</w:t>
      </w:r>
      <w:r w:rsidR="004976F9" w:rsidRPr="00E93410">
        <w:t>.</w:t>
      </w:r>
      <w:r w:rsidR="00A405A0" w:rsidRPr="00E93410">
        <w:t xml:space="preserve">  </w:t>
      </w:r>
      <w:r w:rsidR="00B00A09">
        <w:t xml:space="preserve">Full Booking Image/Total Recap is used in the Request and expected in the Response. </w:t>
      </w:r>
      <w:r w:rsidR="00DF22C3">
        <w:t xml:space="preserve"> </w:t>
      </w:r>
      <w:r w:rsidR="00A405A0" w:rsidRPr="00E93410">
        <w:t>The OTA_Hote</w:t>
      </w:r>
      <w:r w:rsidR="00E93410">
        <w:t>l</w:t>
      </w:r>
      <w:r w:rsidR="00A405A0" w:rsidRPr="00E93410">
        <w:t>Res</w:t>
      </w:r>
      <w:r w:rsidR="001D5098">
        <w:t>Modify</w:t>
      </w:r>
      <w:r w:rsidR="00A405A0" w:rsidRPr="00E93410">
        <w:t>RQ Version 2007B and OTA_HotelRes</w:t>
      </w:r>
      <w:r w:rsidR="001D5098">
        <w:t>Modify</w:t>
      </w:r>
      <w:r w:rsidR="00A405A0" w:rsidRPr="00E93410">
        <w:t>RS XML Version 2007B Messages are exchanged</w:t>
      </w:r>
      <w:r w:rsidR="0054710D">
        <w:t>.</w:t>
      </w:r>
    </w:p>
    <w:p w14:paraId="16B32FCA" w14:textId="77777777" w:rsidR="004976F9" w:rsidRPr="00E93410" w:rsidRDefault="004976F9" w:rsidP="00932D7E">
      <w:r w:rsidRPr="00E93410">
        <w:t xml:space="preserve">Travelport currently </w:t>
      </w:r>
      <w:r w:rsidR="00E93410" w:rsidRPr="00E93410">
        <w:t xml:space="preserve">uses </w:t>
      </w:r>
      <w:r w:rsidR="00C53CE9">
        <w:t>a two-</w:t>
      </w:r>
      <w:r w:rsidR="00F576B1">
        <w:t xml:space="preserve">phase commit process.  </w:t>
      </w:r>
      <w:r w:rsidRPr="00E93410">
        <w:t>Phase</w:t>
      </w:r>
      <w:r w:rsidR="00E93410">
        <w:t xml:space="preserve"> one</w:t>
      </w:r>
      <w:r w:rsidRPr="00E93410">
        <w:t xml:space="preserve"> </w:t>
      </w:r>
      <w:r w:rsidR="00E93410" w:rsidRPr="00E93410">
        <w:t xml:space="preserve">utilizes </w:t>
      </w:r>
      <w:r w:rsidRPr="00E93410">
        <w:t>ResStatus “initiate” in the request</w:t>
      </w:r>
      <w:r w:rsidR="00C53CE9">
        <w:t xml:space="preserve"> and</w:t>
      </w:r>
      <w:r w:rsidRPr="00E93410">
        <w:t xml:space="preserve"> “pending” in the response.  The second phase utilizes ResStatus “commit” in the request and “committed” in the response.</w:t>
      </w:r>
    </w:p>
    <w:p w14:paraId="16B32FCB" w14:textId="77777777" w:rsidR="00E93410" w:rsidRDefault="00E93410" w:rsidP="00932D7E">
      <w:r w:rsidRPr="00E93410">
        <w:t xml:space="preserve">This document contains the Travelport XML OTA Hotel </w:t>
      </w:r>
      <w:r w:rsidR="001D5098">
        <w:t xml:space="preserve">Modify </w:t>
      </w:r>
      <w:r w:rsidRPr="00E93410">
        <w:t>message flow, OTA XML Request and Response examples</w:t>
      </w:r>
      <w:r w:rsidR="00C53CE9">
        <w:t>,</w:t>
      </w:r>
      <w:r w:rsidRPr="00E93410">
        <w:t xml:space="preserve"> and the specifications</w:t>
      </w:r>
      <w:r>
        <w:t xml:space="preserve"> to </w:t>
      </w:r>
      <w:r w:rsidRPr="00E93410">
        <w:t>process these messages</w:t>
      </w:r>
      <w:r w:rsidR="00C53CE9">
        <w:t>.</w:t>
      </w:r>
    </w:p>
    <w:p w14:paraId="16B32FCC" w14:textId="77777777" w:rsidR="00EA35D4" w:rsidRDefault="00AF65D7" w:rsidP="00932D7E">
      <w:r w:rsidRPr="00946B55">
        <w:t xml:space="preserve">Number of occurrences and maximum length </w:t>
      </w:r>
      <w:r w:rsidR="00255CDD" w:rsidRPr="00946B55">
        <w:t xml:space="preserve">may </w:t>
      </w:r>
      <w:r w:rsidRPr="00946B55">
        <w:t>vary by client. When the client is a Travelport Global Distribution System (GDS), these variances will be noted in the specification document.</w:t>
      </w:r>
    </w:p>
    <w:p w14:paraId="16B32FCD" w14:textId="77777777" w:rsidR="00A87888" w:rsidRDefault="00A87888">
      <w:pPr>
        <w:spacing w:after="0" w:line="240" w:lineRule="auto"/>
        <w:rPr>
          <w:rFonts w:ascii="Arial" w:hAnsi="Arial" w:cs="Arial"/>
          <w:b/>
          <w:bCs/>
          <w:kern w:val="32"/>
          <w:sz w:val="32"/>
          <w:szCs w:val="32"/>
        </w:rPr>
      </w:pPr>
      <w:bookmarkStart w:id="10" w:name="_Toc224717490"/>
      <w:bookmarkEnd w:id="1"/>
      <w:bookmarkEnd w:id="2"/>
      <w:r>
        <w:br w:type="page"/>
      </w:r>
    </w:p>
    <w:p w14:paraId="16B32FCE" w14:textId="77777777" w:rsidR="00544408" w:rsidRDefault="00544408" w:rsidP="00C53CE9">
      <w:pPr>
        <w:pStyle w:val="Heading1"/>
      </w:pPr>
      <w:bookmarkStart w:id="11" w:name="_Toc351022517"/>
      <w:r w:rsidRPr="00C53CE9">
        <w:lastRenderedPageBreak/>
        <w:t xml:space="preserve">XML Direct Connect </w:t>
      </w:r>
      <w:r w:rsidR="00A84FFC">
        <w:t>–</w:t>
      </w:r>
      <w:r w:rsidRPr="00C53CE9">
        <w:t xml:space="preserve"> </w:t>
      </w:r>
      <w:r w:rsidR="00A84FFC">
        <w:t xml:space="preserve">Modify </w:t>
      </w:r>
      <w:r w:rsidRPr="00C53CE9">
        <w:t>Message Flow</w:t>
      </w:r>
      <w:bookmarkEnd w:id="11"/>
    </w:p>
    <w:p w14:paraId="16B32FCF" w14:textId="77777777" w:rsidR="00536DB1" w:rsidRDefault="00536DB1" w:rsidP="00536DB1">
      <w:pPr>
        <w:spacing w:after="0"/>
        <w:ind w:left="3420"/>
        <w:rPr>
          <w:rFonts w:ascii="Arial" w:hAnsi="Arial" w:cs="Arial"/>
          <w:b/>
          <w:sz w:val="40"/>
          <w:szCs w:val="40"/>
        </w:rPr>
      </w:pPr>
      <w:r>
        <w:rPr>
          <w:rFonts w:ascii="Arial" w:hAnsi="Arial" w:cs="Arial"/>
          <w:b/>
          <w:sz w:val="40"/>
          <w:szCs w:val="40"/>
        </w:rPr>
        <w:t>**1**</w:t>
      </w:r>
    </w:p>
    <w:p w14:paraId="16B32FD0" w14:textId="77777777" w:rsidR="00841C89" w:rsidRDefault="00841C89" w:rsidP="006741D3">
      <w:r>
        <w:object w:dxaOrig="7613" w:dyaOrig="9897" w14:anchorId="16B36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495pt" o:ole="">
            <v:imagedata r:id="rId18" o:title=""/>
          </v:shape>
          <o:OLEObject Type="Embed" ProgID="Visio.Drawing.11" ShapeID="_x0000_i1025" DrawAspect="Content" ObjectID="_1318585253" r:id="rId19"/>
        </w:object>
      </w:r>
    </w:p>
    <w:p w14:paraId="16B32FD1" w14:textId="77777777" w:rsidR="00536DB1" w:rsidRDefault="00536DB1">
      <w:pPr>
        <w:spacing w:after="0" w:line="240" w:lineRule="auto"/>
        <w:rPr>
          <w:rFonts w:ascii="Arial" w:hAnsi="Arial" w:cs="Arial"/>
          <w:b/>
          <w:sz w:val="40"/>
          <w:szCs w:val="40"/>
        </w:rPr>
      </w:pPr>
      <w:r>
        <w:rPr>
          <w:rFonts w:ascii="Arial" w:hAnsi="Arial" w:cs="Arial"/>
          <w:b/>
          <w:sz w:val="40"/>
          <w:szCs w:val="40"/>
        </w:rPr>
        <w:br w:type="page"/>
      </w:r>
    </w:p>
    <w:p w14:paraId="16B32FD2" w14:textId="77777777" w:rsidR="00536DB1" w:rsidRDefault="00536DB1" w:rsidP="00536DB1">
      <w:pPr>
        <w:spacing w:after="0"/>
        <w:ind w:left="3420"/>
        <w:rPr>
          <w:rFonts w:ascii="Arial" w:hAnsi="Arial" w:cs="Arial"/>
          <w:b/>
          <w:sz w:val="40"/>
          <w:szCs w:val="40"/>
        </w:rPr>
      </w:pPr>
      <w:r>
        <w:rPr>
          <w:rFonts w:ascii="Arial" w:hAnsi="Arial" w:cs="Arial"/>
          <w:b/>
          <w:sz w:val="40"/>
          <w:szCs w:val="40"/>
        </w:rPr>
        <w:lastRenderedPageBreak/>
        <w:t>**2**</w:t>
      </w:r>
    </w:p>
    <w:p w14:paraId="16B32FD3" w14:textId="77777777" w:rsidR="006741D3" w:rsidRDefault="00841C89">
      <w:pPr>
        <w:spacing w:after="0" w:line="240" w:lineRule="auto"/>
      </w:pPr>
      <w:r>
        <w:object w:dxaOrig="7613" w:dyaOrig="9897" w14:anchorId="16B3609B">
          <v:shape id="_x0000_i1026" type="#_x0000_t75" style="width:381pt;height:495pt" o:ole="">
            <v:imagedata r:id="rId20" o:title=""/>
          </v:shape>
          <o:OLEObject Type="Embed" ProgID="Visio.Drawing.11" ShapeID="_x0000_i1026" DrawAspect="Content" ObjectID="_1318585254" r:id="rId21"/>
        </w:object>
      </w:r>
    </w:p>
    <w:p w14:paraId="16B32FD4" w14:textId="77777777" w:rsidR="00536DB1" w:rsidRDefault="00536DB1">
      <w:pPr>
        <w:spacing w:after="0" w:line="240" w:lineRule="auto"/>
        <w:rPr>
          <w:rFonts w:ascii="Arial" w:hAnsi="Arial" w:cs="Arial"/>
          <w:b/>
          <w:sz w:val="40"/>
          <w:szCs w:val="40"/>
        </w:rPr>
      </w:pPr>
      <w:r>
        <w:rPr>
          <w:rFonts w:ascii="Arial" w:hAnsi="Arial" w:cs="Arial"/>
          <w:b/>
          <w:sz w:val="40"/>
          <w:szCs w:val="40"/>
        </w:rPr>
        <w:br w:type="page"/>
      </w:r>
    </w:p>
    <w:p w14:paraId="16B32FD5" w14:textId="77777777" w:rsidR="00536DB1" w:rsidRDefault="00536DB1" w:rsidP="00536DB1">
      <w:pPr>
        <w:spacing w:after="0"/>
        <w:ind w:left="3420"/>
        <w:rPr>
          <w:rFonts w:ascii="Arial" w:hAnsi="Arial" w:cs="Arial"/>
          <w:b/>
          <w:sz w:val="40"/>
          <w:szCs w:val="40"/>
        </w:rPr>
      </w:pPr>
      <w:r>
        <w:rPr>
          <w:rFonts w:ascii="Arial" w:hAnsi="Arial" w:cs="Arial"/>
          <w:b/>
          <w:sz w:val="40"/>
          <w:szCs w:val="40"/>
        </w:rPr>
        <w:lastRenderedPageBreak/>
        <w:t>**3**</w:t>
      </w:r>
    </w:p>
    <w:p w14:paraId="16B32FD6" w14:textId="77777777" w:rsidR="0012711C" w:rsidRDefault="00841C89">
      <w:pPr>
        <w:spacing w:after="0" w:line="240" w:lineRule="auto"/>
      </w:pPr>
      <w:r>
        <w:object w:dxaOrig="7613" w:dyaOrig="11289" w14:anchorId="16B3609C">
          <v:shape id="_x0000_i1027" type="#_x0000_t75" style="width:381pt;height:565pt" o:ole="">
            <v:imagedata r:id="rId22" o:title=""/>
          </v:shape>
          <o:OLEObject Type="Embed" ProgID="Visio.Drawing.11" ShapeID="_x0000_i1027" DrawAspect="Content" ObjectID="_1318585255" r:id="rId23"/>
        </w:object>
      </w:r>
    </w:p>
    <w:p w14:paraId="16B32FD7" w14:textId="77777777" w:rsidR="00536DB1" w:rsidRDefault="00536DB1">
      <w:pPr>
        <w:spacing w:after="0" w:line="240" w:lineRule="auto"/>
        <w:rPr>
          <w:rFonts w:ascii="Arial" w:hAnsi="Arial" w:cs="Arial"/>
          <w:b/>
          <w:sz w:val="40"/>
          <w:szCs w:val="40"/>
        </w:rPr>
      </w:pPr>
      <w:r>
        <w:rPr>
          <w:rFonts w:ascii="Arial" w:hAnsi="Arial" w:cs="Arial"/>
          <w:b/>
          <w:sz w:val="40"/>
          <w:szCs w:val="40"/>
        </w:rPr>
        <w:br w:type="page"/>
      </w:r>
    </w:p>
    <w:p w14:paraId="16B32FD8" w14:textId="77777777" w:rsidR="00536DB1" w:rsidRDefault="00536DB1" w:rsidP="00536DB1">
      <w:pPr>
        <w:spacing w:after="0"/>
        <w:ind w:left="3420"/>
        <w:rPr>
          <w:rFonts w:ascii="Arial" w:hAnsi="Arial" w:cs="Arial"/>
          <w:b/>
          <w:sz w:val="40"/>
          <w:szCs w:val="40"/>
        </w:rPr>
      </w:pPr>
      <w:r>
        <w:rPr>
          <w:rFonts w:ascii="Arial" w:hAnsi="Arial" w:cs="Arial"/>
          <w:b/>
          <w:sz w:val="40"/>
          <w:szCs w:val="40"/>
        </w:rPr>
        <w:lastRenderedPageBreak/>
        <w:t>**4**</w:t>
      </w:r>
    </w:p>
    <w:p w14:paraId="16B32FD9" w14:textId="77777777" w:rsidR="006741D3" w:rsidRDefault="00841C89">
      <w:pPr>
        <w:spacing w:after="0" w:line="240" w:lineRule="auto"/>
      </w:pPr>
      <w:r>
        <w:object w:dxaOrig="7706" w:dyaOrig="8997" w14:anchorId="16B3609D">
          <v:shape id="_x0000_i1028" type="#_x0000_t75" style="width:386pt;height:450pt" o:ole="">
            <v:imagedata r:id="rId24" o:title=""/>
          </v:shape>
          <o:OLEObject Type="Embed" ProgID="Visio.Drawing.11" ShapeID="_x0000_i1028" DrawAspect="Content" ObjectID="_1318585256" r:id="rId25"/>
        </w:object>
      </w:r>
    </w:p>
    <w:p w14:paraId="16B32FDA" w14:textId="77777777" w:rsidR="00536DB1" w:rsidRDefault="00536DB1">
      <w:pPr>
        <w:spacing w:after="0" w:line="240" w:lineRule="auto"/>
        <w:rPr>
          <w:rFonts w:ascii="Arial" w:hAnsi="Arial" w:cs="Arial"/>
          <w:b/>
          <w:sz w:val="40"/>
          <w:szCs w:val="40"/>
        </w:rPr>
      </w:pPr>
      <w:r>
        <w:rPr>
          <w:rFonts w:ascii="Arial" w:hAnsi="Arial" w:cs="Arial"/>
          <w:b/>
          <w:sz w:val="40"/>
          <w:szCs w:val="40"/>
        </w:rPr>
        <w:br w:type="page"/>
      </w:r>
    </w:p>
    <w:p w14:paraId="16B32FDB" w14:textId="77777777" w:rsidR="00536DB1" w:rsidRDefault="00536DB1" w:rsidP="00536DB1">
      <w:pPr>
        <w:spacing w:after="0"/>
        <w:ind w:left="3420"/>
        <w:rPr>
          <w:rFonts w:ascii="Arial" w:hAnsi="Arial" w:cs="Arial"/>
          <w:b/>
          <w:sz w:val="40"/>
          <w:szCs w:val="40"/>
        </w:rPr>
      </w:pPr>
      <w:r>
        <w:rPr>
          <w:rFonts w:ascii="Arial" w:hAnsi="Arial" w:cs="Arial"/>
          <w:b/>
          <w:sz w:val="40"/>
          <w:szCs w:val="40"/>
        </w:rPr>
        <w:lastRenderedPageBreak/>
        <w:t>**5**</w:t>
      </w:r>
    </w:p>
    <w:p w14:paraId="16B32FDC" w14:textId="77777777" w:rsidR="006741D3" w:rsidRDefault="00841C89">
      <w:pPr>
        <w:spacing w:after="0" w:line="240" w:lineRule="auto"/>
      </w:pPr>
      <w:r>
        <w:object w:dxaOrig="7749" w:dyaOrig="11710" w14:anchorId="16B3609E">
          <v:shape id="_x0000_i1029" type="#_x0000_t75" style="width:388pt;height:586pt" o:ole="">
            <v:imagedata r:id="rId26" o:title=""/>
          </v:shape>
          <o:OLEObject Type="Embed" ProgID="Visio.Drawing.11" ShapeID="_x0000_i1029" DrawAspect="Content" ObjectID="_1318585257" r:id="rId27"/>
        </w:object>
      </w:r>
    </w:p>
    <w:p w14:paraId="16B32FDD" w14:textId="77777777" w:rsidR="00841C89" w:rsidRDefault="00841C89">
      <w:pPr>
        <w:spacing w:after="0" w:line="240" w:lineRule="auto"/>
      </w:pPr>
    </w:p>
    <w:p w14:paraId="16B32FDE" w14:textId="77777777" w:rsidR="002A4B98" w:rsidRDefault="00544408" w:rsidP="001E1000">
      <w:pPr>
        <w:pStyle w:val="Heading1"/>
        <w:spacing w:line="240" w:lineRule="auto"/>
        <w:sectPr w:rsidR="002A4B98" w:rsidSect="00A356D1">
          <w:headerReference w:type="default" r:id="rId28"/>
          <w:footerReference w:type="even" r:id="rId29"/>
          <w:footerReference w:type="default" r:id="rId30"/>
          <w:pgSz w:w="12240" w:h="15840"/>
          <w:pgMar w:top="1008" w:right="1440" w:bottom="1008" w:left="1440" w:header="864" w:footer="864" w:gutter="0"/>
          <w:pgNumType w:start="1"/>
          <w:cols w:space="720"/>
          <w:docGrid w:linePitch="360"/>
        </w:sectPr>
      </w:pPr>
      <w:r>
        <w:lastRenderedPageBreak/>
        <w:br w:type="page"/>
      </w:r>
      <w:bookmarkStart w:id="12" w:name="Pricing"/>
      <w:bookmarkStart w:id="13" w:name="_Toc221695180"/>
      <w:bookmarkStart w:id="14" w:name="_Toc222225460"/>
      <w:bookmarkEnd w:id="12"/>
    </w:p>
    <w:p w14:paraId="16B32FDF" w14:textId="77777777" w:rsidR="00544408" w:rsidRPr="009E2834" w:rsidRDefault="00544408" w:rsidP="001E1000">
      <w:pPr>
        <w:pStyle w:val="Heading1"/>
        <w:spacing w:line="240" w:lineRule="auto"/>
        <w:rPr>
          <w:szCs w:val="40"/>
        </w:rPr>
      </w:pPr>
      <w:bookmarkStart w:id="15" w:name="_Toc351022518"/>
      <w:r w:rsidRPr="009E2834">
        <w:rPr>
          <w:szCs w:val="40"/>
        </w:rPr>
        <w:lastRenderedPageBreak/>
        <w:t xml:space="preserve">XML Direct Connect - </w:t>
      </w:r>
      <w:r w:rsidR="00A84FFC">
        <w:rPr>
          <w:szCs w:val="40"/>
        </w:rPr>
        <w:t>Modify</w:t>
      </w:r>
      <w:r w:rsidRPr="009E2834">
        <w:rPr>
          <w:szCs w:val="40"/>
        </w:rPr>
        <w:t xml:space="preserve"> </w:t>
      </w:r>
      <w:r w:rsidR="009E2834" w:rsidRPr="009E2834">
        <w:rPr>
          <w:szCs w:val="40"/>
        </w:rPr>
        <w:t xml:space="preserve">OTA XML </w:t>
      </w:r>
      <w:r w:rsidRPr="009E2834">
        <w:rPr>
          <w:szCs w:val="40"/>
        </w:rPr>
        <w:t>Request Example</w:t>
      </w:r>
      <w:bookmarkEnd w:id="13"/>
      <w:bookmarkEnd w:id="14"/>
      <w:r w:rsidR="00D763F0">
        <w:rPr>
          <w:szCs w:val="40"/>
        </w:rPr>
        <w:t xml:space="preserve"> – Res Status </w:t>
      </w:r>
      <w:r w:rsidR="006D324C">
        <w:rPr>
          <w:szCs w:val="40"/>
        </w:rPr>
        <w:t>“</w:t>
      </w:r>
      <w:r w:rsidR="00AA2909">
        <w:rPr>
          <w:szCs w:val="40"/>
        </w:rPr>
        <w:t>Initiate</w:t>
      </w:r>
      <w:r w:rsidR="006D324C">
        <w:rPr>
          <w:szCs w:val="40"/>
        </w:rPr>
        <w:t>”</w:t>
      </w:r>
      <w:bookmarkEnd w:id="15"/>
    </w:p>
    <w:p w14:paraId="16B32FE0" w14:textId="77777777" w:rsidR="007E6A6F" w:rsidRDefault="007E6A6F" w:rsidP="004C2831">
      <w:pPr>
        <w:autoSpaceDE w:val="0"/>
        <w:autoSpaceDN w:val="0"/>
        <w:adjustRightInd w:val="0"/>
        <w:spacing w:after="0" w:line="240" w:lineRule="auto"/>
        <w:rPr>
          <w:rFonts w:ascii="Arial" w:hAnsi="Arial" w:cs="Arial"/>
          <w:color w:val="0000FF"/>
          <w:sz w:val="20"/>
          <w:szCs w:val="20"/>
          <w:highlight w:val="white"/>
        </w:rPr>
      </w:pPr>
      <w:bookmarkStart w:id="16" w:name="_Toc227120574"/>
    </w:p>
    <w:p w14:paraId="16B32FE1" w14:textId="77777777" w:rsidR="00B52D14" w:rsidRPr="00334E4D" w:rsidRDefault="00334E4D" w:rsidP="00334E4D">
      <w:pPr>
        <w:autoSpaceDE w:val="0"/>
        <w:autoSpaceDN w:val="0"/>
        <w:adjustRightInd w:val="0"/>
        <w:spacing w:after="0"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r>
      <w:r w:rsidR="00B52D14" w:rsidRPr="00334E4D">
        <w:rPr>
          <w:rFonts w:ascii="Arial" w:hAnsi="Arial" w:cs="Arial"/>
          <w:szCs w:val="24"/>
          <w:highlight w:val="white"/>
        </w:rPr>
        <w:t xml:space="preserve">Hotel </w:t>
      </w:r>
      <w:r>
        <w:rPr>
          <w:rFonts w:ascii="Arial" w:hAnsi="Arial" w:cs="Arial"/>
          <w:szCs w:val="24"/>
          <w:highlight w:val="white"/>
        </w:rPr>
        <w:t xml:space="preserve">Suppliers </w:t>
      </w:r>
      <w:r w:rsidR="00B52D14" w:rsidRPr="00334E4D">
        <w:rPr>
          <w:rFonts w:ascii="Arial" w:hAnsi="Arial" w:cs="Arial"/>
          <w:szCs w:val="24"/>
          <w:highlight w:val="white"/>
        </w:rPr>
        <w:t>must support namespaces.</w:t>
      </w:r>
    </w:p>
    <w:p w14:paraId="16B32FE2" w14:textId="77777777" w:rsidR="00551DC1" w:rsidRPr="0054710D" w:rsidRDefault="00551DC1" w:rsidP="00551DC1">
      <w:pPr>
        <w:rPr>
          <w:rFonts w:ascii="Arial" w:hAnsi="Arial" w:cs="Arial"/>
          <w:b/>
          <w:color w:val="000000"/>
          <w:sz w:val="20"/>
          <w:szCs w:val="20"/>
        </w:rPr>
      </w:pPr>
      <w:r w:rsidRPr="0054710D">
        <w:rPr>
          <w:rFonts w:ascii="Arial" w:hAnsi="Arial" w:cs="Arial"/>
          <w:b/>
          <w:color w:val="000000"/>
          <w:sz w:val="20"/>
          <w:szCs w:val="20"/>
        </w:rPr>
        <w:t>SOAP Note:</w:t>
      </w:r>
    </w:p>
    <w:p w14:paraId="16B32FE3" w14:textId="77777777" w:rsidR="00551DC1" w:rsidRPr="0054710D" w:rsidRDefault="00551DC1" w:rsidP="00551DC1">
      <w:pPr>
        <w:pStyle w:val="ListParagraph"/>
        <w:numPr>
          <w:ilvl w:val="0"/>
          <w:numId w:val="19"/>
        </w:numPr>
        <w:overflowPunct/>
        <w:autoSpaceDE/>
        <w:autoSpaceDN/>
        <w:adjustRightInd/>
        <w:contextualSpacing w:val="0"/>
        <w:textAlignment w:val="auto"/>
        <w:rPr>
          <w:rFonts w:cs="Arial"/>
          <w:color w:val="000000"/>
        </w:rPr>
      </w:pPr>
      <w:r w:rsidRPr="0054710D">
        <w:rPr>
          <w:rFonts w:cs="Arial"/>
          <w:color w:val="000000"/>
        </w:rPr>
        <w:t>Travelport OTA XML Messages are wrapped in a standard SOAP Envelope as illustrated in the example below.</w:t>
      </w:r>
    </w:p>
    <w:p w14:paraId="16B32FE4" w14:textId="77777777" w:rsidR="00551DC1" w:rsidRPr="0054710D" w:rsidRDefault="00551DC1" w:rsidP="00551DC1">
      <w:pPr>
        <w:pStyle w:val="ListParagraph"/>
        <w:numPr>
          <w:ilvl w:val="0"/>
          <w:numId w:val="19"/>
        </w:numPr>
        <w:overflowPunct/>
        <w:autoSpaceDE/>
        <w:autoSpaceDN/>
        <w:adjustRightInd/>
        <w:contextualSpacing w:val="0"/>
        <w:textAlignment w:val="auto"/>
        <w:rPr>
          <w:rFonts w:cs="Arial"/>
          <w:color w:val="000000"/>
        </w:rPr>
      </w:pPr>
      <w:r w:rsidRPr="0054710D">
        <w:rPr>
          <w:rFonts w:cs="Arial"/>
          <w:color w:val="000000"/>
        </w:rPr>
        <w:t>The Hotel Supplier provides a single Travelport UserID and Password to populate the userid and password elements.</w:t>
      </w:r>
    </w:p>
    <w:p w14:paraId="16B32FE5" w14:textId="77777777" w:rsidR="00551DC1" w:rsidRPr="0054710D" w:rsidRDefault="00551DC1" w:rsidP="00A8291A">
      <w:pPr>
        <w:pStyle w:val="ListParagraph"/>
        <w:numPr>
          <w:ilvl w:val="0"/>
          <w:numId w:val="19"/>
        </w:numPr>
        <w:overflowPunct/>
        <w:autoSpaceDE/>
        <w:autoSpaceDN/>
        <w:adjustRightInd/>
        <w:spacing w:after="240"/>
        <w:contextualSpacing w:val="0"/>
        <w:textAlignment w:val="auto"/>
        <w:rPr>
          <w:rFonts w:cs="Arial"/>
          <w:color w:val="000000"/>
        </w:rPr>
      </w:pPr>
      <w:r w:rsidRPr="0054710D">
        <w:rPr>
          <w:rFonts w:cs="Arial"/>
          <w:color w:val="000000"/>
        </w:rPr>
        <w:t>The UserID and Password values passed in the Request must be echoed in the Response.</w:t>
      </w:r>
    </w:p>
    <w:p w14:paraId="16B32FE6"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soap:Envelope</w:t>
      </w:r>
      <w:r w:rsidRPr="009C75D3">
        <w:rPr>
          <w:rFonts w:ascii="Arial" w:hAnsi="Arial" w:cs="Arial"/>
          <w:color w:val="FF0000"/>
          <w:sz w:val="20"/>
          <w:szCs w:val="20"/>
          <w:highlight w:val="white"/>
        </w:rPr>
        <w:t xml:space="preserve"> xmlns:soap</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http://schemas.xmlsoap.org/soap/envelope/</w:t>
      </w:r>
      <w:r w:rsidRPr="009C75D3">
        <w:rPr>
          <w:rFonts w:ascii="Arial" w:hAnsi="Arial" w:cs="Arial"/>
          <w:color w:val="0000FF"/>
          <w:sz w:val="20"/>
          <w:szCs w:val="20"/>
          <w:highlight w:val="white"/>
        </w:rPr>
        <w:t>"&gt;</w:t>
      </w:r>
    </w:p>
    <w:p w14:paraId="16B32FE7"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soap:Header</w:t>
      </w:r>
      <w:r w:rsidRPr="009C75D3">
        <w:rPr>
          <w:rFonts w:ascii="Arial" w:hAnsi="Arial" w:cs="Arial"/>
          <w:color w:val="0000FF"/>
          <w:sz w:val="20"/>
          <w:szCs w:val="20"/>
          <w:highlight w:val="white"/>
        </w:rPr>
        <w:t>&gt;</w:t>
      </w:r>
    </w:p>
    <w:p w14:paraId="16B32FE8"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ns2:authentication</w:t>
      </w:r>
      <w:r w:rsidRPr="009C75D3">
        <w:rPr>
          <w:rFonts w:ascii="Arial" w:hAnsi="Arial" w:cs="Arial"/>
          <w:color w:val="FF0000"/>
          <w:sz w:val="20"/>
          <w:szCs w:val="20"/>
          <w:highlight w:val="white"/>
        </w:rPr>
        <w:t xml:space="preserve"> xmlns:ns2</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http://xmlota.wspan.com/webservice/</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xmlns</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http://www.opentravel.org/OTA/2003/05</w:t>
      </w:r>
      <w:r w:rsidRPr="009C75D3">
        <w:rPr>
          <w:rFonts w:ascii="Arial" w:hAnsi="Arial" w:cs="Arial"/>
          <w:color w:val="0000FF"/>
          <w:sz w:val="20"/>
          <w:szCs w:val="20"/>
          <w:highlight w:val="white"/>
        </w:rPr>
        <w:t>"&gt;</w:t>
      </w:r>
    </w:p>
    <w:p w14:paraId="16B32FE9"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ns2:userid</w:t>
      </w:r>
      <w:r w:rsidRPr="009C75D3">
        <w:rPr>
          <w:rFonts w:ascii="Arial" w:hAnsi="Arial" w:cs="Arial"/>
          <w:color w:val="0000FF"/>
          <w:sz w:val="20"/>
          <w:szCs w:val="20"/>
          <w:highlight w:val="white"/>
        </w:rPr>
        <w:t>&gt;</w:t>
      </w:r>
      <w:r w:rsidRPr="009C75D3">
        <w:rPr>
          <w:rFonts w:ascii="Arial" w:hAnsi="Arial" w:cs="Arial"/>
          <w:color w:val="000000"/>
          <w:sz w:val="20"/>
          <w:szCs w:val="20"/>
          <w:highlight w:val="white"/>
        </w:rPr>
        <w:t>XXUserName</w:t>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ns2:userid</w:t>
      </w:r>
      <w:r w:rsidRPr="009C75D3">
        <w:rPr>
          <w:rFonts w:ascii="Arial" w:hAnsi="Arial" w:cs="Arial"/>
          <w:color w:val="0000FF"/>
          <w:sz w:val="20"/>
          <w:szCs w:val="20"/>
          <w:highlight w:val="white"/>
        </w:rPr>
        <w:t>&gt;</w:t>
      </w:r>
    </w:p>
    <w:p w14:paraId="16B32FEA"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ns2:password</w:t>
      </w:r>
      <w:r w:rsidRPr="009C75D3">
        <w:rPr>
          <w:rFonts w:ascii="Arial" w:hAnsi="Arial" w:cs="Arial"/>
          <w:color w:val="0000FF"/>
          <w:sz w:val="20"/>
          <w:szCs w:val="20"/>
          <w:highlight w:val="white"/>
        </w:rPr>
        <w:t>&gt;</w:t>
      </w:r>
      <w:r w:rsidRPr="009C75D3">
        <w:rPr>
          <w:rFonts w:ascii="Arial" w:hAnsi="Arial" w:cs="Arial"/>
          <w:color w:val="000000"/>
          <w:sz w:val="20"/>
          <w:szCs w:val="20"/>
          <w:highlight w:val="white"/>
        </w:rPr>
        <w:t>XXPassword</w:t>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ns2:password</w:t>
      </w:r>
      <w:r w:rsidRPr="009C75D3">
        <w:rPr>
          <w:rFonts w:ascii="Arial" w:hAnsi="Arial" w:cs="Arial"/>
          <w:color w:val="0000FF"/>
          <w:sz w:val="20"/>
          <w:szCs w:val="20"/>
          <w:highlight w:val="white"/>
        </w:rPr>
        <w:t>&gt;</w:t>
      </w:r>
    </w:p>
    <w:p w14:paraId="16B32FEB"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ns2:payloadVersion</w:t>
      </w:r>
      <w:r w:rsidRPr="009C75D3">
        <w:rPr>
          <w:rFonts w:ascii="Arial" w:hAnsi="Arial" w:cs="Arial"/>
          <w:color w:val="0000FF"/>
          <w:sz w:val="20"/>
          <w:szCs w:val="20"/>
          <w:highlight w:val="white"/>
        </w:rPr>
        <w:t>&gt;</w:t>
      </w:r>
      <w:r w:rsidRPr="009C75D3">
        <w:rPr>
          <w:rFonts w:ascii="Arial" w:hAnsi="Arial" w:cs="Arial"/>
          <w:color w:val="000000"/>
          <w:sz w:val="20"/>
          <w:szCs w:val="20"/>
          <w:highlight w:val="white"/>
        </w:rPr>
        <w:t>2007B</w:t>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ns2:payloadVersion</w:t>
      </w:r>
      <w:r w:rsidRPr="009C75D3">
        <w:rPr>
          <w:rFonts w:ascii="Arial" w:hAnsi="Arial" w:cs="Arial"/>
          <w:color w:val="0000FF"/>
          <w:sz w:val="20"/>
          <w:szCs w:val="20"/>
          <w:highlight w:val="white"/>
        </w:rPr>
        <w:t>&gt;</w:t>
      </w:r>
    </w:p>
    <w:p w14:paraId="16B32FEC"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ns2:authentication</w:t>
      </w:r>
      <w:r w:rsidRPr="009C75D3">
        <w:rPr>
          <w:rFonts w:ascii="Arial" w:hAnsi="Arial" w:cs="Arial"/>
          <w:color w:val="0000FF"/>
          <w:sz w:val="20"/>
          <w:szCs w:val="20"/>
          <w:highlight w:val="white"/>
        </w:rPr>
        <w:t>&gt;</w:t>
      </w:r>
    </w:p>
    <w:p w14:paraId="16B32FED"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soap:Header</w:t>
      </w:r>
      <w:r w:rsidRPr="009C75D3">
        <w:rPr>
          <w:rFonts w:ascii="Arial" w:hAnsi="Arial" w:cs="Arial"/>
          <w:color w:val="0000FF"/>
          <w:sz w:val="20"/>
          <w:szCs w:val="20"/>
          <w:highlight w:val="white"/>
        </w:rPr>
        <w:t>&gt;</w:t>
      </w:r>
    </w:p>
    <w:p w14:paraId="16B32FEE"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soap:Body</w:t>
      </w:r>
      <w:r w:rsidRPr="009C75D3">
        <w:rPr>
          <w:rFonts w:ascii="Arial" w:hAnsi="Arial" w:cs="Arial"/>
          <w:color w:val="0000FF"/>
          <w:sz w:val="20"/>
          <w:szCs w:val="20"/>
          <w:highlight w:val="white"/>
        </w:rPr>
        <w:t>&gt;</w:t>
      </w:r>
    </w:p>
    <w:p w14:paraId="16B32FEF"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OTA_HotelResModifyRQ</w:t>
      </w:r>
      <w:r w:rsidRPr="009C75D3">
        <w:rPr>
          <w:rFonts w:ascii="Arial" w:hAnsi="Arial" w:cs="Arial"/>
          <w:color w:val="FF0000"/>
          <w:sz w:val="20"/>
          <w:szCs w:val="20"/>
          <w:highlight w:val="white"/>
        </w:rPr>
        <w:t xml:space="preserve"> xmlns</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http://www.opentravel.org/OTA/2003/05</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xmlns:ns2</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http://xmlota.wspan.com/webservice/</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TransactionIdentifier</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AQ202052210118530</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Version</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Target</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Production</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EchoToken</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PS@D104651335988393136-04014AXXP</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ResStatus</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Initiate</w:t>
      </w:r>
      <w:r w:rsidRPr="009C75D3">
        <w:rPr>
          <w:rFonts w:ascii="Arial" w:hAnsi="Arial" w:cs="Arial"/>
          <w:color w:val="0000FF"/>
          <w:sz w:val="20"/>
          <w:szCs w:val="20"/>
          <w:highlight w:val="white"/>
        </w:rPr>
        <w:t>"&gt;</w:t>
      </w:r>
    </w:p>
    <w:p w14:paraId="16B32FF0"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POS</w:t>
      </w:r>
      <w:r w:rsidRPr="009C75D3">
        <w:rPr>
          <w:rFonts w:ascii="Arial" w:hAnsi="Arial" w:cs="Arial"/>
          <w:color w:val="0000FF"/>
          <w:sz w:val="20"/>
          <w:szCs w:val="20"/>
          <w:highlight w:val="white"/>
        </w:rPr>
        <w:t>&gt;</w:t>
      </w:r>
    </w:p>
    <w:p w14:paraId="16B32FF1"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Source</w:t>
      </w:r>
      <w:r w:rsidRPr="009C75D3">
        <w:rPr>
          <w:rFonts w:ascii="Arial" w:hAnsi="Arial" w:cs="Arial"/>
          <w:color w:val="FF0000"/>
          <w:sz w:val="20"/>
          <w:szCs w:val="20"/>
          <w:highlight w:val="white"/>
        </w:rPr>
        <w:t xml:space="preserve"> TerminalID</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04014A</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PseudoCityCode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1UT3</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AgentSine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UAE032515</w:t>
      </w:r>
      <w:r w:rsidRPr="009C75D3">
        <w:rPr>
          <w:rFonts w:ascii="Arial" w:hAnsi="Arial" w:cs="Arial"/>
          <w:color w:val="0000FF"/>
          <w:sz w:val="20"/>
          <w:szCs w:val="20"/>
          <w:highlight w:val="white"/>
        </w:rPr>
        <w:t>"&gt;</w:t>
      </w:r>
    </w:p>
    <w:p w14:paraId="16B32FF2"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RequestorID</w:t>
      </w:r>
      <w:r w:rsidRPr="009C75D3">
        <w:rPr>
          <w:rFonts w:ascii="Arial" w:hAnsi="Arial" w:cs="Arial"/>
          <w:color w:val="FF0000"/>
          <w:sz w:val="20"/>
          <w:szCs w:val="20"/>
          <w:highlight w:val="white"/>
        </w:rPr>
        <w:t xml:space="preserve"> ID</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14537482</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ID_Context</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BSM</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Type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5</w:t>
      </w:r>
      <w:r w:rsidRPr="009C75D3">
        <w:rPr>
          <w:rFonts w:ascii="Arial" w:hAnsi="Arial" w:cs="Arial"/>
          <w:color w:val="0000FF"/>
          <w:sz w:val="20"/>
          <w:szCs w:val="20"/>
          <w:highlight w:val="white"/>
        </w:rPr>
        <w:t>"/&gt;</w:t>
      </w:r>
    </w:p>
    <w:p w14:paraId="16B32FF3"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BookingChannel</w:t>
      </w:r>
      <w:r w:rsidRPr="009C75D3">
        <w:rPr>
          <w:rFonts w:ascii="Arial" w:hAnsi="Arial" w:cs="Arial"/>
          <w:color w:val="FF0000"/>
          <w:sz w:val="20"/>
          <w:szCs w:val="20"/>
          <w:highlight w:val="white"/>
        </w:rPr>
        <w:t xml:space="preserve"> Type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w:t>
      </w:r>
      <w:r w:rsidRPr="009C75D3">
        <w:rPr>
          <w:rFonts w:ascii="Arial" w:hAnsi="Arial" w:cs="Arial"/>
          <w:color w:val="0000FF"/>
          <w:sz w:val="20"/>
          <w:szCs w:val="20"/>
          <w:highlight w:val="white"/>
        </w:rPr>
        <w:t>"&gt;</w:t>
      </w:r>
    </w:p>
    <w:p w14:paraId="16B32FF4"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CompanyName</w:t>
      </w:r>
      <w:r w:rsidRPr="009C75D3">
        <w:rPr>
          <w:rFonts w:ascii="Arial" w:hAnsi="Arial" w:cs="Arial"/>
          <w:color w:val="FF0000"/>
          <w:sz w:val="20"/>
          <w:szCs w:val="20"/>
          <w:highlight w:val="white"/>
        </w:rPr>
        <w:t xml:space="preserve"> 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1V</w:t>
      </w:r>
      <w:r w:rsidRPr="009C75D3">
        <w:rPr>
          <w:rFonts w:ascii="Arial" w:hAnsi="Arial" w:cs="Arial"/>
          <w:color w:val="0000FF"/>
          <w:sz w:val="20"/>
          <w:szCs w:val="20"/>
          <w:highlight w:val="white"/>
        </w:rPr>
        <w:t>"/&gt;</w:t>
      </w:r>
    </w:p>
    <w:p w14:paraId="16B32FF5"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BookingChannel</w:t>
      </w:r>
      <w:r w:rsidRPr="009C75D3">
        <w:rPr>
          <w:rFonts w:ascii="Arial" w:hAnsi="Arial" w:cs="Arial"/>
          <w:color w:val="0000FF"/>
          <w:sz w:val="20"/>
          <w:szCs w:val="20"/>
          <w:highlight w:val="white"/>
        </w:rPr>
        <w:t>&gt;</w:t>
      </w:r>
    </w:p>
    <w:p w14:paraId="16B32FF6"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Source</w:t>
      </w:r>
      <w:r w:rsidRPr="009C75D3">
        <w:rPr>
          <w:rFonts w:ascii="Arial" w:hAnsi="Arial" w:cs="Arial"/>
          <w:color w:val="0000FF"/>
          <w:sz w:val="20"/>
          <w:szCs w:val="20"/>
          <w:highlight w:val="white"/>
        </w:rPr>
        <w:t>&gt;</w:t>
      </w:r>
    </w:p>
    <w:p w14:paraId="16B32FF7"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POS</w:t>
      </w:r>
      <w:r w:rsidRPr="009C75D3">
        <w:rPr>
          <w:rFonts w:ascii="Arial" w:hAnsi="Arial" w:cs="Arial"/>
          <w:color w:val="0000FF"/>
          <w:sz w:val="20"/>
          <w:szCs w:val="20"/>
          <w:highlight w:val="white"/>
        </w:rPr>
        <w:t>&gt;</w:t>
      </w:r>
    </w:p>
    <w:p w14:paraId="16B32FF8"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HotelResModifies</w:t>
      </w:r>
      <w:r w:rsidRPr="009C75D3">
        <w:rPr>
          <w:rFonts w:ascii="Arial" w:hAnsi="Arial" w:cs="Arial"/>
          <w:color w:val="0000FF"/>
          <w:sz w:val="20"/>
          <w:szCs w:val="20"/>
          <w:highlight w:val="white"/>
        </w:rPr>
        <w:t>&gt;</w:t>
      </w:r>
    </w:p>
    <w:p w14:paraId="16B32FF9"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HotelResModify</w:t>
      </w:r>
      <w:r w:rsidRPr="009C75D3">
        <w:rPr>
          <w:rFonts w:ascii="Arial" w:hAnsi="Arial" w:cs="Arial"/>
          <w:color w:val="0000FF"/>
          <w:sz w:val="20"/>
          <w:szCs w:val="20"/>
          <w:highlight w:val="white"/>
        </w:rPr>
        <w:t>&gt;</w:t>
      </w:r>
    </w:p>
    <w:p w14:paraId="16B32FFA"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RoomStays</w:t>
      </w:r>
      <w:r w:rsidRPr="009C75D3">
        <w:rPr>
          <w:rFonts w:ascii="Arial" w:hAnsi="Arial" w:cs="Arial"/>
          <w:color w:val="0000FF"/>
          <w:sz w:val="20"/>
          <w:szCs w:val="20"/>
          <w:highlight w:val="white"/>
        </w:rPr>
        <w:t>&gt;</w:t>
      </w:r>
    </w:p>
    <w:p w14:paraId="16B32FFB"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RoomStay</w:t>
      </w:r>
      <w:r w:rsidRPr="009C75D3">
        <w:rPr>
          <w:rFonts w:ascii="Arial" w:hAnsi="Arial" w:cs="Arial"/>
          <w:color w:val="0000FF"/>
          <w:sz w:val="20"/>
          <w:szCs w:val="20"/>
          <w:highlight w:val="white"/>
        </w:rPr>
        <w:t>&gt;</w:t>
      </w:r>
    </w:p>
    <w:p w14:paraId="16B32FFC"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RoomRates</w:t>
      </w:r>
      <w:r w:rsidRPr="009C75D3">
        <w:rPr>
          <w:rFonts w:ascii="Arial" w:hAnsi="Arial" w:cs="Arial"/>
          <w:color w:val="0000FF"/>
          <w:sz w:val="20"/>
          <w:szCs w:val="20"/>
          <w:highlight w:val="white"/>
        </w:rPr>
        <w:t>&gt;</w:t>
      </w:r>
    </w:p>
    <w:p w14:paraId="16B32FFD"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RoomRate</w:t>
      </w:r>
      <w:r w:rsidRPr="009C75D3">
        <w:rPr>
          <w:rFonts w:ascii="Arial" w:hAnsi="Arial" w:cs="Arial"/>
          <w:color w:val="FF0000"/>
          <w:sz w:val="20"/>
          <w:szCs w:val="20"/>
          <w:highlight w:val="white"/>
        </w:rPr>
        <w:t xml:space="preserve"> NumberOfUnits</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BookingCode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000000C</w:t>
      </w:r>
      <w:r w:rsidRPr="009C75D3">
        <w:rPr>
          <w:rFonts w:ascii="Arial" w:hAnsi="Arial" w:cs="Arial"/>
          <w:color w:val="0000FF"/>
          <w:sz w:val="20"/>
          <w:szCs w:val="20"/>
          <w:highlight w:val="white"/>
        </w:rPr>
        <w:t>"&gt;</w:t>
      </w:r>
    </w:p>
    <w:p w14:paraId="16B32FFE"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Rates</w:t>
      </w:r>
      <w:r w:rsidRPr="009C75D3">
        <w:rPr>
          <w:rFonts w:ascii="Arial" w:hAnsi="Arial" w:cs="Arial"/>
          <w:color w:val="0000FF"/>
          <w:sz w:val="20"/>
          <w:szCs w:val="20"/>
          <w:highlight w:val="white"/>
        </w:rPr>
        <w:t>&gt;</w:t>
      </w:r>
    </w:p>
    <w:p w14:paraId="16B32FFF"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lastRenderedPageBreak/>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Rate</w:t>
      </w:r>
      <w:r w:rsidRPr="009C75D3">
        <w:rPr>
          <w:rFonts w:ascii="Arial" w:hAnsi="Arial" w:cs="Arial"/>
          <w:color w:val="0000FF"/>
          <w:sz w:val="20"/>
          <w:szCs w:val="20"/>
          <w:highlight w:val="white"/>
        </w:rPr>
        <w:t>/&gt;</w:t>
      </w:r>
    </w:p>
    <w:p w14:paraId="16B33000"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Rates</w:t>
      </w:r>
      <w:r w:rsidRPr="009C75D3">
        <w:rPr>
          <w:rFonts w:ascii="Arial" w:hAnsi="Arial" w:cs="Arial"/>
          <w:color w:val="0000FF"/>
          <w:sz w:val="20"/>
          <w:szCs w:val="20"/>
          <w:highlight w:val="white"/>
        </w:rPr>
        <w:t>&gt;</w:t>
      </w:r>
    </w:p>
    <w:p w14:paraId="16B33001"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RoomRate</w:t>
      </w:r>
      <w:r w:rsidRPr="009C75D3">
        <w:rPr>
          <w:rFonts w:ascii="Arial" w:hAnsi="Arial" w:cs="Arial"/>
          <w:color w:val="0000FF"/>
          <w:sz w:val="20"/>
          <w:szCs w:val="20"/>
          <w:highlight w:val="white"/>
        </w:rPr>
        <w:t>&gt;</w:t>
      </w:r>
    </w:p>
    <w:p w14:paraId="16B33002"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RoomRates</w:t>
      </w:r>
      <w:r w:rsidRPr="009C75D3">
        <w:rPr>
          <w:rFonts w:ascii="Arial" w:hAnsi="Arial" w:cs="Arial"/>
          <w:color w:val="0000FF"/>
          <w:sz w:val="20"/>
          <w:szCs w:val="20"/>
          <w:highlight w:val="white"/>
        </w:rPr>
        <w:t>&gt;</w:t>
      </w:r>
    </w:p>
    <w:p w14:paraId="16B33003"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GuestCounts</w:t>
      </w:r>
      <w:r w:rsidRPr="009C75D3">
        <w:rPr>
          <w:rFonts w:ascii="Arial" w:hAnsi="Arial" w:cs="Arial"/>
          <w:color w:val="FF0000"/>
          <w:sz w:val="20"/>
          <w:szCs w:val="20"/>
          <w:highlight w:val="white"/>
        </w:rPr>
        <w:t xml:space="preserve"> IsPerRoom</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true</w:t>
      </w:r>
      <w:r w:rsidRPr="009C75D3">
        <w:rPr>
          <w:rFonts w:ascii="Arial" w:hAnsi="Arial" w:cs="Arial"/>
          <w:color w:val="0000FF"/>
          <w:sz w:val="20"/>
          <w:szCs w:val="20"/>
          <w:highlight w:val="white"/>
        </w:rPr>
        <w:t>"&gt;</w:t>
      </w:r>
    </w:p>
    <w:p w14:paraId="16B33004"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GuestCount</w:t>
      </w:r>
      <w:r w:rsidRPr="009C75D3">
        <w:rPr>
          <w:rFonts w:ascii="Arial" w:hAnsi="Arial" w:cs="Arial"/>
          <w:color w:val="FF0000"/>
          <w:sz w:val="20"/>
          <w:szCs w:val="20"/>
          <w:highlight w:val="white"/>
        </w:rPr>
        <w:t xml:space="preserve"> Count</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AgeQualifyingCode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10</w:t>
      </w:r>
      <w:r w:rsidRPr="009C75D3">
        <w:rPr>
          <w:rFonts w:ascii="Arial" w:hAnsi="Arial" w:cs="Arial"/>
          <w:color w:val="0000FF"/>
          <w:sz w:val="20"/>
          <w:szCs w:val="20"/>
          <w:highlight w:val="white"/>
        </w:rPr>
        <w:t>"/&gt;</w:t>
      </w:r>
    </w:p>
    <w:p w14:paraId="16B33005"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GuestCounts</w:t>
      </w:r>
      <w:r w:rsidRPr="009C75D3">
        <w:rPr>
          <w:rFonts w:ascii="Arial" w:hAnsi="Arial" w:cs="Arial"/>
          <w:color w:val="0000FF"/>
          <w:sz w:val="20"/>
          <w:szCs w:val="20"/>
          <w:highlight w:val="white"/>
        </w:rPr>
        <w:t>&gt;</w:t>
      </w:r>
    </w:p>
    <w:p w14:paraId="16B33006"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TimeSpan</w:t>
      </w:r>
      <w:r w:rsidRPr="009C75D3">
        <w:rPr>
          <w:rFonts w:ascii="Arial" w:hAnsi="Arial" w:cs="Arial"/>
          <w:color w:val="FF0000"/>
          <w:sz w:val="20"/>
          <w:szCs w:val="20"/>
          <w:highlight w:val="white"/>
        </w:rPr>
        <w:t xml:space="preserve"> End</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2012-05-21</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Start</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2012-05-20</w:t>
      </w:r>
      <w:r w:rsidRPr="009C75D3">
        <w:rPr>
          <w:rFonts w:ascii="Arial" w:hAnsi="Arial" w:cs="Arial"/>
          <w:color w:val="0000FF"/>
          <w:sz w:val="20"/>
          <w:szCs w:val="20"/>
          <w:highlight w:val="white"/>
        </w:rPr>
        <w:t>"/&gt;</w:t>
      </w:r>
    </w:p>
    <w:p w14:paraId="16B33007"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DepositPayments</w:t>
      </w:r>
      <w:r w:rsidRPr="009C75D3">
        <w:rPr>
          <w:rFonts w:ascii="Arial" w:hAnsi="Arial" w:cs="Arial"/>
          <w:color w:val="0000FF"/>
          <w:sz w:val="20"/>
          <w:szCs w:val="20"/>
          <w:highlight w:val="white"/>
        </w:rPr>
        <w:t>&gt;</w:t>
      </w:r>
    </w:p>
    <w:p w14:paraId="16B33008"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GuaranteePayment</w:t>
      </w:r>
      <w:r w:rsidRPr="009C75D3">
        <w:rPr>
          <w:rFonts w:ascii="Arial" w:hAnsi="Arial" w:cs="Arial"/>
          <w:color w:val="FF0000"/>
          <w:sz w:val="20"/>
          <w:szCs w:val="20"/>
          <w:highlight w:val="white"/>
        </w:rPr>
        <w:t xml:space="preserve"> PaymentCode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GDC</w:t>
      </w:r>
      <w:r w:rsidRPr="009C75D3">
        <w:rPr>
          <w:rFonts w:ascii="Arial" w:hAnsi="Arial" w:cs="Arial"/>
          <w:color w:val="0000FF"/>
          <w:sz w:val="20"/>
          <w:szCs w:val="20"/>
          <w:highlight w:val="white"/>
        </w:rPr>
        <w:t>"&gt;</w:t>
      </w:r>
    </w:p>
    <w:p w14:paraId="16B33009"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AcceptedPayments</w:t>
      </w:r>
      <w:r w:rsidRPr="009C75D3">
        <w:rPr>
          <w:rFonts w:ascii="Arial" w:hAnsi="Arial" w:cs="Arial"/>
          <w:color w:val="0000FF"/>
          <w:sz w:val="20"/>
          <w:szCs w:val="20"/>
          <w:highlight w:val="white"/>
        </w:rPr>
        <w:t>&gt;</w:t>
      </w:r>
    </w:p>
    <w:p w14:paraId="16B3300A"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AcceptedPayment</w:t>
      </w:r>
      <w:r w:rsidRPr="009C75D3">
        <w:rPr>
          <w:rFonts w:ascii="Arial" w:hAnsi="Arial" w:cs="Arial"/>
          <w:color w:val="0000FF"/>
          <w:sz w:val="20"/>
          <w:szCs w:val="20"/>
          <w:highlight w:val="white"/>
        </w:rPr>
        <w:t>&gt;</w:t>
      </w:r>
    </w:p>
    <w:p w14:paraId="16B3300B"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PaymentCard</w:t>
      </w:r>
      <w:r w:rsidRPr="009C75D3">
        <w:rPr>
          <w:rFonts w:ascii="Arial" w:hAnsi="Arial" w:cs="Arial"/>
          <w:color w:val="FF0000"/>
          <w:sz w:val="20"/>
          <w:szCs w:val="20"/>
          <w:highlight w:val="white"/>
        </w:rPr>
        <w:t xml:space="preserve"> ExpireDate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1214</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CardNumber</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XXXXXXXXXXXXXXXX</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CardCode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VI</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CardType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w:t>
      </w:r>
      <w:r w:rsidRPr="009C75D3">
        <w:rPr>
          <w:rFonts w:ascii="Arial" w:hAnsi="Arial" w:cs="Arial"/>
          <w:color w:val="0000FF"/>
          <w:sz w:val="20"/>
          <w:szCs w:val="20"/>
          <w:highlight w:val="white"/>
        </w:rPr>
        <w:t>"/&gt;</w:t>
      </w:r>
    </w:p>
    <w:p w14:paraId="16B3300C"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AcceptedPayment</w:t>
      </w:r>
      <w:r w:rsidRPr="009C75D3">
        <w:rPr>
          <w:rFonts w:ascii="Arial" w:hAnsi="Arial" w:cs="Arial"/>
          <w:color w:val="0000FF"/>
          <w:sz w:val="20"/>
          <w:szCs w:val="20"/>
          <w:highlight w:val="white"/>
        </w:rPr>
        <w:t>&gt;</w:t>
      </w:r>
    </w:p>
    <w:p w14:paraId="16B3300D"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AcceptedPayments</w:t>
      </w:r>
      <w:r w:rsidRPr="009C75D3">
        <w:rPr>
          <w:rFonts w:ascii="Arial" w:hAnsi="Arial" w:cs="Arial"/>
          <w:color w:val="0000FF"/>
          <w:sz w:val="20"/>
          <w:szCs w:val="20"/>
          <w:highlight w:val="white"/>
        </w:rPr>
        <w:t>&gt;</w:t>
      </w:r>
    </w:p>
    <w:p w14:paraId="16B3300E"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GuaranteePayment</w:t>
      </w:r>
      <w:r w:rsidRPr="009C75D3">
        <w:rPr>
          <w:rFonts w:ascii="Arial" w:hAnsi="Arial" w:cs="Arial"/>
          <w:color w:val="0000FF"/>
          <w:sz w:val="20"/>
          <w:szCs w:val="20"/>
          <w:highlight w:val="white"/>
        </w:rPr>
        <w:t>&gt;</w:t>
      </w:r>
    </w:p>
    <w:p w14:paraId="16B3300F"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DepositPayments</w:t>
      </w:r>
      <w:r w:rsidRPr="009C75D3">
        <w:rPr>
          <w:rFonts w:ascii="Arial" w:hAnsi="Arial" w:cs="Arial"/>
          <w:color w:val="0000FF"/>
          <w:sz w:val="20"/>
          <w:szCs w:val="20"/>
          <w:highlight w:val="white"/>
        </w:rPr>
        <w:t>&gt;</w:t>
      </w:r>
    </w:p>
    <w:p w14:paraId="16B33010"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BasicPropertyInfo</w:t>
      </w:r>
      <w:r w:rsidRPr="009C75D3">
        <w:rPr>
          <w:rFonts w:ascii="Arial" w:hAnsi="Arial" w:cs="Arial"/>
          <w:color w:val="FF0000"/>
          <w:sz w:val="20"/>
          <w:szCs w:val="20"/>
          <w:highlight w:val="white"/>
        </w:rPr>
        <w:t xml:space="preserve"> HotelCodeContext</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1V</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HotelCode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12497</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ChainCode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XX</w:t>
      </w:r>
      <w:r w:rsidRPr="009C75D3">
        <w:rPr>
          <w:rFonts w:ascii="Arial" w:hAnsi="Arial" w:cs="Arial"/>
          <w:color w:val="0000FF"/>
          <w:sz w:val="20"/>
          <w:szCs w:val="20"/>
          <w:highlight w:val="white"/>
        </w:rPr>
        <w:t>"/&gt;</w:t>
      </w:r>
    </w:p>
    <w:p w14:paraId="16B33011"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RoomStay</w:t>
      </w:r>
      <w:r w:rsidRPr="009C75D3">
        <w:rPr>
          <w:rFonts w:ascii="Arial" w:hAnsi="Arial" w:cs="Arial"/>
          <w:color w:val="0000FF"/>
          <w:sz w:val="20"/>
          <w:szCs w:val="20"/>
          <w:highlight w:val="white"/>
        </w:rPr>
        <w:t>&gt;</w:t>
      </w:r>
    </w:p>
    <w:p w14:paraId="16B33012"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RoomStays</w:t>
      </w:r>
      <w:r w:rsidRPr="009C75D3">
        <w:rPr>
          <w:rFonts w:ascii="Arial" w:hAnsi="Arial" w:cs="Arial"/>
          <w:color w:val="0000FF"/>
          <w:sz w:val="20"/>
          <w:szCs w:val="20"/>
          <w:highlight w:val="white"/>
        </w:rPr>
        <w:t>&gt;</w:t>
      </w:r>
    </w:p>
    <w:p w14:paraId="16B33013"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ResGuests</w:t>
      </w:r>
      <w:r w:rsidRPr="009C75D3">
        <w:rPr>
          <w:rFonts w:ascii="Arial" w:hAnsi="Arial" w:cs="Arial"/>
          <w:color w:val="0000FF"/>
          <w:sz w:val="20"/>
          <w:szCs w:val="20"/>
          <w:highlight w:val="white"/>
        </w:rPr>
        <w:t>&gt;</w:t>
      </w:r>
    </w:p>
    <w:p w14:paraId="16B33014"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ResGuest</w:t>
      </w:r>
      <w:r w:rsidRPr="009C75D3">
        <w:rPr>
          <w:rFonts w:ascii="Arial" w:hAnsi="Arial" w:cs="Arial"/>
          <w:color w:val="FF0000"/>
          <w:sz w:val="20"/>
          <w:szCs w:val="20"/>
          <w:highlight w:val="white"/>
        </w:rPr>
        <w:t xml:space="preserve"> ResGuestRPH</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w:t>
      </w:r>
      <w:r w:rsidRPr="009C75D3">
        <w:rPr>
          <w:rFonts w:ascii="Arial" w:hAnsi="Arial" w:cs="Arial"/>
          <w:color w:val="0000FF"/>
          <w:sz w:val="20"/>
          <w:szCs w:val="20"/>
          <w:highlight w:val="white"/>
        </w:rPr>
        <w:t>"&gt;</w:t>
      </w:r>
    </w:p>
    <w:p w14:paraId="16B33015"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Profiles</w:t>
      </w:r>
      <w:r w:rsidRPr="009C75D3">
        <w:rPr>
          <w:rFonts w:ascii="Arial" w:hAnsi="Arial" w:cs="Arial"/>
          <w:color w:val="0000FF"/>
          <w:sz w:val="20"/>
          <w:szCs w:val="20"/>
          <w:highlight w:val="white"/>
        </w:rPr>
        <w:t>&gt;</w:t>
      </w:r>
    </w:p>
    <w:p w14:paraId="16B33016"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ProfileInfo</w:t>
      </w:r>
      <w:r w:rsidRPr="009C75D3">
        <w:rPr>
          <w:rFonts w:ascii="Arial" w:hAnsi="Arial" w:cs="Arial"/>
          <w:color w:val="0000FF"/>
          <w:sz w:val="20"/>
          <w:szCs w:val="20"/>
          <w:highlight w:val="white"/>
        </w:rPr>
        <w:t>&gt;</w:t>
      </w:r>
    </w:p>
    <w:p w14:paraId="16B33017"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Profile</w:t>
      </w:r>
      <w:r w:rsidRPr="009C75D3">
        <w:rPr>
          <w:rFonts w:ascii="Arial" w:hAnsi="Arial" w:cs="Arial"/>
          <w:color w:val="FF0000"/>
          <w:sz w:val="20"/>
          <w:szCs w:val="20"/>
          <w:highlight w:val="white"/>
        </w:rPr>
        <w:t xml:space="preserve"> ProfileType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w:t>
      </w:r>
      <w:r w:rsidRPr="009C75D3">
        <w:rPr>
          <w:rFonts w:ascii="Arial" w:hAnsi="Arial" w:cs="Arial"/>
          <w:color w:val="0000FF"/>
          <w:sz w:val="20"/>
          <w:szCs w:val="20"/>
          <w:highlight w:val="white"/>
        </w:rPr>
        <w:t>"&gt;</w:t>
      </w:r>
    </w:p>
    <w:p w14:paraId="16B33018"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Customer</w:t>
      </w:r>
      <w:r w:rsidRPr="009C75D3">
        <w:rPr>
          <w:rFonts w:ascii="Arial" w:hAnsi="Arial" w:cs="Arial"/>
          <w:color w:val="0000FF"/>
          <w:sz w:val="20"/>
          <w:szCs w:val="20"/>
          <w:highlight w:val="white"/>
        </w:rPr>
        <w:t>&gt;</w:t>
      </w:r>
    </w:p>
    <w:p w14:paraId="16B33019"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PersonName</w:t>
      </w:r>
      <w:r w:rsidRPr="009C75D3">
        <w:rPr>
          <w:rFonts w:ascii="Arial" w:hAnsi="Arial" w:cs="Arial"/>
          <w:color w:val="0000FF"/>
          <w:sz w:val="20"/>
          <w:szCs w:val="20"/>
          <w:highlight w:val="white"/>
        </w:rPr>
        <w:t>&gt;</w:t>
      </w:r>
    </w:p>
    <w:p w14:paraId="16B3301A"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GivenName</w:t>
      </w:r>
      <w:r w:rsidRPr="009C75D3">
        <w:rPr>
          <w:rFonts w:ascii="Arial" w:hAnsi="Arial" w:cs="Arial"/>
          <w:color w:val="0000FF"/>
          <w:sz w:val="20"/>
          <w:szCs w:val="20"/>
          <w:highlight w:val="white"/>
        </w:rPr>
        <w:t>&gt;</w:t>
      </w:r>
      <w:r w:rsidRPr="009C75D3">
        <w:rPr>
          <w:rFonts w:ascii="Arial" w:hAnsi="Arial" w:cs="Arial"/>
          <w:color w:val="000000"/>
          <w:sz w:val="20"/>
          <w:szCs w:val="20"/>
          <w:highlight w:val="white"/>
        </w:rPr>
        <w:t>MARTY</w:t>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GivenName</w:t>
      </w:r>
      <w:r w:rsidRPr="009C75D3">
        <w:rPr>
          <w:rFonts w:ascii="Arial" w:hAnsi="Arial" w:cs="Arial"/>
          <w:color w:val="0000FF"/>
          <w:sz w:val="20"/>
          <w:szCs w:val="20"/>
          <w:highlight w:val="white"/>
        </w:rPr>
        <w:t>&gt;</w:t>
      </w:r>
    </w:p>
    <w:p w14:paraId="16B3301B"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Surname</w:t>
      </w:r>
      <w:r w:rsidRPr="009C75D3">
        <w:rPr>
          <w:rFonts w:ascii="Arial" w:hAnsi="Arial" w:cs="Arial"/>
          <w:color w:val="0000FF"/>
          <w:sz w:val="20"/>
          <w:szCs w:val="20"/>
          <w:highlight w:val="white"/>
        </w:rPr>
        <w:t>&gt;</w:t>
      </w:r>
      <w:r w:rsidRPr="009C75D3">
        <w:rPr>
          <w:rFonts w:ascii="Arial" w:hAnsi="Arial" w:cs="Arial"/>
          <w:color w:val="000000"/>
          <w:sz w:val="20"/>
          <w:szCs w:val="20"/>
          <w:highlight w:val="white"/>
        </w:rPr>
        <w:t>GRIFFIN</w:t>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Surname</w:t>
      </w:r>
      <w:r w:rsidRPr="009C75D3">
        <w:rPr>
          <w:rFonts w:ascii="Arial" w:hAnsi="Arial" w:cs="Arial"/>
          <w:color w:val="0000FF"/>
          <w:sz w:val="20"/>
          <w:szCs w:val="20"/>
          <w:highlight w:val="white"/>
        </w:rPr>
        <w:t>&gt;</w:t>
      </w:r>
    </w:p>
    <w:p w14:paraId="16B3301C"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PersonName</w:t>
      </w:r>
      <w:r w:rsidRPr="009C75D3">
        <w:rPr>
          <w:rFonts w:ascii="Arial" w:hAnsi="Arial" w:cs="Arial"/>
          <w:color w:val="0000FF"/>
          <w:sz w:val="20"/>
          <w:szCs w:val="20"/>
          <w:highlight w:val="white"/>
        </w:rPr>
        <w:t>&gt;</w:t>
      </w:r>
    </w:p>
    <w:p w14:paraId="16B3301D"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Customer</w:t>
      </w:r>
      <w:r w:rsidRPr="009C75D3">
        <w:rPr>
          <w:rFonts w:ascii="Arial" w:hAnsi="Arial" w:cs="Arial"/>
          <w:color w:val="0000FF"/>
          <w:sz w:val="20"/>
          <w:szCs w:val="20"/>
          <w:highlight w:val="white"/>
        </w:rPr>
        <w:t>&gt;</w:t>
      </w:r>
    </w:p>
    <w:p w14:paraId="16B3301E"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Profile</w:t>
      </w:r>
      <w:r w:rsidRPr="009C75D3">
        <w:rPr>
          <w:rFonts w:ascii="Arial" w:hAnsi="Arial" w:cs="Arial"/>
          <w:color w:val="0000FF"/>
          <w:sz w:val="20"/>
          <w:szCs w:val="20"/>
          <w:highlight w:val="white"/>
        </w:rPr>
        <w:t>&gt;</w:t>
      </w:r>
    </w:p>
    <w:p w14:paraId="16B3301F"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ProfileInfo</w:t>
      </w:r>
      <w:r w:rsidRPr="009C75D3">
        <w:rPr>
          <w:rFonts w:ascii="Arial" w:hAnsi="Arial" w:cs="Arial"/>
          <w:color w:val="0000FF"/>
          <w:sz w:val="20"/>
          <w:szCs w:val="20"/>
          <w:highlight w:val="white"/>
        </w:rPr>
        <w:t>&gt;</w:t>
      </w:r>
    </w:p>
    <w:p w14:paraId="16B33020"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Profiles</w:t>
      </w:r>
      <w:r w:rsidRPr="009C75D3">
        <w:rPr>
          <w:rFonts w:ascii="Arial" w:hAnsi="Arial" w:cs="Arial"/>
          <w:color w:val="0000FF"/>
          <w:sz w:val="20"/>
          <w:szCs w:val="20"/>
          <w:highlight w:val="white"/>
        </w:rPr>
        <w:t>&gt;</w:t>
      </w:r>
    </w:p>
    <w:p w14:paraId="16B33021"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ResGuest</w:t>
      </w:r>
      <w:r w:rsidRPr="009C75D3">
        <w:rPr>
          <w:rFonts w:ascii="Arial" w:hAnsi="Arial" w:cs="Arial"/>
          <w:color w:val="0000FF"/>
          <w:sz w:val="20"/>
          <w:szCs w:val="20"/>
          <w:highlight w:val="white"/>
        </w:rPr>
        <w:t>&gt;</w:t>
      </w:r>
    </w:p>
    <w:p w14:paraId="16B33022"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ResGuests</w:t>
      </w:r>
      <w:r w:rsidRPr="009C75D3">
        <w:rPr>
          <w:rFonts w:ascii="Arial" w:hAnsi="Arial" w:cs="Arial"/>
          <w:color w:val="0000FF"/>
          <w:sz w:val="20"/>
          <w:szCs w:val="20"/>
          <w:highlight w:val="white"/>
        </w:rPr>
        <w:t>&gt;</w:t>
      </w:r>
    </w:p>
    <w:p w14:paraId="16B33023"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ResGlobalInfo</w:t>
      </w:r>
      <w:r w:rsidRPr="009C75D3">
        <w:rPr>
          <w:rFonts w:ascii="Arial" w:hAnsi="Arial" w:cs="Arial"/>
          <w:color w:val="0000FF"/>
          <w:sz w:val="20"/>
          <w:szCs w:val="20"/>
          <w:highlight w:val="white"/>
        </w:rPr>
        <w:t>&gt;</w:t>
      </w:r>
    </w:p>
    <w:p w14:paraId="16B33024"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HotelReservationIDs</w:t>
      </w:r>
      <w:r w:rsidRPr="009C75D3">
        <w:rPr>
          <w:rFonts w:ascii="Arial" w:hAnsi="Arial" w:cs="Arial"/>
          <w:color w:val="0000FF"/>
          <w:sz w:val="20"/>
          <w:szCs w:val="20"/>
          <w:highlight w:val="white"/>
        </w:rPr>
        <w:t>&gt;</w:t>
      </w:r>
    </w:p>
    <w:p w14:paraId="16B33025"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lastRenderedPageBreak/>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HotelReservationID</w:t>
      </w:r>
      <w:r w:rsidRPr="009C75D3">
        <w:rPr>
          <w:rFonts w:ascii="Arial" w:hAnsi="Arial" w:cs="Arial"/>
          <w:color w:val="FF0000"/>
          <w:sz w:val="20"/>
          <w:szCs w:val="20"/>
          <w:highlight w:val="white"/>
        </w:rPr>
        <w:t xml:space="preserve"> ResID_SourceContext</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XX</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ResID_Value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45421116</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ResID_Type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14</w:t>
      </w:r>
      <w:r w:rsidRPr="009C75D3">
        <w:rPr>
          <w:rFonts w:ascii="Arial" w:hAnsi="Arial" w:cs="Arial"/>
          <w:color w:val="0000FF"/>
          <w:sz w:val="20"/>
          <w:szCs w:val="20"/>
          <w:highlight w:val="white"/>
        </w:rPr>
        <w:t>"/&gt;</w:t>
      </w:r>
    </w:p>
    <w:p w14:paraId="16B33026"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HotelReservationID</w:t>
      </w:r>
      <w:r w:rsidRPr="009C75D3">
        <w:rPr>
          <w:rFonts w:ascii="Arial" w:hAnsi="Arial" w:cs="Arial"/>
          <w:color w:val="FF0000"/>
          <w:sz w:val="20"/>
          <w:szCs w:val="20"/>
          <w:highlight w:val="white"/>
        </w:rPr>
        <w:t xml:space="preserve"> ResID_SourceContext</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1V</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ResID_Value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GITOKZWAA202162958600689</w:t>
      </w:r>
      <w:r w:rsidRPr="009C75D3">
        <w:rPr>
          <w:rFonts w:ascii="Arial" w:hAnsi="Arial" w:cs="Arial"/>
          <w:color w:val="0000FF"/>
          <w:sz w:val="20"/>
          <w:szCs w:val="20"/>
          <w:highlight w:val="white"/>
        </w:rPr>
        <w:t>"</w:t>
      </w:r>
      <w:r w:rsidRPr="009C75D3">
        <w:rPr>
          <w:rFonts w:ascii="Arial" w:hAnsi="Arial" w:cs="Arial"/>
          <w:color w:val="FF0000"/>
          <w:sz w:val="20"/>
          <w:szCs w:val="20"/>
          <w:highlight w:val="white"/>
        </w:rPr>
        <w:t xml:space="preserve"> ResID_Type</w:t>
      </w:r>
      <w:r w:rsidRPr="009C75D3">
        <w:rPr>
          <w:rFonts w:ascii="Arial" w:hAnsi="Arial" w:cs="Arial"/>
          <w:color w:val="0000FF"/>
          <w:sz w:val="20"/>
          <w:szCs w:val="20"/>
          <w:highlight w:val="white"/>
        </w:rPr>
        <w:t>="</w:t>
      </w:r>
      <w:r w:rsidRPr="009C75D3">
        <w:rPr>
          <w:rFonts w:ascii="Arial" w:hAnsi="Arial" w:cs="Arial"/>
          <w:color w:val="000000"/>
          <w:sz w:val="20"/>
          <w:szCs w:val="20"/>
          <w:highlight w:val="white"/>
        </w:rPr>
        <w:t>18</w:t>
      </w:r>
      <w:r w:rsidRPr="009C75D3">
        <w:rPr>
          <w:rFonts w:ascii="Arial" w:hAnsi="Arial" w:cs="Arial"/>
          <w:color w:val="0000FF"/>
          <w:sz w:val="20"/>
          <w:szCs w:val="20"/>
          <w:highlight w:val="white"/>
        </w:rPr>
        <w:t>"/&gt;</w:t>
      </w:r>
    </w:p>
    <w:p w14:paraId="16B33027"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HotelReservationIDs</w:t>
      </w:r>
      <w:r w:rsidRPr="009C75D3">
        <w:rPr>
          <w:rFonts w:ascii="Arial" w:hAnsi="Arial" w:cs="Arial"/>
          <w:color w:val="0000FF"/>
          <w:sz w:val="20"/>
          <w:szCs w:val="20"/>
          <w:highlight w:val="white"/>
        </w:rPr>
        <w:t>&gt;</w:t>
      </w:r>
    </w:p>
    <w:p w14:paraId="16B33028"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ResGlobalInfo</w:t>
      </w:r>
      <w:r w:rsidRPr="009C75D3">
        <w:rPr>
          <w:rFonts w:ascii="Arial" w:hAnsi="Arial" w:cs="Arial"/>
          <w:color w:val="0000FF"/>
          <w:sz w:val="20"/>
          <w:szCs w:val="20"/>
          <w:highlight w:val="white"/>
        </w:rPr>
        <w:t>&gt;</w:t>
      </w:r>
    </w:p>
    <w:p w14:paraId="16B33029"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HotelResModify</w:t>
      </w:r>
      <w:r w:rsidRPr="009C75D3">
        <w:rPr>
          <w:rFonts w:ascii="Arial" w:hAnsi="Arial" w:cs="Arial"/>
          <w:color w:val="0000FF"/>
          <w:sz w:val="20"/>
          <w:szCs w:val="20"/>
          <w:highlight w:val="white"/>
        </w:rPr>
        <w:t>&gt;</w:t>
      </w:r>
    </w:p>
    <w:p w14:paraId="16B3302A"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HotelResModifies</w:t>
      </w:r>
      <w:r w:rsidRPr="009C75D3">
        <w:rPr>
          <w:rFonts w:ascii="Arial" w:hAnsi="Arial" w:cs="Arial"/>
          <w:color w:val="0000FF"/>
          <w:sz w:val="20"/>
          <w:szCs w:val="20"/>
          <w:highlight w:val="white"/>
        </w:rPr>
        <w:t>&gt;</w:t>
      </w:r>
    </w:p>
    <w:p w14:paraId="16B3302B"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OTA_HotelResModifyRQ</w:t>
      </w:r>
      <w:r w:rsidRPr="009C75D3">
        <w:rPr>
          <w:rFonts w:ascii="Arial" w:hAnsi="Arial" w:cs="Arial"/>
          <w:color w:val="0000FF"/>
          <w:sz w:val="20"/>
          <w:szCs w:val="20"/>
          <w:highlight w:val="white"/>
        </w:rPr>
        <w:t>&gt;</w:t>
      </w:r>
    </w:p>
    <w:p w14:paraId="16B3302C"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00"/>
          <w:sz w:val="20"/>
          <w:szCs w:val="20"/>
          <w:highlight w:val="white"/>
        </w:rPr>
        <w:tab/>
      </w: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soap:Body</w:t>
      </w:r>
      <w:r w:rsidRPr="009C75D3">
        <w:rPr>
          <w:rFonts w:ascii="Arial" w:hAnsi="Arial" w:cs="Arial"/>
          <w:color w:val="0000FF"/>
          <w:sz w:val="20"/>
          <w:szCs w:val="20"/>
          <w:highlight w:val="white"/>
        </w:rPr>
        <w:t>&gt;</w:t>
      </w:r>
    </w:p>
    <w:p w14:paraId="16B3302D" w14:textId="77777777" w:rsidR="009C75D3" w:rsidRPr="009C75D3" w:rsidRDefault="009C75D3" w:rsidP="009C75D3">
      <w:pPr>
        <w:autoSpaceDE w:val="0"/>
        <w:autoSpaceDN w:val="0"/>
        <w:adjustRightInd w:val="0"/>
        <w:spacing w:after="0" w:line="240" w:lineRule="auto"/>
        <w:rPr>
          <w:rFonts w:ascii="Arial" w:hAnsi="Arial" w:cs="Arial"/>
          <w:color w:val="000000"/>
          <w:sz w:val="20"/>
          <w:szCs w:val="20"/>
          <w:highlight w:val="white"/>
        </w:rPr>
      </w:pPr>
      <w:r w:rsidRPr="009C75D3">
        <w:rPr>
          <w:rFonts w:ascii="Arial" w:hAnsi="Arial" w:cs="Arial"/>
          <w:color w:val="0000FF"/>
          <w:sz w:val="20"/>
          <w:szCs w:val="20"/>
          <w:highlight w:val="white"/>
        </w:rPr>
        <w:t>&lt;/</w:t>
      </w:r>
      <w:r w:rsidRPr="009C75D3">
        <w:rPr>
          <w:rFonts w:ascii="Arial" w:hAnsi="Arial" w:cs="Arial"/>
          <w:color w:val="800000"/>
          <w:sz w:val="20"/>
          <w:szCs w:val="20"/>
          <w:highlight w:val="white"/>
        </w:rPr>
        <w:t>soap:Envelope</w:t>
      </w:r>
      <w:r w:rsidRPr="009C75D3">
        <w:rPr>
          <w:rFonts w:ascii="Arial" w:hAnsi="Arial" w:cs="Arial"/>
          <w:color w:val="0000FF"/>
          <w:sz w:val="20"/>
          <w:szCs w:val="20"/>
          <w:highlight w:val="white"/>
        </w:rPr>
        <w:t>&gt;</w:t>
      </w:r>
    </w:p>
    <w:bookmarkEnd w:id="16"/>
    <w:p w14:paraId="16B3302E" w14:textId="77777777" w:rsidR="00544408" w:rsidRDefault="00544408" w:rsidP="000F147D">
      <w:pPr>
        <w:pStyle w:val="Heading1"/>
      </w:pPr>
      <w:r>
        <w:br w:type="page"/>
      </w:r>
      <w:bookmarkStart w:id="17" w:name="_Toc221695181"/>
      <w:bookmarkStart w:id="18" w:name="_Toc222225461"/>
      <w:bookmarkStart w:id="19" w:name="_Toc351022519"/>
      <w:r w:rsidRPr="009E2834">
        <w:t xml:space="preserve">XML Direct Connect </w:t>
      </w:r>
      <w:r w:rsidR="00A84FFC">
        <w:t>–</w:t>
      </w:r>
      <w:r w:rsidRPr="009E2834">
        <w:t xml:space="preserve"> </w:t>
      </w:r>
      <w:r w:rsidR="00A84FFC">
        <w:t xml:space="preserve">Modify </w:t>
      </w:r>
      <w:r w:rsidRPr="009E2834">
        <w:t>Request Specification Table</w:t>
      </w:r>
      <w:bookmarkEnd w:id="17"/>
      <w:bookmarkEnd w:id="18"/>
      <w:r w:rsidR="00D763F0">
        <w:t xml:space="preserve"> – Initiate and Modify (</w:t>
      </w:r>
      <w:r w:rsidR="00D763F0" w:rsidRPr="000F147D">
        <w:t>C</w:t>
      </w:r>
      <w:r w:rsidR="00A84FFC">
        <w:t>ommitted</w:t>
      </w:r>
      <w:r w:rsidR="00D763F0">
        <w:t>) Status</w:t>
      </w:r>
      <w:bookmarkEnd w:id="19"/>
    </w:p>
    <w:bookmarkEnd w:id="10"/>
    <w:p w14:paraId="16B3302F" w14:textId="77777777" w:rsidR="00296FD2" w:rsidRPr="006D2568" w:rsidRDefault="00296FD2" w:rsidP="00296FD2">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Pr>
          <w:rFonts w:ascii="Arial" w:hAnsi="Arial" w:cs="Arial"/>
        </w:rPr>
        <w:t>A</w:t>
      </w:r>
      <w:r w:rsidRPr="006D2568">
        <w:rPr>
          <w:rFonts w:ascii="Arial" w:hAnsi="Arial" w:cs="Arial"/>
        </w:rPr>
        <w:t>pplicable to Travelport Galileo, Apollo</w:t>
      </w:r>
      <w:r>
        <w:rPr>
          <w:rFonts w:ascii="Arial" w:hAnsi="Arial" w:cs="Arial"/>
        </w:rPr>
        <w:t>,</w:t>
      </w:r>
      <w:r w:rsidRPr="006D2568">
        <w:rPr>
          <w:rFonts w:ascii="Arial" w:hAnsi="Arial" w:cs="Arial"/>
        </w:rPr>
        <w:t xml:space="preserve"> and Worldspan Global Distribution Systems (GDS)</w:t>
      </w:r>
      <w:r>
        <w:rPr>
          <w:rFonts w:ascii="Arial" w:hAnsi="Arial" w:cs="Arial"/>
        </w:rPr>
        <w:t>.</w:t>
      </w:r>
    </w:p>
    <w:p w14:paraId="16B33030" w14:textId="77777777" w:rsidR="00323262" w:rsidRPr="006D2568" w:rsidRDefault="00323262" w:rsidP="00323262">
      <w:pPr>
        <w:rPr>
          <w:rFonts w:ascii="Arial" w:hAnsi="Arial" w:cs="Arial"/>
        </w:rPr>
      </w:pPr>
      <w:r w:rsidRPr="005435F1">
        <w:rPr>
          <w:rFonts w:ascii="Arial" w:hAnsi="Arial" w:cs="Arial"/>
          <w:b/>
        </w:rPr>
        <w:t xml:space="preserve">Complete Pricing Plus (CP2) </w:t>
      </w:r>
      <w:r w:rsidRPr="005435F1">
        <w:rPr>
          <w:rFonts w:ascii="Arial" w:hAnsi="Arial" w:cs="Arial"/>
        </w:rPr>
        <w:t xml:space="preserve">= </w:t>
      </w:r>
      <w:r w:rsidRPr="005435F1">
        <w:rPr>
          <w:rFonts w:ascii="Arial" w:hAnsi="Arial" w:cs="Arial"/>
          <w:color w:val="3333FF"/>
        </w:rPr>
        <w:t>Blue Text, applicable to Travelport Galileo Complete Pricing Plus functionality.</w:t>
      </w:r>
    </w:p>
    <w:p w14:paraId="16B33031" w14:textId="77777777" w:rsidR="00296FD2" w:rsidRPr="00D52E93" w:rsidRDefault="00296FD2" w:rsidP="00296FD2">
      <w:pPr>
        <w:pStyle w:val="Heading4"/>
        <w:rPr>
          <w:i w:val="0"/>
        </w:rPr>
      </w:pPr>
      <w:r w:rsidRPr="001A3862">
        <w:t xml:space="preserve">Type </w:t>
      </w:r>
      <w:r w:rsidRPr="00D52E93">
        <w:rPr>
          <w:i w:val="0"/>
        </w:rPr>
        <w:t>column values:</w:t>
      </w:r>
    </w:p>
    <w:p w14:paraId="16B33032" w14:textId="77777777" w:rsidR="00296FD2" w:rsidRPr="001A3862" w:rsidRDefault="00296FD2" w:rsidP="00296FD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16B33033" w14:textId="77777777" w:rsidR="00296FD2" w:rsidRPr="001A3862" w:rsidRDefault="00296FD2" w:rsidP="00296FD2">
      <w:pPr>
        <w:spacing w:after="60"/>
        <w:ind w:left="720" w:hanging="360"/>
      </w:pPr>
      <w:r w:rsidRPr="001A3862">
        <w:rPr>
          <w:rFonts w:ascii="Arial" w:hAnsi="Arial" w:cs="Arial"/>
          <w:b/>
          <w:sz w:val="18"/>
          <w:szCs w:val="18"/>
        </w:rPr>
        <w:t>A</w:t>
      </w:r>
      <w:r w:rsidRPr="001A3862">
        <w:rPr>
          <w:rFonts w:ascii="Arial" w:hAnsi="Arial" w:cs="Arial"/>
          <w:b/>
          <w:sz w:val="18"/>
          <w:szCs w:val="18"/>
        </w:rPr>
        <w:tab/>
      </w:r>
      <w:r w:rsidRPr="001A3862">
        <w:rPr>
          <w:rFonts w:ascii="Arial" w:hAnsi="Arial" w:cs="Arial"/>
          <w:sz w:val="18"/>
          <w:szCs w:val="18"/>
        </w:rPr>
        <w:t>If Applicable/Optional</w:t>
      </w:r>
    </w:p>
    <w:p w14:paraId="16B33034" w14:textId="77777777" w:rsidR="009C486E" w:rsidRPr="009C486E" w:rsidRDefault="009C486E" w:rsidP="009C486E">
      <w:pPr>
        <w:ind w:left="720" w:hanging="360"/>
        <w:rPr>
          <w:rFonts w:ascii="Arial" w:hAnsi="Arial" w:cs="Arial"/>
          <w:sz w:val="18"/>
          <w:szCs w:val="18"/>
        </w:rPr>
      </w:pPr>
      <w:r w:rsidRPr="00E07112">
        <w:rPr>
          <w:rFonts w:ascii="Arial" w:hAnsi="Arial" w:cs="Arial"/>
          <w:b/>
          <w:sz w:val="18"/>
          <w:szCs w:val="18"/>
        </w:rPr>
        <w:t>R</w:t>
      </w:r>
      <w:r w:rsidRPr="00E07112">
        <w:rPr>
          <w:rFonts w:ascii="Arial" w:hAnsi="Arial" w:cs="Arial"/>
          <w:b/>
          <w:sz w:val="18"/>
          <w:szCs w:val="18"/>
        </w:rPr>
        <w:tab/>
      </w:r>
      <w:r w:rsidRPr="00E07112">
        <w:rPr>
          <w:rFonts w:ascii="Arial" w:hAnsi="Arial" w:cs="Arial"/>
          <w:sz w:val="18"/>
          <w:szCs w:val="18"/>
        </w:rPr>
        <w:t xml:space="preserve">Required </w:t>
      </w:r>
      <w:r w:rsidR="00174F7A">
        <w:rPr>
          <w:rFonts w:ascii="Arial" w:hAnsi="Arial" w:cs="Arial"/>
          <w:sz w:val="18"/>
          <w:szCs w:val="18"/>
        </w:rPr>
        <w:t>for Certification</w:t>
      </w:r>
    </w:p>
    <w:p w14:paraId="16B33035" w14:textId="77777777" w:rsidR="00296FD2" w:rsidRPr="00E86289" w:rsidRDefault="00296FD2" w:rsidP="00296FD2">
      <w:pPr>
        <w:pStyle w:val="Heading4"/>
      </w:pPr>
      <w:r w:rsidRPr="00E86289">
        <w:t>Nbr of Occurs column values:</w:t>
      </w:r>
    </w:p>
    <w:p w14:paraId="16B33036" w14:textId="77777777" w:rsidR="00296FD2" w:rsidRPr="00E86289" w:rsidRDefault="00296FD2" w:rsidP="00296FD2">
      <w:pPr>
        <w:spacing w:after="0"/>
        <w:ind w:left="720" w:hanging="360"/>
        <w:rPr>
          <w:rFonts w:ascii="Arial" w:hAnsi="Arial" w:cs="Arial"/>
          <w:sz w:val="18"/>
          <w:szCs w:val="18"/>
        </w:rPr>
      </w:pPr>
      <w:r w:rsidRPr="00E86289">
        <w:rPr>
          <w:rFonts w:ascii="Arial" w:hAnsi="Arial" w:cs="Arial"/>
          <w:b/>
          <w:sz w:val="18"/>
          <w:szCs w:val="18"/>
        </w:rPr>
        <w:t>Type = M</w:t>
      </w:r>
      <w:r w:rsidRPr="00E86289">
        <w:rPr>
          <w:rFonts w:ascii="Arial" w:hAnsi="Arial" w:cs="Arial"/>
          <w:sz w:val="18"/>
          <w:szCs w:val="18"/>
        </w:rPr>
        <w:tab/>
      </w:r>
      <w:r w:rsidRPr="00E86289">
        <w:rPr>
          <w:rFonts w:ascii="Arial" w:hAnsi="Arial" w:cs="Arial"/>
          <w:sz w:val="18"/>
          <w:szCs w:val="18"/>
        </w:rPr>
        <w:tab/>
        <w:t>Single value, e.g. 1</w:t>
      </w:r>
      <w:r w:rsidRPr="00E86289">
        <w:rPr>
          <w:rFonts w:ascii="Arial" w:hAnsi="Arial" w:cs="Arial"/>
          <w:sz w:val="18"/>
          <w:szCs w:val="18"/>
        </w:rPr>
        <w:tab/>
        <w:t>One occurrence must be passed</w:t>
      </w:r>
    </w:p>
    <w:p w14:paraId="16B33037" w14:textId="77777777" w:rsidR="00296FD2" w:rsidRPr="00E86289" w:rsidRDefault="00296FD2" w:rsidP="00296FD2">
      <w:pPr>
        <w:spacing w:after="0"/>
        <w:ind w:left="720" w:hanging="360"/>
        <w:rPr>
          <w:rFonts w:ascii="Arial" w:hAnsi="Arial" w:cs="Arial"/>
          <w:sz w:val="18"/>
          <w:szCs w:val="18"/>
        </w:rPr>
      </w:pPr>
      <w:r w:rsidRPr="00E86289">
        <w:rPr>
          <w:rFonts w:ascii="Arial" w:hAnsi="Arial" w:cs="Arial"/>
          <w:b/>
          <w:sz w:val="18"/>
          <w:szCs w:val="18"/>
        </w:rPr>
        <w:t>Type = M</w:t>
      </w:r>
      <w:r w:rsidRPr="00E86289">
        <w:rPr>
          <w:rFonts w:ascii="Arial" w:hAnsi="Arial" w:cs="Arial"/>
          <w:sz w:val="18"/>
          <w:szCs w:val="18"/>
        </w:rPr>
        <w:tab/>
      </w:r>
      <w:r w:rsidRPr="00E86289">
        <w:rPr>
          <w:rFonts w:ascii="Arial" w:hAnsi="Arial" w:cs="Arial"/>
          <w:sz w:val="18"/>
          <w:szCs w:val="18"/>
        </w:rPr>
        <w:tab/>
        <w:t>Range value, e.g. 1-4</w:t>
      </w:r>
      <w:r w:rsidRPr="00E86289">
        <w:rPr>
          <w:rFonts w:ascii="Arial" w:hAnsi="Arial" w:cs="Arial"/>
          <w:sz w:val="18"/>
          <w:szCs w:val="18"/>
        </w:rPr>
        <w:tab/>
        <w:t>Minimum of one, maximum of four occurrences must be passed</w:t>
      </w:r>
    </w:p>
    <w:p w14:paraId="16B33038" w14:textId="77777777" w:rsidR="00296FD2" w:rsidRPr="00E86289" w:rsidRDefault="00296FD2" w:rsidP="00296FD2">
      <w:pPr>
        <w:spacing w:after="0"/>
        <w:ind w:left="720" w:hanging="360"/>
        <w:rPr>
          <w:rFonts w:ascii="Arial" w:hAnsi="Arial" w:cs="Arial"/>
          <w:sz w:val="18"/>
          <w:szCs w:val="18"/>
        </w:rPr>
      </w:pPr>
      <w:r w:rsidRPr="00E86289">
        <w:rPr>
          <w:rFonts w:ascii="Arial" w:hAnsi="Arial" w:cs="Arial"/>
          <w:b/>
          <w:sz w:val="18"/>
          <w:szCs w:val="18"/>
        </w:rPr>
        <w:t>Type = A or R</w:t>
      </w:r>
      <w:r w:rsidRPr="00E86289">
        <w:rPr>
          <w:rFonts w:ascii="Arial" w:hAnsi="Arial" w:cs="Arial"/>
          <w:sz w:val="18"/>
          <w:szCs w:val="18"/>
        </w:rPr>
        <w:tab/>
        <w:t>Single Value, e.g. 1</w:t>
      </w:r>
      <w:r w:rsidRPr="00E86289">
        <w:rPr>
          <w:rFonts w:ascii="Arial" w:hAnsi="Arial" w:cs="Arial"/>
          <w:sz w:val="18"/>
          <w:szCs w:val="18"/>
        </w:rPr>
        <w:tab/>
        <w:t>If passed,one occurrence</w:t>
      </w:r>
    </w:p>
    <w:p w14:paraId="16B33039" w14:textId="77777777" w:rsidR="00296FD2" w:rsidRPr="003A212D" w:rsidRDefault="00296FD2" w:rsidP="00296FD2">
      <w:pPr>
        <w:spacing w:after="0"/>
        <w:ind w:left="720" w:hanging="360"/>
        <w:rPr>
          <w:rFonts w:ascii="Arial" w:hAnsi="Arial" w:cs="Arial"/>
          <w:sz w:val="18"/>
          <w:szCs w:val="18"/>
        </w:rPr>
      </w:pPr>
      <w:r w:rsidRPr="00E86289">
        <w:rPr>
          <w:rFonts w:ascii="Arial" w:hAnsi="Arial" w:cs="Arial"/>
          <w:b/>
          <w:sz w:val="18"/>
          <w:szCs w:val="18"/>
        </w:rPr>
        <w:t>Type = A or R</w:t>
      </w:r>
      <w:r w:rsidRPr="00E86289">
        <w:rPr>
          <w:rFonts w:ascii="Arial" w:hAnsi="Arial" w:cs="Arial"/>
          <w:sz w:val="18"/>
          <w:szCs w:val="18"/>
        </w:rPr>
        <w:tab/>
        <w:t>Range value, e.g. 1-4</w:t>
      </w:r>
      <w:r w:rsidRPr="00E86289">
        <w:rPr>
          <w:rFonts w:ascii="Arial" w:hAnsi="Arial" w:cs="Arial"/>
          <w:sz w:val="18"/>
          <w:szCs w:val="18"/>
        </w:rPr>
        <w:tab/>
        <w:t>If passed, minimum of one, maximum of four occurrences</w:t>
      </w:r>
    </w:p>
    <w:p w14:paraId="16B3303A" w14:textId="77777777" w:rsidR="00296FD2" w:rsidRPr="001A3862" w:rsidRDefault="00296FD2" w:rsidP="00296FD2">
      <w:pPr>
        <w:pStyle w:val="Heading4"/>
      </w:pPr>
      <w:r w:rsidRPr="001A3862">
        <w:t xml:space="preserve">Description </w:t>
      </w:r>
      <w:r w:rsidRPr="00D52E93">
        <w:rPr>
          <w:i w:val="0"/>
        </w:rPr>
        <w:t>column values:</w:t>
      </w:r>
    </w:p>
    <w:p w14:paraId="16B3303B" w14:textId="77777777" w:rsidR="00D65CC9" w:rsidRPr="00540DCE" w:rsidRDefault="00296FD2" w:rsidP="00EE5E95">
      <w:pPr>
        <w:tabs>
          <w:tab w:val="left" w:pos="12150"/>
        </w:tabs>
        <w:spacing w:after="60"/>
        <w:ind w:left="720" w:hanging="360"/>
        <w:rPr>
          <w:rFonts w:ascii="Arial" w:hAnsi="Arial" w:cs="Arial"/>
          <w:strike/>
          <w:sz w:val="20"/>
          <w:szCs w:val="20"/>
        </w:rPr>
      </w:pPr>
      <w:r w:rsidRPr="001A3862">
        <w:rPr>
          <w:rFonts w:ascii="Arial" w:hAnsi="Arial" w:cs="Arial"/>
          <w:b/>
          <w:sz w:val="18"/>
          <w:szCs w:val="18"/>
        </w:rPr>
        <w:t>GDS</w:t>
      </w:r>
      <w:r w:rsidRPr="001A3862">
        <w:rPr>
          <w:rFonts w:ascii="Arial" w:hAnsi="Arial" w:cs="Arial"/>
          <w:sz w:val="18"/>
          <w:szCs w:val="18"/>
        </w:rPr>
        <w:t xml:space="preserve"> = Travelport Galileo, Apollo</w:t>
      </w:r>
      <w:r>
        <w:rPr>
          <w:rFonts w:ascii="Arial" w:hAnsi="Arial" w:cs="Arial"/>
          <w:sz w:val="18"/>
          <w:szCs w:val="18"/>
        </w:rPr>
        <w:t>,</w:t>
      </w:r>
      <w:r w:rsidRPr="001A3862">
        <w:rPr>
          <w:rFonts w:ascii="Arial" w:hAnsi="Arial" w:cs="Arial"/>
          <w:sz w:val="18"/>
          <w:szCs w:val="18"/>
        </w:rPr>
        <w:t xml:space="preserve"> and Worlds</w:t>
      </w:r>
      <w:r>
        <w:rPr>
          <w:rFonts w:ascii="Arial" w:hAnsi="Arial" w:cs="Arial"/>
          <w:sz w:val="18"/>
          <w:szCs w:val="18"/>
        </w:rPr>
        <w:t>p</w:t>
      </w:r>
      <w:r w:rsidRPr="001A3862">
        <w:rPr>
          <w:rFonts w:ascii="Arial" w:hAnsi="Arial" w:cs="Arial"/>
          <w:sz w:val="18"/>
          <w:szCs w:val="18"/>
        </w:rPr>
        <w:t>an Global Distribution Systems (GDS) maximum length</w:t>
      </w:r>
    </w:p>
    <w:tbl>
      <w:tblPr>
        <w:tblW w:w="1281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870"/>
      </w:tblGrid>
      <w:tr w:rsidR="00814D8A" w:rsidRPr="00830C51" w14:paraId="16B33043" w14:textId="77777777" w:rsidTr="00814D8A">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p w14:paraId="16B3303C" w14:textId="77777777" w:rsidR="00814D8A" w:rsidRPr="00A32571" w:rsidRDefault="00814D8A" w:rsidP="00214888">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16B3303D" w14:textId="77777777" w:rsidR="00814D8A" w:rsidRPr="00A32571" w:rsidRDefault="00814D8A" w:rsidP="00214888">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16B3303E" w14:textId="77777777" w:rsidR="00814D8A" w:rsidRPr="00A32571" w:rsidRDefault="00814D8A" w:rsidP="00214888">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16B3303F" w14:textId="77777777" w:rsidR="00814D8A" w:rsidRPr="00A32571" w:rsidRDefault="00814D8A" w:rsidP="00214888">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16B33040" w14:textId="77777777" w:rsidR="00814D8A" w:rsidRPr="00A32571" w:rsidRDefault="00814D8A" w:rsidP="00214888">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16B33041" w14:textId="77777777" w:rsidR="00814D8A" w:rsidRPr="00A32571" w:rsidRDefault="00814D8A" w:rsidP="00214888">
            <w:pPr>
              <w:pStyle w:val="TableText"/>
              <w:rPr>
                <w:b/>
                <w:sz w:val="16"/>
                <w:szCs w:val="16"/>
              </w:rPr>
            </w:pPr>
            <w:r w:rsidRPr="00A32571">
              <w:rPr>
                <w:b/>
                <w:sz w:val="16"/>
                <w:szCs w:val="16"/>
              </w:rPr>
              <w:t>Value</w:t>
            </w:r>
          </w:p>
        </w:tc>
        <w:tc>
          <w:tcPr>
            <w:tcW w:w="3870" w:type="dxa"/>
            <w:tcBorders>
              <w:top w:val="single" w:sz="4" w:space="0" w:color="C0C0C0"/>
              <w:left w:val="single" w:sz="4" w:space="0" w:color="C0C0C0"/>
              <w:bottom w:val="single" w:sz="4" w:space="0" w:color="C0C0C0"/>
              <w:right w:val="single" w:sz="4" w:space="0" w:color="C0C0C0"/>
            </w:tcBorders>
            <w:shd w:val="pct12" w:color="auto" w:fill="auto"/>
          </w:tcPr>
          <w:p w14:paraId="16B33042" w14:textId="77777777" w:rsidR="00814D8A" w:rsidRPr="00A32571" w:rsidRDefault="00814D8A" w:rsidP="005435F1">
            <w:pPr>
              <w:pStyle w:val="TableText"/>
              <w:rPr>
                <w:b/>
                <w:sz w:val="16"/>
                <w:szCs w:val="16"/>
              </w:rPr>
            </w:pPr>
            <w:r w:rsidRPr="00A32571">
              <w:rPr>
                <w:b/>
                <w:sz w:val="16"/>
                <w:szCs w:val="16"/>
              </w:rPr>
              <w:t>Description</w:t>
            </w:r>
          </w:p>
        </w:tc>
      </w:tr>
      <w:tr w:rsidR="00814D8A" w:rsidRPr="0054710D" w14:paraId="16B3304A"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044" w14:textId="77777777" w:rsidR="00814D8A" w:rsidRPr="0054710D" w:rsidRDefault="00814D8A" w:rsidP="00353ACC">
            <w:pPr>
              <w:pStyle w:val="TableText"/>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45" w14:textId="77777777" w:rsidR="00814D8A" w:rsidRPr="0054710D" w:rsidRDefault="00814D8A" w:rsidP="00214888">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46" w14:textId="77777777" w:rsidR="00814D8A" w:rsidRPr="0054710D" w:rsidRDefault="00814D8A"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47" w14:textId="77777777" w:rsidR="00814D8A" w:rsidRPr="0054710D" w:rsidRDefault="00814D8A" w:rsidP="00214888">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48" w14:textId="77777777" w:rsidR="00814D8A" w:rsidRPr="0054710D" w:rsidRDefault="00814D8A" w:rsidP="00214888">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49" w14:textId="77777777" w:rsidR="00814D8A" w:rsidRPr="0054710D" w:rsidRDefault="00814D8A" w:rsidP="00214888">
            <w:pPr>
              <w:pStyle w:val="TableText"/>
              <w:spacing w:before="0" w:after="0"/>
              <w:rPr>
                <w:b/>
                <w:sz w:val="16"/>
                <w:szCs w:val="16"/>
              </w:rPr>
            </w:pPr>
          </w:p>
        </w:tc>
      </w:tr>
      <w:tr w:rsidR="00814D8A" w:rsidRPr="00F860DF" w14:paraId="16B3305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16B3304B" w14:textId="77777777" w:rsidR="00814D8A" w:rsidRPr="00F860DF" w:rsidRDefault="00814D8A" w:rsidP="00214888">
            <w:pPr>
              <w:pStyle w:val="TableText"/>
              <w:rPr>
                <w:b/>
                <w:sz w:val="16"/>
                <w:szCs w:val="16"/>
              </w:rPr>
            </w:pPr>
            <w:r w:rsidRPr="00F860DF">
              <w:rPr>
                <w:b/>
                <w:sz w:val="16"/>
                <w:szCs w:val="16"/>
              </w:rPr>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16B3304C" w14:textId="77777777" w:rsidR="00814D8A" w:rsidRPr="00F860DF" w:rsidRDefault="00814D8A" w:rsidP="00F860DF">
            <w:pPr>
              <w:pStyle w:val="TableText"/>
              <w:rPr>
                <w:b/>
                <w:sz w:val="16"/>
                <w:szCs w:val="16"/>
              </w:rPr>
            </w:pPr>
            <w:r w:rsidRPr="00F860DF">
              <w:rPr>
                <w:b/>
                <w:sz w:val="16"/>
                <w:szCs w:val="16"/>
              </w:rPr>
              <w:t>OTA_HotelRes</w:t>
            </w:r>
            <w:r>
              <w:rPr>
                <w:b/>
                <w:sz w:val="16"/>
                <w:szCs w:val="16"/>
              </w:rPr>
              <w:t>Modify</w:t>
            </w:r>
            <w:r w:rsidRPr="00F860DF">
              <w:rPr>
                <w:b/>
                <w:sz w:val="16"/>
                <w:szCs w:val="16"/>
              </w:rPr>
              <w:t>RQ</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16B3304D" w14:textId="77777777" w:rsidR="00814D8A" w:rsidRPr="00F860DF" w:rsidRDefault="00814D8A" w:rsidP="00214888">
            <w:pPr>
              <w:pStyle w:val="TableText"/>
              <w:rPr>
                <w:b/>
                <w:sz w:val="16"/>
                <w:szCs w:val="16"/>
              </w:rPr>
            </w:pPr>
            <w:r w:rsidRPr="00F860DF">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16B3304E" w14:textId="77777777" w:rsidR="00814D8A" w:rsidRPr="00F860DF" w:rsidRDefault="00814D8A"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16B3304F" w14:textId="77777777" w:rsidR="00814D8A" w:rsidRPr="00F860DF" w:rsidRDefault="00814D8A" w:rsidP="00D449AD">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16B33050" w14:textId="77777777" w:rsidR="00814D8A" w:rsidRPr="00F860DF" w:rsidRDefault="00814D8A" w:rsidP="00214888">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pct5" w:color="auto" w:fill="auto"/>
          </w:tcPr>
          <w:p w14:paraId="16B33051" w14:textId="77777777" w:rsidR="00814D8A" w:rsidRPr="00F860DF" w:rsidRDefault="00814D8A" w:rsidP="00214888">
            <w:pPr>
              <w:pStyle w:val="TableText"/>
              <w:spacing w:before="0" w:after="0"/>
              <w:rPr>
                <w:b/>
                <w:sz w:val="16"/>
                <w:szCs w:val="16"/>
              </w:rPr>
            </w:pPr>
          </w:p>
        </w:tc>
      </w:tr>
      <w:tr w:rsidR="00814D8A" w:rsidRPr="005D4BA3" w14:paraId="16B3305A"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53" w14:textId="77777777" w:rsidR="00814D8A" w:rsidRPr="00F860DF"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54" w14:textId="77777777" w:rsidR="00814D8A" w:rsidRPr="00C456C2" w:rsidRDefault="00814D8A" w:rsidP="004E1C64">
            <w:pPr>
              <w:pStyle w:val="StyleArial8ptAfter0ptLinespacingsingle"/>
            </w:pPr>
            <w:r w:rsidRPr="00C456C2">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55" w14:textId="77777777" w:rsidR="00814D8A" w:rsidRPr="005D4BA3" w:rsidRDefault="00814D8A" w:rsidP="001F179A">
            <w:pPr>
              <w:pStyle w:val="StyleArial8ptAfter0ptLinespacingsingle"/>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3056" w14:textId="77777777" w:rsidR="00814D8A" w:rsidRPr="005D4BA3" w:rsidRDefault="00814D8A" w:rsidP="00214888">
            <w:pPr>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57"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3058" w14:textId="77777777" w:rsidR="00814D8A" w:rsidRPr="005D4BA3" w:rsidRDefault="00B9226C" w:rsidP="00A845CB">
            <w:pPr>
              <w:pStyle w:val="TableText"/>
              <w:rPr>
                <w:sz w:val="16"/>
                <w:szCs w:val="16"/>
              </w:rPr>
            </w:pPr>
            <w:hyperlink r:id="rId31" w:history="1">
              <w:r w:rsidR="00814D8A" w:rsidRPr="005D4BA3">
                <w:rPr>
                  <w:rStyle w:val="Hyperlink"/>
                  <w:sz w:val="16"/>
                </w:rPr>
                <w:t>http://www.opentravel.org/</w:t>
              </w:r>
              <w:r w:rsidR="00814D8A" w:rsidRPr="005D4BA3">
                <w:rPr>
                  <w:rStyle w:val="Hyperlink"/>
                  <w:sz w:val="16"/>
                </w:rPr>
                <w:br/>
                <w:t>OTA/2007/05</w:t>
              </w:r>
            </w:hyperlink>
          </w:p>
        </w:tc>
        <w:tc>
          <w:tcPr>
            <w:tcW w:w="387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3059" w14:textId="77777777" w:rsidR="00814D8A" w:rsidRPr="005D4BA3" w:rsidRDefault="00814D8A" w:rsidP="00214888">
            <w:pPr>
              <w:rPr>
                <w:rFonts w:ascii="Arial" w:hAnsi="Arial" w:cs="Arial"/>
                <w:sz w:val="16"/>
                <w:szCs w:val="16"/>
              </w:rPr>
            </w:pPr>
          </w:p>
        </w:tc>
      </w:tr>
      <w:tr w:rsidR="00814D8A" w:rsidRPr="00F860DF" w14:paraId="16B33063"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5B" w14:textId="77777777" w:rsidR="00814D8A" w:rsidRPr="005D4BA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5C" w14:textId="77777777" w:rsidR="00814D8A" w:rsidRPr="004E1C64" w:rsidRDefault="00814D8A" w:rsidP="004E1C64">
            <w:pPr>
              <w:pStyle w:val="StyleArial8ptAfter0ptLinespacingsingle"/>
            </w:pPr>
            <w:r w:rsidRPr="004E1C64">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5D"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5E" w14:textId="77777777" w:rsidR="00814D8A" w:rsidRPr="005D4BA3" w:rsidRDefault="00814D8A" w:rsidP="00214888">
            <w:pPr>
              <w:spacing w:after="0" w:line="240" w:lineRule="auto"/>
              <w:ind w:right="-720"/>
              <w:rPr>
                <w:rFonts w:ascii="Arial" w:hAnsi="Arial" w:cs="Arial"/>
                <w:sz w:val="16"/>
                <w:szCs w:val="16"/>
                <w:lang w:val="fr-FR"/>
              </w:rPr>
            </w:pPr>
            <w:r w:rsidRPr="005D4BA3">
              <w:rPr>
                <w:rFonts w:ascii="Arial" w:hAnsi="Arial" w:cs="Arial"/>
                <w:sz w:val="16"/>
                <w:szCs w:val="16"/>
                <w:lang w:val="fr-FR"/>
              </w:rPr>
              <w:t>YYYY</w:t>
            </w:r>
            <w:r w:rsidRPr="005D4BA3">
              <w:rPr>
                <w:rFonts w:ascii="Arial" w:hAnsi="Arial" w:cs="Arial"/>
                <w:sz w:val="16"/>
                <w:szCs w:val="16"/>
                <w:lang w:val="fr-FR"/>
              </w:rPr>
              <w:noBreakHyphen/>
              <w:t>MM</w:t>
            </w:r>
            <w:r w:rsidRPr="005D4BA3">
              <w:rPr>
                <w:rFonts w:ascii="Arial" w:hAnsi="Arial" w:cs="Arial"/>
                <w:sz w:val="16"/>
                <w:szCs w:val="16"/>
                <w:lang w:val="fr-FR"/>
              </w:rPr>
              <w:noBreakHyphen/>
              <w:t>DDT hh:mm:ss.ss</w:t>
            </w:r>
          </w:p>
          <w:p w14:paraId="16B3305F" w14:textId="77777777" w:rsidR="00814D8A" w:rsidRPr="005D4BA3" w:rsidRDefault="00814D8A" w:rsidP="00214888">
            <w:pPr>
              <w:spacing w:after="0" w:line="240" w:lineRule="auto"/>
              <w:ind w:right="-720"/>
              <w:rPr>
                <w:rFonts w:ascii="Arial" w:hAnsi="Arial" w:cs="Arial"/>
                <w:sz w:val="16"/>
                <w:szCs w:val="16"/>
                <w:lang w:val="fr-FR"/>
              </w:rPr>
            </w:pPr>
            <w:r w:rsidRPr="005D4BA3">
              <w:rPr>
                <w:rFonts w:ascii="Arial" w:hAnsi="Arial" w:cs="Arial"/>
                <w:sz w:val="16"/>
                <w:szCs w:val="16"/>
                <w:lang w:val="fr-FR"/>
              </w:rPr>
              <w:t>[+/-] hh:mm</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60" w14:textId="77777777" w:rsidR="00814D8A" w:rsidRPr="00F860DF" w:rsidRDefault="00814D8A" w:rsidP="001F179A">
            <w:pPr>
              <w:pStyle w:val="StyleArial8ptCenteredAfter0ptLinespacingsingle"/>
              <w:rPr>
                <w:lang w:val="fr-FR"/>
              </w:rPr>
            </w:pPr>
            <w:r w:rsidRPr="005D4BA3">
              <w:rPr>
                <w:lang w:val="fr-FR"/>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61" w14:textId="77777777" w:rsidR="00814D8A" w:rsidRPr="00F860DF" w:rsidRDefault="00814D8A" w:rsidP="00214888">
            <w:pPr>
              <w:spacing w:after="0" w:line="240" w:lineRule="auto"/>
              <w:rPr>
                <w:rFonts w:ascii="Arial" w:hAnsi="Arial" w:cs="Arial"/>
                <w:sz w:val="16"/>
                <w:szCs w:val="16"/>
                <w:lang w:val="fr-FR"/>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62" w14:textId="77777777" w:rsidR="00814D8A" w:rsidRPr="00F860DF" w:rsidRDefault="00814D8A" w:rsidP="00214888">
            <w:pPr>
              <w:spacing w:after="0" w:line="240" w:lineRule="auto"/>
              <w:rPr>
                <w:rFonts w:ascii="Arial" w:hAnsi="Arial" w:cs="Arial"/>
                <w:sz w:val="16"/>
                <w:szCs w:val="16"/>
                <w:lang w:val="fr-FR"/>
              </w:rPr>
            </w:pPr>
          </w:p>
        </w:tc>
      </w:tr>
      <w:tr w:rsidR="00814D8A" w:rsidRPr="00F860DF" w14:paraId="16B3306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64" w14:textId="77777777" w:rsidR="00814D8A" w:rsidRPr="00F860DF"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65" w14:textId="77777777" w:rsidR="00814D8A" w:rsidRPr="004E1C64" w:rsidRDefault="00814D8A" w:rsidP="004E1C64">
            <w:pPr>
              <w:pStyle w:val="StyleArial8ptAfter0ptLinespacingsingle"/>
            </w:pPr>
            <w:r w:rsidRPr="004E1C64">
              <w:t>@PrimaryLanguageID=”EN”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66"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67" w14:textId="77777777" w:rsidR="00814D8A" w:rsidRPr="005D4BA3" w:rsidRDefault="00814D8A" w:rsidP="001F179A">
            <w:pPr>
              <w:pStyle w:val="StyleArial8ptAfter0ptLinespacingsingle"/>
            </w:pPr>
            <w:r w:rsidRPr="005D4BA3">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68"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69" w14:textId="77777777" w:rsidR="00814D8A" w:rsidRDefault="00814D8A" w:rsidP="001F179A">
            <w:pPr>
              <w:pStyle w:val="StyleTableText8pt"/>
            </w:pPr>
            <w:r w:rsidRPr="00A82242">
              <w:rPr>
                <w:b/>
              </w:rPr>
              <w:t>Note:</w:t>
            </w:r>
            <w:r w:rsidRPr="005D4BA3">
              <w:tab/>
            </w:r>
          </w:p>
          <w:p w14:paraId="16B3306A" w14:textId="77777777" w:rsidR="00814D8A" w:rsidRPr="005D4BA3" w:rsidRDefault="00814D8A" w:rsidP="001F179A">
            <w:pPr>
              <w:pStyle w:val="StyleTableText8pt"/>
            </w:pPr>
            <w:r w:rsidRPr="005D4BA3">
              <w:t xml:space="preserve">ISO 639 Code “EN” = </w:t>
            </w:r>
            <w:r>
              <w:t>E</w:t>
            </w:r>
            <w:r w:rsidRPr="005D4BA3">
              <w:t>nglish</w:t>
            </w:r>
          </w:p>
          <w:p w14:paraId="16B3306B" w14:textId="77777777" w:rsidR="00814D8A" w:rsidRPr="005D4BA3" w:rsidRDefault="00B9226C" w:rsidP="00A845CB">
            <w:pPr>
              <w:pStyle w:val="TableText"/>
              <w:rPr>
                <w:sz w:val="16"/>
                <w:szCs w:val="16"/>
              </w:rPr>
            </w:pPr>
            <w:hyperlink r:id="rId32" w:history="1">
              <w:r w:rsidR="00814D8A" w:rsidRPr="005D4BA3">
                <w:rPr>
                  <w:rStyle w:val="Hyperlink"/>
                  <w:sz w:val="16"/>
                </w:rPr>
                <w:t>http://www.w3.org/WAI/ER/</w:t>
              </w:r>
              <w:r w:rsidR="00814D8A" w:rsidRPr="005D4BA3">
                <w:rPr>
                  <w:rStyle w:val="Hyperlink"/>
                  <w:sz w:val="16"/>
                </w:rPr>
                <w:br/>
                <w:t>IG/ert/iso639.htm</w:t>
              </w:r>
            </w:hyperlink>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6C" w14:textId="77777777" w:rsidR="00814D8A" w:rsidRPr="005D4BA3" w:rsidRDefault="00814D8A" w:rsidP="003D1FD6">
            <w:pPr>
              <w:autoSpaceDE w:val="0"/>
              <w:autoSpaceDN w:val="0"/>
              <w:adjustRightInd w:val="0"/>
              <w:spacing w:before="60" w:after="60"/>
              <w:rPr>
                <w:rFonts w:ascii="Arial" w:hAnsi="Arial" w:cs="Arial"/>
                <w:sz w:val="16"/>
                <w:szCs w:val="16"/>
              </w:rPr>
            </w:pPr>
            <w:r w:rsidRPr="005D4BA3">
              <w:rPr>
                <w:rFonts w:ascii="Arial" w:hAnsi="Arial" w:cs="Arial"/>
                <w:sz w:val="16"/>
                <w:szCs w:val="16"/>
              </w:rPr>
              <w:t>Language Preference</w:t>
            </w:r>
          </w:p>
          <w:p w14:paraId="16B3306D" w14:textId="77777777" w:rsidR="00814D8A" w:rsidRPr="00B9441C" w:rsidRDefault="00814D8A" w:rsidP="003D1FD6">
            <w:pPr>
              <w:autoSpaceDE w:val="0"/>
              <w:autoSpaceDN w:val="0"/>
              <w:adjustRightInd w:val="0"/>
              <w:spacing w:before="60" w:after="60"/>
              <w:rPr>
                <w:sz w:val="16"/>
                <w:szCs w:val="16"/>
              </w:rPr>
            </w:pPr>
            <w:r w:rsidRPr="005D4BA3">
              <w:rPr>
                <w:rFonts w:ascii="Arial" w:hAnsi="Arial" w:cs="Arial"/>
                <w:b/>
                <w:sz w:val="16"/>
                <w:szCs w:val="16"/>
              </w:rPr>
              <w:t>Note:</w:t>
            </w:r>
            <w:r w:rsidRPr="005D4BA3">
              <w:rPr>
                <w:rFonts w:ascii="Arial" w:hAnsi="Arial" w:cs="Arial"/>
                <w:sz w:val="16"/>
                <w:szCs w:val="16"/>
              </w:rPr>
              <w:t xml:space="preserve"> Use of @PrimaryLangID is under review by Travelport.  While under review, current GDS functionality should remain unchanged with regard to the text language returned in the XML response.</w:t>
            </w:r>
          </w:p>
        </w:tc>
      </w:tr>
      <w:tr w:rsidR="00814D8A" w:rsidRPr="00451543" w14:paraId="16B3307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6F" w14:textId="77777777" w:rsidR="00814D8A" w:rsidRPr="00F860DF"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70" w14:textId="77777777" w:rsidR="00814D8A" w:rsidRPr="00C456C2" w:rsidRDefault="00814D8A" w:rsidP="00FC1CDD">
            <w:pPr>
              <w:pStyle w:val="StyleArial8ptAfter0ptLinespacingsingle"/>
            </w:pPr>
            <w:r w:rsidRPr="00C456C2">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71" w14:textId="77777777" w:rsidR="00814D8A" w:rsidRPr="0054710D" w:rsidRDefault="00814D8A" w:rsidP="001F179A">
            <w:pPr>
              <w:pStyle w:val="StyleTableText8pt"/>
            </w:pPr>
            <w:r w:rsidRPr="0054710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72" w14:textId="77777777" w:rsidR="00814D8A" w:rsidRPr="0054710D" w:rsidRDefault="00814D8A" w:rsidP="001F179A">
            <w:pPr>
              <w:pStyle w:val="StyleTableText8ptLeft0Hanging012"/>
            </w:pPr>
            <w:r w:rsidRPr="0054710D">
              <w:t>StringLength1-128</w:t>
            </w:r>
          </w:p>
          <w:p w14:paraId="16B33073" w14:textId="77777777" w:rsidR="00814D8A" w:rsidRPr="0054710D" w:rsidRDefault="00814D8A" w:rsidP="00FA3893">
            <w:pPr>
              <w:pStyle w:val="StyleTableText8pt"/>
              <w:rPr>
                <w:i/>
              </w:rPr>
            </w:pPr>
            <w:r w:rsidRPr="0054710D">
              <w:rPr>
                <w:i/>
              </w:rPr>
              <w:t>Example:</w:t>
            </w:r>
          </w:p>
          <w:p w14:paraId="16B33074" w14:textId="77777777" w:rsidR="00814D8A" w:rsidRPr="0054710D" w:rsidRDefault="00814D8A" w:rsidP="00FC1CDD">
            <w:pPr>
              <w:pStyle w:val="StyleTableText8pt"/>
              <w:rPr>
                <w:color w:val="000000"/>
                <w:shd w:val="clear" w:color="auto" w:fill="FFFFFF"/>
              </w:rPr>
            </w:pPr>
            <w:r w:rsidRPr="0054710D">
              <w:t xml:space="preserve">&lt;OTA_HotelResModifyRQ </w:t>
            </w:r>
            <w:r w:rsidRPr="0054710D">
              <w:rPr>
                <w:b/>
              </w:rPr>
              <w:t>EchoToken=”PS@P047241265831634076-C77F77RTP”</w:t>
            </w:r>
            <w:r w:rsidRPr="0054710D">
              <w:t xml:space="preserve"> Target=”Production” Version=”1.0” 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75" w14:textId="77777777" w:rsidR="00814D8A" w:rsidRPr="0054710D" w:rsidRDefault="00814D8A" w:rsidP="00D449AD">
            <w:pPr>
              <w:pStyle w:val="TableText"/>
              <w:jc w:val="center"/>
              <w:rPr>
                <w:sz w:val="16"/>
                <w:szCs w:val="16"/>
              </w:rPr>
            </w:pPr>
            <w:r w:rsidRPr="005471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76" w14:textId="77777777" w:rsidR="00814D8A" w:rsidRPr="0054710D" w:rsidRDefault="00814D8A" w:rsidP="001F179A">
            <w:pPr>
              <w:pStyle w:val="StyleTableText8pt"/>
            </w:pPr>
            <w:r w:rsidRPr="0054710D">
              <w:rPr>
                <w:i/>
              </w:rPr>
              <w:t>Valid value</w:t>
            </w:r>
            <w:r w:rsidRPr="0054710D">
              <w:t xml:space="preserve">: </w:t>
            </w:r>
          </w:p>
          <w:p w14:paraId="16B33077" w14:textId="77777777" w:rsidR="00814D8A" w:rsidRPr="0054710D" w:rsidRDefault="00814D8A" w:rsidP="00353ACC">
            <w:pPr>
              <w:pStyle w:val="StyleTableText6ptAfterbefore"/>
              <w:numPr>
                <w:ilvl w:val="0"/>
                <w:numId w:val="15"/>
              </w:numPr>
              <w:ind w:left="252" w:hanging="252"/>
            </w:pPr>
            <w:r w:rsidRPr="0054710D">
              <w:t>“PS” Modify Committed Booking</w:t>
            </w:r>
          </w:p>
          <w:p w14:paraId="16B33078" w14:textId="77777777" w:rsidR="00814D8A" w:rsidRPr="0054710D" w:rsidRDefault="00814D8A" w:rsidP="00353ACC">
            <w:pPr>
              <w:pStyle w:val="StyleTableText6ptAfterbefore"/>
              <w:numPr>
                <w:ilvl w:val="0"/>
                <w:numId w:val="15"/>
              </w:numPr>
              <w:ind w:left="252" w:hanging="252"/>
            </w:pPr>
            <w:r w:rsidRPr="0054710D">
              <w:rPr>
                <w:strike/>
              </w:rPr>
              <w:t xml:space="preserve"> </w:t>
            </w:r>
            <w:r w:rsidRPr="0054710D">
              <w:t>“CS” Modify Current Session</w:t>
            </w:r>
          </w:p>
          <w:p w14:paraId="16B33079" w14:textId="77777777" w:rsidR="00814D8A" w:rsidRPr="0054710D" w:rsidRDefault="00814D8A" w:rsidP="00FC1CDD">
            <w:pPr>
              <w:pStyle w:val="StyleTableText6ptAfterbefore"/>
              <w:rPr>
                <w:strike/>
              </w:rPr>
            </w:pPr>
            <w:r w:rsidRPr="0054710D">
              <w:rPr>
                <w:rFonts w:cs="Arial"/>
                <w:b/>
                <w:szCs w:val="18"/>
              </w:rPr>
              <w:t>Note:</w:t>
            </w:r>
            <w:r w:rsidRPr="0054710D">
              <w:rPr>
                <w:rFonts w:cs="Arial"/>
                <w:szCs w:val="18"/>
              </w:rPr>
              <w:t xml:space="preserve">  @P047241265831634076-C77F77RTP = Tracking ID assigned by Travelport</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7A" w14:textId="77777777" w:rsidR="00814D8A" w:rsidRPr="0054710D" w:rsidRDefault="00814D8A" w:rsidP="008E4086">
            <w:pPr>
              <w:pStyle w:val="StyleArial8ptAfter0ptLinespacingsingle"/>
              <w:rPr>
                <w:color w:val="000000"/>
                <w:szCs w:val="16"/>
              </w:rPr>
            </w:pPr>
            <w:r w:rsidRPr="00D02A7C">
              <w:t>Action Code/ Request Type</w:t>
            </w:r>
          </w:p>
        </w:tc>
      </w:tr>
      <w:tr w:rsidR="00814D8A" w:rsidRPr="00F860DF" w14:paraId="16B33088"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7C" w14:textId="77777777" w:rsidR="00814D8A" w:rsidRPr="0045154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7D" w14:textId="77777777" w:rsidR="00814D8A" w:rsidRPr="00C456C2" w:rsidRDefault="00814D8A" w:rsidP="001F179A">
            <w:pPr>
              <w:pStyle w:val="StyleArial8ptAfter0ptLinespacingsingle"/>
            </w:pPr>
            <w:r w:rsidRPr="00C456C2">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7E" w14:textId="77777777" w:rsidR="00814D8A" w:rsidRPr="00694E30" w:rsidRDefault="00814D8A" w:rsidP="001F179A">
            <w:pPr>
              <w:pStyle w:val="StyleTableText8pt"/>
            </w:pPr>
            <w:r w:rsidRPr="00694E30">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7F" w14:textId="77777777" w:rsidR="00814D8A" w:rsidRPr="00694E30" w:rsidRDefault="00814D8A" w:rsidP="001F179A">
            <w:pPr>
              <w:pStyle w:val="StyleTableText8ptLeft0Hanging012"/>
            </w:pPr>
            <w:r w:rsidRPr="00694E30">
              <w:t>xs:NMTOKEN Enumeration</w:t>
            </w:r>
          </w:p>
          <w:p w14:paraId="16B33080" w14:textId="77777777" w:rsidR="00814D8A" w:rsidRPr="00694E30" w:rsidRDefault="00814D8A" w:rsidP="001F179A">
            <w:pPr>
              <w:pStyle w:val="StyleTableText8pt"/>
            </w:pPr>
            <w:r w:rsidRPr="00694E30">
              <w:rPr>
                <w:i/>
              </w:rPr>
              <w:t>Example:</w:t>
            </w:r>
          </w:p>
          <w:p w14:paraId="16B33081" w14:textId="77777777" w:rsidR="00814D8A" w:rsidRPr="00694E30" w:rsidRDefault="00814D8A" w:rsidP="00FC1CDD">
            <w:pPr>
              <w:pStyle w:val="StyleTableText8pt"/>
            </w:pPr>
            <w:r w:rsidRPr="00694E30">
              <w:t xml:space="preserve">&lt;OTA_HotelResModifyRQ </w:t>
            </w:r>
            <w:r w:rsidRPr="00694E30">
              <w:rPr>
                <w:b/>
              </w:rPr>
              <w:t>Target=”Production”</w:t>
            </w:r>
            <w:r w:rsidRPr="00694E30">
              <w:t xml:space="preserve"> Version=”1.0” 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82" w14:textId="77777777" w:rsidR="00814D8A" w:rsidRPr="00694E30" w:rsidRDefault="00814D8A" w:rsidP="00D449AD">
            <w:pPr>
              <w:pStyle w:val="TableText"/>
              <w:jc w:val="center"/>
              <w:rPr>
                <w:sz w:val="16"/>
                <w:szCs w:val="16"/>
              </w:rPr>
            </w:pPr>
            <w:r w:rsidRPr="00694E3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83" w14:textId="77777777" w:rsidR="00814D8A" w:rsidRPr="00694E30" w:rsidRDefault="00814D8A" w:rsidP="001F179A">
            <w:pPr>
              <w:pStyle w:val="StyleTableText8pt"/>
            </w:pPr>
            <w:r w:rsidRPr="00694E30">
              <w:rPr>
                <w:i/>
              </w:rPr>
              <w:t>Valid values</w:t>
            </w:r>
            <w:r w:rsidRPr="00694E30">
              <w:t xml:space="preserve">: </w:t>
            </w:r>
          </w:p>
          <w:p w14:paraId="16B33084" w14:textId="77777777" w:rsidR="00814D8A" w:rsidRPr="00694E30" w:rsidRDefault="00814D8A" w:rsidP="00353ACC">
            <w:pPr>
              <w:pStyle w:val="StyleTableText6ptAfterbefore"/>
              <w:numPr>
                <w:ilvl w:val="0"/>
                <w:numId w:val="15"/>
              </w:numPr>
              <w:ind w:left="252" w:hanging="252"/>
            </w:pPr>
            <w:r w:rsidRPr="00694E30">
              <w:t>Production</w:t>
            </w:r>
          </w:p>
          <w:p w14:paraId="16B33085" w14:textId="77777777" w:rsidR="00814D8A" w:rsidRPr="00694E30" w:rsidRDefault="00814D8A" w:rsidP="00353ACC">
            <w:pPr>
              <w:pStyle w:val="StyleTableText6ptAfterbefore"/>
              <w:numPr>
                <w:ilvl w:val="0"/>
                <w:numId w:val="15"/>
              </w:numPr>
              <w:ind w:left="252" w:hanging="252"/>
            </w:pPr>
            <w:r w:rsidRPr="00694E30">
              <w:t>Test</w:t>
            </w:r>
          </w:p>
          <w:p w14:paraId="16B33086" w14:textId="77777777" w:rsidR="00814D8A" w:rsidRPr="00694E30" w:rsidRDefault="00814D8A" w:rsidP="001544A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pPr>
            <w:r w:rsidRPr="00694E30">
              <w:rPr>
                <w:rFonts w:ascii="Arial" w:hAnsi="Arial" w:cs="Arial"/>
                <w:b/>
                <w:color w:val="000000"/>
                <w:sz w:val="16"/>
                <w:szCs w:val="16"/>
                <w:shd w:val="clear" w:color="auto" w:fill="FFFFFF"/>
              </w:rPr>
              <w:t xml:space="preserve">GDS Note: </w:t>
            </w:r>
            <w:r w:rsidRPr="00694E30">
              <w:rPr>
                <w:rFonts w:ascii="Arial" w:hAnsi="Arial" w:cs="Arial"/>
                <w:b/>
                <w:color w:val="000000"/>
                <w:sz w:val="16"/>
                <w:szCs w:val="16"/>
                <w:shd w:val="clear" w:color="auto" w:fill="FFFFFF"/>
              </w:rPr>
              <w:tab/>
            </w:r>
            <w:r w:rsidRPr="00694E30">
              <w:rPr>
                <w:rFonts w:ascii="Arial" w:hAnsi="Arial" w:cs="Arial"/>
                <w:color w:val="000000"/>
                <w:sz w:val="16"/>
                <w:szCs w:val="16"/>
                <w:shd w:val="clear" w:color="auto" w:fill="FFFFFF"/>
              </w:rPr>
              <w:t>Galileo/Apollo enumeration value will always be “Production”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87" w14:textId="77777777" w:rsidR="00814D8A" w:rsidRPr="00694E30" w:rsidRDefault="00814D8A" w:rsidP="00694E30">
            <w:pPr>
              <w:pStyle w:val="StyleArial8ptAfter0ptLinespacingsingle"/>
              <w:rPr>
                <w:rFonts w:cs="Arial"/>
                <w:strike/>
                <w:szCs w:val="16"/>
              </w:rPr>
            </w:pPr>
            <w:r w:rsidRPr="00694E30">
              <w:t>Target</w:t>
            </w:r>
          </w:p>
        </w:tc>
      </w:tr>
      <w:tr w:rsidR="00814D8A" w:rsidRPr="00F860DF" w14:paraId="16B3309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89" w14:textId="77777777" w:rsidR="00814D8A" w:rsidRPr="005D4BA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8A" w14:textId="77777777" w:rsidR="00814D8A" w:rsidRPr="00C456C2" w:rsidRDefault="00814D8A" w:rsidP="001F179A">
            <w:pPr>
              <w:pStyle w:val="StyleArial8ptAfter0ptLinespacingsingle"/>
            </w:pPr>
            <w:r w:rsidRPr="00C456C2">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8B" w14:textId="77777777" w:rsidR="00814D8A" w:rsidRPr="00B9441C" w:rsidRDefault="00814D8A" w:rsidP="001F179A">
            <w:pPr>
              <w:pStyle w:val="StyleTableText8pt"/>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8C" w14:textId="77777777" w:rsidR="00814D8A" w:rsidRPr="002021A6" w:rsidRDefault="00814D8A" w:rsidP="001F179A">
            <w:pPr>
              <w:pStyle w:val="StyleTableText8ptLeft0Hanging012"/>
            </w:pPr>
            <w:r w:rsidRPr="002021A6">
              <w:t>xs:decimal</w:t>
            </w:r>
          </w:p>
          <w:p w14:paraId="16B3308D" w14:textId="77777777" w:rsidR="00814D8A" w:rsidRPr="002021A6" w:rsidRDefault="00814D8A" w:rsidP="001F179A">
            <w:pPr>
              <w:pStyle w:val="StyleTableText8pt"/>
            </w:pPr>
            <w:r w:rsidRPr="002021A6">
              <w:rPr>
                <w:i/>
              </w:rPr>
              <w:t>Example:</w:t>
            </w:r>
          </w:p>
          <w:p w14:paraId="16B3308E" w14:textId="77777777" w:rsidR="00814D8A" w:rsidRPr="002021A6" w:rsidRDefault="00814D8A" w:rsidP="001F179A">
            <w:pPr>
              <w:pStyle w:val="StyleTableText8pt"/>
            </w:pPr>
            <w:r w:rsidRPr="002021A6">
              <w:t>&lt;OTA_HotelRes</w:t>
            </w:r>
            <w:r>
              <w:t>Modify</w:t>
            </w:r>
            <w:r w:rsidRPr="002021A6">
              <w:t xml:space="preserve">RQ </w:t>
            </w:r>
            <w:r w:rsidRPr="00FC1CDD">
              <w:t>EchoToken=”PS@P047241265831634076-C77F77RTP”</w:t>
            </w:r>
            <w:r w:rsidRPr="001F179A">
              <w:t xml:space="preserve">  </w:t>
            </w:r>
            <w:r w:rsidRPr="002021A6">
              <w:t xml:space="preserve">Target=”Production” </w:t>
            </w:r>
            <w:r w:rsidRPr="002021A6">
              <w:rPr>
                <w:b/>
              </w:rPr>
              <w:t>Version=”1.0”</w:t>
            </w:r>
            <w:r w:rsidRPr="002021A6">
              <w:rPr>
                <w:strike/>
              </w:rPr>
              <w:t>”</w:t>
            </w:r>
            <w:r w:rsidRPr="001F179A">
              <w:t xml:space="preserve"> 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8F" w14:textId="77777777" w:rsidR="00814D8A" w:rsidRPr="00B9441C" w:rsidRDefault="00814D8A" w:rsidP="00D449AD">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90" w14:textId="77777777" w:rsidR="00814D8A" w:rsidRPr="00B9441C" w:rsidRDefault="00814D8A" w:rsidP="001F179A">
            <w:pPr>
              <w:pStyle w:val="StyleTableText8pt"/>
            </w:pPr>
            <w:r w:rsidRPr="00B9441C">
              <w:rPr>
                <w:i/>
              </w:rPr>
              <w:t>Valid values</w:t>
            </w:r>
            <w:r w:rsidRPr="00B9441C">
              <w:t>:</w:t>
            </w:r>
          </w:p>
          <w:p w14:paraId="16B33091" w14:textId="77777777" w:rsidR="00814D8A" w:rsidRPr="00E06B8B" w:rsidRDefault="00814D8A" w:rsidP="00353ACC">
            <w:pPr>
              <w:pStyle w:val="StyleTableText6ptAfterbefore"/>
              <w:numPr>
                <w:ilvl w:val="0"/>
                <w:numId w:val="15"/>
              </w:numPr>
              <w:ind w:left="252" w:hanging="252"/>
            </w:pPr>
            <w:r w:rsidRPr="00E06B8B">
              <w:t xml:space="preserve">1.0 = Complete Pricing </w:t>
            </w:r>
            <w:r w:rsidRPr="00E06B8B">
              <w:br/>
              <w:t>(CP-1)</w:t>
            </w:r>
          </w:p>
          <w:p w14:paraId="16B33092" w14:textId="77777777" w:rsidR="00814D8A" w:rsidRPr="00E06B8B" w:rsidRDefault="00814D8A" w:rsidP="00353ACC">
            <w:pPr>
              <w:pStyle w:val="StyleTableText6ptAfterbefore"/>
              <w:numPr>
                <w:ilvl w:val="0"/>
                <w:numId w:val="15"/>
              </w:numPr>
              <w:ind w:left="252" w:hanging="252"/>
            </w:pPr>
            <w:r w:rsidRPr="00E06B8B">
              <w:t>2.0 = Complete Pricing Plus (CP-2)</w:t>
            </w:r>
          </w:p>
          <w:p w14:paraId="16B33093" w14:textId="77777777" w:rsidR="00814D8A" w:rsidRPr="00B9441C" w:rsidRDefault="00814D8A" w:rsidP="00353ACC">
            <w:pPr>
              <w:pStyle w:val="StyleTableText6ptAfterbefore"/>
              <w:numPr>
                <w:ilvl w:val="0"/>
                <w:numId w:val="15"/>
              </w:numPr>
              <w:ind w:left="252" w:hanging="252"/>
              <w:rPr>
                <w:szCs w:val="16"/>
              </w:rPr>
            </w:pPr>
            <w:r w:rsidRPr="00E06B8B">
              <w:t>0.0 = All other</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94" w14:textId="77777777" w:rsidR="00814D8A" w:rsidRPr="00D02A7C" w:rsidRDefault="00814D8A" w:rsidP="008E4086">
            <w:pPr>
              <w:pStyle w:val="StyleArial8ptAfter0ptLinespacingsingle"/>
            </w:pPr>
            <w:r w:rsidRPr="00D02A7C">
              <w:t>Version Number</w:t>
            </w:r>
          </w:p>
        </w:tc>
      </w:tr>
      <w:tr w:rsidR="00814D8A" w:rsidRPr="00F860DF" w14:paraId="16B330A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96" w14:textId="77777777" w:rsidR="00814D8A" w:rsidRPr="00F860DF" w:rsidRDefault="00814D8A" w:rsidP="00DD741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97" w14:textId="77777777" w:rsidR="00814D8A" w:rsidRPr="00C456C2" w:rsidRDefault="00814D8A" w:rsidP="004E1C64">
            <w:pPr>
              <w:pStyle w:val="StyleArial8ptAfter0ptLinespacingsingle"/>
            </w:pPr>
            <w:r w:rsidRPr="00C456C2">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98" w14:textId="77777777" w:rsidR="00814D8A" w:rsidRPr="00694E30" w:rsidRDefault="00814D8A" w:rsidP="0054710D">
            <w:pPr>
              <w:pStyle w:val="StyleArial8ptAfter0ptLinespacingsingle"/>
              <w:rPr>
                <w:strike/>
              </w:rPr>
            </w:pPr>
            <w:r w:rsidRPr="00694E30">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99" w14:textId="77777777" w:rsidR="00814D8A" w:rsidRPr="00694E30" w:rsidRDefault="00814D8A" w:rsidP="00DD741F">
            <w:pPr>
              <w:pStyle w:val="TableText"/>
              <w:ind w:left="166" w:hanging="166"/>
              <w:rPr>
                <w:sz w:val="16"/>
                <w:szCs w:val="16"/>
              </w:rPr>
            </w:pPr>
            <w:r w:rsidRPr="00694E30">
              <w:rPr>
                <w:sz w:val="16"/>
                <w:szCs w:val="16"/>
              </w:rPr>
              <w:t>StringLength1-32</w:t>
            </w:r>
          </w:p>
          <w:p w14:paraId="16B3309A" w14:textId="77777777" w:rsidR="00814D8A" w:rsidRPr="00694E30" w:rsidRDefault="00814D8A" w:rsidP="00DD741F">
            <w:pPr>
              <w:pStyle w:val="TableText"/>
              <w:ind w:left="166" w:hanging="166"/>
              <w:rPr>
                <w:sz w:val="16"/>
                <w:szCs w:val="16"/>
              </w:rPr>
            </w:pPr>
            <w:r w:rsidRPr="00694E30">
              <w:rPr>
                <w:i/>
                <w:sz w:val="16"/>
                <w:szCs w:val="16"/>
              </w:rPr>
              <w:t>Example:</w:t>
            </w:r>
          </w:p>
          <w:p w14:paraId="16B3309B" w14:textId="77777777" w:rsidR="00814D8A" w:rsidRPr="00694E30" w:rsidRDefault="00814D8A" w:rsidP="00C00056">
            <w:pPr>
              <w:pStyle w:val="TableText"/>
              <w:ind w:left="166" w:hanging="166"/>
              <w:rPr>
                <w:sz w:val="16"/>
                <w:szCs w:val="16"/>
              </w:rPr>
            </w:pPr>
            <w:r w:rsidRPr="00694E30">
              <w:rPr>
                <w:sz w:val="16"/>
                <w:szCs w:val="16"/>
              </w:rPr>
              <w:t>&lt;OTA_HotelResRQ EchoToken=”PS@P047241265831634076-C77F77RTP”</w:t>
            </w:r>
            <w:r w:rsidRPr="00694E30">
              <w:t xml:space="preserve">  </w:t>
            </w:r>
            <w:r w:rsidRPr="00694E30">
              <w:rPr>
                <w:sz w:val="16"/>
                <w:szCs w:val="16"/>
              </w:rPr>
              <w:t>Target=”Production” Version=”1.0”</w:t>
            </w:r>
            <w:r w:rsidRPr="00694E30">
              <w:rPr>
                <w:b/>
                <w:sz w:val="16"/>
                <w:szCs w:val="16"/>
              </w:rPr>
              <w:t xml:space="preserve"> TransactionIdentifier=”</w:t>
            </w:r>
            <w:r w:rsidRPr="00694E30">
              <w:rPr>
                <w:b/>
                <w:color w:val="000000"/>
                <w:sz w:val="16"/>
                <w:szCs w:val="16"/>
              </w:rPr>
              <w:t xml:space="preserve">0472MG4126NKDC77F” </w:t>
            </w:r>
            <w:r w:rsidRPr="00694E30">
              <w:rPr>
                <w:sz w:val="16"/>
                <w:szCs w:val="16"/>
              </w:rPr>
              <w:t>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9C" w14:textId="77777777" w:rsidR="00814D8A" w:rsidRPr="00694E30" w:rsidRDefault="00814D8A">
            <w:pPr>
              <w:spacing w:before="60" w:after="60"/>
              <w:jc w:val="center"/>
              <w:rPr>
                <w:rFonts w:ascii="Arial" w:hAnsi="Arial" w:cs="Arial"/>
                <w:sz w:val="16"/>
                <w:szCs w:val="16"/>
              </w:rPr>
            </w:pPr>
            <w:r w:rsidRPr="00694E30">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9D" w14:textId="77777777" w:rsidR="00814D8A" w:rsidRPr="005435F1" w:rsidRDefault="00814D8A" w:rsidP="00694E30">
            <w:pPr>
              <w:pStyle w:val="StyleArial8ptAfter0ptLinespacingsingle"/>
              <w:rPr>
                <w:rFonts w:cs="Arial"/>
                <w:szCs w:val="16"/>
              </w:rPr>
            </w:pPr>
            <w:r w:rsidRPr="005435F1">
              <w:rPr>
                <w:rFonts w:cs="Arial"/>
                <w:b/>
                <w:szCs w:val="16"/>
              </w:rPr>
              <w:t>GDS Note</w:t>
            </w:r>
            <w:r w:rsidRPr="005435F1">
              <w:rPr>
                <w:rFonts w:cs="Arial"/>
                <w:szCs w:val="16"/>
              </w:rPr>
              <w:t>:  Unique identifier assigned by Travelport.  It is passed in all request and response booking messages related to the on-going transaction until concluded with a Commit or Ignore.</w:t>
            </w:r>
          </w:p>
          <w:p w14:paraId="16B3309E" w14:textId="77777777" w:rsidR="00814D8A" w:rsidRPr="005435F1" w:rsidRDefault="00814D8A" w:rsidP="00694E30">
            <w:pPr>
              <w:pStyle w:val="StyleArial8ptAfter0ptLinespacingsingle"/>
              <w:rPr>
                <w:rFonts w:cs="Arial"/>
                <w:szCs w:val="16"/>
              </w:rPr>
            </w:pPr>
            <w:r w:rsidRPr="005435F1">
              <w:rPr>
                <w:rFonts w:cs="Arial"/>
                <w:b/>
                <w:szCs w:val="16"/>
              </w:rPr>
              <w:t xml:space="preserve">GDS Note2:  </w:t>
            </w:r>
            <w:r w:rsidRPr="005435F1">
              <w:rPr>
                <w:rFonts w:cs="Arial"/>
                <w:szCs w:val="16"/>
              </w:rPr>
              <w:t>When a failure occurs and Guaranteed Delivery processing is initiated the supplier may choose to receive the original @TransactionIdentifier value or a new one.  This will be determined during pre-implementation discussions</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9F" w14:textId="77777777" w:rsidR="00814D8A" w:rsidRPr="005435F1" w:rsidRDefault="00814D8A" w:rsidP="00DD741F">
            <w:pPr>
              <w:spacing w:before="60" w:after="60" w:line="240" w:lineRule="auto"/>
              <w:rPr>
                <w:rFonts w:ascii="Arial" w:hAnsi="Arial" w:cs="Arial"/>
                <w:sz w:val="16"/>
                <w:szCs w:val="16"/>
              </w:rPr>
            </w:pPr>
            <w:r w:rsidRPr="005435F1">
              <w:rPr>
                <w:rFonts w:ascii="Arial" w:hAnsi="Arial" w:cs="Arial"/>
                <w:sz w:val="16"/>
                <w:szCs w:val="16"/>
              </w:rPr>
              <w:t>Transaction Identifier</w:t>
            </w:r>
          </w:p>
        </w:tc>
      </w:tr>
      <w:tr w:rsidR="00814D8A" w:rsidRPr="00F860DF" w14:paraId="16B330A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A1" w14:textId="77777777" w:rsidR="00814D8A" w:rsidRPr="005D4BA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A2" w14:textId="77777777" w:rsidR="00814D8A" w:rsidRPr="00C456C2" w:rsidRDefault="00814D8A" w:rsidP="001F179A">
            <w:pPr>
              <w:pStyle w:val="StyleArial8ptAfter0ptLinespacingsingle"/>
            </w:pPr>
            <w:r w:rsidRPr="00C456C2">
              <w:t>@ResStatus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A3" w14:textId="77777777" w:rsidR="00814D8A" w:rsidRPr="0054710D" w:rsidRDefault="00814D8A" w:rsidP="001F179A">
            <w:pPr>
              <w:pStyle w:val="StyleArial8ptAfter0ptLinespacingsingle"/>
            </w:pPr>
            <w:r w:rsidRPr="0054710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A4" w14:textId="77777777" w:rsidR="00814D8A" w:rsidRPr="0054710D" w:rsidRDefault="00814D8A" w:rsidP="001F179A">
            <w:pPr>
              <w:pStyle w:val="StyleTableText8pt1"/>
            </w:pPr>
            <w:r w:rsidRPr="0054710D">
              <w:t>TransactionActionType Enumeration</w:t>
            </w:r>
          </w:p>
          <w:p w14:paraId="16B330A5" w14:textId="77777777" w:rsidR="00814D8A" w:rsidRPr="0054710D" w:rsidRDefault="00814D8A" w:rsidP="001F179A">
            <w:pPr>
              <w:pStyle w:val="StyleTableText8pt"/>
            </w:pPr>
            <w:r w:rsidRPr="0054710D">
              <w:rPr>
                <w:i/>
              </w:rPr>
              <w:t>Example:</w:t>
            </w:r>
          </w:p>
          <w:p w14:paraId="16B330A6" w14:textId="77777777" w:rsidR="00814D8A" w:rsidRPr="0054710D" w:rsidRDefault="00814D8A" w:rsidP="001F179A">
            <w:pPr>
              <w:pStyle w:val="StyleTableText8pt"/>
            </w:pPr>
            <w:r w:rsidRPr="0054710D">
              <w:t xml:space="preserve">&lt;OTA_HotelResModifyRQ EchoToken=”PS@P047241265831634076-C77F77RTP”  Target=”Production” Version=”1.0” </w:t>
            </w:r>
            <w:r w:rsidRPr="0054710D">
              <w:rPr>
                <w:b/>
              </w:rPr>
              <w:t>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A7" w14:textId="77777777" w:rsidR="00814D8A" w:rsidRPr="0054710D" w:rsidRDefault="00814D8A" w:rsidP="001F179A">
            <w:pPr>
              <w:pStyle w:val="StyleArial8ptCenteredAfter0ptLinespacingsingle"/>
            </w:pPr>
            <w:r w:rsidRPr="0054710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A8" w14:textId="77777777" w:rsidR="00814D8A" w:rsidRPr="0054710D" w:rsidRDefault="00814D8A" w:rsidP="001F179A">
            <w:pPr>
              <w:pStyle w:val="StyleTableText8pt"/>
            </w:pPr>
            <w:r w:rsidRPr="0054710D">
              <w:rPr>
                <w:i/>
              </w:rPr>
              <w:t>Valid values</w:t>
            </w:r>
            <w:r w:rsidRPr="0054710D">
              <w:t xml:space="preserve">: </w:t>
            </w:r>
          </w:p>
          <w:p w14:paraId="16B330A9" w14:textId="77777777" w:rsidR="00814D8A" w:rsidRPr="0054710D" w:rsidRDefault="00814D8A" w:rsidP="00353ACC">
            <w:pPr>
              <w:pStyle w:val="StyleTableText6ptAfterbefore"/>
              <w:numPr>
                <w:ilvl w:val="0"/>
                <w:numId w:val="15"/>
              </w:numPr>
              <w:ind w:left="252" w:hanging="252"/>
            </w:pPr>
            <w:r w:rsidRPr="0054710D">
              <w:t>Initiate – modify committed booking</w:t>
            </w:r>
          </w:p>
          <w:p w14:paraId="16B330AA" w14:textId="77777777" w:rsidR="00814D8A" w:rsidRPr="0054710D" w:rsidRDefault="00814D8A" w:rsidP="00353ACC">
            <w:pPr>
              <w:pStyle w:val="StyleTableText6ptAfterbefore"/>
              <w:numPr>
                <w:ilvl w:val="0"/>
                <w:numId w:val="15"/>
              </w:numPr>
              <w:ind w:left="252" w:hanging="252"/>
            </w:pPr>
            <w:r w:rsidRPr="0054710D">
              <w:t>Modify – modify current session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AB" w14:textId="77777777" w:rsidR="00814D8A" w:rsidRPr="00565DB9" w:rsidRDefault="00814D8A" w:rsidP="008E4086">
            <w:pPr>
              <w:pStyle w:val="StyleArial8ptBefore3ptAfter3ptLinespacingsing"/>
            </w:pPr>
            <w:r w:rsidRPr="0054710D">
              <w:t>Action Code/ Request Type</w:t>
            </w:r>
          </w:p>
        </w:tc>
      </w:tr>
      <w:tr w:rsidR="00814D8A" w:rsidRPr="002B6F91" w14:paraId="16B330B3"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0AD" w14:textId="77777777" w:rsidR="00814D8A" w:rsidRPr="002B6F91"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AE" w14:textId="77777777" w:rsidR="00814D8A" w:rsidRPr="002B6F91" w:rsidRDefault="00814D8A" w:rsidP="002B6F91">
            <w:pPr>
              <w:pStyle w:val="TableText"/>
              <w:pageBreakBefore/>
              <w:ind w:left="720"/>
              <w:rPr>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AF" w14:textId="77777777" w:rsidR="00814D8A" w:rsidRPr="002B6F91" w:rsidRDefault="00814D8A" w:rsidP="002B6F91">
            <w:pPr>
              <w:pStyle w:val="TableText"/>
              <w:pageBreakBefore/>
              <w:ind w:left="720"/>
              <w:jc w:val="both"/>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B0" w14:textId="77777777" w:rsidR="00814D8A" w:rsidRPr="002B6F91" w:rsidRDefault="00814D8A" w:rsidP="002B6F91">
            <w:pPr>
              <w:pStyle w:val="TableText"/>
              <w:pageBreakBefore/>
              <w:ind w:left="720"/>
              <w:rPr>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B1" w14:textId="77777777" w:rsidR="00814D8A" w:rsidRPr="002B6F91" w:rsidRDefault="00814D8A" w:rsidP="002B6F91">
            <w:pPr>
              <w:pStyle w:val="TableText"/>
              <w:pageBreakBefore/>
              <w:ind w:left="720"/>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B2" w14:textId="77777777" w:rsidR="00814D8A" w:rsidRPr="002B6F91" w:rsidRDefault="00814D8A" w:rsidP="002B6F91">
            <w:pPr>
              <w:pStyle w:val="TableText"/>
              <w:pageBreakBefore/>
              <w:ind w:left="720"/>
              <w:rPr>
                <w:sz w:val="16"/>
                <w:szCs w:val="16"/>
              </w:rPr>
            </w:pPr>
          </w:p>
        </w:tc>
      </w:tr>
      <w:tr w:rsidR="00814D8A" w:rsidRPr="00276660" w14:paraId="16B330B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0B4" w14:textId="77777777" w:rsidR="00814D8A" w:rsidRPr="00276660" w:rsidRDefault="00814D8A" w:rsidP="001F179A">
            <w:pPr>
              <w:pStyle w:val="StyleArial8ptBoldAfter0ptLinespacing15lines"/>
            </w:pPr>
            <w:r w:rsidRPr="00276660">
              <w:t>1</w:t>
            </w:r>
          </w:p>
          <w:p w14:paraId="16B330B5" w14:textId="77777777" w:rsidR="00814D8A" w:rsidRPr="00276660" w:rsidRDefault="00814D8A" w:rsidP="00EC2BAD">
            <w:pPr>
              <w:spacing w:before="60" w:after="0" w:line="360" w:lineRule="auto"/>
              <w:rPr>
                <w:rFonts w:ascii="Arial" w:hAnsi="Arial" w:cs="Arial"/>
                <w:b/>
                <w:sz w:val="16"/>
                <w:szCs w:val="16"/>
              </w:rPr>
            </w:pPr>
            <w:r w:rsidRPr="00276660">
              <w:rPr>
                <w:rFonts w:ascii="Arial" w:hAnsi="Arial" w:cs="Arial"/>
                <w:b/>
                <w:sz w:val="16"/>
                <w:szCs w:val="16"/>
              </w:rPr>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0B6" w14:textId="77777777" w:rsidR="00814D8A" w:rsidRPr="00276660" w:rsidRDefault="00814D8A" w:rsidP="00B46E2E">
            <w:pPr>
              <w:spacing w:before="60" w:after="0" w:line="360" w:lineRule="auto"/>
              <w:rPr>
                <w:rFonts w:ascii="Arial" w:hAnsi="Arial" w:cs="Arial"/>
                <w:b/>
                <w:sz w:val="16"/>
                <w:szCs w:val="16"/>
              </w:rPr>
            </w:pPr>
            <w:r w:rsidRPr="00276660">
              <w:rPr>
                <w:rFonts w:ascii="Arial" w:hAnsi="Arial" w:cs="Arial"/>
                <w:b/>
                <w:sz w:val="16"/>
                <w:szCs w:val="16"/>
              </w:rPr>
              <w:t>POS</w:t>
            </w:r>
          </w:p>
          <w:p w14:paraId="16B330B7" w14:textId="77777777" w:rsidR="00814D8A" w:rsidRPr="00276660" w:rsidRDefault="00814D8A" w:rsidP="00B46E2E">
            <w:pPr>
              <w:spacing w:before="60" w:after="0" w:line="360" w:lineRule="auto"/>
              <w:rPr>
                <w:rFonts w:ascii="Arial" w:hAnsi="Arial" w:cs="Arial"/>
                <w:b/>
                <w:sz w:val="16"/>
                <w:szCs w:val="16"/>
              </w:rPr>
            </w:pPr>
            <w:r w:rsidRPr="00276660">
              <w:rPr>
                <w:rFonts w:ascii="Arial" w:hAnsi="Arial" w:cs="Arial"/>
                <w:b/>
                <w:sz w:val="16"/>
                <w:szCs w:val="16"/>
              </w:rPr>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0B8" w14:textId="77777777" w:rsidR="00814D8A" w:rsidRPr="00276660" w:rsidRDefault="00814D8A" w:rsidP="00EC2BAD">
            <w:pPr>
              <w:spacing w:before="60" w:after="0" w:line="360" w:lineRule="auto"/>
              <w:rPr>
                <w:rFonts w:ascii="Arial" w:hAnsi="Arial" w:cs="Arial"/>
                <w:b/>
                <w:sz w:val="16"/>
                <w:szCs w:val="16"/>
              </w:rPr>
            </w:pPr>
            <w:r w:rsidRPr="00276660">
              <w:rPr>
                <w:rFonts w:ascii="Arial" w:hAnsi="Arial" w:cs="Arial"/>
                <w:b/>
                <w:sz w:val="16"/>
                <w:szCs w:val="16"/>
              </w:rPr>
              <w:t>M</w:t>
            </w:r>
          </w:p>
          <w:p w14:paraId="16B330B9" w14:textId="77777777" w:rsidR="00814D8A" w:rsidRPr="00276660" w:rsidRDefault="00814D8A" w:rsidP="00EC2BAD">
            <w:pPr>
              <w:spacing w:before="60" w:after="0" w:line="360" w:lineRule="auto"/>
              <w:rPr>
                <w:rFonts w:ascii="Arial" w:hAnsi="Arial" w:cs="Arial"/>
                <w:b/>
                <w:sz w:val="16"/>
                <w:szCs w:val="16"/>
              </w:rPr>
            </w:pPr>
            <w:r w:rsidRPr="00276660">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0BA" w14:textId="77777777" w:rsidR="00814D8A" w:rsidRPr="00276660"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0BB" w14:textId="77777777" w:rsidR="00814D8A" w:rsidRPr="00276660" w:rsidRDefault="00814D8A"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0BC" w14:textId="77777777" w:rsidR="00814D8A" w:rsidRPr="00276660"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0BD" w14:textId="77777777" w:rsidR="00814D8A" w:rsidRPr="00276660" w:rsidRDefault="00814D8A" w:rsidP="009F4FEB">
            <w:pPr>
              <w:spacing w:beforeLines="60" w:before="144" w:afterLines="60" w:after="144" w:line="360" w:lineRule="auto"/>
              <w:rPr>
                <w:rFonts w:ascii="Arial" w:hAnsi="Arial" w:cs="Arial"/>
                <w:b/>
                <w:sz w:val="16"/>
                <w:szCs w:val="16"/>
              </w:rPr>
            </w:pPr>
          </w:p>
        </w:tc>
      </w:tr>
      <w:tr w:rsidR="00814D8A" w:rsidRPr="005D4BA3" w14:paraId="16B330C9"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BF" w14:textId="77777777" w:rsidR="00814D8A" w:rsidRPr="00F860DF" w:rsidRDefault="00814D8A" w:rsidP="00344437">
            <w:pPr>
              <w:pStyle w:val="TableText"/>
              <w:spacing w:before="0"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C0" w14:textId="77777777" w:rsidR="00814D8A" w:rsidRPr="00C456C2" w:rsidRDefault="00814D8A" w:rsidP="00B46E2E">
            <w:pPr>
              <w:spacing w:before="60" w:after="0" w:line="240" w:lineRule="auto"/>
              <w:rPr>
                <w:rFonts w:ascii="Arial" w:hAnsi="Arial" w:cs="Arial"/>
                <w:sz w:val="16"/>
                <w:szCs w:val="16"/>
              </w:rPr>
            </w:pPr>
            <w:r w:rsidRPr="00C456C2">
              <w:rPr>
                <w:rFonts w:ascii="Arial" w:hAnsi="Arial" w:cs="Arial"/>
                <w:sz w:val="16"/>
                <w:szCs w:val="16"/>
              </w:rPr>
              <w:t>@AgentSine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C1" w14:textId="77777777" w:rsidR="00814D8A" w:rsidRPr="005D4BA3" w:rsidRDefault="00814D8A" w:rsidP="001F179A">
            <w:pPr>
              <w:pStyle w:val="StyleTableText8pt"/>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C2" w14:textId="77777777" w:rsidR="00814D8A" w:rsidRPr="005D4BA3" w:rsidRDefault="00814D8A" w:rsidP="001F179A">
            <w:pPr>
              <w:pStyle w:val="StyleTableText8ptLeft0Hanging012"/>
            </w:pPr>
            <w:r w:rsidRPr="005D4BA3">
              <w:t>StringLength1to16</w:t>
            </w:r>
          </w:p>
          <w:p w14:paraId="16B330C3" w14:textId="77777777" w:rsidR="00814D8A" w:rsidRPr="005D4BA3" w:rsidRDefault="00814D8A" w:rsidP="001F179A">
            <w:pPr>
              <w:pStyle w:val="StyleTableText8pt"/>
            </w:pPr>
            <w:r w:rsidRPr="005D4BA3">
              <w:rPr>
                <w:i/>
              </w:rPr>
              <w:t>Example:</w:t>
            </w:r>
          </w:p>
          <w:p w14:paraId="16B330C4" w14:textId="77777777" w:rsidR="00814D8A" w:rsidRPr="005D4BA3" w:rsidRDefault="00814D8A" w:rsidP="001F179A">
            <w:pPr>
              <w:pStyle w:val="StyleTableText8pt"/>
            </w:pPr>
            <w:r w:rsidRPr="005D4BA3">
              <w:t xml:space="preserve">&lt;Source </w:t>
            </w:r>
            <w:r w:rsidRPr="005D4BA3">
              <w:rPr>
                <w:b/>
              </w:rPr>
              <w:t xml:space="preserve">AgentSine=”A3” </w:t>
            </w:r>
            <w:r w:rsidRPr="001F179A">
              <w:t>PseudoCityCode=”XYZ” TerminalID=”123456”/&gt;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C5" w14:textId="77777777" w:rsidR="00814D8A" w:rsidRPr="005D4BA3" w:rsidRDefault="00814D8A" w:rsidP="00D449AD">
            <w:pPr>
              <w:pStyle w:val="TableText"/>
              <w:jc w:val="center"/>
              <w:rPr>
                <w:sz w:val="16"/>
                <w:szCs w:val="16"/>
              </w:rPr>
            </w:pPr>
            <w:r w:rsidRPr="005D4BA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C6" w14:textId="77777777" w:rsidR="00814D8A" w:rsidRPr="005D4BA3" w:rsidRDefault="00814D8A" w:rsidP="00A845CB">
            <w:pPr>
              <w:pStyle w:val="TableText"/>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C7" w14:textId="77777777" w:rsidR="00814D8A" w:rsidRPr="00D02A7C" w:rsidRDefault="00814D8A" w:rsidP="00D02A7C">
            <w:pPr>
              <w:pStyle w:val="StyleArial8ptAfter0ptLinespacingsingle"/>
            </w:pPr>
            <w:r w:rsidRPr="00D02A7C">
              <w:t>Agent Sine</w:t>
            </w:r>
          </w:p>
          <w:p w14:paraId="16B330C8" w14:textId="77777777" w:rsidR="00814D8A" w:rsidRPr="005D4BA3" w:rsidRDefault="00814D8A" w:rsidP="008E4086">
            <w:pPr>
              <w:pStyle w:val="StyleArial8ptAfter0ptLinespacingsingle"/>
              <w:rPr>
                <w:rFonts w:cs="Arial"/>
                <w:szCs w:val="16"/>
              </w:rPr>
            </w:pPr>
            <w:r w:rsidRPr="00D02A7C">
              <w:t>GDS=9</w:t>
            </w:r>
          </w:p>
        </w:tc>
      </w:tr>
      <w:tr w:rsidR="00814D8A" w:rsidRPr="00E92958" w14:paraId="16B330D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CA" w14:textId="77777777" w:rsidR="00814D8A" w:rsidRPr="005D4BA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CB" w14:textId="77777777" w:rsidR="00814D8A" w:rsidRPr="005435F1" w:rsidRDefault="00814D8A" w:rsidP="00B46E2E">
            <w:pPr>
              <w:spacing w:before="60" w:after="0" w:line="240" w:lineRule="auto"/>
              <w:rPr>
                <w:rFonts w:ascii="Arial" w:hAnsi="Arial" w:cs="Arial"/>
                <w:sz w:val="16"/>
                <w:szCs w:val="16"/>
              </w:rPr>
            </w:pPr>
            <w:r w:rsidRPr="005435F1">
              <w:rPr>
                <w:rFonts w:ascii="Arial" w:hAnsi="Arial" w:cs="Arial"/>
                <w:sz w:val="16"/>
                <w:szCs w:val="16"/>
              </w:rPr>
              <w:t>@PseudoCityCode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CC" w14:textId="77777777" w:rsidR="00814D8A" w:rsidRPr="005435F1" w:rsidRDefault="00814D8A" w:rsidP="001F179A">
            <w:pPr>
              <w:pStyle w:val="StyleTableText8pt"/>
            </w:pPr>
            <w:r w:rsidRPr="005435F1">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CD" w14:textId="77777777" w:rsidR="00814D8A" w:rsidRPr="005435F1" w:rsidRDefault="00814D8A" w:rsidP="001F179A">
            <w:pPr>
              <w:pStyle w:val="StyleTableText8ptLeft0Hanging012"/>
            </w:pPr>
            <w:r w:rsidRPr="005435F1">
              <w:t>StringLength1to16</w:t>
            </w:r>
          </w:p>
          <w:p w14:paraId="16B330CE" w14:textId="77777777" w:rsidR="00814D8A" w:rsidRPr="005435F1" w:rsidRDefault="00814D8A" w:rsidP="001F179A">
            <w:pPr>
              <w:pStyle w:val="StyleTableText8pt"/>
            </w:pPr>
            <w:r w:rsidRPr="005435F1">
              <w:rPr>
                <w:i/>
              </w:rPr>
              <w:t>Example:</w:t>
            </w:r>
          </w:p>
          <w:p w14:paraId="16B330CF" w14:textId="77777777" w:rsidR="00814D8A" w:rsidRPr="005435F1" w:rsidRDefault="00814D8A" w:rsidP="001F179A">
            <w:pPr>
              <w:pStyle w:val="StyleTableText8pt"/>
            </w:pPr>
            <w:r w:rsidRPr="005435F1">
              <w:t xml:space="preserve">&lt;Source AgentSine=”A3” </w:t>
            </w:r>
            <w:r w:rsidRPr="005435F1">
              <w:rPr>
                <w:b/>
              </w:rPr>
              <w:t xml:space="preserve">PseudoCityCode=”XYZ” </w:t>
            </w:r>
            <w:r w:rsidRPr="005435F1">
              <w:t>TerminalID=”123456”/&gt;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D0" w14:textId="77777777" w:rsidR="00814D8A" w:rsidRPr="005435F1" w:rsidRDefault="00814D8A" w:rsidP="00D449AD">
            <w:pPr>
              <w:pStyle w:val="TableText"/>
              <w:jc w:val="center"/>
              <w:rPr>
                <w:sz w:val="16"/>
                <w:szCs w:val="16"/>
              </w:rPr>
            </w:pPr>
            <w:r w:rsidRPr="005435F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D1" w14:textId="77777777" w:rsidR="00814D8A" w:rsidRPr="005435F1" w:rsidRDefault="00814D8A" w:rsidP="00A845CB">
            <w:pPr>
              <w:pStyle w:val="TableText"/>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D2" w14:textId="77777777" w:rsidR="00814D8A" w:rsidRPr="005435F1" w:rsidRDefault="00814D8A" w:rsidP="00D02A7C">
            <w:pPr>
              <w:pStyle w:val="StyleArial8ptAfter0ptLinespacingsingle"/>
            </w:pPr>
            <w:r w:rsidRPr="005435F1">
              <w:t>Pseudo City of Agent AAA</w:t>
            </w:r>
          </w:p>
          <w:p w14:paraId="16B330D3" w14:textId="77777777" w:rsidR="00814D8A" w:rsidRPr="005435F1" w:rsidRDefault="00814D8A" w:rsidP="005435F1">
            <w:pPr>
              <w:spacing w:before="60" w:after="60"/>
              <w:rPr>
                <w:rFonts w:ascii="Arial" w:hAnsi="Arial" w:cs="Arial"/>
                <w:strike/>
                <w:sz w:val="16"/>
                <w:szCs w:val="16"/>
              </w:rPr>
            </w:pPr>
            <w:r w:rsidRPr="005435F1">
              <w:rPr>
                <w:rFonts w:ascii="Arial" w:hAnsi="Arial" w:cs="Arial"/>
                <w:sz w:val="16"/>
                <w:szCs w:val="16"/>
              </w:rPr>
              <w:t>GDS=4</w:t>
            </w:r>
          </w:p>
        </w:tc>
      </w:tr>
      <w:tr w:rsidR="00814D8A" w:rsidRPr="00F860DF" w14:paraId="16B330DF"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D5" w14:textId="77777777" w:rsidR="00814D8A" w:rsidRPr="00F860DF"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D6" w14:textId="77777777" w:rsidR="00814D8A" w:rsidRPr="00C456C2" w:rsidRDefault="00814D8A" w:rsidP="00B46E2E">
            <w:pPr>
              <w:spacing w:before="60" w:after="0" w:line="240" w:lineRule="auto"/>
              <w:rPr>
                <w:rFonts w:ascii="Arial" w:hAnsi="Arial" w:cs="Arial"/>
                <w:sz w:val="16"/>
                <w:szCs w:val="16"/>
              </w:rPr>
            </w:pPr>
            <w:r w:rsidRPr="00C456C2">
              <w:rPr>
                <w:rFonts w:ascii="Arial" w:hAnsi="Arial" w:cs="Arial"/>
                <w:sz w:val="16"/>
                <w:szCs w:val="16"/>
              </w:rPr>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D7" w14:textId="77777777" w:rsidR="00814D8A" w:rsidRPr="0054710D" w:rsidRDefault="00814D8A" w:rsidP="0054710D">
            <w:pPr>
              <w:pStyle w:val="StyleTableText8pt"/>
              <w:rPr>
                <w:strike/>
              </w:rPr>
            </w:pPr>
            <w:r w:rsidRPr="0054710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D8" w14:textId="77777777" w:rsidR="00814D8A" w:rsidRPr="0054710D" w:rsidRDefault="00814D8A" w:rsidP="001F179A">
            <w:pPr>
              <w:pStyle w:val="StyleTableText8ptLeft0Hanging012"/>
            </w:pPr>
            <w:r w:rsidRPr="0054710D">
              <w:t>StringLength1to32</w:t>
            </w:r>
          </w:p>
          <w:p w14:paraId="16B330D9" w14:textId="77777777" w:rsidR="00814D8A" w:rsidRPr="0054710D" w:rsidRDefault="00814D8A" w:rsidP="001F179A">
            <w:pPr>
              <w:pStyle w:val="StyleTableText8pt"/>
            </w:pPr>
            <w:r w:rsidRPr="0054710D">
              <w:rPr>
                <w:i/>
              </w:rPr>
              <w:t>Example:</w:t>
            </w:r>
          </w:p>
          <w:p w14:paraId="16B330DA" w14:textId="77777777" w:rsidR="00814D8A" w:rsidRPr="0054710D" w:rsidRDefault="00814D8A" w:rsidP="001F179A">
            <w:pPr>
              <w:pStyle w:val="StyleTableText8pt"/>
            </w:pPr>
            <w:r w:rsidRPr="0054710D">
              <w:t xml:space="preserve">&lt;Source AgentSine=”A3” PseudoCityCode=”XYZ” </w:t>
            </w:r>
            <w:r w:rsidRPr="0054710D">
              <w:rPr>
                <w:b/>
              </w:rPr>
              <w:t>TerminalID=”123456”</w:t>
            </w:r>
            <w:r w:rsidRPr="0054710D">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DB" w14:textId="77777777" w:rsidR="00814D8A" w:rsidRPr="0054710D" w:rsidRDefault="00814D8A" w:rsidP="00D449AD">
            <w:pPr>
              <w:pStyle w:val="TableText"/>
              <w:jc w:val="center"/>
              <w:rPr>
                <w:sz w:val="16"/>
                <w:szCs w:val="16"/>
              </w:rPr>
            </w:pPr>
            <w:r w:rsidRPr="005471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DC" w14:textId="77777777" w:rsidR="00814D8A" w:rsidRPr="0054710D" w:rsidRDefault="00814D8A" w:rsidP="00A845CB">
            <w:pPr>
              <w:pStyle w:val="TableText"/>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DD" w14:textId="77777777" w:rsidR="00814D8A" w:rsidRPr="00D02A7C" w:rsidRDefault="00814D8A" w:rsidP="00D02A7C">
            <w:pPr>
              <w:pStyle w:val="StyleArial8ptAfter0ptLinespacingsingle"/>
            </w:pPr>
            <w:r w:rsidRPr="00D02A7C">
              <w:t>Terminal ID/LNIATA</w:t>
            </w:r>
          </w:p>
          <w:p w14:paraId="16B330DE" w14:textId="77777777" w:rsidR="00814D8A" w:rsidRPr="00DC0F50" w:rsidRDefault="00814D8A" w:rsidP="00694E30">
            <w:pPr>
              <w:pStyle w:val="StyleArial8ptAfter0ptLinespacingsingle"/>
              <w:rPr>
                <w:rFonts w:cs="Arial"/>
                <w:strike/>
                <w:szCs w:val="16"/>
                <w:lang w:val="es-MX"/>
              </w:rPr>
            </w:pPr>
            <w:r w:rsidRPr="00D02A7C">
              <w:t>GDS=6</w:t>
            </w:r>
          </w:p>
        </w:tc>
      </w:tr>
      <w:tr w:rsidR="00814D8A" w:rsidRPr="00F860DF" w14:paraId="16B330E6"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0E0"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E1"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E2"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E3"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E4"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E5" w14:textId="77777777" w:rsidR="00814D8A" w:rsidRPr="00F860DF" w:rsidRDefault="00814D8A" w:rsidP="00B03A8B">
            <w:pPr>
              <w:pStyle w:val="TableText"/>
              <w:spacing w:before="0" w:after="0"/>
              <w:rPr>
                <w:b/>
                <w:sz w:val="16"/>
                <w:szCs w:val="16"/>
              </w:rPr>
            </w:pPr>
          </w:p>
        </w:tc>
      </w:tr>
      <w:tr w:rsidR="00814D8A" w:rsidRPr="00344437" w14:paraId="16B330F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0E7" w14:textId="77777777" w:rsidR="00814D8A" w:rsidRPr="00344437" w:rsidRDefault="00814D8A" w:rsidP="001F179A">
            <w:pPr>
              <w:pStyle w:val="StyleArial8ptBoldAfter0ptLinespacing15lines"/>
            </w:pPr>
            <w:r w:rsidRPr="00344437">
              <w:t>1</w:t>
            </w:r>
          </w:p>
          <w:p w14:paraId="16B330E8" w14:textId="77777777" w:rsidR="00814D8A" w:rsidRPr="00344437" w:rsidRDefault="00814D8A" w:rsidP="001F179A">
            <w:pPr>
              <w:pStyle w:val="StyleArial8ptBoldAfter0ptLinespacing15lines"/>
            </w:pPr>
            <w:r w:rsidRPr="00344437">
              <w:t>2</w:t>
            </w:r>
          </w:p>
          <w:p w14:paraId="16B330E9" w14:textId="77777777" w:rsidR="00814D8A" w:rsidRPr="00344437" w:rsidRDefault="00814D8A" w:rsidP="001F179A">
            <w:pPr>
              <w:pStyle w:val="StyleArial8ptBoldAfter0ptLinespacing15lines"/>
            </w:pPr>
            <w:r w:rsidRPr="00344437">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0EA" w14:textId="77777777" w:rsidR="00814D8A" w:rsidRPr="00344437" w:rsidRDefault="00814D8A" w:rsidP="001F179A">
            <w:pPr>
              <w:pStyle w:val="StyleArial8ptBoldAfter0ptLinespacing15lines"/>
            </w:pPr>
            <w:r w:rsidRPr="00344437">
              <w:t>POS</w:t>
            </w:r>
          </w:p>
          <w:p w14:paraId="16B330EB" w14:textId="77777777" w:rsidR="00814D8A" w:rsidRPr="00344437" w:rsidRDefault="00814D8A" w:rsidP="001F179A">
            <w:pPr>
              <w:pStyle w:val="StyleArial8ptBoldAfter0ptLinespacing15lines"/>
            </w:pPr>
            <w:r w:rsidRPr="00344437">
              <w:t>Source</w:t>
            </w:r>
          </w:p>
          <w:p w14:paraId="16B330EC" w14:textId="77777777" w:rsidR="00814D8A" w:rsidRPr="00344437" w:rsidRDefault="00814D8A" w:rsidP="001F179A">
            <w:pPr>
              <w:pStyle w:val="StyleArial8ptBoldAfter0ptLinespacing15lines"/>
            </w:pPr>
            <w:r w:rsidRPr="00344437">
              <w:t>RequestorID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0ED" w14:textId="77777777" w:rsidR="00814D8A" w:rsidRPr="00344437" w:rsidRDefault="00814D8A" w:rsidP="001F179A">
            <w:pPr>
              <w:pStyle w:val="StyleArial8ptBoldAfter0ptLinespacing15lines"/>
            </w:pPr>
            <w:r w:rsidRPr="00344437">
              <w:t>M</w:t>
            </w:r>
          </w:p>
          <w:p w14:paraId="16B330EE" w14:textId="77777777" w:rsidR="00814D8A" w:rsidRPr="00344437" w:rsidRDefault="00814D8A" w:rsidP="001F179A">
            <w:pPr>
              <w:pStyle w:val="StyleArial8ptBoldAfter0ptLinespacing15lines"/>
            </w:pPr>
            <w:r w:rsidRPr="00344437">
              <w:t>M</w:t>
            </w:r>
          </w:p>
          <w:p w14:paraId="16B330EF" w14:textId="77777777" w:rsidR="00814D8A" w:rsidRPr="00344437" w:rsidRDefault="00814D8A"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0F0" w14:textId="77777777" w:rsidR="00814D8A" w:rsidRPr="00344437"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0F1" w14:textId="77777777" w:rsidR="00814D8A" w:rsidRPr="00344437" w:rsidRDefault="00814D8A"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0F2" w14:textId="77777777" w:rsidR="00814D8A" w:rsidRPr="00344437"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0F3" w14:textId="77777777" w:rsidR="00814D8A" w:rsidRPr="00344437" w:rsidRDefault="00814D8A" w:rsidP="002E2D66">
            <w:pPr>
              <w:spacing w:after="0" w:line="360" w:lineRule="auto"/>
              <w:rPr>
                <w:rFonts w:ascii="Arial" w:hAnsi="Arial" w:cs="Arial"/>
                <w:b/>
                <w:sz w:val="16"/>
                <w:szCs w:val="16"/>
              </w:rPr>
            </w:pPr>
          </w:p>
        </w:tc>
      </w:tr>
      <w:tr w:rsidR="00814D8A" w:rsidRPr="005D4BA3" w14:paraId="16B33101"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0F5" w14:textId="77777777" w:rsidR="00814D8A" w:rsidRPr="00F860DF" w:rsidRDefault="00814D8A"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0F6" w14:textId="77777777" w:rsidR="00814D8A" w:rsidRPr="00C456C2" w:rsidRDefault="00814D8A" w:rsidP="001F179A">
            <w:pPr>
              <w:pStyle w:val="StyleArial8ptAfter0ptLinespacingsingle"/>
            </w:pPr>
            <w:r w:rsidRPr="00C456C2">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0F7"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0F8" w14:textId="77777777" w:rsidR="00814D8A" w:rsidRPr="005D4BA3" w:rsidRDefault="00814D8A" w:rsidP="001F179A">
            <w:pPr>
              <w:pStyle w:val="StyleTableText8ptLeft0Hanging012"/>
            </w:pPr>
            <w:r w:rsidRPr="005D4BA3">
              <w:t>OTA_CodeType</w:t>
            </w:r>
          </w:p>
          <w:p w14:paraId="16B330F9" w14:textId="77777777" w:rsidR="00814D8A" w:rsidRPr="005D4BA3" w:rsidRDefault="00814D8A" w:rsidP="001F179A">
            <w:pPr>
              <w:pStyle w:val="StyleTableText8pt"/>
            </w:pPr>
            <w:r w:rsidRPr="005D4BA3">
              <w:rPr>
                <w:i/>
              </w:rPr>
              <w:t>Example:</w:t>
            </w:r>
          </w:p>
          <w:p w14:paraId="16B330FA" w14:textId="77777777" w:rsidR="00814D8A" w:rsidRPr="005D4BA3" w:rsidRDefault="00814D8A" w:rsidP="001F179A">
            <w:pPr>
              <w:pStyle w:val="StyleTableText8pt"/>
            </w:pPr>
            <w:r w:rsidRPr="005D4BA3">
              <w:t xml:space="preserve">&lt;RequestorID </w:t>
            </w:r>
            <w:r w:rsidRPr="005D4BA3">
              <w:rPr>
                <w:b/>
              </w:rPr>
              <w:t xml:space="preserve">Type=”5” </w:t>
            </w:r>
            <w:r w:rsidRPr="001F179A">
              <w:t>ID=”12345678”</w:t>
            </w:r>
            <w:r w:rsidRPr="005D4BA3">
              <w:rPr>
                <w:b/>
              </w:rPr>
              <w:t xml:space="preserve"> </w:t>
            </w:r>
            <w:r w:rsidRPr="001F179A">
              <w:t>ID_Context=”BSA”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0FB" w14:textId="77777777" w:rsidR="00814D8A" w:rsidRPr="005D4BA3" w:rsidRDefault="00814D8A" w:rsidP="00D449AD">
            <w:pPr>
              <w:pStyle w:val="TableText"/>
              <w:jc w:val="center"/>
              <w:rPr>
                <w:sz w:val="16"/>
                <w:szCs w:val="16"/>
              </w:rPr>
            </w:pPr>
            <w:r w:rsidRPr="005D4BA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0FC" w14:textId="77777777" w:rsidR="00814D8A" w:rsidRPr="005D4BA3" w:rsidRDefault="00814D8A" w:rsidP="001F179A">
            <w:pPr>
              <w:pStyle w:val="StyleTableText8pt"/>
            </w:pPr>
            <w:r w:rsidRPr="005D4BA3">
              <w:t>OTA Code List – UIT</w:t>
            </w:r>
          </w:p>
          <w:p w14:paraId="16B330FD" w14:textId="77777777" w:rsidR="00814D8A" w:rsidRPr="005D4BA3" w:rsidRDefault="00814D8A" w:rsidP="001F179A">
            <w:pPr>
              <w:pStyle w:val="StyleTableText8pt"/>
            </w:pPr>
            <w:r w:rsidRPr="005D4BA3">
              <w:t>Unique ID Type</w:t>
            </w:r>
          </w:p>
          <w:p w14:paraId="16B330FE" w14:textId="77777777" w:rsidR="00814D8A" w:rsidRPr="005D4BA3" w:rsidRDefault="00814D8A" w:rsidP="001F179A">
            <w:pPr>
              <w:pStyle w:val="StyleTableText8pt"/>
            </w:pPr>
            <w:r w:rsidRPr="005D4BA3">
              <w:rPr>
                <w:i/>
              </w:rPr>
              <w:t>Valid value</w:t>
            </w:r>
            <w:r w:rsidRPr="005D4BA3">
              <w:t>:</w:t>
            </w:r>
            <w:r w:rsidRPr="005D4BA3">
              <w:br/>
              <w:t>5 = Travel Agency</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0FF" w14:textId="77777777" w:rsidR="00814D8A" w:rsidRPr="00D02A7C" w:rsidRDefault="00814D8A" w:rsidP="00D02A7C">
            <w:pPr>
              <w:pStyle w:val="StyleArial8ptAfter0ptLinespacingsingle"/>
            </w:pPr>
            <w:r w:rsidRPr="00D02A7C">
              <w:t>Booking Source</w:t>
            </w:r>
          </w:p>
          <w:p w14:paraId="16B33100" w14:textId="77777777" w:rsidR="00814D8A" w:rsidRPr="00D02A7C" w:rsidRDefault="00814D8A" w:rsidP="008E4086">
            <w:pPr>
              <w:pStyle w:val="StyleArial8ptAfter0ptLinespacingsingle"/>
            </w:pPr>
            <w:r w:rsidRPr="00D02A7C">
              <w:t>GDS=1</w:t>
            </w:r>
          </w:p>
        </w:tc>
      </w:tr>
      <w:tr w:rsidR="00814D8A" w:rsidRPr="005D4BA3" w14:paraId="16B3310D"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02" w14:textId="77777777" w:rsidR="00814D8A" w:rsidRPr="005D4BA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03" w14:textId="77777777" w:rsidR="00814D8A" w:rsidRPr="00C456C2" w:rsidRDefault="00814D8A" w:rsidP="003F14AC">
            <w:pPr>
              <w:pStyle w:val="StyleArial8ptAfter0ptLinespacingsingle"/>
            </w:pPr>
            <w:r w:rsidRPr="00C456C2">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04" w14:textId="77777777" w:rsidR="00814D8A" w:rsidRPr="0054710D" w:rsidRDefault="00814D8A" w:rsidP="001F179A">
            <w:pPr>
              <w:pStyle w:val="StyleArial8ptAfter0ptLinespacingsingle"/>
            </w:pPr>
            <w:r w:rsidRPr="0054710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05" w14:textId="77777777" w:rsidR="00814D8A" w:rsidRPr="0054710D" w:rsidRDefault="00814D8A" w:rsidP="001F179A">
            <w:pPr>
              <w:pStyle w:val="StyleTableText8ptLeft0Hanging012"/>
            </w:pPr>
            <w:r w:rsidRPr="0054710D">
              <w:t>StringLength1-32</w:t>
            </w:r>
          </w:p>
          <w:p w14:paraId="16B33106" w14:textId="77777777" w:rsidR="00814D8A" w:rsidRPr="0054710D" w:rsidRDefault="00814D8A" w:rsidP="001F179A">
            <w:pPr>
              <w:pStyle w:val="StyleTableText8pt"/>
            </w:pPr>
            <w:r w:rsidRPr="0054710D">
              <w:rPr>
                <w:i/>
              </w:rPr>
              <w:t>Example:</w:t>
            </w:r>
          </w:p>
          <w:p w14:paraId="16B33107" w14:textId="77777777" w:rsidR="00814D8A" w:rsidRPr="0054710D" w:rsidRDefault="00814D8A" w:rsidP="001F179A">
            <w:pPr>
              <w:pStyle w:val="StyleTableText8pt"/>
            </w:pPr>
            <w:r w:rsidRPr="0054710D">
              <w:t xml:space="preserve">&lt;RequestorID Type=”5” </w:t>
            </w:r>
            <w:r w:rsidRPr="0054710D">
              <w:rPr>
                <w:b/>
              </w:rPr>
              <w:t>ID=”12345678”</w:t>
            </w:r>
            <w:r w:rsidRPr="0054710D">
              <w:t xml:space="preserve"> ID_Context=”BSA”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08" w14:textId="77777777" w:rsidR="00814D8A" w:rsidRPr="0054710D" w:rsidRDefault="00814D8A" w:rsidP="00D449AD">
            <w:pPr>
              <w:pStyle w:val="TableText"/>
              <w:jc w:val="center"/>
              <w:rPr>
                <w:sz w:val="16"/>
                <w:szCs w:val="16"/>
              </w:rPr>
            </w:pPr>
            <w:r w:rsidRPr="005471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09" w14:textId="77777777" w:rsidR="00814D8A" w:rsidRPr="0054710D" w:rsidRDefault="00814D8A" w:rsidP="001F179A">
            <w:pPr>
              <w:pStyle w:val="StyleTableText8pt"/>
            </w:pPr>
            <w:r w:rsidRPr="0054710D">
              <w:rPr>
                <w:i/>
              </w:rPr>
              <w:t>Valid value</w:t>
            </w:r>
            <w:r w:rsidRPr="0054710D">
              <w:t>:</w:t>
            </w:r>
          </w:p>
          <w:p w14:paraId="16B3310A" w14:textId="77777777" w:rsidR="00814D8A" w:rsidRPr="0054710D" w:rsidRDefault="00814D8A" w:rsidP="001F179A">
            <w:pPr>
              <w:pStyle w:val="StyleTableText8pt"/>
            </w:pPr>
            <w:r w:rsidRPr="0054710D">
              <w:t>7- or 8-digit IATA/ARC Number</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0B" w14:textId="77777777" w:rsidR="00814D8A" w:rsidRPr="00D02A7C" w:rsidRDefault="00814D8A" w:rsidP="00D02A7C">
            <w:pPr>
              <w:pStyle w:val="StyleArial8ptAfter0ptLinespacingsingle"/>
            </w:pPr>
            <w:r w:rsidRPr="00D02A7C">
              <w:t>Booking Source</w:t>
            </w:r>
          </w:p>
          <w:p w14:paraId="16B3310C" w14:textId="77777777" w:rsidR="00814D8A" w:rsidRPr="00D02A7C" w:rsidRDefault="00814D8A" w:rsidP="008E4086">
            <w:pPr>
              <w:pStyle w:val="StyleArial8ptAfter0ptLinespacingsingle"/>
            </w:pPr>
            <w:r w:rsidRPr="00D02A7C">
              <w:t>GDS=8</w:t>
            </w:r>
          </w:p>
        </w:tc>
      </w:tr>
      <w:tr w:rsidR="00814D8A" w:rsidRPr="005D4BA3" w14:paraId="16B33119" w14:textId="77777777" w:rsidTr="00814D8A">
        <w:trPr>
          <w:cantSplit/>
          <w:trHeight w:val="960"/>
        </w:trPr>
        <w:tc>
          <w:tcPr>
            <w:tcW w:w="450" w:type="dxa"/>
            <w:vMerge w:val="restart"/>
            <w:tcBorders>
              <w:top w:val="single" w:sz="4" w:space="0" w:color="C0C0C0"/>
              <w:left w:val="single" w:sz="4" w:space="0" w:color="C0C0C0"/>
              <w:right w:val="single" w:sz="4" w:space="0" w:color="C0C0C0"/>
            </w:tcBorders>
            <w:shd w:val="clear" w:color="auto" w:fill="auto"/>
          </w:tcPr>
          <w:p w14:paraId="16B3310E" w14:textId="77777777" w:rsidR="00814D8A" w:rsidRPr="005D4BA3" w:rsidRDefault="00814D8A" w:rsidP="00214888">
            <w:pPr>
              <w:pStyle w:val="TableText"/>
              <w:rPr>
                <w:b/>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310F" w14:textId="77777777" w:rsidR="00814D8A" w:rsidRPr="00C456C2" w:rsidRDefault="00814D8A" w:rsidP="001F179A">
            <w:pPr>
              <w:pStyle w:val="StyleArial8ptAfter0ptLinespacingsingle"/>
            </w:pPr>
            <w:r w:rsidRPr="00C456C2">
              <w:t>@ID_Context</w:t>
            </w:r>
          </w:p>
        </w:tc>
        <w:tc>
          <w:tcPr>
            <w:tcW w:w="620" w:type="dxa"/>
            <w:vMerge w:val="restart"/>
            <w:tcBorders>
              <w:top w:val="single" w:sz="4" w:space="0" w:color="C0C0C0"/>
              <w:left w:val="single" w:sz="4" w:space="0" w:color="C0C0C0"/>
              <w:right w:val="single" w:sz="4" w:space="0" w:color="C0C0C0"/>
            </w:tcBorders>
            <w:shd w:val="clear" w:color="auto" w:fill="auto"/>
          </w:tcPr>
          <w:p w14:paraId="16B33110" w14:textId="77777777" w:rsidR="00814D8A" w:rsidRPr="005D4BA3" w:rsidRDefault="00814D8A" w:rsidP="001F179A">
            <w:pPr>
              <w:pStyle w:val="StyleArial8ptAfter0ptLinespacingsingle"/>
            </w:pPr>
            <w:r w:rsidRPr="005D4BA3">
              <w:t>A</w:t>
            </w:r>
          </w:p>
        </w:tc>
        <w:tc>
          <w:tcPr>
            <w:tcW w:w="2610" w:type="dxa"/>
            <w:vMerge w:val="restart"/>
            <w:tcBorders>
              <w:top w:val="single" w:sz="4" w:space="0" w:color="C0C0C0"/>
              <w:left w:val="single" w:sz="4" w:space="0" w:color="C0C0C0"/>
              <w:right w:val="single" w:sz="4" w:space="0" w:color="C0C0C0"/>
            </w:tcBorders>
            <w:shd w:val="clear" w:color="auto" w:fill="auto"/>
          </w:tcPr>
          <w:p w14:paraId="16B33111" w14:textId="77777777" w:rsidR="00814D8A" w:rsidRPr="005D4BA3" w:rsidRDefault="00814D8A" w:rsidP="001F179A">
            <w:pPr>
              <w:pStyle w:val="StyleTableText8ptLeft0Hanging012"/>
            </w:pPr>
            <w:r w:rsidRPr="005D4BA3">
              <w:t>StringLength1-32</w:t>
            </w:r>
          </w:p>
          <w:p w14:paraId="16B33112" w14:textId="77777777" w:rsidR="00814D8A" w:rsidRPr="005D4BA3" w:rsidRDefault="00814D8A" w:rsidP="001F179A">
            <w:pPr>
              <w:pStyle w:val="StyleTableText8pt"/>
            </w:pPr>
            <w:r w:rsidRPr="005D4BA3">
              <w:rPr>
                <w:i/>
              </w:rPr>
              <w:t>Example value</w:t>
            </w:r>
            <w:r w:rsidRPr="005D4BA3">
              <w:t>s:</w:t>
            </w:r>
          </w:p>
          <w:p w14:paraId="16B33113" w14:textId="77777777" w:rsidR="00814D8A" w:rsidRPr="005D4BA3" w:rsidRDefault="00814D8A" w:rsidP="001F179A">
            <w:pPr>
              <w:pStyle w:val="StyleTableText8pt"/>
            </w:pPr>
            <w:r w:rsidRPr="005D4BA3">
              <w:rPr>
                <w:b/>
              </w:rPr>
              <w:t>&lt;</w:t>
            </w:r>
            <w:r w:rsidRPr="005D4BA3">
              <w:t>RequestorID Type=”5”</w:t>
            </w:r>
            <w:r w:rsidRPr="005D4BA3">
              <w:rPr>
                <w:b/>
              </w:rPr>
              <w:t xml:space="preserve"> </w:t>
            </w:r>
            <w:r w:rsidRPr="001F179A">
              <w:t>ID=”12345678”</w:t>
            </w:r>
            <w:r w:rsidRPr="005D4BA3">
              <w:rPr>
                <w:b/>
              </w:rPr>
              <w:t xml:space="preserve"> ID_Context=”BSA”</w:t>
            </w:r>
            <w:r w:rsidRPr="005D4BA3">
              <w:t xml:space="preserve"> /&gt;</w:t>
            </w:r>
          </w:p>
          <w:p w14:paraId="16B33114" w14:textId="77777777" w:rsidR="00814D8A" w:rsidRPr="005D4BA3" w:rsidRDefault="00814D8A" w:rsidP="001F179A">
            <w:pPr>
              <w:pStyle w:val="StyleTableText8pt"/>
              <w:rPr>
                <w:b/>
                <w:szCs w:val="16"/>
              </w:rPr>
            </w:pPr>
            <w:r w:rsidRPr="005D4BA3">
              <w:rPr>
                <w:szCs w:val="16"/>
              </w:rPr>
              <w:t>&lt;RequestorID Type=”5” ID=”12345678”</w:t>
            </w:r>
            <w:r w:rsidRPr="005D4BA3">
              <w:rPr>
                <w:b/>
                <w:szCs w:val="16"/>
              </w:rPr>
              <w:t xml:space="preserve"> ID_Context=”BSM</w:t>
            </w:r>
            <w:r w:rsidRPr="001F179A">
              <w:t>” /&gt;</w:t>
            </w:r>
          </w:p>
        </w:tc>
        <w:tc>
          <w:tcPr>
            <w:tcW w:w="810" w:type="dxa"/>
            <w:vMerge w:val="restart"/>
            <w:tcBorders>
              <w:top w:val="single" w:sz="4" w:space="0" w:color="C0C0C0"/>
              <w:left w:val="single" w:sz="4" w:space="0" w:color="C0C0C0"/>
              <w:right w:val="single" w:sz="4" w:space="0" w:color="C0C0C0"/>
            </w:tcBorders>
            <w:shd w:val="clear" w:color="auto" w:fill="auto"/>
          </w:tcPr>
          <w:p w14:paraId="16B33115"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16" w14:textId="77777777" w:rsidR="00814D8A" w:rsidRPr="005D4BA3" w:rsidRDefault="00814D8A" w:rsidP="001F179A">
            <w:pPr>
              <w:pStyle w:val="StyleTableText8pt"/>
            </w:pPr>
            <w:r w:rsidRPr="005D4BA3">
              <w:rPr>
                <w:i/>
              </w:rPr>
              <w:t>Valid values</w:t>
            </w:r>
            <w:r w:rsidRPr="005D4BA3">
              <w:t>:</w:t>
            </w:r>
          </w:p>
          <w:p w14:paraId="16B33117" w14:textId="77777777" w:rsidR="00814D8A" w:rsidRPr="005D4BA3" w:rsidRDefault="00814D8A" w:rsidP="001F179A">
            <w:pPr>
              <w:pStyle w:val="StyleTableText8pt"/>
            </w:pPr>
            <w:r w:rsidRPr="005D4BA3">
              <w:t>BSA</w:t>
            </w:r>
          </w:p>
        </w:tc>
        <w:tc>
          <w:tcPr>
            <w:tcW w:w="3870" w:type="dxa"/>
            <w:tcBorders>
              <w:top w:val="single" w:sz="4" w:space="0" w:color="C0C0C0"/>
              <w:left w:val="single" w:sz="4" w:space="0" w:color="C0C0C0"/>
              <w:right w:val="single" w:sz="4" w:space="0" w:color="C0C0C0"/>
            </w:tcBorders>
            <w:shd w:val="clear" w:color="auto" w:fill="auto"/>
          </w:tcPr>
          <w:p w14:paraId="16B33118" w14:textId="77777777" w:rsidR="00814D8A" w:rsidRPr="005D4BA3" w:rsidRDefault="00814D8A" w:rsidP="00D02A7C">
            <w:pPr>
              <w:pStyle w:val="StyleArial8ptAfter0ptLinespacingsingle"/>
            </w:pPr>
            <w:r w:rsidRPr="005D4BA3">
              <w:t>Booking Source from AAA</w:t>
            </w:r>
          </w:p>
        </w:tc>
      </w:tr>
      <w:tr w:rsidR="00814D8A" w:rsidRPr="00F860DF" w14:paraId="16B33123" w14:textId="77777777" w:rsidTr="00814D8A">
        <w:trPr>
          <w:cantSplit/>
          <w:trHeight w:val="960"/>
        </w:trPr>
        <w:tc>
          <w:tcPr>
            <w:tcW w:w="450" w:type="dxa"/>
            <w:vMerge/>
            <w:tcBorders>
              <w:left w:val="single" w:sz="4" w:space="0" w:color="C0C0C0"/>
              <w:bottom w:val="single" w:sz="4" w:space="0" w:color="C0C0C0"/>
              <w:right w:val="single" w:sz="4" w:space="0" w:color="C0C0C0"/>
            </w:tcBorders>
            <w:shd w:val="clear" w:color="auto" w:fill="auto"/>
          </w:tcPr>
          <w:p w14:paraId="16B3311A" w14:textId="77777777" w:rsidR="00814D8A" w:rsidRPr="005D4BA3" w:rsidRDefault="00814D8A" w:rsidP="00214888">
            <w:pPr>
              <w:pStyle w:val="TableText"/>
              <w:rPr>
                <w:b/>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311B" w14:textId="77777777" w:rsidR="00814D8A" w:rsidRPr="005D4BA3" w:rsidRDefault="00814D8A"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311C" w14:textId="77777777" w:rsidR="00814D8A" w:rsidRPr="005D4BA3" w:rsidRDefault="00814D8A"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11D" w14:textId="77777777" w:rsidR="00814D8A" w:rsidRPr="005D4BA3" w:rsidRDefault="00814D8A"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11E" w14:textId="77777777" w:rsidR="00814D8A" w:rsidRPr="005D4BA3" w:rsidRDefault="00814D8A"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1F" w14:textId="77777777" w:rsidR="00814D8A" w:rsidRPr="005D4BA3" w:rsidRDefault="00814D8A" w:rsidP="003D1FD6">
            <w:pPr>
              <w:pStyle w:val="TableText"/>
              <w:rPr>
                <w:i/>
                <w:sz w:val="16"/>
                <w:szCs w:val="16"/>
              </w:rPr>
            </w:pPr>
            <w:r w:rsidRPr="005D4BA3">
              <w:rPr>
                <w:i/>
                <w:sz w:val="16"/>
                <w:szCs w:val="16"/>
              </w:rPr>
              <w:t>BSM</w:t>
            </w:r>
          </w:p>
        </w:tc>
        <w:tc>
          <w:tcPr>
            <w:tcW w:w="3870" w:type="dxa"/>
            <w:tcBorders>
              <w:left w:val="single" w:sz="4" w:space="0" w:color="C0C0C0"/>
              <w:bottom w:val="single" w:sz="4" w:space="0" w:color="C0C0C0"/>
              <w:right w:val="single" w:sz="4" w:space="0" w:color="C0C0C0"/>
            </w:tcBorders>
            <w:shd w:val="clear" w:color="auto" w:fill="auto"/>
          </w:tcPr>
          <w:p w14:paraId="16B33120" w14:textId="77777777" w:rsidR="00814D8A" w:rsidRPr="005D4BA3" w:rsidRDefault="00814D8A" w:rsidP="001F179A">
            <w:pPr>
              <w:pStyle w:val="StyleTableText8pt"/>
            </w:pPr>
            <w:r w:rsidRPr="005D4BA3">
              <w:t>Booking Source manually input</w:t>
            </w:r>
          </w:p>
          <w:p w14:paraId="16B33121" w14:textId="77777777" w:rsidR="00814D8A" w:rsidRPr="005D4BA3" w:rsidRDefault="00814D8A" w:rsidP="001F179A">
            <w:pPr>
              <w:pStyle w:val="StyleTableText8pt"/>
            </w:pPr>
            <w:r w:rsidRPr="005D4BA3">
              <w:t>GDS=3</w:t>
            </w:r>
          </w:p>
          <w:p w14:paraId="16B33122" w14:textId="77777777" w:rsidR="00814D8A" w:rsidRPr="005D4BA3" w:rsidRDefault="00814D8A" w:rsidP="008E4086">
            <w:pPr>
              <w:spacing w:before="60" w:after="60"/>
            </w:pPr>
            <w:r w:rsidRPr="005D4BA3">
              <w:rPr>
                <w:rFonts w:ascii="Arial" w:hAnsi="Arial" w:cs="Arial"/>
                <w:b/>
                <w:sz w:val="16"/>
                <w:szCs w:val="16"/>
              </w:rPr>
              <w:t>GDS Note:</w:t>
            </w:r>
            <w:r>
              <w:rPr>
                <w:rFonts w:ascii="Arial" w:hAnsi="Arial" w:cs="Arial"/>
                <w:b/>
                <w:sz w:val="16"/>
                <w:szCs w:val="16"/>
              </w:rPr>
              <w:t xml:space="preserve">  </w:t>
            </w:r>
            <w:r w:rsidRPr="00DC0F50">
              <w:rPr>
                <w:rFonts w:ascii="Arial" w:hAnsi="Arial" w:cs="Arial"/>
                <w:i/>
                <w:sz w:val="16"/>
                <w:szCs w:val="16"/>
              </w:rPr>
              <w:t>Applicable to Worldspan.</w:t>
            </w:r>
          </w:p>
        </w:tc>
      </w:tr>
      <w:tr w:rsidR="00814D8A" w:rsidRPr="00AE15B8" w14:paraId="16B3312A"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124" w14:textId="77777777" w:rsidR="00814D8A" w:rsidRPr="00AE15B8" w:rsidRDefault="00814D8A" w:rsidP="00353ACC">
            <w:pPr>
              <w:pStyle w:val="TableText"/>
              <w:pageBreakBefore/>
              <w:numPr>
                <w:ilvl w:val="0"/>
                <w:numId w:val="12"/>
              </w:numPr>
              <w:rPr>
                <w:b/>
                <w:sz w:val="16"/>
                <w:szCs w:val="16"/>
              </w:rPr>
            </w:pPr>
            <w:r w:rsidRPr="00AE15B8">
              <w:rPr>
                <w:b/>
                <w:sz w:val="16"/>
                <w:szCs w:val="16"/>
              </w:rPr>
              <w:br w:type="page"/>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25" w14:textId="77777777" w:rsidR="00814D8A" w:rsidRPr="00AE15B8" w:rsidRDefault="00814D8A" w:rsidP="00AE15B8">
            <w:pPr>
              <w:pStyle w:val="TableText"/>
              <w:spacing w:after="0"/>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26" w14:textId="77777777" w:rsidR="00814D8A" w:rsidRPr="00AE15B8" w:rsidRDefault="00814D8A" w:rsidP="00AE15B8">
            <w:pPr>
              <w:pStyle w:val="TableText"/>
              <w:spacing w:after="0"/>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27" w14:textId="77777777" w:rsidR="00814D8A" w:rsidRPr="00AE15B8" w:rsidRDefault="00814D8A" w:rsidP="00AE15B8">
            <w:pPr>
              <w:pStyle w:val="TableText"/>
              <w:spacing w:after="0"/>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28" w14:textId="77777777" w:rsidR="00814D8A" w:rsidRPr="00AE15B8" w:rsidRDefault="00814D8A" w:rsidP="00AE15B8">
            <w:pPr>
              <w:pStyle w:val="TableText"/>
              <w:spacing w:after="0"/>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29" w14:textId="77777777" w:rsidR="00814D8A" w:rsidRPr="00AE15B8" w:rsidRDefault="00814D8A" w:rsidP="00AE15B8">
            <w:pPr>
              <w:pStyle w:val="TableText"/>
              <w:spacing w:after="0"/>
              <w:rPr>
                <w:b/>
                <w:sz w:val="16"/>
                <w:szCs w:val="16"/>
              </w:rPr>
            </w:pPr>
          </w:p>
        </w:tc>
      </w:tr>
      <w:tr w:rsidR="00814D8A" w:rsidRPr="005D4BA3" w14:paraId="16B33138" w14:textId="77777777" w:rsidTr="00814D8A">
        <w:trPr>
          <w:cantSplit/>
          <w:trHeight w:val="755"/>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12B" w14:textId="77777777" w:rsidR="00814D8A" w:rsidRPr="005D4BA3" w:rsidRDefault="00814D8A" w:rsidP="001F179A">
            <w:pPr>
              <w:pStyle w:val="StyleArial8ptBoldAfter0ptLinespacing15lines"/>
            </w:pPr>
            <w:r w:rsidRPr="005D4BA3">
              <w:t>1</w:t>
            </w:r>
          </w:p>
          <w:p w14:paraId="16B3312C" w14:textId="77777777" w:rsidR="00814D8A" w:rsidRPr="005D4BA3" w:rsidRDefault="00814D8A" w:rsidP="001F179A">
            <w:pPr>
              <w:pStyle w:val="StyleArial8ptBoldAfter0ptLinespacing15lines"/>
            </w:pPr>
            <w:r w:rsidRPr="005D4BA3">
              <w:t>2</w:t>
            </w:r>
          </w:p>
          <w:p w14:paraId="16B3312D" w14:textId="77777777" w:rsidR="00814D8A" w:rsidRPr="005D4BA3" w:rsidRDefault="00814D8A" w:rsidP="001F179A">
            <w:pPr>
              <w:pStyle w:val="StyleArial8ptBoldAfter0ptLinespacing15lines"/>
            </w:pPr>
            <w:r w:rsidRPr="005D4BA3">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12E" w14:textId="77777777" w:rsidR="00814D8A" w:rsidRPr="005D4BA3" w:rsidRDefault="00814D8A" w:rsidP="001F179A">
            <w:pPr>
              <w:pStyle w:val="StyleArial8ptBoldAfter0ptLinespacing15lines"/>
            </w:pPr>
            <w:r w:rsidRPr="005D4BA3">
              <w:t>POS</w:t>
            </w:r>
          </w:p>
          <w:p w14:paraId="16B3312F" w14:textId="77777777" w:rsidR="00814D8A" w:rsidRPr="005D4BA3" w:rsidRDefault="00814D8A" w:rsidP="001F179A">
            <w:pPr>
              <w:pStyle w:val="StyleArial8ptBoldAfter0ptLinespacing15lines"/>
            </w:pPr>
            <w:r w:rsidRPr="005D4BA3">
              <w:t>Source</w:t>
            </w:r>
          </w:p>
          <w:p w14:paraId="16B33130" w14:textId="77777777" w:rsidR="00814D8A" w:rsidRPr="005D4BA3" w:rsidRDefault="00814D8A" w:rsidP="001F179A">
            <w:pPr>
              <w:pStyle w:val="StyleArial8ptBoldAfter0ptLinespacing15lines"/>
            </w:pPr>
            <w:r w:rsidRPr="005D4BA3">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131" w14:textId="77777777" w:rsidR="00814D8A" w:rsidRPr="005D4BA3" w:rsidRDefault="00814D8A" w:rsidP="001F179A">
            <w:pPr>
              <w:pStyle w:val="StyleArial8ptBoldAfter0ptLinespacing15lines"/>
            </w:pPr>
            <w:r w:rsidRPr="005D4BA3">
              <w:t>M</w:t>
            </w:r>
          </w:p>
          <w:p w14:paraId="16B33132" w14:textId="77777777" w:rsidR="00814D8A" w:rsidRPr="005D4BA3" w:rsidRDefault="00814D8A" w:rsidP="001F179A">
            <w:pPr>
              <w:pStyle w:val="StyleArial8ptBoldAfter0ptLinespacing15lines"/>
            </w:pPr>
            <w:r w:rsidRPr="005D4BA3">
              <w:t>M</w:t>
            </w:r>
          </w:p>
          <w:p w14:paraId="16B33133" w14:textId="77777777" w:rsidR="00814D8A" w:rsidRPr="005D4BA3" w:rsidRDefault="00814D8A" w:rsidP="001F179A">
            <w:pPr>
              <w:pStyle w:val="StyleArial8ptBoldAfter0ptLinespacing15lines"/>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134" w14:textId="77777777" w:rsidR="00814D8A" w:rsidRPr="005D4BA3"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135" w14:textId="77777777" w:rsidR="00814D8A" w:rsidRPr="005D4BA3" w:rsidRDefault="00814D8A" w:rsidP="00256611">
            <w:pPr>
              <w:spacing w:after="0" w:line="360" w:lineRule="auto"/>
              <w:jc w:val="center"/>
              <w:rPr>
                <w:rFonts w:ascii="Arial" w:hAnsi="Arial" w:cs="Arial"/>
                <w:b/>
                <w:sz w:val="16"/>
                <w:szCs w:val="16"/>
              </w:rPr>
            </w:pPr>
            <w:r w:rsidRPr="005D4BA3">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136" w14:textId="77777777" w:rsidR="00814D8A" w:rsidRPr="005D4BA3" w:rsidRDefault="00814D8A" w:rsidP="003D1FD6">
            <w:pPr>
              <w:spacing w:before="60" w:after="6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137" w14:textId="77777777" w:rsidR="00814D8A" w:rsidRPr="005D4BA3" w:rsidRDefault="00814D8A" w:rsidP="003D1FD6">
            <w:pPr>
              <w:spacing w:before="60" w:after="60" w:line="360" w:lineRule="auto"/>
              <w:rPr>
                <w:rFonts w:ascii="Arial" w:hAnsi="Arial" w:cs="Arial"/>
                <w:b/>
                <w:sz w:val="16"/>
                <w:szCs w:val="16"/>
              </w:rPr>
            </w:pPr>
          </w:p>
        </w:tc>
      </w:tr>
      <w:tr w:rsidR="00814D8A" w:rsidRPr="00F860DF" w14:paraId="16B3314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39" w14:textId="77777777" w:rsidR="00814D8A" w:rsidRPr="005D4BA3" w:rsidRDefault="00814D8A"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3A" w14:textId="77777777" w:rsidR="00814D8A" w:rsidRPr="00C456C2" w:rsidRDefault="00814D8A" w:rsidP="001F179A">
            <w:pPr>
              <w:pStyle w:val="StyleTableText8pt"/>
            </w:pPr>
            <w:r w:rsidRPr="00C456C2">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3B" w14:textId="77777777" w:rsidR="00814D8A" w:rsidRPr="005D4BA3" w:rsidRDefault="00814D8A" w:rsidP="001F179A">
            <w:pPr>
              <w:pStyle w:val="StyleTableText8pt"/>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3C" w14:textId="77777777" w:rsidR="00814D8A" w:rsidRPr="005D4BA3" w:rsidRDefault="00814D8A" w:rsidP="001F179A">
            <w:pPr>
              <w:pStyle w:val="StyleTableText8ptLeft0Hanging012"/>
            </w:pPr>
            <w:r w:rsidRPr="005D4BA3">
              <w:t>OTA_CodeType</w:t>
            </w:r>
          </w:p>
          <w:p w14:paraId="16B3313D" w14:textId="77777777" w:rsidR="00814D8A" w:rsidRPr="005D4BA3" w:rsidRDefault="00814D8A" w:rsidP="001F179A">
            <w:pPr>
              <w:pStyle w:val="StyleTableText8pt"/>
            </w:pPr>
            <w:r w:rsidRPr="005D4BA3">
              <w:rPr>
                <w:i/>
              </w:rPr>
              <w:t>Example:</w:t>
            </w:r>
          </w:p>
          <w:p w14:paraId="16B3313E" w14:textId="77777777" w:rsidR="00814D8A" w:rsidRPr="005D4BA3" w:rsidRDefault="00814D8A" w:rsidP="001F179A">
            <w:pPr>
              <w:pStyle w:val="StyleTableText8pt"/>
            </w:pPr>
            <w:r w:rsidRPr="005D4BA3">
              <w:t xml:space="preserve">&lt;BookingChannel </w:t>
            </w:r>
            <w:r w:rsidRPr="005D4BA3">
              <w:rPr>
                <w:b/>
              </w:rPr>
              <w:t>Type=”1”</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3F" w14:textId="77777777" w:rsidR="00814D8A" w:rsidRPr="005D4BA3" w:rsidRDefault="00814D8A" w:rsidP="00D449AD">
            <w:pPr>
              <w:pStyle w:val="TableText"/>
              <w:jc w:val="center"/>
              <w:rPr>
                <w:sz w:val="16"/>
                <w:szCs w:val="16"/>
              </w:rPr>
            </w:pPr>
            <w:r w:rsidRPr="005D4BA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40" w14:textId="77777777" w:rsidR="00814D8A" w:rsidRPr="005D4BA3" w:rsidRDefault="00814D8A" w:rsidP="001F179A">
            <w:pPr>
              <w:pStyle w:val="StyleTableText8pt"/>
            </w:pPr>
            <w:r w:rsidRPr="005D4BA3">
              <w:t>OTA Code List – BCT</w:t>
            </w:r>
          </w:p>
          <w:p w14:paraId="16B33141" w14:textId="77777777" w:rsidR="00814D8A" w:rsidRPr="005D4BA3" w:rsidRDefault="00814D8A" w:rsidP="001F179A">
            <w:pPr>
              <w:pStyle w:val="StyleTableText8pt"/>
            </w:pPr>
            <w:r w:rsidRPr="005D4BA3">
              <w:t>Booking Channel Type</w:t>
            </w:r>
          </w:p>
          <w:p w14:paraId="16B33142" w14:textId="77777777" w:rsidR="00814D8A" w:rsidRPr="005D4BA3" w:rsidRDefault="00814D8A" w:rsidP="001F179A">
            <w:pPr>
              <w:pStyle w:val="StyleTableText8pt"/>
              <w:rPr>
                <w:color w:val="000000"/>
              </w:rPr>
            </w:pPr>
            <w:r w:rsidRPr="005D4BA3">
              <w:rPr>
                <w:i/>
              </w:rPr>
              <w:t>Valid value</w:t>
            </w:r>
            <w:r w:rsidRPr="005D4BA3">
              <w:t>:</w:t>
            </w:r>
            <w:r w:rsidRPr="005D4BA3">
              <w:br/>
              <w:t>1 = Global Distribution System (GDS)</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43" w14:textId="77777777" w:rsidR="00814D8A" w:rsidRPr="005D4BA3" w:rsidRDefault="00814D8A" w:rsidP="001F179A">
            <w:pPr>
              <w:pStyle w:val="StyleTableText8pt"/>
            </w:pPr>
            <w:r w:rsidRPr="005D4BA3">
              <w:t>Source System/ Partition Code</w:t>
            </w:r>
          </w:p>
          <w:p w14:paraId="16B33144" w14:textId="77777777" w:rsidR="00814D8A" w:rsidRPr="005D4BA3" w:rsidRDefault="00814D8A" w:rsidP="008E4086">
            <w:pPr>
              <w:pStyle w:val="StyleTableText8pt"/>
            </w:pPr>
            <w:r w:rsidRPr="005D4BA3">
              <w:t>GDS=1</w:t>
            </w:r>
          </w:p>
        </w:tc>
      </w:tr>
      <w:tr w:rsidR="00814D8A" w:rsidRPr="00F860DF" w14:paraId="16B3314C"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146" w14:textId="77777777" w:rsidR="00814D8A" w:rsidRPr="00C456C2" w:rsidRDefault="00814D8A" w:rsidP="00353ACC">
            <w:pPr>
              <w:pStyle w:val="TableText"/>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47"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48"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49"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4A"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4B" w14:textId="77777777" w:rsidR="00814D8A" w:rsidRPr="00F860DF" w:rsidRDefault="00814D8A" w:rsidP="00B03A8B">
            <w:pPr>
              <w:pStyle w:val="TableText"/>
              <w:spacing w:before="0" w:after="0"/>
              <w:rPr>
                <w:b/>
                <w:sz w:val="16"/>
                <w:szCs w:val="16"/>
              </w:rPr>
            </w:pPr>
          </w:p>
        </w:tc>
      </w:tr>
      <w:tr w:rsidR="00814D8A" w:rsidRPr="005D4BA3" w14:paraId="16B3315D"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14D" w14:textId="77777777" w:rsidR="00814D8A" w:rsidRPr="005D4BA3" w:rsidRDefault="00814D8A" w:rsidP="001F179A">
            <w:pPr>
              <w:pStyle w:val="StyleArial8ptBoldAfter0ptLinespacing15lines"/>
            </w:pPr>
            <w:r w:rsidRPr="005D4BA3">
              <w:t>1</w:t>
            </w:r>
          </w:p>
          <w:p w14:paraId="16B3314E" w14:textId="77777777" w:rsidR="00814D8A" w:rsidRPr="005D4BA3" w:rsidRDefault="00814D8A" w:rsidP="001F179A">
            <w:pPr>
              <w:pStyle w:val="StyleArial8ptBoldAfter0ptLinespacing15lines"/>
            </w:pPr>
            <w:r w:rsidRPr="005D4BA3">
              <w:t>2</w:t>
            </w:r>
          </w:p>
          <w:p w14:paraId="16B3314F" w14:textId="77777777" w:rsidR="00814D8A" w:rsidRPr="005D4BA3" w:rsidRDefault="00814D8A" w:rsidP="001F179A">
            <w:pPr>
              <w:pStyle w:val="StyleArial8ptBoldAfter0ptLinespacing15lines"/>
            </w:pPr>
            <w:r w:rsidRPr="005D4BA3">
              <w:t>3</w:t>
            </w:r>
          </w:p>
          <w:p w14:paraId="16B33150" w14:textId="77777777" w:rsidR="00814D8A" w:rsidRPr="005D4BA3" w:rsidRDefault="00814D8A" w:rsidP="001F179A">
            <w:pPr>
              <w:pStyle w:val="StyleArial8ptBoldAfter0ptLinespacing15lines"/>
            </w:pPr>
            <w:r w:rsidRPr="005D4BA3">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151" w14:textId="77777777" w:rsidR="00814D8A" w:rsidRPr="00C456C2" w:rsidRDefault="00814D8A" w:rsidP="001F179A">
            <w:pPr>
              <w:pStyle w:val="StyleArial8ptBoldAfter0ptLinespacing15lines"/>
            </w:pPr>
            <w:r w:rsidRPr="00C456C2">
              <w:t>POS</w:t>
            </w:r>
          </w:p>
          <w:p w14:paraId="16B33152" w14:textId="77777777" w:rsidR="00814D8A" w:rsidRPr="00C456C2" w:rsidRDefault="00814D8A" w:rsidP="001F179A">
            <w:pPr>
              <w:pStyle w:val="StyleArial8ptBoldAfter0ptLinespacing15lines"/>
            </w:pPr>
            <w:r w:rsidRPr="00C456C2">
              <w:t>Source</w:t>
            </w:r>
          </w:p>
          <w:p w14:paraId="16B33153" w14:textId="77777777" w:rsidR="00814D8A" w:rsidRPr="00C456C2" w:rsidRDefault="00814D8A" w:rsidP="001F179A">
            <w:pPr>
              <w:pStyle w:val="StyleArial8ptBoldAfter0ptLinespacing15lines"/>
            </w:pPr>
            <w:r w:rsidRPr="00C456C2">
              <w:t>BookingChannel</w:t>
            </w:r>
          </w:p>
          <w:p w14:paraId="16B33154" w14:textId="77777777" w:rsidR="00814D8A" w:rsidRPr="00C456C2" w:rsidRDefault="00814D8A" w:rsidP="001F179A">
            <w:pPr>
              <w:pStyle w:val="StyleArial8ptBoldAfter0ptLinespacing15lines"/>
            </w:pPr>
            <w:r w:rsidRPr="00C456C2">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155" w14:textId="77777777" w:rsidR="00814D8A" w:rsidRPr="005D4BA3" w:rsidRDefault="00814D8A" w:rsidP="001F179A">
            <w:pPr>
              <w:pStyle w:val="StyleArial8ptBoldAfter0ptLinespacing15lines"/>
            </w:pPr>
            <w:r w:rsidRPr="005D4BA3">
              <w:t>M</w:t>
            </w:r>
          </w:p>
          <w:p w14:paraId="16B33156" w14:textId="77777777" w:rsidR="00814D8A" w:rsidRPr="005D4BA3" w:rsidRDefault="00814D8A" w:rsidP="001F179A">
            <w:pPr>
              <w:pStyle w:val="StyleArial8ptBoldAfter0ptLinespacing15lines"/>
            </w:pPr>
            <w:r w:rsidRPr="005D4BA3">
              <w:t>M</w:t>
            </w:r>
          </w:p>
          <w:p w14:paraId="16B33157" w14:textId="77777777" w:rsidR="00814D8A" w:rsidRPr="005D4BA3" w:rsidRDefault="00814D8A" w:rsidP="001F179A">
            <w:pPr>
              <w:pStyle w:val="StyleArial8ptBoldAfter0ptLinespacing15lines"/>
            </w:pPr>
            <w:r w:rsidRPr="005D4BA3">
              <w:t>M</w:t>
            </w:r>
          </w:p>
          <w:p w14:paraId="16B33158" w14:textId="77777777" w:rsidR="00814D8A" w:rsidRPr="005D4BA3" w:rsidRDefault="00814D8A" w:rsidP="001F179A">
            <w:pPr>
              <w:pStyle w:val="StyleArial8ptBoldAfter0ptLinespacing15lines"/>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159" w14:textId="77777777" w:rsidR="00814D8A" w:rsidRPr="005D4BA3"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15A" w14:textId="77777777" w:rsidR="00814D8A" w:rsidRPr="005D4BA3" w:rsidRDefault="00814D8A" w:rsidP="00256611">
            <w:pPr>
              <w:spacing w:after="0" w:line="360" w:lineRule="auto"/>
              <w:jc w:val="center"/>
              <w:rPr>
                <w:rFonts w:ascii="Arial" w:hAnsi="Arial" w:cs="Arial"/>
                <w:b/>
                <w:sz w:val="16"/>
                <w:szCs w:val="16"/>
              </w:rPr>
            </w:pPr>
            <w:r w:rsidRPr="005D4BA3">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15B" w14:textId="77777777" w:rsidR="00814D8A" w:rsidRPr="005D4BA3"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15C" w14:textId="77777777" w:rsidR="00814D8A" w:rsidRPr="005D4BA3" w:rsidRDefault="00814D8A" w:rsidP="002E2D66">
            <w:pPr>
              <w:spacing w:after="0" w:line="360" w:lineRule="auto"/>
              <w:rPr>
                <w:rFonts w:ascii="Arial" w:hAnsi="Arial" w:cs="Arial"/>
                <w:b/>
                <w:sz w:val="16"/>
                <w:szCs w:val="16"/>
              </w:rPr>
            </w:pPr>
          </w:p>
        </w:tc>
      </w:tr>
      <w:tr w:rsidR="00814D8A" w:rsidRPr="00F860DF" w14:paraId="16B3316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5E" w14:textId="77777777" w:rsidR="00814D8A" w:rsidRPr="005D4BA3" w:rsidRDefault="00814D8A"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5F" w14:textId="77777777" w:rsidR="00814D8A" w:rsidRPr="00C456C2" w:rsidRDefault="00814D8A" w:rsidP="001F179A">
            <w:pPr>
              <w:pStyle w:val="StyleTableText8pt"/>
            </w:pPr>
            <w:r w:rsidRPr="00C456C2">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60" w14:textId="77777777" w:rsidR="00814D8A" w:rsidRPr="005D4BA3" w:rsidRDefault="00814D8A" w:rsidP="001F179A">
            <w:pPr>
              <w:pStyle w:val="StyleTableText8pt"/>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61" w14:textId="77777777" w:rsidR="00814D8A" w:rsidRPr="005D4BA3" w:rsidRDefault="00814D8A" w:rsidP="001F179A">
            <w:pPr>
              <w:pStyle w:val="StyleTableText8ptLeft0Hanging012"/>
            </w:pPr>
            <w:r w:rsidRPr="005D4BA3">
              <w:t>StringLength1to16</w:t>
            </w:r>
          </w:p>
          <w:p w14:paraId="16B33162" w14:textId="77777777" w:rsidR="00814D8A" w:rsidRPr="005D4BA3" w:rsidRDefault="00814D8A" w:rsidP="001F179A">
            <w:pPr>
              <w:pStyle w:val="StyleTableText8pt"/>
            </w:pPr>
            <w:r w:rsidRPr="005D4BA3">
              <w:rPr>
                <w:i/>
              </w:rPr>
              <w:t>Example:</w:t>
            </w:r>
          </w:p>
          <w:p w14:paraId="16B33163" w14:textId="77777777" w:rsidR="00814D8A" w:rsidRPr="005D4BA3" w:rsidRDefault="00814D8A" w:rsidP="001F179A">
            <w:pPr>
              <w:pStyle w:val="StyleTableText8pt"/>
            </w:pPr>
            <w:r w:rsidRPr="005D4BA3">
              <w:t xml:space="preserve">&lt;CompanyName </w:t>
            </w:r>
            <w:r w:rsidRPr="005D4BA3">
              <w:rPr>
                <w:b/>
              </w:rPr>
              <w:t>Code=”1G”</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64" w14:textId="77777777" w:rsidR="00814D8A" w:rsidRPr="005D4BA3" w:rsidRDefault="00814D8A" w:rsidP="00D449AD">
            <w:pPr>
              <w:pStyle w:val="TableText"/>
              <w:jc w:val="center"/>
              <w:rPr>
                <w:sz w:val="16"/>
                <w:szCs w:val="16"/>
              </w:rPr>
            </w:pPr>
            <w:r w:rsidRPr="005D4BA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65" w14:textId="77777777" w:rsidR="00814D8A" w:rsidRPr="005D4BA3" w:rsidRDefault="00814D8A" w:rsidP="001F179A">
            <w:pPr>
              <w:pStyle w:val="StyleTableText8pt"/>
            </w:pPr>
            <w:r w:rsidRPr="005D4BA3">
              <w:rPr>
                <w:i/>
              </w:rPr>
              <w:t>Valid values</w:t>
            </w:r>
            <w:r w:rsidRPr="005D4BA3">
              <w:t>:</w:t>
            </w:r>
          </w:p>
          <w:p w14:paraId="16B33166" w14:textId="77777777" w:rsidR="00814D8A" w:rsidRPr="00E06B8B" w:rsidRDefault="00814D8A" w:rsidP="00353ACC">
            <w:pPr>
              <w:pStyle w:val="StyleTableText6ptAfterbefore"/>
              <w:numPr>
                <w:ilvl w:val="0"/>
                <w:numId w:val="15"/>
              </w:numPr>
              <w:ind w:left="252" w:hanging="252"/>
            </w:pPr>
            <w:r w:rsidRPr="00E06B8B">
              <w:t>1V = Apollo</w:t>
            </w:r>
            <w:r w:rsidRPr="005D4BA3">
              <w:sym w:font="Symbol" w:char="F0E2"/>
            </w:r>
            <w:r w:rsidRPr="00E06B8B">
              <w:t xml:space="preserve"> GDS</w:t>
            </w:r>
          </w:p>
          <w:p w14:paraId="16B33167" w14:textId="77777777" w:rsidR="00814D8A" w:rsidRPr="005D4BA3" w:rsidRDefault="00814D8A" w:rsidP="00353ACC">
            <w:pPr>
              <w:pStyle w:val="StyleTableText6ptAfterbefore"/>
              <w:numPr>
                <w:ilvl w:val="0"/>
                <w:numId w:val="15"/>
              </w:numPr>
              <w:ind w:left="252" w:hanging="252"/>
            </w:pPr>
            <w:r w:rsidRPr="005D4BA3">
              <w:t xml:space="preserve">1G </w:t>
            </w:r>
            <w:r>
              <w:t>=</w:t>
            </w:r>
            <w:r w:rsidRPr="005D4BA3">
              <w:t xml:space="preserve"> Galileo</w:t>
            </w:r>
            <w:r w:rsidRPr="005D4BA3">
              <w:sym w:font="Symbol" w:char="F0E2"/>
            </w:r>
            <w:r w:rsidRPr="005D4BA3">
              <w:t xml:space="preserve"> GDS</w:t>
            </w:r>
          </w:p>
          <w:p w14:paraId="16B33168" w14:textId="77777777" w:rsidR="00814D8A" w:rsidRPr="005D4BA3" w:rsidRDefault="00814D8A" w:rsidP="00353ACC">
            <w:pPr>
              <w:pStyle w:val="StyleTableText6ptAfterbefore"/>
              <w:numPr>
                <w:ilvl w:val="0"/>
                <w:numId w:val="15"/>
              </w:numPr>
              <w:ind w:left="252" w:hanging="252"/>
            </w:pPr>
            <w:r w:rsidRPr="005D4BA3">
              <w:t xml:space="preserve">1P </w:t>
            </w:r>
            <w:r>
              <w:t>=</w:t>
            </w:r>
            <w:r w:rsidRPr="005D4BA3">
              <w:t xml:space="preserve"> Worldspan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69" w14:textId="77777777" w:rsidR="00814D8A" w:rsidRPr="00007EF7" w:rsidRDefault="00814D8A" w:rsidP="00007EF7">
            <w:pPr>
              <w:pStyle w:val="StyleTableText8pt"/>
            </w:pPr>
            <w:r w:rsidRPr="00007EF7">
              <w:t>Source System/ Partition Code</w:t>
            </w:r>
          </w:p>
          <w:p w14:paraId="16B3316A" w14:textId="77777777" w:rsidR="00814D8A" w:rsidRPr="00007EF7" w:rsidRDefault="00814D8A" w:rsidP="008E4086">
            <w:pPr>
              <w:pStyle w:val="StyleTableText8pt"/>
            </w:pPr>
            <w:r w:rsidRPr="00007EF7">
              <w:t>GDS=2</w:t>
            </w:r>
          </w:p>
        </w:tc>
      </w:tr>
      <w:tr w:rsidR="00814D8A" w:rsidRPr="00F860DF" w14:paraId="16B33172"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16C"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6D"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6E"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6F"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70"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71" w14:textId="77777777" w:rsidR="00814D8A" w:rsidRPr="00F860DF" w:rsidRDefault="00814D8A" w:rsidP="00B03A8B">
            <w:pPr>
              <w:pStyle w:val="TableText"/>
              <w:spacing w:before="0" w:after="0"/>
              <w:rPr>
                <w:b/>
                <w:sz w:val="16"/>
                <w:szCs w:val="16"/>
              </w:rPr>
            </w:pPr>
          </w:p>
        </w:tc>
      </w:tr>
      <w:tr w:rsidR="00814D8A" w:rsidRPr="005D4BA3" w14:paraId="16B3318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173" w14:textId="77777777" w:rsidR="00814D8A" w:rsidRPr="005D4BA3" w:rsidRDefault="00814D8A" w:rsidP="001F179A">
            <w:pPr>
              <w:pStyle w:val="StyleArial8ptBoldAfter0ptLinespacing15lines"/>
            </w:pPr>
            <w:r w:rsidRPr="005D4BA3">
              <w:t>1</w:t>
            </w:r>
          </w:p>
          <w:p w14:paraId="16B33174" w14:textId="77777777" w:rsidR="00814D8A" w:rsidRPr="005D4BA3" w:rsidRDefault="00814D8A" w:rsidP="001F179A">
            <w:pPr>
              <w:pStyle w:val="StyleArial8ptBoldAfter0ptLinespacing15lines"/>
            </w:pPr>
            <w:r w:rsidRPr="005D4BA3">
              <w:t>2</w:t>
            </w:r>
          </w:p>
          <w:p w14:paraId="16B33175" w14:textId="77777777" w:rsidR="00814D8A" w:rsidRPr="005D4BA3" w:rsidRDefault="00814D8A" w:rsidP="001F179A">
            <w:pPr>
              <w:pStyle w:val="StyleArial8ptBoldAfter0ptLinespacing15lines"/>
            </w:pPr>
            <w:r w:rsidRPr="005D4BA3">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176" w14:textId="77777777" w:rsidR="00814D8A" w:rsidRPr="005D4BA3" w:rsidRDefault="00814D8A" w:rsidP="001F179A">
            <w:pPr>
              <w:pStyle w:val="StyleArial8ptBoldAfter0ptLinespacing15lines"/>
            </w:pPr>
            <w:r w:rsidRPr="005D4BA3">
              <w:t>HotelResModifies</w:t>
            </w:r>
          </w:p>
          <w:p w14:paraId="16B33177" w14:textId="77777777" w:rsidR="00814D8A" w:rsidRPr="005D4BA3" w:rsidRDefault="00814D8A" w:rsidP="001F179A">
            <w:pPr>
              <w:pStyle w:val="StyleArial8ptBoldAfter0ptLinespacing15lines"/>
            </w:pPr>
            <w:r w:rsidRPr="005D4BA3">
              <w:t>HotelResModify</w:t>
            </w:r>
          </w:p>
          <w:p w14:paraId="16B33178" w14:textId="77777777" w:rsidR="00814D8A" w:rsidRPr="005D4BA3" w:rsidRDefault="00814D8A" w:rsidP="001F179A">
            <w:pPr>
              <w:pStyle w:val="StyleArial8ptBoldAfter0ptLinespacing15lines"/>
            </w:pPr>
            <w:r w:rsidRPr="005D4BA3">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179" w14:textId="77777777" w:rsidR="00814D8A" w:rsidRPr="005D4BA3" w:rsidRDefault="00814D8A" w:rsidP="001F179A">
            <w:pPr>
              <w:pStyle w:val="StyleArial8ptBoldAfter0ptLinespacing15lines"/>
            </w:pPr>
            <w:r w:rsidRPr="005D4BA3">
              <w:t>M</w:t>
            </w:r>
          </w:p>
          <w:p w14:paraId="16B3317A" w14:textId="77777777" w:rsidR="00814D8A" w:rsidRPr="005D4BA3" w:rsidRDefault="00814D8A" w:rsidP="001F179A">
            <w:pPr>
              <w:pStyle w:val="StyleArial8ptBoldAfter0ptLinespacing15lines"/>
            </w:pPr>
            <w:r w:rsidRPr="005D4BA3">
              <w:t>M</w:t>
            </w:r>
          </w:p>
          <w:p w14:paraId="16B3317B" w14:textId="77777777" w:rsidR="00814D8A" w:rsidRPr="005D4BA3" w:rsidRDefault="00814D8A" w:rsidP="001F179A">
            <w:pPr>
              <w:pStyle w:val="StyleArial8ptBoldAfter0ptLinespacing15lines"/>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17C" w14:textId="77777777" w:rsidR="00814D8A" w:rsidRPr="005D4BA3" w:rsidRDefault="00814D8A" w:rsidP="00EC2BA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17D" w14:textId="77777777" w:rsidR="00814D8A" w:rsidRPr="005D4BA3" w:rsidRDefault="00814D8A" w:rsidP="00D449AD">
            <w:pPr>
              <w:spacing w:after="0" w:line="360" w:lineRule="auto"/>
              <w:jc w:val="center"/>
              <w:rPr>
                <w:rFonts w:ascii="Arial" w:hAnsi="Arial" w:cs="Arial"/>
                <w:b/>
                <w:sz w:val="16"/>
                <w:szCs w:val="16"/>
              </w:rPr>
            </w:pPr>
            <w:r w:rsidRPr="005D4BA3">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17E" w14:textId="77777777" w:rsidR="00814D8A" w:rsidRPr="005D4BA3"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17F" w14:textId="77777777" w:rsidR="00814D8A" w:rsidRPr="005D4BA3" w:rsidRDefault="00814D8A" w:rsidP="002E2D66">
            <w:pPr>
              <w:spacing w:after="0" w:line="360" w:lineRule="auto"/>
              <w:rPr>
                <w:rFonts w:ascii="Arial" w:hAnsi="Arial" w:cs="Arial"/>
                <w:b/>
                <w:sz w:val="16"/>
                <w:szCs w:val="16"/>
              </w:rPr>
            </w:pPr>
          </w:p>
        </w:tc>
      </w:tr>
      <w:tr w:rsidR="00814D8A" w:rsidRPr="005D4BA3" w14:paraId="16B3318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81" w14:textId="77777777" w:rsidR="00814D8A" w:rsidRPr="005D4BA3" w:rsidRDefault="00814D8A"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82" w14:textId="77777777" w:rsidR="00814D8A" w:rsidRPr="005D4BA3" w:rsidRDefault="00814D8A" w:rsidP="001F179A">
            <w:pPr>
              <w:pStyle w:val="StyleArial8ptAfter0ptLinespacingsingle"/>
            </w:pPr>
            <w:r w:rsidRPr="005D4BA3">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83" w14:textId="77777777" w:rsidR="00814D8A" w:rsidRPr="005D4BA3" w:rsidRDefault="00814D8A" w:rsidP="001F179A">
            <w:pPr>
              <w:pStyle w:val="StyleArial8ptAfter0ptLinespacingsingle"/>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84" w14:textId="77777777" w:rsidR="00814D8A" w:rsidRPr="005D4BA3" w:rsidRDefault="00814D8A" w:rsidP="001F179A">
            <w:pPr>
              <w:pStyle w:val="StyleTableText8ptLeft0Hanging012"/>
            </w:pPr>
            <w:r w:rsidRPr="005D4BA3">
              <w:t>OTA_CodeType</w:t>
            </w:r>
          </w:p>
          <w:p w14:paraId="16B33185" w14:textId="77777777" w:rsidR="00814D8A" w:rsidRPr="005D4BA3" w:rsidRDefault="00814D8A" w:rsidP="001F179A">
            <w:pPr>
              <w:pStyle w:val="StyleTableText8pt"/>
            </w:pPr>
            <w:r w:rsidRPr="005D4BA3">
              <w:rPr>
                <w:i/>
              </w:rPr>
              <w:t>Example:</w:t>
            </w:r>
          </w:p>
          <w:p w14:paraId="16B33186" w14:textId="77777777" w:rsidR="00814D8A" w:rsidRPr="005D4BA3" w:rsidRDefault="00814D8A" w:rsidP="001F179A">
            <w:pPr>
              <w:pStyle w:val="StyleArial8ptAfter0ptLinespacingsingle"/>
              <w:rPr>
                <w:lang w:val="en-AU"/>
              </w:rPr>
            </w:pPr>
            <w:r w:rsidRPr="005D4BA3">
              <w:rPr>
                <w:lang w:val="en-AU"/>
              </w:rPr>
              <w:t>&lt;HotelRes</w:t>
            </w:r>
            <w:r>
              <w:rPr>
                <w:lang w:val="en-AU"/>
              </w:rPr>
              <w:t>Modify</w:t>
            </w:r>
            <w:r w:rsidRPr="005D4BA3">
              <w:rPr>
                <w:lang w:val="en-AU"/>
              </w:rPr>
              <w:t>&gt;</w:t>
            </w:r>
          </w:p>
          <w:p w14:paraId="16B33187" w14:textId="77777777" w:rsidR="00814D8A" w:rsidRPr="005D4BA3" w:rsidRDefault="00814D8A" w:rsidP="0036658A">
            <w:pPr>
              <w:spacing w:after="0" w:line="240" w:lineRule="auto"/>
              <w:rPr>
                <w:rFonts w:ascii="Arial" w:hAnsi="Arial" w:cs="Arial"/>
                <w:sz w:val="16"/>
                <w:szCs w:val="16"/>
                <w:lang w:val="en-AU"/>
              </w:rPr>
            </w:pPr>
            <w:r w:rsidRPr="005D4BA3">
              <w:rPr>
                <w:rFonts w:ascii="Arial" w:hAnsi="Arial" w:cs="Arial"/>
                <w:sz w:val="16"/>
                <w:szCs w:val="16"/>
                <w:lang w:val="en-AU"/>
              </w:rPr>
              <w:t xml:space="preserve">&lt;UniqueID </w:t>
            </w:r>
            <w:r w:rsidRPr="005D4BA3">
              <w:rPr>
                <w:rFonts w:ascii="Arial" w:hAnsi="Arial" w:cs="Arial"/>
                <w:b/>
                <w:sz w:val="16"/>
                <w:szCs w:val="16"/>
                <w:lang w:val="en-AU"/>
              </w:rPr>
              <w:t>Type="14"</w:t>
            </w:r>
            <w:r w:rsidRPr="005D4BA3">
              <w:rPr>
                <w:rFonts w:ascii="Arial" w:hAnsi="Arial" w:cs="Arial"/>
                <w:sz w:val="16"/>
                <w:szCs w:val="16"/>
                <w:lang w:val="en-AU"/>
              </w:rPr>
              <w:t xml:space="preserve"> ID="9X78G2" ID_Context=”XX”/&gt;</w:t>
            </w:r>
          </w:p>
          <w:p w14:paraId="16B33188" w14:textId="77777777" w:rsidR="00814D8A" w:rsidRPr="005D4BA3" w:rsidRDefault="00814D8A" w:rsidP="001F179A">
            <w:pPr>
              <w:pStyle w:val="StyleArial8ptAfter0ptLinespacingsingle"/>
            </w:pPr>
            <w:r w:rsidRPr="005D4BA3">
              <w:rPr>
                <w:lang w:val="en-AU"/>
              </w:rPr>
              <w:t>&lt;/HotelRes</w:t>
            </w:r>
            <w:r>
              <w:rPr>
                <w:lang w:val="en-AU"/>
              </w:rPr>
              <w:t>Modify</w:t>
            </w:r>
            <w:r w:rsidRPr="005D4BA3">
              <w:rPr>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89"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8A" w14:textId="77777777" w:rsidR="00814D8A" w:rsidRPr="005D4BA3" w:rsidRDefault="00814D8A" w:rsidP="001F179A">
            <w:pPr>
              <w:pStyle w:val="StyleTableText8pt"/>
            </w:pPr>
            <w:r w:rsidRPr="005D4BA3">
              <w:t>OTA Code List – UIT</w:t>
            </w:r>
          </w:p>
          <w:p w14:paraId="16B3318B" w14:textId="77777777" w:rsidR="00814D8A" w:rsidRPr="005D4BA3" w:rsidRDefault="00814D8A" w:rsidP="001F179A">
            <w:pPr>
              <w:pStyle w:val="StyleTableText8pt"/>
            </w:pPr>
            <w:r w:rsidRPr="005D4BA3">
              <w:t>Unique ID</w:t>
            </w:r>
          </w:p>
          <w:p w14:paraId="16B3318C" w14:textId="77777777" w:rsidR="00814D8A" w:rsidRPr="005D4BA3" w:rsidRDefault="00814D8A" w:rsidP="001F179A">
            <w:pPr>
              <w:pStyle w:val="StyleTableText8pt"/>
            </w:pPr>
            <w:r w:rsidRPr="005D4BA3">
              <w:rPr>
                <w:i/>
              </w:rPr>
              <w:t>Valid value</w:t>
            </w:r>
            <w:r w:rsidRPr="005D4BA3">
              <w:t>:</w:t>
            </w:r>
            <w:r w:rsidRPr="005D4BA3">
              <w:br/>
              <w:t>14 = Reservation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8D" w14:textId="77777777" w:rsidR="00814D8A" w:rsidRPr="005D4BA3" w:rsidRDefault="00814D8A" w:rsidP="00214888">
            <w:pPr>
              <w:spacing w:after="0" w:line="240" w:lineRule="auto"/>
              <w:rPr>
                <w:rFonts w:ascii="Arial" w:hAnsi="Arial" w:cs="Arial"/>
                <w:sz w:val="16"/>
                <w:szCs w:val="16"/>
              </w:rPr>
            </w:pPr>
          </w:p>
        </w:tc>
      </w:tr>
      <w:tr w:rsidR="00814D8A" w:rsidRPr="005D4BA3" w14:paraId="16B3319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8F" w14:textId="77777777" w:rsidR="00814D8A" w:rsidRPr="005D4BA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90" w14:textId="77777777" w:rsidR="00814D8A" w:rsidRPr="005D4BA3" w:rsidRDefault="00814D8A" w:rsidP="001F179A">
            <w:pPr>
              <w:pStyle w:val="StyleArial8ptAfter0ptLinespacingsingle"/>
            </w:pPr>
            <w:r w:rsidRPr="005D4BA3">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91" w14:textId="77777777" w:rsidR="00814D8A" w:rsidRPr="005D4BA3" w:rsidRDefault="00814D8A" w:rsidP="001F179A">
            <w:pPr>
              <w:pStyle w:val="StyleArial8ptAfter0ptLinespacingsingle"/>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92" w14:textId="77777777" w:rsidR="00814D8A" w:rsidRPr="005D4BA3" w:rsidRDefault="00814D8A" w:rsidP="001F179A">
            <w:pPr>
              <w:pStyle w:val="StyleArial8ptAfter0ptLinespacingsingle"/>
            </w:pPr>
            <w:r w:rsidRPr="005D4BA3">
              <w:t>StringLength1to32</w:t>
            </w:r>
          </w:p>
          <w:p w14:paraId="16B33193" w14:textId="77777777" w:rsidR="00814D8A" w:rsidRPr="005D4BA3" w:rsidRDefault="00814D8A" w:rsidP="001F179A">
            <w:pPr>
              <w:pStyle w:val="StyleTableText8pt"/>
            </w:pPr>
            <w:r w:rsidRPr="005D4BA3">
              <w:rPr>
                <w:i/>
              </w:rPr>
              <w:t>Example:</w:t>
            </w:r>
          </w:p>
          <w:p w14:paraId="16B33194" w14:textId="77777777" w:rsidR="00814D8A" w:rsidRPr="005D4BA3" w:rsidRDefault="00814D8A" w:rsidP="001F179A">
            <w:pPr>
              <w:pStyle w:val="StyleArial8ptAfter0ptLinespacingsingle"/>
              <w:rPr>
                <w:lang w:val="en-AU"/>
              </w:rPr>
            </w:pPr>
            <w:r w:rsidRPr="005D4BA3">
              <w:rPr>
                <w:lang w:val="en-AU"/>
              </w:rPr>
              <w:t>&lt;HotelRes</w:t>
            </w:r>
            <w:r>
              <w:rPr>
                <w:lang w:val="en-AU"/>
              </w:rPr>
              <w:t>Modify</w:t>
            </w:r>
            <w:r w:rsidRPr="005D4BA3">
              <w:rPr>
                <w:lang w:val="en-AU"/>
              </w:rPr>
              <w:t>&gt;</w:t>
            </w:r>
          </w:p>
          <w:p w14:paraId="16B33195" w14:textId="77777777" w:rsidR="00814D8A" w:rsidRPr="005D4BA3" w:rsidRDefault="00814D8A" w:rsidP="0036658A">
            <w:pPr>
              <w:spacing w:after="0" w:line="240" w:lineRule="auto"/>
              <w:rPr>
                <w:rFonts w:ascii="Arial" w:hAnsi="Arial" w:cs="Arial"/>
                <w:sz w:val="16"/>
                <w:szCs w:val="16"/>
                <w:lang w:val="en-AU"/>
              </w:rPr>
            </w:pPr>
            <w:r w:rsidRPr="005D4BA3">
              <w:rPr>
                <w:rFonts w:ascii="Arial" w:hAnsi="Arial" w:cs="Arial"/>
                <w:sz w:val="16"/>
                <w:szCs w:val="16"/>
                <w:lang w:val="en-AU"/>
              </w:rPr>
              <w:t xml:space="preserve">&lt;UniqueID Type="14" </w:t>
            </w:r>
            <w:r w:rsidRPr="005D4BA3">
              <w:rPr>
                <w:rFonts w:ascii="Arial" w:hAnsi="Arial" w:cs="Arial"/>
                <w:b/>
                <w:sz w:val="16"/>
                <w:szCs w:val="16"/>
                <w:lang w:val="en-AU"/>
              </w:rPr>
              <w:t>ID="9X78G2</w:t>
            </w:r>
            <w:r w:rsidRPr="005D4BA3">
              <w:rPr>
                <w:rFonts w:ascii="Arial" w:hAnsi="Arial" w:cs="Arial"/>
                <w:sz w:val="16"/>
                <w:szCs w:val="16"/>
                <w:lang w:val="en-AU"/>
              </w:rPr>
              <w:t>" ID_Context=”XX”/&gt;</w:t>
            </w:r>
          </w:p>
          <w:p w14:paraId="16B33196" w14:textId="77777777" w:rsidR="00814D8A" w:rsidRPr="005D4BA3" w:rsidRDefault="00814D8A" w:rsidP="001F179A">
            <w:pPr>
              <w:pStyle w:val="StyleArial8ptAfter0ptLinespacingsingle"/>
            </w:pPr>
            <w:r w:rsidRPr="005D4BA3">
              <w:rPr>
                <w:lang w:val="en-AU"/>
              </w:rPr>
              <w:t>&lt;/HotelRes</w:t>
            </w:r>
            <w:r>
              <w:rPr>
                <w:lang w:val="en-AU"/>
              </w:rPr>
              <w:t>Modify</w:t>
            </w:r>
            <w:r w:rsidRPr="005D4BA3">
              <w:rPr>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97"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98" w14:textId="77777777" w:rsidR="00814D8A" w:rsidRPr="005D4BA3" w:rsidRDefault="00814D8A" w:rsidP="00967B15">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99" w14:textId="77777777" w:rsidR="00814D8A" w:rsidRPr="005D4BA3" w:rsidRDefault="00814D8A" w:rsidP="001F179A">
            <w:pPr>
              <w:pStyle w:val="StyleArial8ptBefore3ptAfter3ptLinespacingsing"/>
            </w:pPr>
            <w:r w:rsidRPr="005D4BA3">
              <w:t xml:space="preserve">PNR Record Locator </w:t>
            </w:r>
          </w:p>
          <w:p w14:paraId="16B3319A" w14:textId="77777777" w:rsidR="00814D8A" w:rsidRPr="005D4BA3" w:rsidRDefault="00814D8A" w:rsidP="008E4086">
            <w:pPr>
              <w:spacing w:before="60" w:after="60"/>
              <w:rPr>
                <w:rFonts w:ascii="Arial" w:hAnsi="Arial" w:cs="Arial"/>
                <w:sz w:val="16"/>
                <w:szCs w:val="16"/>
              </w:rPr>
            </w:pPr>
            <w:r w:rsidRPr="005D4BA3">
              <w:rPr>
                <w:rFonts w:ascii="Arial" w:hAnsi="Arial" w:cs="Arial"/>
                <w:sz w:val="16"/>
                <w:szCs w:val="16"/>
              </w:rPr>
              <w:t>GDS=6</w:t>
            </w:r>
          </w:p>
        </w:tc>
      </w:tr>
      <w:tr w:rsidR="00814D8A" w:rsidRPr="00F860DF" w14:paraId="16B331AA"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9C" w14:textId="77777777" w:rsidR="00814D8A" w:rsidRPr="005D4BA3" w:rsidRDefault="00814D8A"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9D" w14:textId="77777777" w:rsidR="00814D8A" w:rsidRPr="005D4BA3" w:rsidRDefault="00814D8A" w:rsidP="001F179A">
            <w:pPr>
              <w:pStyle w:val="StyleArial8ptAfter0ptLinespacingsingle"/>
            </w:pPr>
            <w:r w:rsidRPr="005D4BA3">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9E" w14:textId="77777777" w:rsidR="00814D8A" w:rsidRPr="005D4BA3" w:rsidRDefault="00814D8A" w:rsidP="001F179A">
            <w:pPr>
              <w:pStyle w:val="StyleArial8ptAfter0ptLinespacingsingle"/>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9F" w14:textId="77777777" w:rsidR="00814D8A" w:rsidRPr="005D4BA3" w:rsidRDefault="00814D8A" w:rsidP="001F179A">
            <w:pPr>
              <w:pStyle w:val="StyleArial8ptAfter0ptLinespacingsingle"/>
            </w:pPr>
            <w:r w:rsidRPr="005D4BA3">
              <w:t>StringLength1to32</w:t>
            </w:r>
          </w:p>
          <w:p w14:paraId="16B331A0" w14:textId="77777777" w:rsidR="00814D8A" w:rsidRPr="005D4BA3" w:rsidRDefault="00814D8A" w:rsidP="001F179A">
            <w:pPr>
              <w:pStyle w:val="StyleTableText8pt"/>
            </w:pPr>
            <w:r w:rsidRPr="005D4BA3">
              <w:rPr>
                <w:i/>
              </w:rPr>
              <w:t>Example:</w:t>
            </w:r>
          </w:p>
          <w:p w14:paraId="16B331A1" w14:textId="77777777" w:rsidR="00814D8A" w:rsidRPr="005D4BA3" w:rsidRDefault="00814D8A" w:rsidP="001F179A">
            <w:pPr>
              <w:pStyle w:val="StyleArial8ptAfter0ptLinespacingsingle"/>
              <w:rPr>
                <w:lang w:val="en-AU"/>
              </w:rPr>
            </w:pPr>
            <w:r w:rsidRPr="005D4BA3">
              <w:rPr>
                <w:lang w:val="en-AU"/>
              </w:rPr>
              <w:t>&lt;HotelRes</w:t>
            </w:r>
            <w:r>
              <w:rPr>
                <w:lang w:val="en-AU"/>
              </w:rPr>
              <w:t>Modify</w:t>
            </w:r>
            <w:r w:rsidRPr="005D4BA3">
              <w:rPr>
                <w:lang w:val="en-AU"/>
              </w:rPr>
              <w:t>&gt;</w:t>
            </w:r>
          </w:p>
          <w:p w14:paraId="16B331A2" w14:textId="77777777" w:rsidR="00814D8A" w:rsidRPr="005D4BA3" w:rsidRDefault="00814D8A" w:rsidP="0036658A">
            <w:pPr>
              <w:spacing w:after="0" w:line="240" w:lineRule="auto"/>
              <w:rPr>
                <w:rFonts w:ascii="Arial" w:hAnsi="Arial" w:cs="Arial"/>
                <w:sz w:val="16"/>
                <w:szCs w:val="16"/>
                <w:lang w:val="en-AU"/>
              </w:rPr>
            </w:pPr>
            <w:r w:rsidRPr="005D4BA3">
              <w:rPr>
                <w:rFonts w:ascii="Arial" w:hAnsi="Arial" w:cs="Arial"/>
                <w:sz w:val="16"/>
                <w:szCs w:val="16"/>
                <w:lang w:val="en-AU"/>
              </w:rPr>
              <w:t xml:space="preserve">&lt;UniqueID Type="14" ID="9X78G2" </w:t>
            </w:r>
            <w:r w:rsidRPr="005D4BA3">
              <w:rPr>
                <w:rFonts w:ascii="Arial" w:hAnsi="Arial" w:cs="Arial"/>
                <w:b/>
                <w:sz w:val="16"/>
                <w:szCs w:val="16"/>
                <w:lang w:val="en-AU"/>
              </w:rPr>
              <w:t>ID_Context=”XX”</w:t>
            </w:r>
            <w:r w:rsidRPr="005D4BA3">
              <w:rPr>
                <w:rFonts w:ascii="Arial" w:hAnsi="Arial" w:cs="Arial"/>
                <w:sz w:val="16"/>
                <w:szCs w:val="16"/>
                <w:lang w:val="en-AU"/>
              </w:rPr>
              <w:t>/&gt;</w:t>
            </w:r>
          </w:p>
          <w:p w14:paraId="16B331A3" w14:textId="77777777" w:rsidR="00814D8A" w:rsidRPr="005D4BA3" w:rsidRDefault="00814D8A" w:rsidP="001F179A">
            <w:pPr>
              <w:pStyle w:val="StyleArial8ptAfter0ptLinespacingsingle"/>
            </w:pPr>
            <w:r w:rsidRPr="005D4BA3">
              <w:rPr>
                <w:lang w:val="en-AU"/>
              </w:rPr>
              <w:t>&lt;/HotelRes</w:t>
            </w:r>
            <w:r>
              <w:rPr>
                <w:lang w:val="en-AU"/>
              </w:rPr>
              <w:t>Modify</w:t>
            </w:r>
            <w:r w:rsidRPr="005D4BA3">
              <w:rPr>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A4"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A5" w14:textId="77777777" w:rsidR="00814D8A" w:rsidRPr="005D4BA3" w:rsidRDefault="00814D8A" w:rsidP="001F179A">
            <w:pPr>
              <w:pStyle w:val="StyleTableText8pt"/>
            </w:pPr>
            <w:r w:rsidRPr="005D4BA3">
              <w:rPr>
                <w:i/>
              </w:rPr>
              <w:t>Valid values</w:t>
            </w:r>
            <w:r w:rsidRPr="005D4BA3">
              <w:t>:</w:t>
            </w:r>
          </w:p>
          <w:p w14:paraId="16B331A6" w14:textId="77777777" w:rsidR="00814D8A" w:rsidRPr="00E06B8B" w:rsidRDefault="00814D8A" w:rsidP="00353ACC">
            <w:pPr>
              <w:pStyle w:val="StyleTableText6ptAfterbefore"/>
              <w:numPr>
                <w:ilvl w:val="0"/>
                <w:numId w:val="15"/>
              </w:numPr>
              <w:ind w:left="252" w:hanging="252"/>
            </w:pPr>
            <w:r w:rsidRPr="00E06B8B">
              <w:t>1V = Apollo</w:t>
            </w:r>
            <w:r w:rsidRPr="005D4BA3">
              <w:sym w:font="Symbol" w:char="F0E2"/>
            </w:r>
            <w:r w:rsidRPr="00E06B8B">
              <w:t xml:space="preserve"> GDS</w:t>
            </w:r>
          </w:p>
          <w:p w14:paraId="16B331A7" w14:textId="77777777" w:rsidR="00814D8A" w:rsidRPr="005D4BA3" w:rsidRDefault="00814D8A" w:rsidP="00353ACC">
            <w:pPr>
              <w:pStyle w:val="StyleTableText6ptAfterbefore"/>
              <w:numPr>
                <w:ilvl w:val="0"/>
                <w:numId w:val="15"/>
              </w:numPr>
              <w:ind w:left="252" w:hanging="252"/>
            </w:pPr>
            <w:r w:rsidRPr="005D4BA3">
              <w:t xml:space="preserve">1G </w:t>
            </w:r>
            <w:r>
              <w:t>=</w:t>
            </w:r>
            <w:r w:rsidRPr="005D4BA3">
              <w:t xml:space="preserve"> Galileo</w:t>
            </w:r>
            <w:r w:rsidRPr="005D4BA3">
              <w:sym w:font="Symbol" w:char="F0E2"/>
            </w:r>
            <w:r w:rsidRPr="005D4BA3">
              <w:t xml:space="preserve"> GDS</w:t>
            </w:r>
          </w:p>
          <w:p w14:paraId="16B331A8" w14:textId="77777777" w:rsidR="00814D8A" w:rsidRPr="005D4BA3" w:rsidRDefault="00814D8A" w:rsidP="00353ACC">
            <w:pPr>
              <w:pStyle w:val="StyleTableText6ptAfterbefore"/>
              <w:numPr>
                <w:ilvl w:val="0"/>
                <w:numId w:val="15"/>
              </w:numPr>
              <w:ind w:left="252" w:hanging="252"/>
            </w:pPr>
            <w:r w:rsidRPr="005D4BA3">
              <w:t xml:space="preserve">1P </w:t>
            </w:r>
            <w:r>
              <w:t>=</w:t>
            </w:r>
            <w:r w:rsidRPr="005D4BA3">
              <w:t xml:space="preserve"> Worldspan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A9" w14:textId="77777777" w:rsidR="00814D8A" w:rsidRPr="005D4BA3" w:rsidRDefault="00814D8A" w:rsidP="001F179A">
            <w:pPr>
              <w:pStyle w:val="StyleArial8ptBefore3ptAfter3ptLinespacingsing"/>
            </w:pPr>
            <w:r w:rsidRPr="005D4BA3">
              <w:t>GDS Code</w:t>
            </w:r>
          </w:p>
        </w:tc>
      </w:tr>
      <w:tr w:rsidR="00814D8A" w:rsidRPr="00F860DF" w14:paraId="16B331B1"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1AB"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AC"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AD"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AE"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AF"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B0" w14:textId="77777777" w:rsidR="00814D8A" w:rsidRPr="00F860DF" w:rsidRDefault="00814D8A" w:rsidP="00B03A8B">
            <w:pPr>
              <w:pStyle w:val="TableText"/>
              <w:spacing w:before="0" w:after="0"/>
              <w:rPr>
                <w:b/>
                <w:sz w:val="16"/>
                <w:szCs w:val="16"/>
              </w:rPr>
            </w:pPr>
          </w:p>
        </w:tc>
      </w:tr>
      <w:tr w:rsidR="00814D8A" w:rsidRPr="002E2D66" w14:paraId="16B331C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1B2" w14:textId="77777777" w:rsidR="00814D8A" w:rsidRPr="002E2D66" w:rsidRDefault="00814D8A" w:rsidP="001F179A">
            <w:pPr>
              <w:pStyle w:val="StyleArial8ptBoldAfter0ptLinespacing15lines"/>
            </w:pPr>
            <w:r w:rsidRPr="002E2D66">
              <w:t>1</w:t>
            </w:r>
          </w:p>
          <w:p w14:paraId="16B331B3" w14:textId="77777777" w:rsidR="00814D8A" w:rsidRPr="002E2D66" w:rsidRDefault="00814D8A" w:rsidP="001F179A">
            <w:pPr>
              <w:pStyle w:val="StyleArial8ptBoldAfter0ptLinespacing15lines"/>
            </w:pPr>
            <w:r w:rsidRPr="002E2D66">
              <w:t>2</w:t>
            </w:r>
          </w:p>
          <w:p w14:paraId="16B331B4" w14:textId="77777777" w:rsidR="00814D8A" w:rsidRPr="002E2D66" w:rsidRDefault="00814D8A" w:rsidP="001F179A">
            <w:pPr>
              <w:pStyle w:val="StyleArial8ptBoldAfter0ptLinespacing15lines"/>
            </w:pPr>
            <w:r w:rsidRPr="002E2D66">
              <w:t>3</w:t>
            </w:r>
          </w:p>
          <w:p w14:paraId="16B331B5" w14:textId="77777777" w:rsidR="00814D8A" w:rsidRPr="002E2D66" w:rsidRDefault="00814D8A" w:rsidP="001F179A">
            <w:pPr>
              <w:pStyle w:val="StyleArial8ptBoldAfter0ptLinespacing15lines"/>
            </w:pPr>
            <w:r w:rsidRPr="002E2D66">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1B6" w14:textId="77777777" w:rsidR="00814D8A" w:rsidRPr="00344437" w:rsidRDefault="00814D8A" w:rsidP="001F179A">
            <w:pPr>
              <w:pStyle w:val="StyleArial8ptBoldAfter0ptLinespacing15lines"/>
            </w:pPr>
            <w:r w:rsidRPr="00344437">
              <w:t>HotelRes</w:t>
            </w:r>
            <w:r>
              <w:t>Modifies</w:t>
            </w:r>
          </w:p>
          <w:p w14:paraId="16B331B7" w14:textId="77777777" w:rsidR="00814D8A" w:rsidRPr="00344437" w:rsidRDefault="00814D8A" w:rsidP="001F179A">
            <w:pPr>
              <w:pStyle w:val="StyleArial8ptBoldAfter0ptLinespacing15lines"/>
            </w:pPr>
            <w:r w:rsidRPr="00344437">
              <w:t>HotelRes</w:t>
            </w:r>
            <w:r>
              <w:t>Modify</w:t>
            </w:r>
          </w:p>
          <w:p w14:paraId="16B331B8" w14:textId="77777777" w:rsidR="00814D8A" w:rsidRPr="002E2D66" w:rsidRDefault="00814D8A" w:rsidP="001F179A">
            <w:pPr>
              <w:pStyle w:val="StyleArial8ptBoldAfter0ptLinespacing15lines"/>
            </w:pPr>
            <w:r w:rsidRPr="002E2D66">
              <w:t>RoomStays</w:t>
            </w:r>
          </w:p>
          <w:p w14:paraId="16B331B9" w14:textId="77777777" w:rsidR="00814D8A" w:rsidRPr="002E2D66" w:rsidRDefault="00814D8A" w:rsidP="001F179A">
            <w:pPr>
              <w:pStyle w:val="StyleArial8ptBoldAfter0ptLinespacing15lines"/>
            </w:pPr>
            <w:r w:rsidRPr="002E2D66">
              <w:t>RoomStay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1BA" w14:textId="77777777" w:rsidR="00814D8A" w:rsidRPr="002E2D66" w:rsidRDefault="00814D8A" w:rsidP="001F179A">
            <w:pPr>
              <w:pStyle w:val="StyleArial8ptBoldAfter0ptLinespacing15lines"/>
            </w:pPr>
            <w:r w:rsidRPr="002E2D66">
              <w:t>M</w:t>
            </w:r>
          </w:p>
          <w:p w14:paraId="16B331BB" w14:textId="77777777" w:rsidR="00814D8A" w:rsidRPr="002E2D66" w:rsidRDefault="00814D8A" w:rsidP="001F179A">
            <w:pPr>
              <w:pStyle w:val="StyleArial8ptBoldAfter0ptLinespacing15lines"/>
            </w:pPr>
            <w:r w:rsidRPr="002E2D66">
              <w:t>M</w:t>
            </w:r>
          </w:p>
          <w:p w14:paraId="16B331BC" w14:textId="77777777" w:rsidR="00814D8A" w:rsidRPr="002E2D66" w:rsidRDefault="00814D8A" w:rsidP="001F179A">
            <w:pPr>
              <w:pStyle w:val="StyleArial8ptBoldAfter0ptLinespacing15lines"/>
            </w:pPr>
            <w:r w:rsidRPr="002E2D66">
              <w:t>M</w:t>
            </w:r>
          </w:p>
          <w:p w14:paraId="16B331BD" w14:textId="77777777" w:rsidR="00814D8A" w:rsidRPr="002E2D66" w:rsidRDefault="00814D8A" w:rsidP="001F179A">
            <w:pPr>
              <w:pStyle w:val="StyleArial8ptBoldAfter0ptLinespacing15lines"/>
            </w:pPr>
            <w:r w:rsidRPr="002E2D6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1BE" w14:textId="77777777" w:rsidR="00814D8A" w:rsidRPr="002E2D66"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1BF" w14:textId="77777777" w:rsidR="00814D8A" w:rsidRPr="002E2D66" w:rsidRDefault="00814D8A"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1C0" w14:textId="77777777" w:rsidR="00814D8A" w:rsidRPr="002E2D66"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1C1" w14:textId="77777777" w:rsidR="00814D8A" w:rsidRPr="002E2D66" w:rsidRDefault="00814D8A" w:rsidP="002E2D66">
            <w:pPr>
              <w:spacing w:after="0" w:line="360" w:lineRule="auto"/>
              <w:rPr>
                <w:rFonts w:ascii="Arial" w:hAnsi="Arial" w:cs="Arial"/>
                <w:b/>
                <w:sz w:val="16"/>
                <w:szCs w:val="16"/>
              </w:rPr>
            </w:pPr>
          </w:p>
        </w:tc>
      </w:tr>
      <w:tr w:rsidR="00814D8A" w:rsidRPr="00F860DF" w14:paraId="16B331CF"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C3" w14:textId="77777777" w:rsidR="00814D8A" w:rsidRPr="00F860DF" w:rsidRDefault="00814D8A" w:rsidP="002E2D66">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C4" w14:textId="77777777" w:rsidR="00814D8A" w:rsidRPr="00E07112" w:rsidRDefault="00814D8A" w:rsidP="001F179A">
            <w:pPr>
              <w:pStyle w:val="StyleArial8ptAfter0ptLinespacingsingle"/>
            </w:pPr>
            <w:r w:rsidRPr="00E07112">
              <w:t>@PromotionCode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C5" w14:textId="77777777" w:rsidR="00814D8A" w:rsidRPr="00E07112" w:rsidRDefault="00814D8A" w:rsidP="001F179A">
            <w:pPr>
              <w:pStyle w:val="StyleArial8ptAfter0ptLinespacingsingle"/>
            </w:pPr>
            <w:r w:rsidRPr="00E07112">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C6" w14:textId="77777777" w:rsidR="00814D8A" w:rsidRPr="00E07112" w:rsidRDefault="00814D8A" w:rsidP="001F179A">
            <w:pPr>
              <w:pStyle w:val="StyleArial8ptAfter0ptLinespacingsingle"/>
            </w:pPr>
            <w:r w:rsidRPr="00E07112">
              <w:t>StringLength1to32</w:t>
            </w:r>
          </w:p>
          <w:p w14:paraId="16B331C7" w14:textId="77777777" w:rsidR="00814D8A" w:rsidRPr="00E07112" w:rsidRDefault="00814D8A" w:rsidP="001F179A">
            <w:pPr>
              <w:pStyle w:val="StyleTableText8pt"/>
            </w:pPr>
            <w:r w:rsidRPr="00E07112">
              <w:rPr>
                <w:i/>
              </w:rPr>
              <w:t>Example:</w:t>
            </w:r>
          </w:p>
          <w:p w14:paraId="16B331C8" w14:textId="77777777" w:rsidR="00814D8A" w:rsidRPr="00E07112" w:rsidRDefault="00814D8A" w:rsidP="008720D1">
            <w:pPr>
              <w:spacing w:after="0" w:line="240" w:lineRule="auto"/>
              <w:rPr>
                <w:rFonts w:ascii="Arial" w:hAnsi="Arial" w:cs="Arial"/>
                <w:sz w:val="16"/>
                <w:szCs w:val="16"/>
                <w:lang w:val="en-AU"/>
              </w:rPr>
            </w:pPr>
            <w:r w:rsidRPr="00E07112">
              <w:rPr>
                <w:rFonts w:ascii="Arial" w:hAnsi="Arial" w:cs="Arial"/>
                <w:sz w:val="16"/>
                <w:szCs w:val="16"/>
                <w:lang w:val="en-AU"/>
              </w:rPr>
              <w:t xml:space="preserve">&lt;RoomStay </w:t>
            </w:r>
            <w:r w:rsidRPr="00E07112">
              <w:rPr>
                <w:rFonts w:ascii="Arial" w:hAnsi="Arial" w:cs="Arial"/>
                <w:b/>
                <w:sz w:val="16"/>
                <w:szCs w:val="16"/>
                <w:lang w:val="en-AU"/>
              </w:rPr>
              <w:t>PromotionCode=ABD123”</w:t>
            </w:r>
            <w:r w:rsidRPr="00E07112">
              <w:rPr>
                <w:rFonts w:ascii="Arial" w:hAnsi="Arial" w:cs="Arial"/>
                <w:sz w:val="16"/>
                <w:szCs w:val="16"/>
                <w:lang w:val="en-AU"/>
              </w:rPr>
              <w:t>/&gt;</w:t>
            </w:r>
          </w:p>
          <w:p w14:paraId="16B331C9" w14:textId="77777777" w:rsidR="00814D8A" w:rsidRPr="00E07112" w:rsidRDefault="00814D8A" w:rsidP="001F179A">
            <w:pPr>
              <w:pStyle w:val="StyleArial8ptAfter0ptLinespacingsingle"/>
            </w:pPr>
            <w:r w:rsidRPr="00E07112">
              <w:rPr>
                <w:lang w:val="en-AU"/>
              </w:rPr>
              <w:t>&lt;/RoomStay&gt;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CA" w14:textId="77777777" w:rsidR="00814D8A" w:rsidRPr="00E07112" w:rsidRDefault="00814D8A" w:rsidP="001F179A">
            <w:pPr>
              <w:pStyle w:val="StyleArial8ptCenteredAfter0ptLinespacingsingle"/>
            </w:pPr>
            <w:r w:rsidRPr="00E07112">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CB" w14:textId="77777777" w:rsidR="00814D8A" w:rsidRPr="00E07112" w:rsidRDefault="00814D8A" w:rsidP="00535FBB">
            <w:pPr>
              <w:spacing w:after="0" w:line="240" w:lineRule="auto"/>
              <w:jc w:val="center"/>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CC" w14:textId="77777777" w:rsidR="00814D8A" w:rsidRPr="00E07112" w:rsidRDefault="00814D8A" w:rsidP="001F179A">
            <w:pPr>
              <w:pStyle w:val="StyleArial8ptBefore3ptAfter3ptLinespacingsing"/>
            </w:pPr>
            <w:r w:rsidRPr="00E07112">
              <w:t>Special Identifier/ Promo Code</w:t>
            </w:r>
          </w:p>
          <w:p w14:paraId="16B331CD" w14:textId="77777777" w:rsidR="00814D8A" w:rsidRPr="00E07112" w:rsidRDefault="00814D8A" w:rsidP="001F179A">
            <w:pPr>
              <w:pStyle w:val="StyleArial8ptBefore3ptAfter3ptLinespacingsing"/>
            </w:pPr>
            <w:r w:rsidRPr="00E07112">
              <w:t>GDS=25</w:t>
            </w:r>
          </w:p>
          <w:p w14:paraId="16B331CE" w14:textId="77777777" w:rsidR="00814D8A" w:rsidRPr="005D4BA3" w:rsidRDefault="00814D8A" w:rsidP="00814D8A">
            <w:pPr>
              <w:spacing w:before="60" w:after="60"/>
            </w:pPr>
            <w:r w:rsidRPr="00E07112">
              <w:rPr>
                <w:rFonts w:ascii="Arial" w:hAnsi="Arial" w:cs="Arial"/>
                <w:b/>
                <w:sz w:val="16"/>
                <w:szCs w:val="16"/>
              </w:rPr>
              <w:t xml:space="preserve">GDS Certification Testing  Note:  </w:t>
            </w:r>
            <w:r w:rsidRPr="00E07112">
              <w:rPr>
                <w:rFonts w:ascii="Arial" w:hAnsi="Arial" w:cs="Arial"/>
                <w:i/>
                <w:sz w:val="16"/>
                <w:szCs w:val="16"/>
              </w:rPr>
              <w:t>Applicable to Galileo/ Apollo.</w:t>
            </w:r>
          </w:p>
        </w:tc>
      </w:tr>
      <w:tr w:rsidR="00814D8A" w:rsidRPr="00F860DF" w14:paraId="16B331D6"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1D0" w14:textId="77777777" w:rsidR="00814D8A" w:rsidRPr="00F860DF" w:rsidRDefault="00814D8A" w:rsidP="00353ACC">
            <w:pPr>
              <w:pStyle w:val="TableText"/>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D1"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D2"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D3"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D4"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D5" w14:textId="77777777" w:rsidR="00814D8A" w:rsidRPr="00F860DF" w:rsidRDefault="00814D8A" w:rsidP="00B03A8B">
            <w:pPr>
              <w:pStyle w:val="TableText"/>
              <w:spacing w:before="0" w:after="0"/>
              <w:rPr>
                <w:b/>
                <w:sz w:val="16"/>
                <w:szCs w:val="16"/>
              </w:rPr>
            </w:pPr>
          </w:p>
        </w:tc>
      </w:tr>
      <w:tr w:rsidR="00814D8A" w:rsidRPr="002E2D66" w14:paraId="16B331ED"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1D7" w14:textId="77777777" w:rsidR="00814D8A" w:rsidRPr="002E2D66" w:rsidRDefault="00814D8A" w:rsidP="001F179A">
            <w:pPr>
              <w:pStyle w:val="StyleArial8ptBoldAfter0ptLinespacing15lines"/>
            </w:pPr>
            <w:r w:rsidRPr="002E2D66">
              <w:t>1</w:t>
            </w:r>
          </w:p>
          <w:p w14:paraId="16B331D8" w14:textId="77777777" w:rsidR="00814D8A" w:rsidRPr="002E2D66" w:rsidRDefault="00814D8A" w:rsidP="001F179A">
            <w:pPr>
              <w:pStyle w:val="StyleArial8ptBoldAfter0ptLinespacing15lines"/>
            </w:pPr>
            <w:r w:rsidRPr="002E2D66">
              <w:t>2</w:t>
            </w:r>
          </w:p>
          <w:p w14:paraId="16B331D9" w14:textId="77777777" w:rsidR="00814D8A" w:rsidRPr="002E2D66" w:rsidRDefault="00814D8A" w:rsidP="001F179A">
            <w:pPr>
              <w:pStyle w:val="StyleArial8ptBoldAfter0ptLinespacing15lines"/>
            </w:pPr>
            <w:r w:rsidRPr="002E2D66">
              <w:t>3</w:t>
            </w:r>
          </w:p>
          <w:p w14:paraId="16B331DA" w14:textId="77777777" w:rsidR="00814D8A" w:rsidRPr="002E2D66" w:rsidRDefault="00814D8A" w:rsidP="001F179A">
            <w:pPr>
              <w:pStyle w:val="StyleArial8ptBoldAfter0ptLinespacing15lines"/>
            </w:pPr>
            <w:r w:rsidRPr="002E2D66">
              <w:t>4</w:t>
            </w:r>
          </w:p>
          <w:p w14:paraId="16B331DB" w14:textId="77777777" w:rsidR="00814D8A" w:rsidRPr="002E2D66" w:rsidRDefault="00814D8A" w:rsidP="001F179A">
            <w:pPr>
              <w:pStyle w:val="StyleArial8ptBoldAfter0ptLinespacing15lines"/>
            </w:pPr>
            <w:r w:rsidRPr="002E2D66">
              <w:t>5</w:t>
            </w:r>
          </w:p>
          <w:p w14:paraId="16B331DC" w14:textId="77777777" w:rsidR="00814D8A" w:rsidRPr="002E2D66" w:rsidRDefault="00814D8A" w:rsidP="001F179A">
            <w:pPr>
              <w:pStyle w:val="StyleArial8ptBoldAfter0ptLinespacing15lines"/>
            </w:pPr>
            <w:r w:rsidRPr="002E2D66">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1DD" w14:textId="77777777" w:rsidR="00814D8A" w:rsidRPr="00344437" w:rsidRDefault="00814D8A" w:rsidP="001F179A">
            <w:pPr>
              <w:pStyle w:val="StyleArial8ptBoldAfter0ptLinespacing15lines"/>
            </w:pPr>
            <w:r w:rsidRPr="00344437">
              <w:t>HotelRes</w:t>
            </w:r>
            <w:r>
              <w:t>Modifies</w:t>
            </w:r>
          </w:p>
          <w:p w14:paraId="16B331DE" w14:textId="77777777" w:rsidR="00814D8A" w:rsidRPr="00344437" w:rsidRDefault="00814D8A" w:rsidP="001F179A">
            <w:pPr>
              <w:pStyle w:val="StyleArial8ptBoldAfter0ptLinespacing15lines"/>
            </w:pPr>
            <w:r w:rsidRPr="00344437">
              <w:t>HotelRes</w:t>
            </w:r>
            <w:r>
              <w:t>Modify</w:t>
            </w:r>
          </w:p>
          <w:p w14:paraId="16B331DF" w14:textId="77777777" w:rsidR="00814D8A" w:rsidRPr="002E2D66" w:rsidRDefault="00814D8A" w:rsidP="001F179A">
            <w:pPr>
              <w:pStyle w:val="StyleArial8ptBoldAfter0ptLinespacing15lines"/>
            </w:pPr>
            <w:r w:rsidRPr="002E2D66">
              <w:t>RoomStays</w:t>
            </w:r>
          </w:p>
          <w:p w14:paraId="16B331E0" w14:textId="77777777" w:rsidR="00814D8A" w:rsidRPr="002E2D66" w:rsidRDefault="00814D8A" w:rsidP="001F179A">
            <w:pPr>
              <w:pStyle w:val="StyleArial8ptBoldAfter0ptLinespacing15lines"/>
            </w:pPr>
            <w:r w:rsidRPr="002E2D66">
              <w:t>RoomStay</w:t>
            </w:r>
          </w:p>
          <w:p w14:paraId="16B331E1" w14:textId="77777777" w:rsidR="00814D8A" w:rsidRPr="002E2D66" w:rsidRDefault="00814D8A" w:rsidP="001F179A">
            <w:pPr>
              <w:pStyle w:val="StyleArial8ptBoldAfter0ptLinespacing15lines"/>
            </w:pPr>
            <w:r w:rsidRPr="002E2D66">
              <w:t>RoomtTypes</w:t>
            </w:r>
          </w:p>
          <w:p w14:paraId="16B331E2" w14:textId="77777777" w:rsidR="00814D8A" w:rsidRPr="002E2D66" w:rsidRDefault="00814D8A" w:rsidP="001F179A">
            <w:pPr>
              <w:pStyle w:val="StyleArial8ptBoldAfter0ptLinespacing15lines"/>
            </w:pPr>
            <w:r w:rsidRPr="002E2D66">
              <w:t>RoomType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1E3" w14:textId="77777777" w:rsidR="00814D8A" w:rsidRPr="002E2D66" w:rsidRDefault="00814D8A" w:rsidP="001F179A">
            <w:pPr>
              <w:pStyle w:val="StyleArial8ptBoldAfter0ptLinespacing15lines"/>
            </w:pPr>
            <w:r w:rsidRPr="002E2D66">
              <w:t>M</w:t>
            </w:r>
          </w:p>
          <w:p w14:paraId="16B331E4" w14:textId="77777777" w:rsidR="00814D8A" w:rsidRPr="002E2D66" w:rsidRDefault="00814D8A" w:rsidP="001F179A">
            <w:pPr>
              <w:pStyle w:val="StyleArial8ptBoldAfter0ptLinespacing15lines"/>
            </w:pPr>
            <w:r w:rsidRPr="002E2D66">
              <w:t>M</w:t>
            </w:r>
          </w:p>
          <w:p w14:paraId="16B331E5" w14:textId="77777777" w:rsidR="00814D8A" w:rsidRPr="002E2D66" w:rsidRDefault="00814D8A" w:rsidP="001F179A">
            <w:pPr>
              <w:pStyle w:val="StyleArial8ptBoldAfter0ptLinespacing15lines"/>
            </w:pPr>
            <w:r w:rsidRPr="002E2D66">
              <w:t>M</w:t>
            </w:r>
          </w:p>
          <w:p w14:paraId="16B331E6" w14:textId="77777777" w:rsidR="00814D8A" w:rsidRPr="002E2D66" w:rsidRDefault="00814D8A" w:rsidP="001F179A">
            <w:pPr>
              <w:pStyle w:val="StyleArial8ptBoldAfter0ptLinespacing15lines"/>
            </w:pPr>
            <w:r>
              <w:t>M</w:t>
            </w:r>
          </w:p>
          <w:p w14:paraId="16B331E7" w14:textId="77777777" w:rsidR="00814D8A" w:rsidRPr="002E2D66" w:rsidRDefault="00814D8A" w:rsidP="001F179A">
            <w:pPr>
              <w:pStyle w:val="StyleArial8ptBoldAfter0ptLinespacing15lines"/>
            </w:pPr>
            <w:r w:rsidRPr="002E2D66">
              <w:t>A</w:t>
            </w:r>
          </w:p>
          <w:p w14:paraId="16B331E8" w14:textId="77777777" w:rsidR="00814D8A" w:rsidRPr="002E2D66" w:rsidRDefault="00814D8A" w:rsidP="001F179A">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1E9" w14:textId="77777777" w:rsidR="00814D8A" w:rsidRPr="002E2D66"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1EA" w14:textId="77777777" w:rsidR="00814D8A" w:rsidRPr="002E2D66" w:rsidRDefault="00814D8A"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1EB" w14:textId="77777777" w:rsidR="00814D8A" w:rsidRPr="002E2D66"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1EC" w14:textId="77777777" w:rsidR="00814D8A" w:rsidRPr="002E2D66" w:rsidRDefault="00814D8A" w:rsidP="002E2D66">
            <w:pPr>
              <w:spacing w:after="0" w:line="360" w:lineRule="auto"/>
              <w:rPr>
                <w:rFonts w:ascii="Arial" w:hAnsi="Arial" w:cs="Arial"/>
                <w:b/>
                <w:sz w:val="16"/>
                <w:szCs w:val="16"/>
              </w:rPr>
            </w:pPr>
          </w:p>
        </w:tc>
      </w:tr>
      <w:tr w:rsidR="00814D8A" w:rsidRPr="00F860DF" w14:paraId="16B331F9"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1EE" w14:textId="77777777" w:rsidR="00814D8A" w:rsidRPr="00F860DF" w:rsidRDefault="00814D8A"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1EF" w14:textId="77777777" w:rsidR="00814D8A" w:rsidRPr="005D4BA3" w:rsidRDefault="00814D8A" w:rsidP="001F179A">
            <w:pPr>
              <w:pStyle w:val="StyleArial8ptAfter0ptLinespacingsingle"/>
            </w:pPr>
            <w:r w:rsidRPr="005D4BA3">
              <w:t>@InvBlockCode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F0"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F1" w14:textId="77777777" w:rsidR="00814D8A" w:rsidRPr="001F179A" w:rsidRDefault="00814D8A" w:rsidP="001F179A">
            <w:pPr>
              <w:pStyle w:val="StyleArial8ptAfter0ptLinespacingsingle"/>
            </w:pPr>
            <w:r w:rsidRPr="001F179A">
              <w:t>StringLength1to32</w:t>
            </w:r>
          </w:p>
          <w:p w14:paraId="16B331F2" w14:textId="77777777" w:rsidR="00814D8A" w:rsidRPr="005D4BA3" w:rsidRDefault="00814D8A" w:rsidP="001F179A">
            <w:pPr>
              <w:pStyle w:val="StyleTableText8pt"/>
            </w:pPr>
            <w:r w:rsidRPr="005D4BA3">
              <w:rPr>
                <w:i/>
              </w:rPr>
              <w:t>Example:</w:t>
            </w:r>
          </w:p>
          <w:p w14:paraId="16B331F3" w14:textId="77777777" w:rsidR="00814D8A" w:rsidRPr="005D4BA3" w:rsidRDefault="00814D8A" w:rsidP="00F80C9B">
            <w:pPr>
              <w:spacing w:after="0" w:line="240" w:lineRule="auto"/>
              <w:rPr>
                <w:rFonts w:ascii="Arial" w:hAnsi="Arial" w:cs="Arial"/>
                <w:sz w:val="16"/>
                <w:szCs w:val="16"/>
                <w:lang w:val="en-AU"/>
              </w:rPr>
            </w:pPr>
            <w:r w:rsidRPr="005D4BA3">
              <w:rPr>
                <w:rFonts w:ascii="Arial" w:hAnsi="Arial" w:cs="Arial"/>
                <w:sz w:val="16"/>
                <w:szCs w:val="16"/>
                <w:lang w:val="en-AU"/>
              </w:rPr>
              <w:t xml:space="preserve">&lt;RoomType </w:t>
            </w:r>
            <w:r w:rsidRPr="005D4BA3">
              <w:rPr>
                <w:rFonts w:ascii="Arial" w:hAnsi="Arial" w:cs="Arial"/>
                <w:b/>
                <w:sz w:val="16"/>
                <w:szCs w:val="16"/>
                <w:lang w:val="en-AU"/>
              </w:rPr>
              <w:t>InvBlockCode=ABD123”</w:t>
            </w:r>
            <w:r w:rsidRPr="005D4BA3">
              <w:rPr>
                <w:rFonts w:ascii="Arial" w:hAnsi="Arial" w:cs="Arial"/>
                <w:sz w:val="16"/>
                <w:szCs w:val="16"/>
                <w:lang w:val="en-AU"/>
              </w:rPr>
              <w:t>/&gt;</w:t>
            </w:r>
          </w:p>
          <w:p w14:paraId="16B331F4" w14:textId="77777777" w:rsidR="00814D8A" w:rsidRPr="005D4BA3" w:rsidRDefault="00814D8A" w:rsidP="001F179A">
            <w:pPr>
              <w:pStyle w:val="StyleArial8ptAfter0ptLinespacingsingle"/>
            </w:pPr>
            <w:r w:rsidRPr="005D4BA3">
              <w:rPr>
                <w:lang w:val="en-AU"/>
              </w:rPr>
              <w:t>&lt;/RoomType&gt;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F5"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F6" w14:textId="77777777" w:rsidR="00814D8A" w:rsidRPr="005D4BA3" w:rsidRDefault="00814D8A" w:rsidP="00F80C9B">
            <w:pPr>
              <w:spacing w:after="0" w:line="240" w:lineRule="auto"/>
              <w:jc w:val="center"/>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F7" w14:textId="77777777" w:rsidR="00814D8A" w:rsidRPr="005D4BA3" w:rsidRDefault="00814D8A" w:rsidP="001F179A">
            <w:pPr>
              <w:pStyle w:val="StyleArial8ptBefore3ptAfter3ptLinespacingsing"/>
            </w:pPr>
            <w:r w:rsidRPr="005D4BA3">
              <w:t>Inclusive Tour Number (IT)/Tour Identifier</w:t>
            </w:r>
          </w:p>
          <w:p w14:paraId="16B331F8" w14:textId="77777777" w:rsidR="00814D8A" w:rsidRPr="005D4BA3" w:rsidRDefault="00814D8A" w:rsidP="008E4086">
            <w:pPr>
              <w:pStyle w:val="StyleArial8ptBefore3ptAfter3ptLinespacingsing"/>
            </w:pPr>
            <w:r w:rsidRPr="005D4BA3">
              <w:t>GDS=30</w:t>
            </w:r>
          </w:p>
        </w:tc>
      </w:tr>
      <w:tr w:rsidR="00814D8A" w:rsidRPr="00F860DF" w14:paraId="16B33200"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1FA"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1FB"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1FC"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1FD"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1FE"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1FF" w14:textId="77777777" w:rsidR="00814D8A" w:rsidRPr="00F860DF" w:rsidRDefault="00814D8A" w:rsidP="00B03A8B">
            <w:pPr>
              <w:pStyle w:val="TableText"/>
              <w:spacing w:before="0" w:after="0"/>
              <w:rPr>
                <w:b/>
                <w:sz w:val="16"/>
                <w:szCs w:val="16"/>
              </w:rPr>
            </w:pPr>
          </w:p>
        </w:tc>
      </w:tr>
      <w:tr w:rsidR="00814D8A" w:rsidRPr="005435F1" w14:paraId="16B3322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01" w14:textId="77777777" w:rsidR="00814D8A" w:rsidRPr="005435F1" w:rsidRDefault="00814D8A" w:rsidP="00D02A7C">
            <w:pPr>
              <w:pStyle w:val="StyleArial8ptBoldAfter0ptLinespacing15lines"/>
              <w:spacing w:after="0"/>
            </w:pPr>
            <w:r w:rsidRPr="005435F1">
              <w:t>1</w:t>
            </w:r>
          </w:p>
          <w:p w14:paraId="16B33202" w14:textId="77777777" w:rsidR="00814D8A" w:rsidRPr="005435F1" w:rsidRDefault="00814D8A" w:rsidP="00D02A7C">
            <w:pPr>
              <w:pStyle w:val="StyleArial8ptBoldAfter0ptLinespacing15lines"/>
              <w:spacing w:after="0"/>
            </w:pPr>
            <w:r w:rsidRPr="005435F1">
              <w:t>2</w:t>
            </w:r>
          </w:p>
          <w:p w14:paraId="16B33203" w14:textId="77777777" w:rsidR="00814D8A" w:rsidRPr="005435F1" w:rsidRDefault="00814D8A" w:rsidP="00D02A7C">
            <w:pPr>
              <w:pStyle w:val="StyleArial8ptBoldAfter0ptLinespacing15lines"/>
              <w:spacing w:after="0"/>
            </w:pPr>
            <w:r w:rsidRPr="005435F1">
              <w:t>3</w:t>
            </w:r>
          </w:p>
          <w:p w14:paraId="16B33204" w14:textId="77777777" w:rsidR="00814D8A" w:rsidRPr="005435F1" w:rsidRDefault="00814D8A" w:rsidP="00D02A7C">
            <w:pPr>
              <w:pStyle w:val="StyleArial8ptBoldAfter0ptLinespacing15lines"/>
              <w:spacing w:after="0"/>
            </w:pPr>
            <w:r w:rsidRPr="005435F1">
              <w:t>4</w:t>
            </w:r>
          </w:p>
          <w:p w14:paraId="16B33205" w14:textId="77777777" w:rsidR="00814D8A" w:rsidRPr="005435F1" w:rsidRDefault="00814D8A" w:rsidP="00D02A7C">
            <w:pPr>
              <w:pStyle w:val="StyleArial8ptBoldAfter0ptLinespacing15lines"/>
              <w:spacing w:after="0"/>
            </w:pPr>
            <w:r w:rsidRPr="005435F1">
              <w:t>5</w:t>
            </w:r>
          </w:p>
          <w:p w14:paraId="16B33206" w14:textId="77777777" w:rsidR="00814D8A" w:rsidRPr="005435F1" w:rsidRDefault="00814D8A" w:rsidP="00D02A7C">
            <w:pPr>
              <w:pStyle w:val="StyleArial8ptBoldAfter0ptLinespacing15lines"/>
              <w:spacing w:after="0"/>
            </w:pPr>
            <w:r w:rsidRPr="005435F1">
              <w:t>6</w:t>
            </w:r>
          </w:p>
          <w:p w14:paraId="16B33207" w14:textId="77777777" w:rsidR="00814D8A" w:rsidRPr="005435F1" w:rsidRDefault="00814D8A" w:rsidP="00D02A7C">
            <w:pPr>
              <w:pStyle w:val="StyleArial8ptBoldAfter0ptLinespacing15lines"/>
              <w:spacing w:after="0"/>
            </w:pPr>
            <w:r w:rsidRPr="005435F1">
              <w:t>7</w:t>
            </w:r>
          </w:p>
          <w:p w14:paraId="16B33208" w14:textId="77777777" w:rsidR="00814D8A" w:rsidRPr="005435F1" w:rsidRDefault="00814D8A" w:rsidP="00D02A7C">
            <w:pPr>
              <w:pStyle w:val="StyleArial8ptBoldAfter0ptLinespacing15lines"/>
              <w:spacing w:after="0"/>
            </w:pPr>
            <w:r w:rsidRPr="005435F1">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09" w14:textId="77777777" w:rsidR="00814D8A" w:rsidRPr="005435F1" w:rsidRDefault="00814D8A" w:rsidP="00D02A7C">
            <w:pPr>
              <w:pStyle w:val="StyleArial8ptBoldAfter0ptLinespacing15lines"/>
              <w:spacing w:after="0"/>
            </w:pPr>
            <w:r w:rsidRPr="005435F1">
              <w:t>HotelResModifies</w:t>
            </w:r>
          </w:p>
          <w:p w14:paraId="16B3320A" w14:textId="77777777" w:rsidR="00814D8A" w:rsidRPr="005435F1" w:rsidRDefault="00814D8A" w:rsidP="00D02A7C">
            <w:pPr>
              <w:pStyle w:val="StyleArial8ptBoldAfter0ptLinespacing15lines"/>
              <w:spacing w:after="0"/>
            </w:pPr>
            <w:r w:rsidRPr="005435F1">
              <w:t>HotelResModify</w:t>
            </w:r>
          </w:p>
          <w:p w14:paraId="16B3320B" w14:textId="77777777" w:rsidR="00814D8A" w:rsidRPr="005435F1" w:rsidRDefault="00814D8A" w:rsidP="00D02A7C">
            <w:pPr>
              <w:pStyle w:val="StyleArial8ptBoldAfter0ptLinespacing15lines"/>
              <w:spacing w:after="0"/>
            </w:pPr>
            <w:r w:rsidRPr="005435F1">
              <w:t>RoomStays</w:t>
            </w:r>
          </w:p>
          <w:p w14:paraId="16B3320C" w14:textId="77777777" w:rsidR="00814D8A" w:rsidRPr="005435F1" w:rsidRDefault="00814D8A" w:rsidP="00D02A7C">
            <w:pPr>
              <w:pStyle w:val="StyleArial8ptBoldAfter0ptLinespacing15lines"/>
              <w:spacing w:after="0"/>
            </w:pPr>
            <w:r w:rsidRPr="005435F1">
              <w:t>RoomStay</w:t>
            </w:r>
          </w:p>
          <w:p w14:paraId="16B3320D" w14:textId="77777777" w:rsidR="00814D8A" w:rsidRPr="005435F1" w:rsidRDefault="00814D8A" w:rsidP="00D02A7C">
            <w:pPr>
              <w:pStyle w:val="StyleArial8ptBoldAfter0ptLinespacing15lines"/>
              <w:spacing w:after="0"/>
            </w:pPr>
            <w:r w:rsidRPr="005435F1">
              <w:t>RoomtTypes</w:t>
            </w:r>
          </w:p>
          <w:p w14:paraId="16B3320E" w14:textId="77777777" w:rsidR="00814D8A" w:rsidRPr="005435F1" w:rsidRDefault="00814D8A" w:rsidP="00D02A7C">
            <w:pPr>
              <w:pStyle w:val="StyleArial8ptBoldAfter0ptLinespacing15lines"/>
              <w:spacing w:after="0"/>
            </w:pPr>
            <w:r w:rsidRPr="005435F1">
              <w:t>RoomType</w:t>
            </w:r>
          </w:p>
          <w:p w14:paraId="16B3320F" w14:textId="77777777" w:rsidR="00814D8A" w:rsidRPr="005435F1" w:rsidRDefault="00814D8A" w:rsidP="00D02A7C">
            <w:pPr>
              <w:pStyle w:val="StyleArial8ptBoldAfter0ptLinespacing15lines"/>
              <w:spacing w:after="0"/>
            </w:pPr>
            <w:r w:rsidRPr="005435F1">
              <w:t>Amenities</w:t>
            </w:r>
          </w:p>
          <w:p w14:paraId="16B33210" w14:textId="77777777" w:rsidR="00814D8A" w:rsidRPr="005435F1" w:rsidRDefault="00814D8A" w:rsidP="00D02A7C">
            <w:pPr>
              <w:pStyle w:val="StyleArial8ptBoldAfter0ptLinespacing15lines"/>
              <w:spacing w:after="0"/>
            </w:pPr>
            <w:r w:rsidRPr="005435F1">
              <w:t>Amenity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11" w14:textId="77777777" w:rsidR="00814D8A" w:rsidRPr="005435F1" w:rsidRDefault="00814D8A" w:rsidP="00D02A7C">
            <w:pPr>
              <w:pStyle w:val="StyleArial8ptBoldAfter0ptLinespacing15lines"/>
              <w:spacing w:after="0"/>
            </w:pPr>
            <w:r w:rsidRPr="005435F1">
              <w:t>M</w:t>
            </w:r>
          </w:p>
          <w:p w14:paraId="16B33212" w14:textId="77777777" w:rsidR="00814D8A" w:rsidRPr="005435F1" w:rsidRDefault="00814D8A" w:rsidP="00D02A7C">
            <w:pPr>
              <w:pStyle w:val="StyleArial8ptBoldAfter0ptLinespacing15lines"/>
              <w:spacing w:after="0"/>
            </w:pPr>
            <w:r w:rsidRPr="005435F1">
              <w:t>M</w:t>
            </w:r>
          </w:p>
          <w:p w14:paraId="16B33213" w14:textId="77777777" w:rsidR="00814D8A" w:rsidRPr="005435F1" w:rsidRDefault="00814D8A" w:rsidP="00D02A7C">
            <w:pPr>
              <w:pStyle w:val="StyleArial8ptBoldAfter0ptLinespacing15lines"/>
              <w:spacing w:after="0"/>
            </w:pPr>
            <w:r w:rsidRPr="005435F1">
              <w:t>M</w:t>
            </w:r>
          </w:p>
          <w:p w14:paraId="16B33214" w14:textId="77777777" w:rsidR="00814D8A" w:rsidRPr="005435F1" w:rsidRDefault="00814D8A" w:rsidP="00D02A7C">
            <w:pPr>
              <w:pStyle w:val="StyleArial8ptBoldAfter0ptLinespacing15lines"/>
              <w:spacing w:after="0"/>
            </w:pPr>
            <w:r w:rsidRPr="005435F1">
              <w:t>M</w:t>
            </w:r>
          </w:p>
          <w:p w14:paraId="16B33215" w14:textId="77777777" w:rsidR="00814D8A" w:rsidRPr="005435F1" w:rsidRDefault="00814D8A" w:rsidP="00D02A7C">
            <w:pPr>
              <w:pStyle w:val="StyleArial8ptBoldAfter0ptLinespacing15lines"/>
              <w:spacing w:after="0"/>
            </w:pPr>
            <w:r w:rsidRPr="005435F1">
              <w:t>A</w:t>
            </w:r>
          </w:p>
          <w:p w14:paraId="16B33216" w14:textId="77777777" w:rsidR="00814D8A" w:rsidRPr="005435F1" w:rsidRDefault="00814D8A" w:rsidP="00D02A7C">
            <w:pPr>
              <w:pStyle w:val="StyleArial8ptBoldAfter0ptLinespacing15lines"/>
              <w:spacing w:after="0"/>
            </w:pPr>
            <w:r w:rsidRPr="005435F1">
              <w:t xml:space="preserve">M </w:t>
            </w:r>
          </w:p>
          <w:p w14:paraId="16B33217" w14:textId="77777777" w:rsidR="00814D8A" w:rsidRPr="005435F1" w:rsidRDefault="00814D8A" w:rsidP="00D02A7C">
            <w:pPr>
              <w:pStyle w:val="StyleArial8ptBoldAfter0ptLinespacing15lines"/>
              <w:spacing w:after="0"/>
            </w:pPr>
            <w:r w:rsidRPr="005435F1">
              <w:t>A</w:t>
            </w:r>
          </w:p>
          <w:p w14:paraId="16B33218" w14:textId="77777777" w:rsidR="00814D8A" w:rsidRPr="005435F1" w:rsidRDefault="00814D8A" w:rsidP="00D02A7C">
            <w:pPr>
              <w:pStyle w:val="StyleArial8ptBoldAfter0ptLinespacing15lines"/>
              <w:spacing w:after="0"/>
            </w:pPr>
            <w:r w:rsidRPr="005435F1">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19" w14:textId="77777777" w:rsidR="00814D8A" w:rsidRPr="005435F1" w:rsidRDefault="00814D8A" w:rsidP="001620EA">
            <w:pPr>
              <w:spacing w:before="60" w:after="60" w:line="240" w:lineRule="auto"/>
              <w:rPr>
                <w:rFonts w:ascii="Arial" w:hAnsi="Arial" w:cs="Arial"/>
                <w:sz w:val="16"/>
                <w:szCs w:val="16"/>
              </w:rPr>
            </w:pPr>
            <w:r w:rsidRPr="005435F1">
              <w:rPr>
                <w:rFonts w:ascii="Arial" w:hAnsi="Arial" w:cs="Arial"/>
                <w:b/>
                <w:sz w:val="16"/>
                <w:szCs w:val="16"/>
              </w:rPr>
              <w:t xml:space="preserve">GDS Note1:  </w:t>
            </w:r>
            <w:r w:rsidRPr="005435F1">
              <w:rPr>
                <w:rFonts w:ascii="Arial" w:hAnsi="Arial" w:cs="Arial"/>
                <w:sz w:val="16"/>
                <w:szCs w:val="16"/>
              </w:rPr>
              <w:t>When @QualityLevel is included; used to indicate specific Bedding Type and applicable to Complete Pricing Plus</w:t>
            </w:r>
          </w:p>
          <w:p w14:paraId="16B3321A" w14:textId="77777777" w:rsidR="00814D8A" w:rsidRPr="005435F1" w:rsidRDefault="00814D8A" w:rsidP="001620EA">
            <w:pPr>
              <w:spacing w:before="60" w:after="60" w:line="240" w:lineRule="auto"/>
              <w:rPr>
                <w:rFonts w:ascii="Arial" w:hAnsi="Arial" w:cs="Arial"/>
                <w:b/>
                <w:sz w:val="16"/>
                <w:szCs w:val="16"/>
              </w:rPr>
            </w:pPr>
            <w:r w:rsidRPr="005435F1">
              <w:rPr>
                <w:rFonts w:ascii="Arial" w:hAnsi="Arial" w:cs="Arial"/>
                <w:b/>
                <w:sz w:val="16"/>
                <w:szCs w:val="16"/>
              </w:rPr>
              <w:t>GDS Note 2:</w:t>
            </w:r>
            <w:r w:rsidRPr="005435F1">
              <w:rPr>
                <w:rFonts w:ascii="Arial" w:hAnsi="Arial" w:cs="Arial"/>
                <w:sz w:val="16"/>
                <w:szCs w:val="16"/>
              </w:rPr>
              <w:t xml:space="preserve">  If @QualityLevel not passed, the request is for extra bed/crib.  Support of these options is required.</w:t>
            </w:r>
          </w:p>
          <w:p w14:paraId="16B3321B" w14:textId="77777777" w:rsidR="00814D8A" w:rsidRPr="005435F1" w:rsidRDefault="00814D8A" w:rsidP="005435F1">
            <w:pPr>
              <w:pStyle w:val="StyleTableText6ptAfterbefore"/>
              <w:rPr>
                <w:rFonts w:cs="Arial"/>
                <w:b/>
                <w:szCs w:val="16"/>
              </w:rPr>
            </w:pPr>
            <w:r w:rsidRPr="005435F1">
              <w:rPr>
                <w:rFonts w:cs="Arial"/>
                <w:b/>
                <w:szCs w:val="16"/>
              </w:rPr>
              <w:t xml:space="preserve">GDS Note 3: </w:t>
            </w:r>
            <w:r w:rsidRPr="005435F1">
              <w:rPr>
                <w:rFonts w:cs="Arial"/>
                <w:szCs w:val="16"/>
              </w:rPr>
              <w:t xml:space="preserve"> If Extra Bed Adult, Extra Bed Child, or Crib is sent in the request, an occurrence of RatePlan\AdditionalGuestAmounts must be returned in the response, even if there is no charge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1C" w14:textId="77777777" w:rsidR="00814D8A" w:rsidRPr="005435F1" w:rsidRDefault="00814D8A" w:rsidP="00D02A7C">
            <w:pPr>
              <w:spacing w:after="0" w:line="360" w:lineRule="auto"/>
              <w:jc w:val="center"/>
              <w:rPr>
                <w:rFonts w:ascii="Arial" w:hAnsi="Arial" w:cs="Arial"/>
                <w:b/>
                <w:sz w:val="16"/>
                <w:szCs w:val="16"/>
              </w:rPr>
            </w:pPr>
            <w:r w:rsidRPr="005435F1">
              <w:rPr>
                <w:rFonts w:ascii="Arial" w:hAnsi="Arial" w:cs="Arial"/>
                <w:b/>
                <w:sz w:val="16"/>
                <w:szCs w:val="16"/>
              </w:rPr>
              <w:t>GDS</w:t>
            </w:r>
          </w:p>
          <w:p w14:paraId="16B3321D" w14:textId="77777777" w:rsidR="00814D8A" w:rsidRPr="005435F1" w:rsidRDefault="00814D8A" w:rsidP="00D02A7C">
            <w:pPr>
              <w:spacing w:after="0" w:line="360" w:lineRule="auto"/>
              <w:jc w:val="center"/>
              <w:rPr>
                <w:rFonts w:ascii="Arial" w:hAnsi="Arial" w:cs="Arial"/>
                <w:b/>
                <w:sz w:val="16"/>
                <w:szCs w:val="16"/>
              </w:rPr>
            </w:pPr>
            <w:r w:rsidRPr="005435F1">
              <w:rPr>
                <w:rFonts w:ascii="Arial" w:hAnsi="Arial" w:cs="Arial"/>
                <w:b/>
                <w:sz w:val="16"/>
                <w:szCs w:val="16"/>
              </w:rPr>
              <w:t>1 - 4</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1E" w14:textId="77777777" w:rsidR="00814D8A" w:rsidRPr="005435F1" w:rsidRDefault="00814D8A" w:rsidP="00D02A7C">
            <w:pPr>
              <w:pStyle w:val="StyleTableText6ptAfterbefore"/>
              <w:spacing w:after="0"/>
              <w:rPr>
                <w:b/>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1F" w14:textId="77777777" w:rsidR="00814D8A" w:rsidRPr="005435F1" w:rsidRDefault="00814D8A" w:rsidP="00D02A7C">
            <w:pPr>
              <w:spacing w:before="60" w:after="0" w:line="240" w:lineRule="auto"/>
              <w:rPr>
                <w:rFonts w:ascii="Arial" w:hAnsi="Arial" w:cs="Arial"/>
                <w:b/>
                <w:i/>
                <w:strike/>
                <w:sz w:val="16"/>
                <w:szCs w:val="16"/>
              </w:rPr>
            </w:pPr>
          </w:p>
        </w:tc>
      </w:tr>
      <w:tr w:rsidR="00814D8A" w:rsidRPr="005D4BA3" w14:paraId="16B33235" w14:textId="77777777" w:rsidTr="00814D8A">
        <w:trPr>
          <w:cantSplit/>
          <w:trHeight w:val="2463"/>
        </w:trPr>
        <w:tc>
          <w:tcPr>
            <w:tcW w:w="450" w:type="dxa"/>
            <w:tcBorders>
              <w:top w:val="single" w:sz="4" w:space="0" w:color="C0C0C0"/>
              <w:left w:val="single" w:sz="4" w:space="0" w:color="C0C0C0"/>
              <w:right w:val="single" w:sz="4" w:space="0" w:color="C0C0C0"/>
            </w:tcBorders>
            <w:shd w:val="clear" w:color="auto" w:fill="auto"/>
          </w:tcPr>
          <w:p w14:paraId="16B33221" w14:textId="77777777" w:rsidR="00814D8A" w:rsidRPr="005435F1" w:rsidRDefault="00814D8A" w:rsidP="00D02A7C">
            <w:pPr>
              <w:spacing w:after="0" w:line="240" w:lineRule="auto"/>
              <w:jc w:val="center"/>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16B33222" w14:textId="77777777" w:rsidR="00814D8A" w:rsidRPr="005435F1" w:rsidRDefault="00814D8A" w:rsidP="001F179A">
            <w:pPr>
              <w:pStyle w:val="StyleArial8ptAfter0ptLinespacingsingle"/>
            </w:pPr>
            <w:r w:rsidRPr="005435F1">
              <w:t>@RoomAmenity</w:t>
            </w:r>
          </w:p>
        </w:tc>
        <w:tc>
          <w:tcPr>
            <w:tcW w:w="620" w:type="dxa"/>
            <w:tcBorders>
              <w:top w:val="single" w:sz="4" w:space="0" w:color="C0C0C0"/>
              <w:left w:val="single" w:sz="4" w:space="0" w:color="C0C0C0"/>
              <w:right w:val="single" w:sz="4" w:space="0" w:color="C0C0C0"/>
            </w:tcBorders>
            <w:shd w:val="clear" w:color="auto" w:fill="auto"/>
          </w:tcPr>
          <w:p w14:paraId="16B33223" w14:textId="77777777" w:rsidR="00814D8A" w:rsidRPr="005435F1" w:rsidRDefault="00814D8A" w:rsidP="001F179A">
            <w:pPr>
              <w:pStyle w:val="StyleArial8ptAfter0ptLinespacingsingle"/>
            </w:pPr>
            <w:r w:rsidRPr="005435F1">
              <w:t>M</w:t>
            </w:r>
          </w:p>
        </w:tc>
        <w:tc>
          <w:tcPr>
            <w:tcW w:w="2610" w:type="dxa"/>
            <w:tcBorders>
              <w:top w:val="single" w:sz="4" w:space="0" w:color="C0C0C0"/>
              <w:left w:val="single" w:sz="4" w:space="0" w:color="C0C0C0"/>
              <w:right w:val="single" w:sz="4" w:space="0" w:color="C0C0C0"/>
            </w:tcBorders>
            <w:shd w:val="clear" w:color="auto" w:fill="auto"/>
          </w:tcPr>
          <w:p w14:paraId="16B33224" w14:textId="77777777" w:rsidR="00814D8A" w:rsidRPr="005435F1" w:rsidRDefault="00814D8A" w:rsidP="001F179A">
            <w:pPr>
              <w:pStyle w:val="StyleArial8ptAfter0ptLinespacingsingle"/>
            </w:pPr>
            <w:r w:rsidRPr="005435F1">
              <w:t>OTA_CodeType</w:t>
            </w:r>
          </w:p>
          <w:p w14:paraId="16B33225" w14:textId="77777777" w:rsidR="00814D8A" w:rsidRPr="005435F1" w:rsidRDefault="00814D8A" w:rsidP="001F179A">
            <w:pPr>
              <w:pStyle w:val="StyleTableText8pt"/>
            </w:pPr>
            <w:r w:rsidRPr="005435F1">
              <w:rPr>
                <w:i/>
              </w:rPr>
              <w:t>Example Bedding Type:</w:t>
            </w:r>
          </w:p>
          <w:p w14:paraId="16B33226" w14:textId="77777777" w:rsidR="00814D8A" w:rsidRPr="005435F1" w:rsidRDefault="00814D8A" w:rsidP="001F179A">
            <w:pPr>
              <w:pStyle w:val="StyleArial8ptAfter0ptLinespacingsingle"/>
              <w:rPr>
                <w:lang w:val="en-AU"/>
              </w:rPr>
            </w:pPr>
            <w:r w:rsidRPr="005435F1">
              <w:rPr>
                <w:lang w:val="en-AU"/>
              </w:rPr>
              <w:t>&lt;Amenity</w:t>
            </w:r>
          </w:p>
          <w:p w14:paraId="16B33227" w14:textId="77777777" w:rsidR="00814D8A" w:rsidRPr="005435F1" w:rsidRDefault="00814D8A" w:rsidP="0089737C">
            <w:pPr>
              <w:spacing w:after="0" w:line="240" w:lineRule="auto"/>
              <w:rPr>
                <w:rFonts w:ascii="Arial" w:hAnsi="Arial" w:cs="Arial"/>
                <w:sz w:val="16"/>
                <w:szCs w:val="16"/>
                <w:lang w:val="en-AU"/>
              </w:rPr>
            </w:pPr>
            <w:r w:rsidRPr="005435F1">
              <w:rPr>
                <w:rFonts w:ascii="Arial" w:hAnsi="Arial" w:cs="Arial"/>
                <w:b/>
                <w:sz w:val="16"/>
                <w:szCs w:val="16"/>
                <w:lang w:val="en-AU"/>
              </w:rPr>
              <w:t>RoomAmenity=”33”</w:t>
            </w:r>
            <w:r w:rsidRPr="005435F1">
              <w:rPr>
                <w:rFonts w:ascii="Arial" w:hAnsi="Arial" w:cs="Arial"/>
                <w:sz w:val="16"/>
                <w:szCs w:val="16"/>
                <w:lang w:val="en-AU"/>
              </w:rPr>
              <w:t xml:space="preserve"> Quantity=”1” QualityLevel=”A”/&gt;</w:t>
            </w:r>
          </w:p>
          <w:p w14:paraId="16B33228" w14:textId="77777777" w:rsidR="00814D8A" w:rsidRPr="005435F1" w:rsidRDefault="00814D8A" w:rsidP="001F179A">
            <w:pPr>
              <w:pStyle w:val="StyleArial8ptAfter0ptLinespacingsingle"/>
              <w:rPr>
                <w:lang w:val="en-AU"/>
              </w:rPr>
            </w:pPr>
          </w:p>
          <w:p w14:paraId="16B33229" w14:textId="77777777" w:rsidR="00814D8A" w:rsidRPr="005435F1" w:rsidRDefault="00814D8A" w:rsidP="001F179A">
            <w:pPr>
              <w:pStyle w:val="StyleTableText8pt"/>
            </w:pPr>
            <w:r w:rsidRPr="005435F1">
              <w:rPr>
                <w:i/>
              </w:rPr>
              <w:t>Example Extra Bed Adult</w:t>
            </w:r>
          </w:p>
          <w:p w14:paraId="16B3322A" w14:textId="77777777" w:rsidR="00814D8A" w:rsidRPr="005435F1" w:rsidRDefault="00814D8A" w:rsidP="001F179A">
            <w:pPr>
              <w:pStyle w:val="StyleArial8ptAfter0ptLinespacingsingle"/>
              <w:rPr>
                <w:lang w:val="en-AU"/>
              </w:rPr>
            </w:pPr>
            <w:r w:rsidRPr="005435F1">
              <w:rPr>
                <w:lang w:val="en-AU"/>
              </w:rPr>
              <w:t>&lt;Amenity</w:t>
            </w:r>
          </w:p>
          <w:p w14:paraId="16B3322B" w14:textId="77777777" w:rsidR="00814D8A" w:rsidRPr="005435F1" w:rsidRDefault="00814D8A" w:rsidP="00676594">
            <w:pPr>
              <w:spacing w:after="0" w:line="240" w:lineRule="auto"/>
              <w:rPr>
                <w:rFonts w:ascii="Arial" w:hAnsi="Arial" w:cs="Arial"/>
                <w:sz w:val="16"/>
                <w:szCs w:val="16"/>
              </w:rPr>
            </w:pPr>
            <w:r w:rsidRPr="005435F1">
              <w:rPr>
                <w:rFonts w:ascii="Arial" w:hAnsi="Arial" w:cs="Arial"/>
                <w:b/>
                <w:sz w:val="16"/>
                <w:szCs w:val="16"/>
                <w:lang w:val="en-AU"/>
              </w:rPr>
              <w:t>RoomAmenity=”131”</w:t>
            </w:r>
            <w:r w:rsidRPr="005435F1">
              <w:rPr>
                <w:rFonts w:ascii="Arial" w:hAnsi="Arial" w:cs="Arial"/>
                <w:sz w:val="16"/>
                <w:szCs w:val="16"/>
                <w:lang w:val="en-AU"/>
              </w:rPr>
              <w:t xml:space="preserve"> Quantity=”1”/&gt;</w:t>
            </w:r>
          </w:p>
        </w:tc>
        <w:tc>
          <w:tcPr>
            <w:tcW w:w="810" w:type="dxa"/>
            <w:tcBorders>
              <w:top w:val="single" w:sz="4" w:space="0" w:color="C0C0C0"/>
              <w:left w:val="single" w:sz="4" w:space="0" w:color="C0C0C0"/>
              <w:right w:val="single" w:sz="4" w:space="0" w:color="C0C0C0"/>
            </w:tcBorders>
            <w:shd w:val="clear" w:color="auto" w:fill="auto"/>
          </w:tcPr>
          <w:p w14:paraId="16B3322C" w14:textId="77777777" w:rsidR="00814D8A" w:rsidRPr="005435F1" w:rsidRDefault="00814D8A" w:rsidP="001F179A">
            <w:pPr>
              <w:pStyle w:val="StyleArial8ptCenteredAfter0ptLinespacingsingle"/>
            </w:pPr>
            <w:r w:rsidRPr="005435F1">
              <w:t>1</w:t>
            </w:r>
          </w:p>
        </w:tc>
        <w:tc>
          <w:tcPr>
            <w:tcW w:w="2250" w:type="dxa"/>
            <w:tcBorders>
              <w:top w:val="single" w:sz="4" w:space="0" w:color="C0C0C0"/>
              <w:left w:val="single" w:sz="4" w:space="0" w:color="C0C0C0"/>
              <w:right w:val="single" w:sz="4" w:space="0" w:color="C0C0C0"/>
            </w:tcBorders>
            <w:shd w:val="clear" w:color="auto" w:fill="auto"/>
          </w:tcPr>
          <w:p w14:paraId="16B3322D" w14:textId="77777777" w:rsidR="00814D8A" w:rsidRPr="005435F1" w:rsidRDefault="00814D8A" w:rsidP="001F179A">
            <w:pPr>
              <w:pStyle w:val="StyleTableText8pt"/>
            </w:pPr>
            <w:r w:rsidRPr="005435F1">
              <w:t>OTA Code List – Room Amenity Type (RMA)</w:t>
            </w:r>
          </w:p>
          <w:p w14:paraId="16B3322E" w14:textId="77777777" w:rsidR="00814D8A" w:rsidRPr="005435F1" w:rsidRDefault="00814D8A" w:rsidP="001F179A">
            <w:pPr>
              <w:pStyle w:val="StyleTableText8pt"/>
            </w:pPr>
            <w:r w:rsidRPr="005435F1">
              <w:rPr>
                <w:i/>
              </w:rPr>
              <w:t>Valid Value for Extra Bed: Adult</w:t>
            </w:r>
            <w:r w:rsidRPr="005435F1">
              <w:t xml:space="preserve"> = “131” Extra Person Charge for Rollaway Use</w:t>
            </w:r>
          </w:p>
          <w:p w14:paraId="16B3322F" w14:textId="77777777" w:rsidR="00814D8A" w:rsidRPr="005435F1" w:rsidRDefault="00814D8A" w:rsidP="001F179A">
            <w:pPr>
              <w:pStyle w:val="StyleTableText8pt"/>
            </w:pPr>
            <w:r w:rsidRPr="005435F1">
              <w:rPr>
                <w:i/>
              </w:rPr>
              <w:t>Valid Value for Extra Bed: Child</w:t>
            </w:r>
            <w:r w:rsidRPr="005435F1">
              <w:t xml:space="preserve"> = “198” Extra Child Charge for Rollaway Use</w:t>
            </w:r>
          </w:p>
          <w:p w14:paraId="16B33230" w14:textId="77777777" w:rsidR="00814D8A" w:rsidRPr="005435F1" w:rsidRDefault="00814D8A" w:rsidP="001F179A">
            <w:pPr>
              <w:pStyle w:val="StyleTableText8pt"/>
            </w:pPr>
            <w:r w:rsidRPr="005435F1">
              <w:rPr>
                <w:i/>
              </w:rPr>
              <w:t>Valid Value for Crib</w:t>
            </w:r>
            <w:r w:rsidRPr="005435F1">
              <w:t xml:space="preserve"> = “26” Crib</w:t>
            </w:r>
          </w:p>
          <w:p w14:paraId="16B33231" w14:textId="77777777" w:rsidR="00814D8A" w:rsidRPr="005435F1" w:rsidRDefault="00814D8A" w:rsidP="001F179A">
            <w:pPr>
              <w:pStyle w:val="StyleTableText8pt"/>
            </w:pPr>
            <w:r w:rsidRPr="005435F1">
              <w:rPr>
                <w:i/>
              </w:rPr>
              <w:t xml:space="preserve">Example value for </w:t>
            </w:r>
            <w:r w:rsidRPr="005435F1">
              <w:rPr>
                <w:b/>
                <w:i/>
              </w:rPr>
              <w:t>Bedding Type</w:t>
            </w:r>
            <w:r w:rsidRPr="005435F1">
              <w:t>:</w:t>
            </w:r>
          </w:p>
          <w:p w14:paraId="16B33232" w14:textId="77777777" w:rsidR="00814D8A" w:rsidRPr="005435F1" w:rsidRDefault="00814D8A" w:rsidP="001F179A">
            <w:pPr>
              <w:pStyle w:val="StyleTableText8pt"/>
            </w:pPr>
            <w:r w:rsidRPr="005435F1">
              <w:t>33 = Double Beds</w:t>
            </w:r>
          </w:p>
          <w:p w14:paraId="16B33233" w14:textId="77777777" w:rsidR="00814D8A" w:rsidRPr="005435F1" w:rsidRDefault="00814D8A" w:rsidP="001F179A">
            <w:pPr>
              <w:pStyle w:val="StyleTableText8pt"/>
            </w:pPr>
            <w:r w:rsidRPr="005435F1">
              <w:t>See Appendix A, Figure 1 for list.</w:t>
            </w:r>
          </w:p>
        </w:tc>
        <w:tc>
          <w:tcPr>
            <w:tcW w:w="3870" w:type="dxa"/>
            <w:tcBorders>
              <w:top w:val="single" w:sz="4" w:space="0" w:color="C0C0C0"/>
              <w:left w:val="single" w:sz="4" w:space="0" w:color="C0C0C0"/>
              <w:right w:val="single" w:sz="4" w:space="0" w:color="C0C0C0"/>
            </w:tcBorders>
            <w:shd w:val="clear" w:color="auto" w:fill="auto"/>
          </w:tcPr>
          <w:p w14:paraId="16B33234" w14:textId="77777777" w:rsidR="00814D8A" w:rsidRPr="005D4BA3" w:rsidRDefault="00814D8A" w:rsidP="008E4086">
            <w:pPr>
              <w:pStyle w:val="StyleArial8ptBefore3ptAfter72ptLinespacingsi"/>
              <w:rPr>
                <w:rFonts w:cs="Arial"/>
                <w:szCs w:val="16"/>
              </w:rPr>
            </w:pPr>
            <w:r w:rsidRPr="005435F1">
              <w:t>Type of Bed</w:t>
            </w:r>
          </w:p>
        </w:tc>
      </w:tr>
      <w:tr w:rsidR="00814D8A" w:rsidRPr="00E92958" w14:paraId="16B33241" w14:textId="77777777" w:rsidTr="00814D8A">
        <w:trPr>
          <w:cantSplit/>
          <w:trHeight w:val="410"/>
        </w:trPr>
        <w:tc>
          <w:tcPr>
            <w:tcW w:w="450" w:type="dxa"/>
            <w:vMerge w:val="restart"/>
            <w:tcBorders>
              <w:top w:val="single" w:sz="4" w:space="0" w:color="C0C0C0"/>
              <w:left w:val="single" w:sz="4" w:space="0" w:color="C0C0C0"/>
              <w:right w:val="single" w:sz="4" w:space="0" w:color="C0C0C0"/>
            </w:tcBorders>
            <w:shd w:val="clear" w:color="auto" w:fill="auto"/>
          </w:tcPr>
          <w:p w14:paraId="16B33236" w14:textId="77777777" w:rsidR="00814D8A" w:rsidRPr="005D4BA3" w:rsidRDefault="00814D8A" w:rsidP="00214888">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3237" w14:textId="77777777" w:rsidR="00814D8A" w:rsidRPr="005D4BA3" w:rsidRDefault="00814D8A" w:rsidP="001F179A">
            <w:pPr>
              <w:pStyle w:val="StyleArial8ptAfter0ptLinespacingsingle"/>
            </w:pPr>
            <w:r w:rsidRPr="005D4BA3">
              <w:t>@Quantity</w:t>
            </w:r>
          </w:p>
        </w:tc>
        <w:tc>
          <w:tcPr>
            <w:tcW w:w="620" w:type="dxa"/>
            <w:vMerge w:val="restart"/>
            <w:tcBorders>
              <w:top w:val="single" w:sz="4" w:space="0" w:color="C0C0C0"/>
              <w:left w:val="single" w:sz="4" w:space="0" w:color="C0C0C0"/>
              <w:right w:val="single" w:sz="4" w:space="0" w:color="C0C0C0"/>
            </w:tcBorders>
            <w:shd w:val="clear" w:color="auto" w:fill="auto"/>
          </w:tcPr>
          <w:p w14:paraId="16B33238" w14:textId="77777777" w:rsidR="00814D8A" w:rsidRPr="005D4BA3" w:rsidRDefault="00814D8A" w:rsidP="001F179A">
            <w:pPr>
              <w:pStyle w:val="StyleArial8ptAfter0ptLinespacingsingle"/>
            </w:pPr>
            <w:r w:rsidRPr="005D4BA3">
              <w:t>M</w:t>
            </w:r>
          </w:p>
        </w:tc>
        <w:tc>
          <w:tcPr>
            <w:tcW w:w="2610" w:type="dxa"/>
            <w:vMerge w:val="restart"/>
            <w:tcBorders>
              <w:top w:val="single" w:sz="4" w:space="0" w:color="C0C0C0"/>
              <w:left w:val="single" w:sz="4" w:space="0" w:color="C0C0C0"/>
              <w:right w:val="single" w:sz="4" w:space="0" w:color="C0C0C0"/>
            </w:tcBorders>
            <w:shd w:val="clear" w:color="auto" w:fill="auto"/>
          </w:tcPr>
          <w:p w14:paraId="16B33239" w14:textId="77777777" w:rsidR="00814D8A" w:rsidRPr="005D4BA3" w:rsidRDefault="00814D8A" w:rsidP="001F179A">
            <w:pPr>
              <w:pStyle w:val="StyleArial8ptAfter0ptLinespacingsingle"/>
            </w:pPr>
            <w:r w:rsidRPr="005D4BA3">
              <w:t>xs:nonNegativeInteger</w:t>
            </w:r>
          </w:p>
          <w:p w14:paraId="16B3323A" w14:textId="77777777" w:rsidR="00814D8A" w:rsidRPr="005D4BA3" w:rsidRDefault="00814D8A" w:rsidP="001F179A">
            <w:pPr>
              <w:pStyle w:val="StyleArial8ptAfter0ptLinespacingsingle"/>
            </w:pPr>
          </w:p>
          <w:p w14:paraId="16B3323B" w14:textId="77777777" w:rsidR="00814D8A" w:rsidRPr="005D4BA3" w:rsidRDefault="00814D8A" w:rsidP="001F179A">
            <w:pPr>
              <w:pStyle w:val="StyleTableText8pt"/>
            </w:pPr>
            <w:r w:rsidRPr="005D4BA3">
              <w:rPr>
                <w:i/>
              </w:rPr>
              <w:t>Example Crib</w:t>
            </w:r>
          </w:p>
          <w:p w14:paraId="16B3323C" w14:textId="77777777" w:rsidR="00814D8A" w:rsidRPr="005D4BA3" w:rsidRDefault="00814D8A" w:rsidP="001F179A">
            <w:pPr>
              <w:pStyle w:val="StyleArial8ptAfter0ptLinespacingsingle"/>
              <w:rPr>
                <w:lang w:val="en-AU"/>
              </w:rPr>
            </w:pPr>
            <w:r w:rsidRPr="005D4BA3">
              <w:rPr>
                <w:lang w:val="en-AU"/>
              </w:rPr>
              <w:t>&lt;Amenity</w:t>
            </w:r>
          </w:p>
          <w:p w14:paraId="16B3323D" w14:textId="77777777" w:rsidR="00814D8A" w:rsidRPr="005D4BA3" w:rsidRDefault="00814D8A" w:rsidP="00676594">
            <w:pPr>
              <w:spacing w:after="0" w:line="240" w:lineRule="auto"/>
              <w:rPr>
                <w:rFonts w:ascii="Arial" w:hAnsi="Arial" w:cs="Arial"/>
                <w:sz w:val="16"/>
                <w:szCs w:val="16"/>
              </w:rPr>
            </w:pPr>
            <w:r w:rsidRPr="005D4BA3">
              <w:rPr>
                <w:rFonts w:ascii="Arial" w:hAnsi="Arial" w:cs="Arial"/>
                <w:sz w:val="16"/>
                <w:szCs w:val="16"/>
                <w:lang w:val="en-AU"/>
              </w:rPr>
              <w:t xml:space="preserve">RoomAmenity=”26” </w:t>
            </w:r>
            <w:r w:rsidRPr="005D4BA3">
              <w:rPr>
                <w:rFonts w:ascii="Arial" w:hAnsi="Arial" w:cs="Arial"/>
                <w:b/>
                <w:sz w:val="16"/>
                <w:szCs w:val="16"/>
                <w:lang w:val="en-AU"/>
              </w:rPr>
              <w:t>Quantity=”1”/&gt;</w:t>
            </w:r>
          </w:p>
        </w:tc>
        <w:tc>
          <w:tcPr>
            <w:tcW w:w="810" w:type="dxa"/>
            <w:vMerge w:val="restart"/>
            <w:tcBorders>
              <w:top w:val="single" w:sz="4" w:space="0" w:color="C0C0C0"/>
              <w:left w:val="single" w:sz="4" w:space="0" w:color="C0C0C0"/>
              <w:right w:val="single" w:sz="4" w:space="0" w:color="C0C0C0"/>
            </w:tcBorders>
            <w:shd w:val="clear" w:color="auto" w:fill="auto"/>
          </w:tcPr>
          <w:p w14:paraId="16B3323E" w14:textId="77777777" w:rsidR="00814D8A" w:rsidRPr="005D4BA3" w:rsidRDefault="00814D8A" w:rsidP="001F179A">
            <w:pPr>
              <w:pStyle w:val="StyleArial8ptCenteredAfter0ptLinespacingsingle"/>
            </w:pPr>
            <w:r w:rsidRPr="005D4BA3">
              <w:t>1</w:t>
            </w:r>
          </w:p>
        </w:tc>
        <w:tc>
          <w:tcPr>
            <w:tcW w:w="2250" w:type="dxa"/>
            <w:vMerge w:val="restart"/>
            <w:tcBorders>
              <w:top w:val="single" w:sz="4" w:space="0" w:color="C0C0C0"/>
              <w:left w:val="single" w:sz="4" w:space="0" w:color="C0C0C0"/>
              <w:right w:val="single" w:sz="4" w:space="0" w:color="C0C0C0"/>
            </w:tcBorders>
            <w:shd w:val="clear" w:color="auto" w:fill="auto"/>
          </w:tcPr>
          <w:p w14:paraId="16B3323F" w14:textId="77777777" w:rsidR="00814D8A" w:rsidRPr="005D4BA3" w:rsidRDefault="00814D8A" w:rsidP="00214888">
            <w:pPr>
              <w:spacing w:after="0" w:line="240" w:lineRule="auto"/>
              <w:rPr>
                <w:rFonts w:ascii="Arial" w:hAnsi="Arial" w:cs="Arial"/>
                <w:sz w:val="16"/>
                <w:szCs w:val="16"/>
              </w:rPr>
            </w:pPr>
          </w:p>
        </w:tc>
        <w:tc>
          <w:tcPr>
            <w:tcW w:w="3870" w:type="dxa"/>
            <w:vMerge w:val="restart"/>
            <w:tcBorders>
              <w:top w:val="single" w:sz="4" w:space="0" w:color="C0C0C0"/>
              <w:left w:val="single" w:sz="4" w:space="0" w:color="C0C0C0"/>
              <w:right w:val="single" w:sz="4" w:space="0" w:color="C0C0C0"/>
            </w:tcBorders>
            <w:shd w:val="clear" w:color="auto" w:fill="auto"/>
          </w:tcPr>
          <w:p w14:paraId="16B33240" w14:textId="77777777" w:rsidR="00814D8A" w:rsidRPr="005D4BA3" w:rsidRDefault="00814D8A" w:rsidP="008E4086">
            <w:pPr>
              <w:pStyle w:val="StyleArial8ptBefore3ptAfter72ptLinespacingsi"/>
            </w:pPr>
            <w:r w:rsidRPr="005D4BA3">
              <w:t>Number of Beds</w:t>
            </w:r>
          </w:p>
        </w:tc>
      </w:tr>
      <w:tr w:rsidR="00814D8A" w:rsidRPr="00E92958" w14:paraId="16B33249" w14:textId="77777777" w:rsidTr="00814D8A">
        <w:trPr>
          <w:cantSplit/>
          <w:trHeight w:val="410"/>
        </w:trPr>
        <w:tc>
          <w:tcPr>
            <w:tcW w:w="450" w:type="dxa"/>
            <w:vMerge/>
            <w:tcBorders>
              <w:left w:val="single" w:sz="4" w:space="0" w:color="C0C0C0"/>
              <w:right w:val="single" w:sz="4" w:space="0" w:color="C0C0C0"/>
            </w:tcBorders>
            <w:shd w:val="clear" w:color="auto" w:fill="auto"/>
          </w:tcPr>
          <w:p w14:paraId="16B33242" w14:textId="77777777" w:rsidR="00814D8A" w:rsidRPr="00E92958"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3243" w14:textId="77777777" w:rsidR="00814D8A" w:rsidRPr="00E92958"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3244" w14:textId="77777777" w:rsidR="00814D8A" w:rsidRPr="00E92958"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245" w14:textId="77777777" w:rsidR="00814D8A" w:rsidRPr="00E92958"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246" w14:textId="77777777" w:rsidR="00814D8A" w:rsidRPr="00E92958"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247" w14:textId="77777777" w:rsidR="00814D8A" w:rsidRPr="00E92958"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248" w14:textId="77777777" w:rsidR="00814D8A" w:rsidRPr="00E92958" w:rsidRDefault="00814D8A" w:rsidP="00AE10DC">
            <w:pPr>
              <w:spacing w:after="0" w:line="240" w:lineRule="auto"/>
              <w:jc w:val="center"/>
              <w:rPr>
                <w:rFonts w:ascii="Arial" w:hAnsi="Arial" w:cs="Arial"/>
                <w:sz w:val="16"/>
                <w:szCs w:val="16"/>
              </w:rPr>
            </w:pPr>
          </w:p>
        </w:tc>
      </w:tr>
      <w:tr w:rsidR="00814D8A" w:rsidRPr="005D4BA3" w14:paraId="16B33251" w14:textId="77777777" w:rsidTr="00814D8A">
        <w:trPr>
          <w:cantSplit/>
          <w:trHeight w:val="410"/>
        </w:trPr>
        <w:tc>
          <w:tcPr>
            <w:tcW w:w="450" w:type="dxa"/>
            <w:vMerge/>
            <w:tcBorders>
              <w:left w:val="single" w:sz="4" w:space="0" w:color="C0C0C0"/>
              <w:bottom w:val="single" w:sz="4" w:space="0" w:color="C0C0C0"/>
              <w:right w:val="single" w:sz="4" w:space="0" w:color="C0C0C0"/>
            </w:tcBorders>
            <w:shd w:val="clear" w:color="auto" w:fill="auto"/>
          </w:tcPr>
          <w:p w14:paraId="16B3324A" w14:textId="77777777" w:rsidR="00814D8A" w:rsidRPr="00E92958" w:rsidRDefault="00814D8A"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324B" w14:textId="77777777" w:rsidR="00814D8A" w:rsidRPr="00E92958" w:rsidRDefault="00814D8A"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324C" w14:textId="77777777" w:rsidR="00814D8A" w:rsidRPr="00E92958" w:rsidRDefault="00814D8A"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24D" w14:textId="77777777" w:rsidR="00814D8A" w:rsidRPr="00E92958" w:rsidRDefault="00814D8A"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24E" w14:textId="77777777" w:rsidR="00814D8A" w:rsidRPr="00E92958" w:rsidRDefault="00814D8A"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324F" w14:textId="77777777" w:rsidR="00814D8A" w:rsidRPr="00E92958" w:rsidRDefault="00814D8A" w:rsidP="00214888">
            <w:pPr>
              <w:spacing w:after="0" w:line="240" w:lineRule="auto"/>
              <w:rPr>
                <w:rFonts w:ascii="Arial" w:hAnsi="Arial" w:cs="Arial"/>
                <w:sz w:val="16"/>
                <w:szCs w:val="16"/>
              </w:rPr>
            </w:pPr>
          </w:p>
        </w:tc>
        <w:tc>
          <w:tcPr>
            <w:tcW w:w="3870" w:type="dxa"/>
            <w:vMerge/>
            <w:tcBorders>
              <w:left w:val="single" w:sz="4" w:space="0" w:color="C0C0C0"/>
              <w:bottom w:val="single" w:sz="4" w:space="0" w:color="C0C0C0"/>
              <w:right w:val="single" w:sz="4" w:space="0" w:color="C0C0C0"/>
            </w:tcBorders>
            <w:shd w:val="clear" w:color="auto" w:fill="auto"/>
          </w:tcPr>
          <w:p w14:paraId="16B33250" w14:textId="77777777" w:rsidR="00814D8A" w:rsidRPr="00E92958" w:rsidRDefault="00814D8A" w:rsidP="00AE10DC">
            <w:pPr>
              <w:spacing w:after="0" w:line="240" w:lineRule="auto"/>
              <w:jc w:val="center"/>
              <w:rPr>
                <w:rFonts w:ascii="Arial" w:hAnsi="Arial" w:cs="Arial"/>
                <w:sz w:val="16"/>
                <w:szCs w:val="16"/>
              </w:rPr>
            </w:pPr>
          </w:p>
        </w:tc>
      </w:tr>
      <w:tr w:rsidR="00814D8A" w:rsidRPr="001620EA" w14:paraId="16B3326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252" w14:textId="77777777" w:rsidR="00814D8A" w:rsidRPr="001620EA" w:rsidRDefault="00814D8A" w:rsidP="00214888">
            <w:pPr>
              <w:spacing w:after="0" w:line="240" w:lineRule="auto"/>
              <w:jc w:val="center"/>
              <w:rPr>
                <w:rFonts w:ascii="Arial" w:hAnsi="Arial" w:cs="Arial"/>
                <w:color w:val="0000FF"/>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253" w14:textId="77777777" w:rsidR="00814D8A" w:rsidRPr="001620EA" w:rsidRDefault="00814D8A" w:rsidP="001F179A">
            <w:pPr>
              <w:pStyle w:val="StyleArial8ptAfter0ptLinespacingsingle"/>
              <w:rPr>
                <w:color w:val="0000FF"/>
              </w:rPr>
            </w:pPr>
            <w:r w:rsidRPr="001620EA">
              <w:rPr>
                <w:color w:val="0000FF"/>
              </w:rPr>
              <w:t>@QualityLevel</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54" w14:textId="77777777" w:rsidR="00814D8A" w:rsidRPr="001620EA" w:rsidRDefault="00814D8A" w:rsidP="001F179A">
            <w:pPr>
              <w:pStyle w:val="StyleArial8ptAfter0ptLinespacingsingle"/>
              <w:rPr>
                <w:color w:val="0000FF"/>
              </w:rPr>
            </w:pPr>
            <w:r w:rsidRPr="001620EA">
              <w:rPr>
                <w:color w:val="0000FF"/>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55" w14:textId="77777777" w:rsidR="00814D8A" w:rsidRPr="001620EA" w:rsidRDefault="00814D8A" w:rsidP="00396A89">
            <w:pPr>
              <w:pStyle w:val="StyleArial8ptAfter0ptLinespacingsingle"/>
              <w:rPr>
                <w:color w:val="0000FF"/>
              </w:rPr>
            </w:pPr>
            <w:r w:rsidRPr="001620EA">
              <w:rPr>
                <w:b/>
                <w:color w:val="0000FF"/>
              </w:rPr>
              <w:t xml:space="preserve">GDS Note:  </w:t>
            </w:r>
            <w:r w:rsidRPr="001620EA">
              <w:rPr>
                <w:color w:val="0000FF"/>
              </w:rPr>
              <w:t>Mandatory if requesting Bedding Type</w:t>
            </w:r>
          </w:p>
          <w:p w14:paraId="16B33256" w14:textId="77777777" w:rsidR="00814D8A" w:rsidRPr="001620EA" w:rsidRDefault="00814D8A" w:rsidP="001F179A">
            <w:pPr>
              <w:pStyle w:val="StyleArial8ptAfter0ptLinespacingsingle"/>
              <w:rPr>
                <w:color w:val="0000FF"/>
              </w:rPr>
            </w:pPr>
            <w:r w:rsidRPr="001620EA">
              <w:rPr>
                <w:color w:val="0000FF"/>
              </w:rPr>
              <w:t>StringLength1to16</w:t>
            </w:r>
          </w:p>
          <w:p w14:paraId="16B33257" w14:textId="77777777" w:rsidR="00814D8A" w:rsidRPr="001620EA" w:rsidRDefault="00814D8A" w:rsidP="001F179A">
            <w:pPr>
              <w:pStyle w:val="StyleArial8ptAfter0ptLinespacingsingle"/>
              <w:rPr>
                <w:color w:val="0000FF"/>
              </w:rPr>
            </w:pPr>
          </w:p>
          <w:p w14:paraId="16B33258" w14:textId="77777777" w:rsidR="00814D8A" w:rsidRPr="001620EA" w:rsidRDefault="00814D8A" w:rsidP="001F179A">
            <w:pPr>
              <w:pStyle w:val="StyleTableText8pt"/>
              <w:rPr>
                <w:color w:val="0000FF"/>
              </w:rPr>
            </w:pPr>
            <w:r w:rsidRPr="001620EA">
              <w:rPr>
                <w:i/>
                <w:color w:val="0000FF"/>
              </w:rPr>
              <w:t>Example Bedding Type:</w:t>
            </w:r>
          </w:p>
          <w:p w14:paraId="16B33259" w14:textId="77777777" w:rsidR="00814D8A" w:rsidRPr="001620EA" w:rsidRDefault="00814D8A" w:rsidP="001F179A">
            <w:pPr>
              <w:pStyle w:val="StyleArial8ptAfter0ptLinespacingsingle"/>
              <w:rPr>
                <w:color w:val="0000FF"/>
                <w:lang w:val="en-AU"/>
              </w:rPr>
            </w:pPr>
            <w:r w:rsidRPr="001620EA">
              <w:rPr>
                <w:color w:val="0000FF"/>
                <w:lang w:val="en-AU"/>
              </w:rPr>
              <w:t>&lt;Amenity</w:t>
            </w:r>
          </w:p>
          <w:p w14:paraId="16B3325A" w14:textId="77777777" w:rsidR="00814D8A" w:rsidRPr="001620EA" w:rsidRDefault="00814D8A" w:rsidP="00AE10DC">
            <w:pPr>
              <w:spacing w:after="0" w:line="240" w:lineRule="auto"/>
              <w:rPr>
                <w:rFonts w:ascii="Arial" w:hAnsi="Arial" w:cs="Arial"/>
                <w:color w:val="0000FF"/>
                <w:sz w:val="16"/>
                <w:szCs w:val="16"/>
              </w:rPr>
            </w:pPr>
            <w:r w:rsidRPr="001620EA">
              <w:rPr>
                <w:rFonts w:ascii="Arial" w:hAnsi="Arial" w:cs="Arial"/>
                <w:color w:val="0000FF"/>
                <w:sz w:val="16"/>
                <w:szCs w:val="16"/>
                <w:lang w:val="en-AU"/>
              </w:rPr>
              <w:t xml:space="preserve">RoomAmenity=”33” Quantity=”1” </w:t>
            </w:r>
            <w:r w:rsidRPr="001620EA">
              <w:rPr>
                <w:rFonts w:ascii="Arial" w:hAnsi="Arial" w:cs="Arial"/>
                <w:b/>
                <w:color w:val="0000FF"/>
                <w:sz w:val="16"/>
                <w:szCs w:val="16"/>
                <w:lang w:val="en-AU"/>
              </w:rPr>
              <w:t>QualityLevel=”A”</w:t>
            </w:r>
            <w:r w:rsidRPr="001620EA">
              <w:rPr>
                <w:rFonts w:ascii="Arial" w:hAnsi="Arial" w:cs="Arial"/>
                <w:color w:val="0000FF"/>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5B" w14:textId="77777777" w:rsidR="00814D8A" w:rsidRPr="001620EA" w:rsidRDefault="00814D8A" w:rsidP="001F179A">
            <w:pPr>
              <w:pStyle w:val="StyleArial8ptCenteredAfter0ptLinespacingsingle"/>
              <w:rPr>
                <w:color w:val="0000FF"/>
              </w:rPr>
            </w:pPr>
            <w:r w:rsidRPr="001620EA">
              <w:rPr>
                <w:color w:val="0000FF"/>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5C" w14:textId="77777777" w:rsidR="00814D8A" w:rsidRPr="001620EA" w:rsidRDefault="00814D8A" w:rsidP="001F179A">
            <w:pPr>
              <w:pStyle w:val="StyleTableText8pt"/>
              <w:rPr>
                <w:color w:val="0000FF"/>
              </w:rPr>
            </w:pPr>
            <w:r w:rsidRPr="001620EA">
              <w:rPr>
                <w:i/>
                <w:color w:val="0000FF"/>
              </w:rPr>
              <w:t>Valid values</w:t>
            </w:r>
            <w:r w:rsidRPr="001620EA">
              <w:rPr>
                <w:color w:val="0000FF"/>
              </w:rPr>
              <w:t>:</w:t>
            </w:r>
          </w:p>
          <w:p w14:paraId="16B3325D" w14:textId="77777777" w:rsidR="00814D8A" w:rsidRPr="0021341B" w:rsidRDefault="00814D8A" w:rsidP="0021341B">
            <w:pPr>
              <w:pStyle w:val="StyleTableText8pt"/>
              <w:rPr>
                <w:color w:val="0000FF"/>
              </w:rPr>
            </w:pPr>
            <w:r w:rsidRPr="0021341B">
              <w:rPr>
                <w:color w:val="0000FF"/>
              </w:rPr>
              <w:t>A = Premium</w:t>
            </w:r>
          </w:p>
          <w:p w14:paraId="16B3325E" w14:textId="77777777" w:rsidR="00814D8A" w:rsidRPr="0021341B" w:rsidRDefault="00814D8A" w:rsidP="0021341B">
            <w:pPr>
              <w:pStyle w:val="StyleTableText8pt"/>
              <w:rPr>
                <w:color w:val="0000FF"/>
              </w:rPr>
            </w:pPr>
            <w:r w:rsidRPr="0021341B">
              <w:rPr>
                <w:color w:val="0000FF"/>
              </w:rPr>
              <w:t>B = Deluxe</w:t>
            </w:r>
          </w:p>
          <w:p w14:paraId="16B3325F" w14:textId="77777777" w:rsidR="00814D8A" w:rsidRPr="0021341B" w:rsidRDefault="00814D8A" w:rsidP="0021341B">
            <w:pPr>
              <w:pStyle w:val="StyleTableText8pt"/>
              <w:rPr>
                <w:color w:val="0000FF"/>
              </w:rPr>
            </w:pPr>
            <w:r w:rsidRPr="0021341B">
              <w:rPr>
                <w:color w:val="0000FF"/>
              </w:rPr>
              <w:t>C = Standard</w:t>
            </w:r>
          </w:p>
          <w:p w14:paraId="16B33260" w14:textId="77777777" w:rsidR="00814D8A" w:rsidRPr="0021341B" w:rsidRDefault="00814D8A" w:rsidP="0021341B">
            <w:pPr>
              <w:pStyle w:val="StyleTableText8pt"/>
              <w:rPr>
                <w:color w:val="0000FF"/>
              </w:rPr>
            </w:pPr>
            <w:r w:rsidRPr="0021341B">
              <w:rPr>
                <w:color w:val="0000FF"/>
              </w:rPr>
              <w:t>D = Economy</w:t>
            </w:r>
          </w:p>
          <w:p w14:paraId="16B33261" w14:textId="77777777" w:rsidR="00814D8A" w:rsidRPr="001620EA" w:rsidRDefault="00814D8A" w:rsidP="0021341B">
            <w:pPr>
              <w:pStyle w:val="StyleTableText8pt"/>
              <w:rPr>
                <w:color w:val="0000FF"/>
              </w:rPr>
            </w:pPr>
            <w:r w:rsidRPr="0021341B">
              <w:rPr>
                <w:color w:val="0000FF"/>
              </w:rPr>
              <w:t>* = None specified</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262" w14:textId="77777777" w:rsidR="00814D8A" w:rsidRPr="001620EA" w:rsidRDefault="00814D8A" w:rsidP="001F179A">
            <w:pPr>
              <w:pStyle w:val="StyleArial8ptBefore3ptAfter3ptLinespacingsing"/>
              <w:rPr>
                <w:color w:val="0000FF"/>
              </w:rPr>
            </w:pPr>
            <w:r w:rsidRPr="001620EA">
              <w:rPr>
                <w:color w:val="0000FF"/>
              </w:rPr>
              <w:t>Quality</w:t>
            </w:r>
          </w:p>
          <w:p w14:paraId="16B33263" w14:textId="77777777" w:rsidR="00814D8A" w:rsidRPr="001620EA" w:rsidRDefault="00814D8A" w:rsidP="005A4B39">
            <w:pPr>
              <w:pStyle w:val="StyleArial8ptBefore3ptAfter3ptLinespacingsing"/>
              <w:rPr>
                <w:rFonts w:cs="Arial"/>
                <w:color w:val="0000FF"/>
                <w:szCs w:val="16"/>
              </w:rPr>
            </w:pPr>
            <w:r w:rsidRPr="001620EA">
              <w:rPr>
                <w:color w:val="0000FF"/>
              </w:rPr>
              <w:t>GDS=1</w:t>
            </w:r>
          </w:p>
          <w:p w14:paraId="16B33264" w14:textId="77777777" w:rsidR="00814D8A" w:rsidRPr="001620EA" w:rsidRDefault="00814D8A" w:rsidP="00694E30">
            <w:pPr>
              <w:spacing w:before="60" w:after="60"/>
              <w:rPr>
                <w:strike/>
                <w:color w:val="0000FF"/>
              </w:rPr>
            </w:pPr>
            <w:r w:rsidRPr="001620EA">
              <w:rPr>
                <w:rFonts w:ascii="Arial" w:hAnsi="Arial" w:cs="Arial"/>
                <w:b/>
                <w:i/>
                <w:color w:val="0000FF"/>
                <w:sz w:val="16"/>
                <w:szCs w:val="16"/>
              </w:rPr>
              <w:t xml:space="preserve">GDS Note:  </w:t>
            </w:r>
            <w:r w:rsidRPr="001620EA">
              <w:rPr>
                <w:rFonts w:ascii="Arial" w:hAnsi="Arial" w:cs="Arial"/>
                <w:i/>
                <w:color w:val="0000FF"/>
                <w:sz w:val="16"/>
                <w:szCs w:val="16"/>
              </w:rPr>
              <w:t>Applicable to Galileo/ Apollo</w:t>
            </w:r>
          </w:p>
        </w:tc>
      </w:tr>
      <w:tr w:rsidR="00814D8A" w:rsidRPr="00F860DF" w14:paraId="16B3326C"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266"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67"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68"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69"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6A"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26B" w14:textId="77777777" w:rsidR="00814D8A" w:rsidRPr="00F860DF" w:rsidRDefault="00814D8A" w:rsidP="00B03A8B">
            <w:pPr>
              <w:pStyle w:val="TableText"/>
              <w:spacing w:before="0" w:after="0"/>
              <w:rPr>
                <w:b/>
                <w:sz w:val="16"/>
                <w:szCs w:val="16"/>
              </w:rPr>
            </w:pPr>
          </w:p>
        </w:tc>
      </w:tr>
      <w:tr w:rsidR="00814D8A" w:rsidRPr="002E2D66" w14:paraId="16B33287"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26D" w14:textId="77777777" w:rsidR="00814D8A" w:rsidRPr="002E2D66" w:rsidRDefault="00814D8A" w:rsidP="001F179A">
            <w:pPr>
              <w:pStyle w:val="StyleArial8ptBoldAfter0ptLinespacing15lines"/>
            </w:pPr>
            <w:r w:rsidRPr="002E2D66">
              <w:t>1</w:t>
            </w:r>
          </w:p>
          <w:p w14:paraId="16B3326E" w14:textId="77777777" w:rsidR="00814D8A" w:rsidRPr="002E2D66" w:rsidRDefault="00814D8A" w:rsidP="001F179A">
            <w:pPr>
              <w:pStyle w:val="StyleArial8ptBoldAfter0ptLinespacing15lines"/>
            </w:pPr>
            <w:r w:rsidRPr="002E2D66">
              <w:t>2</w:t>
            </w:r>
          </w:p>
          <w:p w14:paraId="16B3326F" w14:textId="77777777" w:rsidR="00814D8A" w:rsidRPr="002E2D66" w:rsidRDefault="00814D8A" w:rsidP="001F179A">
            <w:pPr>
              <w:pStyle w:val="StyleArial8ptBoldAfter0ptLinespacing15lines"/>
            </w:pPr>
            <w:r w:rsidRPr="002E2D66">
              <w:t>3</w:t>
            </w:r>
          </w:p>
          <w:p w14:paraId="16B33270" w14:textId="77777777" w:rsidR="00814D8A" w:rsidRPr="002E2D66" w:rsidRDefault="00814D8A" w:rsidP="001F179A">
            <w:pPr>
              <w:pStyle w:val="StyleArial8ptBoldAfter0ptLinespacing15lines"/>
            </w:pPr>
            <w:r w:rsidRPr="002E2D66">
              <w:t>4</w:t>
            </w:r>
          </w:p>
          <w:p w14:paraId="16B33271" w14:textId="77777777" w:rsidR="00814D8A" w:rsidRPr="002E2D66" w:rsidRDefault="00814D8A" w:rsidP="001F179A">
            <w:pPr>
              <w:pStyle w:val="StyleArial8ptBoldAfter0ptLinespacing15lines"/>
            </w:pPr>
            <w:r w:rsidRPr="002E2D66">
              <w:t>5</w:t>
            </w:r>
          </w:p>
          <w:p w14:paraId="16B33272" w14:textId="77777777" w:rsidR="00814D8A" w:rsidRPr="002E2D66" w:rsidRDefault="00814D8A" w:rsidP="001F179A">
            <w:pPr>
              <w:pStyle w:val="StyleArial8ptBoldAfter0ptLinespacing15lines"/>
            </w:pPr>
            <w:r w:rsidRPr="002E2D66">
              <w:t>6</w:t>
            </w:r>
          </w:p>
          <w:p w14:paraId="16B33273" w14:textId="77777777" w:rsidR="00814D8A" w:rsidRPr="002E2D66" w:rsidRDefault="00814D8A" w:rsidP="001F179A">
            <w:pPr>
              <w:pStyle w:val="StyleArial8ptBoldAfter0ptLinespacing15lines"/>
            </w:pPr>
            <w:r w:rsidRPr="002E2D6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274" w14:textId="77777777" w:rsidR="00814D8A" w:rsidRPr="00344437" w:rsidRDefault="00814D8A" w:rsidP="001F179A">
            <w:pPr>
              <w:pStyle w:val="StyleArial8ptBoldAfter0ptLinespacing15lines"/>
            </w:pPr>
            <w:r w:rsidRPr="00344437">
              <w:t>HotelRes</w:t>
            </w:r>
            <w:r>
              <w:t>Modifies</w:t>
            </w:r>
          </w:p>
          <w:p w14:paraId="16B33275" w14:textId="77777777" w:rsidR="00814D8A" w:rsidRPr="00344437" w:rsidRDefault="00814D8A" w:rsidP="001F179A">
            <w:pPr>
              <w:pStyle w:val="StyleArial8ptBoldAfter0ptLinespacing15lines"/>
            </w:pPr>
            <w:r w:rsidRPr="00344437">
              <w:t>HotelRes</w:t>
            </w:r>
            <w:r>
              <w:t>Modify</w:t>
            </w:r>
          </w:p>
          <w:p w14:paraId="16B33276" w14:textId="77777777" w:rsidR="00814D8A" w:rsidRPr="002E2D66" w:rsidRDefault="00814D8A" w:rsidP="001F179A">
            <w:pPr>
              <w:pStyle w:val="StyleArial8ptBoldAfter0ptLinespacing15lines"/>
            </w:pPr>
            <w:r w:rsidRPr="002E2D66">
              <w:t>RoomStays</w:t>
            </w:r>
          </w:p>
          <w:p w14:paraId="16B33277" w14:textId="77777777" w:rsidR="00814D8A" w:rsidRPr="002E2D66" w:rsidRDefault="00814D8A" w:rsidP="001F179A">
            <w:pPr>
              <w:pStyle w:val="StyleArial8ptBoldAfter0ptLinespacing15lines"/>
            </w:pPr>
            <w:r w:rsidRPr="002E2D66">
              <w:t>RoomStay</w:t>
            </w:r>
          </w:p>
          <w:p w14:paraId="16B33278" w14:textId="77777777" w:rsidR="00814D8A" w:rsidRPr="002E2D66" w:rsidRDefault="00814D8A" w:rsidP="001F179A">
            <w:pPr>
              <w:pStyle w:val="StyleArial8ptBoldAfter0ptLinespacing15lines"/>
            </w:pPr>
            <w:r w:rsidRPr="002E2D66">
              <w:t>RatePlans</w:t>
            </w:r>
          </w:p>
          <w:p w14:paraId="16B33279" w14:textId="77777777" w:rsidR="00814D8A" w:rsidRPr="002E2D66" w:rsidRDefault="00814D8A" w:rsidP="001F179A">
            <w:pPr>
              <w:pStyle w:val="StyleArial8ptBoldAfter0ptLinespacing15lines"/>
            </w:pPr>
            <w:r w:rsidRPr="002E2D66">
              <w:t>RatePlan</w:t>
            </w:r>
          </w:p>
          <w:p w14:paraId="16B3327A" w14:textId="77777777" w:rsidR="00814D8A" w:rsidRPr="002E2D66" w:rsidRDefault="00814D8A" w:rsidP="001F179A">
            <w:pPr>
              <w:pStyle w:val="StyleArial8ptBoldAfter0ptLinespacing15lines"/>
            </w:pPr>
            <w:r w:rsidRPr="002E2D66">
              <w:t>MealsIncluded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27B" w14:textId="77777777" w:rsidR="00814D8A" w:rsidRPr="002E2D66" w:rsidRDefault="00814D8A" w:rsidP="001F179A">
            <w:pPr>
              <w:pStyle w:val="StyleArial8ptBoldAfter0ptLinespacing15lines"/>
            </w:pPr>
            <w:r w:rsidRPr="002E2D66">
              <w:t>M</w:t>
            </w:r>
          </w:p>
          <w:p w14:paraId="16B3327C" w14:textId="77777777" w:rsidR="00814D8A" w:rsidRPr="002E2D66" w:rsidRDefault="00814D8A" w:rsidP="001F179A">
            <w:pPr>
              <w:pStyle w:val="StyleArial8ptBoldAfter0ptLinespacing15lines"/>
            </w:pPr>
            <w:r w:rsidRPr="002E2D66">
              <w:t>M</w:t>
            </w:r>
          </w:p>
          <w:p w14:paraId="16B3327D" w14:textId="77777777" w:rsidR="00814D8A" w:rsidRPr="002E2D66" w:rsidRDefault="00814D8A" w:rsidP="001F179A">
            <w:pPr>
              <w:pStyle w:val="StyleArial8ptBoldAfter0ptLinespacing15lines"/>
            </w:pPr>
            <w:r w:rsidRPr="002E2D66">
              <w:t>M</w:t>
            </w:r>
          </w:p>
          <w:p w14:paraId="16B3327E" w14:textId="77777777" w:rsidR="00814D8A" w:rsidRPr="002E2D66" w:rsidRDefault="00814D8A" w:rsidP="001F179A">
            <w:pPr>
              <w:pStyle w:val="StyleArial8ptBoldAfter0ptLinespacing15lines"/>
            </w:pPr>
            <w:r>
              <w:t>M</w:t>
            </w:r>
          </w:p>
          <w:p w14:paraId="16B3327F" w14:textId="77777777" w:rsidR="00814D8A" w:rsidRPr="002E2D66" w:rsidRDefault="00814D8A" w:rsidP="001F179A">
            <w:pPr>
              <w:pStyle w:val="StyleArial8ptBoldAfter0ptLinespacing15lines"/>
            </w:pPr>
            <w:r w:rsidRPr="002E2D66">
              <w:t>A</w:t>
            </w:r>
          </w:p>
          <w:p w14:paraId="16B33280" w14:textId="77777777" w:rsidR="00814D8A" w:rsidRPr="002E2D66" w:rsidRDefault="00814D8A" w:rsidP="001F179A">
            <w:pPr>
              <w:pStyle w:val="StyleArial8ptBoldAfter0ptLinespacing15lines"/>
            </w:pPr>
            <w:r w:rsidRPr="002E2D66">
              <w:t>M</w:t>
            </w:r>
          </w:p>
          <w:p w14:paraId="16B33281" w14:textId="77777777" w:rsidR="00814D8A" w:rsidRPr="002E2D66" w:rsidRDefault="00814D8A" w:rsidP="001F179A">
            <w:pPr>
              <w:pStyle w:val="StyleArial8ptBoldAfter0ptLinespacing15lines"/>
            </w:pPr>
            <w:r w:rsidRPr="002E2D6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282" w14:textId="77777777" w:rsidR="00814D8A" w:rsidRPr="002E2D66"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83" w14:textId="77777777" w:rsidR="00814D8A" w:rsidRDefault="00814D8A" w:rsidP="00256611">
            <w:pPr>
              <w:spacing w:after="0" w:line="360" w:lineRule="auto"/>
              <w:jc w:val="center"/>
              <w:rPr>
                <w:rFonts w:ascii="Arial" w:hAnsi="Arial" w:cs="Arial"/>
                <w:b/>
                <w:sz w:val="16"/>
                <w:szCs w:val="16"/>
              </w:rPr>
            </w:pPr>
            <w:r>
              <w:rPr>
                <w:rFonts w:ascii="Arial" w:hAnsi="Arial" w:cs="Arial"/>
                <w:b/>
                <w:sz w:val="16"/>
                <w:szCs w:val="16"/>
              </w:rPr>
              <w:t>GDS</w:t>
            </w:r>
          </w:p>
          <w:p w14:paraId="16B33284" w14:textId="77777777" w:rsidR="00814D8A" w:rsidRPr="002E2D66" w:rsidRDefault="00814D8A"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285" w14:textId="77777777" w:rsidR="00814D8A" w:rsidRPr="002E2D66"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286" w14:textId="77777777" w:rsidR="00814D8A" w:rsidRPr="002E2D66" w:rsidRDefault="00814D8A" w:rsidP="002E2D66">
            <w:pPr>
              <w:spacing w:after="0" w:line="360" w:lineRule="auto"/>
              <w:rPr>
                <w:rFonts w:ascii="Arial" w:hAnsi="Arial" w:cs="Arial"/>
                <w:b/>
                <w:sz w:val="16"/>
                <w:szCs w:val="16"/>
              </w:rPr>
            </w:pPr>
          </w:p>
        </w:tc>
      </w:tr>
      <w:tr w:rsidR="00814D8A" w:rsidRPr="005D4BA3" w14:paraId="16B3329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288" w14:textId="77777777" w:rsidR="00814D8A" w:rsidRPr="00F860DF" w:rsidRDefault="00814D8A"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289" w14:textId="77777777" w:rsidR="00814D8A" w:rsidRPr="005D4BA3" w:rsidRDefault="00814D8A" w:rsidP="001F179A">
            <w:pPr>
              <w:pStyle w:val="StyleArial8ptAfter0ptLinespacingsingle"/>
            </w:pPr>
            <w:r w:rsidRPr="005D4BA3">
              <w:t>@MealPlanIndicator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8A"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8B" w14:textId="77777777" w:rsidR="00814D8A" w:rsidRPr="005D4BA3" w:rsidRDefault="00814D8A" w:rsidP="001F179A">
            <w:pPr>
              <w:pStyle w:val="StyleArial8ptAfter0ptLinespacingsingle"/>
            </w:pPr>
            <w:r w:rsidRPr="005D4BA3">
              <w:t>xs:Boolean</w:t>
            </w:r>
          </w:p>
          <w:p w14:paraId="16B3328C" w14:textId="77777777" w:rsidR="00814D8A" w:rsidRPr="005D4BA3" w:rsidRDefault="00814D8A" w:rsidP="001F179A">
            <w:pPr>
              <w:pStyle w:val="StyleTableText8pt"/>
            </w:pPr>
            <w:r w:rsidRPr="005D4BA3">
              <w:rPr>
                <w:i/>
              </w:rPr>
              <w:t>Example:</w:t>
            </w:r>
          </w:p>
          <w:p w14:paraId="16B3328D" w14:textId="77777777" w:rsidR="00814D8A" w:rsidRPr="005D4BA3" w:rsidRDefault="00814D8A" w:rsidP="00F35185">
            <w:pPr>
              <w:spacing w:after="0" w:line="240" w:lineRule="auto"/>
              <w:rPr>
                <w:rFonts w:ascii="Arial" w:hAnsi="Arial" w:cs="Arial"/>
                <w:sz w:val="16"/>
                <w:szCs w:val="16"/>
              </w:rPr>
            </w:pPr>
            <w:r w:rsidRPr="005D4BA3">
              <w:rPr>
                <w:rFonts w:ascii="Arial" w:hAnsi="Arial" w:cs="Arial"/>
                <w:sz w:val="16"/>
                <w:szCs w:val="16"/>
                <w:lang w:val="en-AU"/>
              </w:rPr>
              <w:t xml:space="preserve">&lt;MealsIncluded </w:t>
            </w:r>
            <w:r w:rsidRPr="005D4BA3">
              <w:rPr>
                <w:rFonts w:ascii="Arial" w:hAnsi="Arial" w:cs="Arial"/>
                <w:b/>
                <w:sz w:val="16"/>
                <w:szCs w:val="16"/>
                <w:lang w:val="en-AU"/>
              </w:rPr>
              <w:t>MealsPlanIndicator=”</w:t>
            </w:r>
            <w:r>
              <w:rPr>
                <w:rFonts w:ascii="Arial" w:hAnsi="Arial" w:cs="Arial"/>
                <w:b/>
                <w:sz w:val="16"/>
                <w:szCs w:val="16"/>
                <w:lang w:val="en-AU"/>
              </w:rPr>
              <w:t>true</w:t>
            </w:r>
            <w:r w:rsidRPr="005D4BA3">
              <w:rPr>
                <w:rFonts w:ascii="Arial" w:hAnsi="Arial" w:cs="Arial"/>
                <w:b/>
                <w:sz w:val="16"/>
                <w:szCs w:val="16"/>
                <w:lang w:val="en-AU"/>
              </w:rPr>
              <w:t>”</w:t>
            </w:r>
            <w:r w:rsidRPr="005D4BA3">
              <w:rPr>
                <w:rFonts w:ascii="Arial" w:hAnsi="Arial" w:cs="Arial"/>
                <w:sz w:val="16"/>
                <w:szCs w:val="16"/>
                <w:lang w:val="en-AU"/>
              </w:rPr>
              <w:t xml:space="preserve"> MealPlanCodes=”3”/&gt;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8E"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8F" w14:textId="77777777" w:rsidR="00814D8A" w:rsidRPr="005D4BA3" w:rsidRDefault="00814D8A" w:rsidP="001F179A">
            <w:pPr>
              <w:pStyle w:val="StyleTableText8pt"/>
            </w:pPr>
            <w:r w:rsidRPr="005D4BA3">
              <w:rPr>
                <w:i/>
              </w:rPr>
              <w:t>Valid values</w:t>
            </w:r>
            <w:r w:rsidRPr="005D4BA3">
              <w:t>:</w:t>
            </w:r>
          </w:p>
          <w:p w14:paraId="16B33290" w14:textId="77777777" w:rsidR="00814D8A" w:rsidRPr="005D4BA3" w:rsidRDefault="00814D8A" w:rsidP="001F179A">
            <w:pPr>
              <w:pStyle w:val="StyleTableText8pt"/>
            </w:pPr>
            <w:r>
              <w:rPr>
                <w:lang w:val="es-MX"/>
              </w:rPr>
              <w:t>true</w:t>
            </w:r>
            <w:r w:rsidRPr="005D4BA3">
              <w:rPr>
                <w:lang w:val="es-MX"/>
              </w:rPr>
              <w:t xml:space="preserve">, </w:t>
            </w:r>
            <w:r>
              <w:rPr>
                <w:lang w:val="es-MX"/>
              </w:rPr>
              <w:t>false</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291" w14:textId="77777777" w:rsidR="00814D8A" w:rsidRPr="005D4BA3" w:rsidRDefault="00814D8A" w:rsidP="008E4086">
            <w:pPr>
              <w:pStyle w:val="StyleArial8ptCenteredAfter0ptLinespacingsingle"/>
            </w:pPr>
            <w:r w:rsidRPr="005D4BA3">
              <w:t>Meal Plan</w:t>
            </w:r>
          </w:p>
        </w:tc>
      </w:tr>
      <w:tr w:rsidR="00814D8A" w:rsidRPr="00F860DF" w14:paraId="16B332A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293" w14:textId="77777777" w:rsidR="00814D8A" w:rsidRPr="005D4BA3"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294" w14:textId="77777777" w:rsidR="00814D8A" w:rsidRPr="00E07112" w:rsidRDefault="00814D8A" w:rsidP="001F179A">
            <w:pPr>
              <w:pStyle w:val="StyleArial8ptAfter0ptLinespacingsingle"/>
            </w:pPr>
            <w:r w:rsidRPr="00E07112">
              <w:t>@MealPlanCodes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95" w14:textId="77777777" w:rsidR="00814D8A" w:rsidRPr="00E07112" w:rsidRDefault="00814D8A" w:rsidP="001F179A">
            <w:pPr>
              <w:pStyle w:val="StyleArial8ptAfter0ptLinespacingsingle"/>
            </w:pPr>
            <w:r w:rsidRPr="00E07112">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96" w14:textId="77777777" w:rsidR="00814D8A" w:rsidRPr="00E07112" w:rsidRDefault="00814D8A" w:rsidP="001F179A">
            <w:pPr>
              <w:pStyle w:val="StyleArial8ptAfter0ptLinespacingsingle"/>
            </w:pPr>
            <w:r w:rsidRPr="00E07112">
              <w:t>ListOfOTA_CodeType</w:t>
            </w:r>
          </w:p>
          <w:p w14:paraId="16B33297" w14:textId="77777777" w:rsidR="00814D8A" w:rsidRPr="00E07112" w:rsidRDefault="00814D8A" w:rsidP="001F179A">
            <w:pPr>
              <w:pStyle w:val="StyleTableText8pt"/>
            </w:pPr>
            <w:r w:rsidRPr="00E07112">
              <w:rPr>
                <w:i/>
              </w:rPr>
              <w:t>Example:</w:t>
            </w:r>
          </w:p>
          <w:p w14:paraId="16B33298" w14:textId="77777777" w:rsidR="00814D8A" w:rsidRPr="00E07112" w:rsidRDefault="00814D8A" w:rsidP="00214888">
            <w:pPr>
              <w:spacing w:after="0" w:line="240" w:lineRule="auto"/>
              <w:rPr>
                <w:rFonts w:ascii="Arial" w:hAnsi="Arial" w:cs="Arial"/>
                <w:sz w:val="16"/>
                <w:szCs w:val="16"/>
              </w:rPr>
            </w:pPr>
            <w:r w:rsidRPr="00E07112">
              <w:rPr>
                <w:rFonts w:ascii="Arial" w:hAnsi="Arial" w:cs="Arial"/>
                <w:sz w:val="16"/>
                <w:szCs w:val="16"/>
                <w:lang w:val="en-AU"/>
              </w:rPr>
              <w:t xml:space="preserve">&lt;MealsIncluded MealsPlanIndicator=”true” </w:t>
            </w:r>
            <w:r w:rsidRPr="00E07112">
              <w:rPr>
                <w:rFonts w:ascii="Arial" w:hAnsi="Arial" w:cs="Arial"/>
                <w:b/>
                <w:sz w:val="16"/>
                <w:szCs w:val="16"/>
                <w:lang w:val="en-AU"/>
              </w:rPr>
              <w:t>MealPlanCodes=”3”</w:t>
            </w:r>
            <w:r w:rsidRPr="00E07112">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99" w14:textId="77777777" w:rsidR="00814D8A" w:rsidRPr="00E07112" w:rsidRDefault="00814D8A" w:rsidP="001F179A">
            <w:pPr>
              <w:pStyle w:val="StyleArial8ptCenteredAfter0ptLinespacingsingle"/>
            </w:pPr>
            <w:r w:rsidRPr="00E07112">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9A" w14:textId="77777777" w:rsidR="00814D8A" w:rsidRPr="00E07112" w:rsidRDefault="00814D8A" w:rsidP="001F179A">
            <w:pPr>
              <w:pStyle w:val="StyleTableText8pt"/>
            </w:pPr>
            <w:r w:rsidRPr="00E07112">
              <w:t>OTA Code List – Meal Plan Type (MPT)</w:t>
            </w:r>
          </w:p>
          <w:p w14:paraId="16B3329B" w14:textId="77777777" w:rsidR="00814D8A" w:rsidRPr="00E07112" w:rsidRDefault="00814D8A" w:rsidP="001F179A">
            <w:pPr>
              <w:pStyle w:val="StyleTableText8pt"/>
            </w:pPr>
            <w:r w:rsidRPr="00E07112">
              <w:t>See Appendix A, Figure 2 for list.</w:t>
            </w:r>
          </w:p>
          <w:p w14:paraId="16B3329C" w14:textId="77777777" w:rsidR="00814D8A" w:rsidRPr="00E07112" w:rsidRDefault="00814D8A" w:rsidP="001F179A">
            <w:pPr>
              <w:pStyle w:val="StyleTableText8pt"/>
            </w:pPr>
            <w:r w:rsidRPr="00E07112">
              <w:rPr>
                <w:i/>
              </w:rPr>
              <w:t>Example value</w:t>
            </w:r>
            <w:r w:rsidRPr="00E07112">
              <w:t>:</w:t>
            </w:r>
          </w:p>
          <w:p w14:paraId="16B3329D" w14:textId="77777777" w:rsidR="00814D8A" w:rsidRPr="00E07112" w:rsidRDefault="00814D8A" w:rsidP="002A3032">
            <w:pPr>
              <w:pStyle w:val="StyleArial8ptAfter0ptLinespacingsingle"/>
            </w:pPr>
            <w:r w:rsidRPr="00E07112">
              <w:rPr>
                <w:lang w:val="en-AU"/>
              </w:rPr>
              <w:t>3 = Bed and Breakfast</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29E" w14:textId="77777777" w:rsidR="00814D8A" w:rsidRPr="00E07112" w:rsidRDefault="00814D8A" w:rsidP="00F52891">
            <w:pPr>
              <w:pStyle w:val="StyleTableText6ptAfterbefore"/>
            </w:pPr>
            <w:r w:rsidRPr="00E07112">
              <w:t>Meal Plan</w:t>
            </w:r>
          </w:p>
          <w:p w14:paraId="16B3329F" w14:textId="77777777" w:rsidR="00814D8A" w:rsidRPr="005D4BA3" w:rsidRDefault="00814D8A" w:rsidP="008E4086">
            <w:pPr>
              <w:pStyle w:val="StyleTableText6ptAfterbefore"/>
            </w:pPr>
            <w:r w:rsidRPr="00E07112">
              <w:rPr>
                <w:rFonts w:cs="Arial"/>
                <w:b/>
                <w:szCs w:val="16"/>
              </w:rPr>
              <w:t xml:space="preserve">GDS </w:t>
            </w:r>
            <w:r w:rsidR="000876E3" w:rsidRPr="00E07112">
              <w:rPr>
                <w:rFonts w:cs="Arial"/>
                <w:b/>
                <w:szCs w:val="16"/>
              </w:rPr>
              <w:t>Certification Testing Note</w:t>
            </w:r>
            <w:r w:rsidRPr="00E07112">
              <w:rPr>
                <w:rFonts w:cs="Arial"/>
                <w:b/>
                <w:szCs w:val="16"/>
              </w:rPr>
              <w:t xml:space="preserve">: </w:t>
            </w:r>
            <w:r w:rsidRPr="00E07112">
              <w:rPr>
                <w:i/>
              </w:rPr>
              <w:t>Applicable to Worldspan.</w:t>
            </w:r>
          </w:p>
        </w:tc>
      </w:tr>
      <w:tr w:rsidR="00814D8A" w:rsidRPr="00F860DF" w14:paraId="16B332A7"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2A1"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A2"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A3"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A4"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A5"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2A6" w14:textId="77777777" w:rsidR="00814D8A" w:rsidRPr="00F860DF" w:rsidRDefault="00814D8A" w:rsidP="00B03A8B">
            <w:pPr>
              <w:pStyle w:val="TableText"/>
              <w:spacing w:before="0" w:after="0"/>
              <w:rPr>
                <w:b/>
                <w:sz w:val="16"/>
                <w:szCs w:val="16"/>
              </w:rPr>
            </w:pPr>
          </w:p>
        </w:tc>
      </w:tr>
      <w:tr w:rsidR="00814D8A" w:rsidRPr="002E2D66" w14:paraId="16B332C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2A8" w14:textId="77777777" w:rsidR="00814D8A" w:rsidRPr="002E2D66" w:rsidRDefault="00814D8A" w:rsidP="001F179A">
            <w:pPr>
              <w:pStyle w:val="StyleArial8ptBoldAfter0ptLinespacing15lines"/>
            </w:pPr>
            <w:r w:rsidRPr="002E2D66">
              <w:t>1</w:t>
            </w:r>
          </w:p>
          <w:p w14:paraId="16B332A9" w14:textId="77777777" w:rsidR="00814D8A" w:rsidRPr="002E2D66" w:rsidRDefault="00814D8A" w:rsidP="001F179A">
            <w:pPr>
              <w:pStyle w:val="StyleArial8ptBoldAfter0ptLinespacing15lines"/>
            </w:pPr>
            <w:r w:rsidRPr="002E2D66">
              <w:t>2</w:t>
            </w:r>
          </w:p>
          <w:p w14:paraId="16B332AA" w14:textId="77777777" w:rsidR="00814D8A" w:rsidRPr="002E2D66" w:rsidRDefault="00814D8A" w:rsidP="001F179A">
            <w:pPr>
              <w:pStyle w:val="StyleArial8ptBoldAfter0ptLinespacing15lines"/>
            </w:pPr>
            <w:r w:rsidRPr="002E2D66">
              <w:t>3</w:t>
            </w:r>
          </w:p>
          <w:p w14:paraId="16B332AB" w14:textId="77777777" w:rsidR="00814D8A" w:rsidRPr="002E2D66" w:rsidRDefault="00814D8A" w:rsidP="001F179A">
            <w:pPr>
              <w:pStyle w:val="StyleArial8ptBoldAfter0ptLinespacing15lines"/>
            </w:pPr>
            <w:r w:rsidRPr="002E2D66">
              <w:t>4</w:t>
            </w:r>
          </w:p>
          <w:p w14:paraId="16B332AC" w14:textId="77777777" w:rsidR="00814D8A" w:rsidRPr="002E2D66" w:rsidRDefault="00814D8A" w:rsidP="001F179A">
            <w:pPr>
              <w:pStyle w:val="StyleArial8ptBoldAfter0ptLinespacing15lines"/>
            </w:pPr>
            <w:r w:rsidRPr="002E2D66">
              <w:t>5</w:t>
            </w:r>
          </w:p>
          <w:p w14:paraId="16B332AD" w14:textId="77777777" w:rsidR="00814D8A" w:rsidRPr="002E2D66" w:rsidRDefault="00814D8A" w:rsidP="001F179A">
            <w:pPr>
              <w:pStyle w:val="StyleArial8ptBoldAfter0ptLinespacing15lines"/>
            </w:pPr>
            <w:r w:rsidRPr="002E2D66">
              <w:t>6</w:t>
            </w:r>
          </w:p>
          <w:p w14:paraId="16B332AE" w14:textId="77777777" w:rsidR="00814D8A" w:rsidRPr="002E2D66" w:rsidRDefault="00814D8A" w:rsidP="001F179A">
            <w:pPr>
              <w:pStyle w:val="StyleArial8ptBoldAfter0ptLinespacing15lines"/>
            </w:pPr>
            <w:r w:rsidRPr="002E2D66">
              <w:t>7</w:t>
            </w:r>
          </w:p>
          <w:p w14:paraId="16B332AF" w14:textId="77777777" w:rsidR="00814D8A" w:rsidRPr="002E2D66" w:rsidRDefault="00814D8A" w:rsidP="001F179A">
            <w:pPr>
              <w:pStyle w:val="StyleArial8ptBoldAfter0ptLinespacing15lines"/>
            </w:pPr>
            <w:r w:rsidRPr="002E2D66">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2B0" w14:textId="77777777" w:rsidR="00814D8A" w:rsidRPr="00344437" w:rsidRDefault="00814D8A" w:rsidP="001F179A">
            <w:pPr>
              <w:pStyle w:val="StyleArial8ptBoldAfter0ptLinespacing15lines"/>
            </w:pPr>
            <w:r w:rsidRPr="00344437">
              <w:t>HotelRes</w:t>
            </w:r>
            <w:r>
              <w:t>Modifies</w:t>
            </w:r>
          </w:p>
          <w:p w14:paraId="16B332B1" w14:textId="77777777" w:rsidR="00814D8A" w:rsidRPr="00344437" w:rsidRDefault="00814D8A" w:rsidP="001F179A">
            <w:pPr>
              <w:pStyle w:val="StyleArial8ptBoldAfter0ptLinespacing15lines"/>
            </w:pPr>
            <w:r w:rsidRPr="00344437">
              <w:t>HotelRes</w:t>
            </w:r>
            <w:r>
              <w:t>Modify</w:t>
            </w:r>
          </w:p>
          <w:p w14:paraId="16B332B2" w14:textId="77777777" w:rsidR="00814D8A" w:rsidRPr="002E2D66" w:rsidRDefault="00814D8A" w:rsidP="001F179A">
            <w:pPr>
              <w:pStyle w:val="StyleArial8ptBoldAfter0ptLinespacing15lines"/>
            </w:pPr>
            <w:r w:rsidRPr="002E2D66">
              <w:t>RoomStays</w:t>
            </w:r>
          </w:p>
          <w:p w14:paraId="16B332B3" w14:textId="77777777" w:rsidR="00814D8A" w:rsidRPr="002E2D66" w:rsidRDefault="00814D8A" w:rsidP="001F179A">
            <w:pPr>
              <w:pStyle w:val="StyleArial8ptBoldAfter0ptLinespacing15lines"/>
            </w:pPr>
            <w:r w:rsidRPr="002E2D66">
              <w:t>RoomStay</w:t>
            </w:r>
          </w:p>
          <w:p w14:paraId="16B332B4" w14:textId="77777777" w:rsidR="00814D8A" w:rsidRPr="002E2D66" w:rsidRDefault="00814D8A" w:rsidP="001F179A">
            <w:pPr>
              <w:pStyle w:val="StyleArial8ptBoldAfter0ptLinespacing15lines"/>
            </w:pPr>
            <w:r w:rsidRPr="002E2D66">
              <w:t>RatePlans</w:t>
            </w:r>
          </w:p>
          <w:p w14:paraId="16B332B5" w14:textId="77777777" w:rsidR="00814D8A" w:rsidRPr="002E2D66" w:rsidRDefault="00814D8A" w:rsidP="001F179A">
            <w:pPr>
              <w:pStyle w:val="StyleArial8ptBoldAfter0ptLinespacing15lines"/>
            </w:pPr>
            <w:r w:rsidRPr="002E2D66">
              <w:t>RatePlan</w:t>
            </w:r>
          </w:p>
          <w:p w14:paraId="16B332B6" w14:textId="77777777" w:rsidR="00814D8A" w:rsidRPr="002E2D66" w:rsidRDefault="00814D8A" w:rsidP="001F179A">
            <w:pPr>
              <w:pStyle w:val="StyleArial8ptBoldAfter0ptLinespacing15lines"/>
            </w:pPr>
            <w:r w:rsidRPr="002E2D66">
              <w:t>AdditionalDetails</w:t>
            </w:r>
          </w:p>
          <w:p w14:paraId="16B332B7" w14:textId="77777777" w:rsidR="00814D8A" w:rsidRPr="002E2D66" w:rsidRDefault="00814D8A" w:rsidP="001F179A">
            <w:pPr>
              <w:pStyle w:val="StyleArial8ptBoldAfter0ptLinespacing15lines"/>
            </w:pPr>
            <w:r w:rsidRPr="002E2D66">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2B8" w14:textId="77777777" w:rsidR="00814D8A" w:rsidRPr="002E2D66" w:rsidRDefault="00814D8A" w:rsidP="001F179A">
            <w:pPr>
              <w:pStyle w:val="StyleArial8ptBoldAfter0ptLinespacing15lines"/>
            </w:pPr>
            <w:r w:rsidRPr="002E2D66">
              <w:t>M</w:t>
            </w:r>
          </w:p>
          <w:p w14:paraId="16B332B9" w14:textId="77777777" w:rsidR="00814D8A" w:rsidRPr="002E2D66" w:rsidRDefault="00814D8A" w:rsidP="001F179A">
            <w:pPr>
              <w:pStyle w:val="StyleArial8ptBoldAfter0ptLinespacing15lines"/>
            </w:pPr>
            <w:r w:rsidRPr="002E2D66">
              <w:t>M</w:t>
            </w:r>
          </w:p>
          <w:p w14:paraId="16B332BA" w14:textId="77777777" w:rsidR="00814D8A" w:rsidRPr="002E2D66" w:rsidRDefault="00814D8A" w:rsidP="001F179A">
            <w:pPr>
              <w:pStyle w:val="StyleArial8ptBoldAfter0ptLinespacing15lines"/>
            </w:pPr>
            <w:r w:rsidRPr="002E2D66">
              <w:t>M</w:t>
            </w:r>
          </w:p>
          <w:p w14:paraId="16B332BB" w14:textId="77777777" w:rsidR="00814D8A" w:rsidRPr="002E2D66" w:rsidRDefault="00814D8A" w:rsidP="001F179A">
            <w:pPr>
              <w:pStyle w:val="StyleArial8ptBoldAfter0ptLinespacing15lines"/>
            </w:pPr>
            <w:r>
              <w:t>M</w:t>
            </w:r>
          </w:p>
          <w:p w14:paraId="16B332BC" w14:textId="77777777" w:rsidR="00814D8A" w:rsidRPr="002E2D66" w:rsidRDefault="00814D8A" w:rsidP="001F179A">
            <w:pPr>
              <w:pStyle w:val="StyleArial8ptBoldAfter0ptLinespacing15lines"/>
            </w:pPr>
            <w:r w:rsidRPr="002E2D66">
              <w:t>A</w:t>
            </w:r>
          </w:p>
          <w:p w14:paraId="16B332BD" w14:textId="77777777" w:rsidR="00814D8A" w:rsidRPr="002E2D66" w:rsidRDefault="00814D8A" w:rsidP="001F179A">
            <w:pPr>
              <w:pStyle w:val="StyleArial8ptBoldAfter0ptLinespacing15lines"/>
            </w:pPr>
            <w:r w:rsidRPr="002E2D66">
              <w:t>M</w:t>
            </w:r>
          </w:p>
          <w:p w14:paraId="16B332BE" w14:textId="77777777" w:rsidR="00814D8A" w:rsidRPr="002E2D66" w:rsidRDefault="00814D8A" w:rsidP="001F179A">
            <w:pPr>
              <w:pStyle w:val="StyleArial8ptBoldAfter0ptLinespacing15lines"/>
            </w:pPr>
            <w:r w:rsidRPr="002E2D66">
              <w:t>A</w:t>
            </w:r>
          </w:p>
          <w:p w14:paraId="16B332BF" w14:textId="77777777" w:rsidR="00814D8A" w:rsidRPr="002E2D66" w:rsidRDefault="00814D8A" w:rsidP="001F179A">
            <w:pPr>
              <w:pStyle w:val="StyleArial8ptBoldAfter0ptLinespacing15lines"/>
            </w:pPr>
            <w:r w:rsidRPr="002E2D6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2C0" w14:textId="77777777" w:rsidR="00814D8A" w:rsidRPr="002E2D66"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2C1" w14:textId="77777777" w:rsidR="00814D8A" w:rsidRDefault="00814D8A" w:rsidP="00256611">
            <w:pPr>
              <w:spacing w:after="0" w:line="360" w:lineRule="auto"/>
              <w:jc w:val="center"/>
              <w:rPr>
                <w:rFonts w:ascii="Arial" w:hAnsi="Arial" w:cs="Arial"/>
                <w:b/>
                <w:sz w:val="16"/>
                <w:szCs w:val="16"/>
              </w:rPr>
            </w:pPr>
            <w:r>
              <w:rPr>
                <w:rFonts w:ascii="Arial" w:hAnsi="Arial" w:cs="Arial"/>
                <w:b/>
                <w:sz w:val="16"/>
                <w:szCs w:val="16"/>
              </w:rPr>
              <w:t>GDS</w:t>
            </w:r>
          </w:p>
          <w:p w14:paraId="16B332C2" w14:textId="77777777" w:rsidR="00814D8A" w:rsidRPr="002E2D66" w:rsidRDefault="00814D8A"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2C3" w14:textId="77777777" w:rsidR="00814D8A" w:rsidRPr="002E2D66"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2C4" w14:textId="77777777" w:rsidR="00814D8A" w:rsidRPr="002E2D66" w:rsidRDefault="00814D8A" w:rsidP="002E2D66">
            <w:pPr>
              <w:spacing w:after="0" w:line="360" w:lineRule="auto"/>
              <w:rPr>
                <w:rFonts w:ascii="Arial" w:hAnsi="Arial" w:cs="Arial"/>
                <w:b/>
                <w:sz w:val="16"/>
                <w:szCs w:val="16"/>
              </w:rPr>
            </w:pPr>
          </w:p>
        </w:tc>
      </w:tr>
      <w:tr w:rsidR="00814D8A" w:rsidRPr="005D4BA3" w14:paraId="16B332D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2C6" w14:textId="77777777" w:rsidR="00814D8A" w:rsidRPr="00F860DF" w:rsidRDefault="00814D8A"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2C7" w14:textId="77777777" w:rsidR="00814D8A" w:rsidRPr="005D4BA3" w:rsidRDefault="00814D8A" w:rsidP="001F179A">
            <w:pPr>
              <w:pStyle w:val="StyleArial8ptAfter0ptLinespacingsingle"/>
            </w:pPr>
            <w:r w:rsidRPr="005D4BA3">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C8"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C9" w14:textId="77777777" w:rsidR="00814D8A" w:rsidRPr="005D4BA3" w:rsidRDefault="00814D8A" w:rsidP="001F179A">
            <w:pPr>
              <w:pStyle w:val="StyleTableText8ptLeft0Hanging012"/>
            </w:pPr>
            <w:r w:rsidRPr="005D4BA3">
              <w:t>OTA_CodeType</w:t>
            </w:r>
          </w:p>
          <w:p w14:paraId="16B332CA" w14:textId="77777777" w:rsidR="00814D8A" w:rsidRPr="005D4BA3" w:rsidRDefault="00814D8A" w:rsidP="001F179A">
            <w:pPr>
              <w:pStyle w:val="StyleTableText8pt"/>
            </w:pPr>
            <w:r w:rsidRPr="005D4BA3">
              <w:rPr>
                <w:i/>
              </w:rPr>
              <w:t>Example:</w:t>
            </w:r>
          </w:p>
          <w:p w14:paraId="16B332CB" w14:textId="77777777" w:rsidR="00814D8A" w:rsidRPr="005D4BA3" w:rsidRDefault="00814D8A" w:rsidP="001F179A">
            <w:pPr>
              <w:pStyle w:val="StyleArial8ptAfter0ptLinespacingsingle"/>
              <w:rPr>
                <w:lang w:val="en-AU"/>
              </w:rPr>
            </w:pPr>
            <w:r w:rsidRPr="005D4BA3">
              <w:rPr>
                <w:lang w:val="en-AU"/>
              </w:rPr>
              <w:t>&lt;AdditionalDetails&gt;</w:t>
            </w:r>
          </w:p>
          <w:p w14:paraId="16B332CC" w14:textId="77777777" w:rsidR="00814D8A" w:rsidRPr="005D4BA3" w:rsidRDefault="00814D8A" w:rsidP="00396FA0">
            <w:pPr>
              <w:spacing w:after="0" w:line="240" w:lineRule="auto"/>
              <w:rPr>
                <w:rFonts w:ascii="Arial" w:hAnsi="Arial" w:cs="Arial"/>
                <w:sz w:val="16"/>
                <w:szCs w:val="16"/>
              </w:rPr>
            </w:pPr>
            <w:r w:rsidRPr="005D4BA3">
              <w:rPr>
                <w:rFonts w:ascii="Arial" w:hAnsi="Arial" w:cs="Arial"/>
                <w:sz w:val="16"/>
                <w:szCs w:val="16"/>
                <w:lang w:val="en-AU"/>
              </w:rPr>
              <w:t xml:space="preserve">&lt;AdditionalDetail  </w:t>
            </w:r>
            <w:r w:rsidRPr="005D4BA3">
              <w:rPr>
                <w:rFonts w:ascii="Arial" w:hAnsi="Arial" w:cs="Arial"/>
                <w:b/>
                <w:sz w:val="16"/>
                <w:szCs w:val="16"/>
                <w:lang w:val="en-AU"/>
              </w:rPr>
              <w:t>Type="9"</w:t>
            </w:r>
            <w:r w:rsidRPr="005D4BA3">
              <w:rPr>
                <w:rFonts w:ascii="Arial" w:hAnsi="Arial" w:cs="Arial"/>
                <w:sz w:val="16"/>
                <w:szCs w:val="16"/>
                <w:lang w:val="en-AU"/>
              </w:rPr>
              <w:t xml:space="preserve"> Code="MLN"&gt;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CD"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CE" w14:textId="77777777" w:rsidR="00814D8A" w:rsidRPr="005D4BA3" w:rsidRDefault="00814D8A" w:rsidP="001F179A">
            <w:pPr>
              <w:pStyle w:val="StyleTableText8pt"/>
            </w:pPr>
            <w:r w:rsidRPr="005D4BA3">
              <w:t>OTA Code List – Additional Detail Type (ADT)</w:t>
            </w:r>
          </w:p>
          <w:p w14:paraId="16B332CF" w14:textId="77777777" w:rsidR="00814D8A" w:rsidRPr="005D4BA3" w:rsidRDefault="00814D8A" w:rsidP="001F179A">
            <w:pPr>
              <w:pStyle w:val="StyleTableText8pt"/>
            </w:pPr>
            <w:r w:rsidRPr="005D4BA3">
              <w:rPr>
                <w:i/>
              </w:rPr>
              <w:t>Valid value</w:t>
            </w:r>
            <w:r w:rsidRPr="005D4BA3">
              <w:t>:</w:t>
            </w:r>
          </w:p>
          <w:p w14:paraId="16B332D0" w14:textId="77777777" w:rsidR="00814D8A" w:rsidRPr="005D4BA3" w:rsidRDefault="00814D8A" w:rsidP="00E72399">
            <w:pPr>
              <w:pStyle w:val="StyleArial8ptAfter0ptLinespacingsingle"/>
            </w:pPr>
            <w:r w:rsidRPr="005D4BA3">
              <w:rPr>
                <w:lang w:val="en-AU"/>
              </w:rPr>
              <w:t xml:space="preserve"> 9 = Extra Charge Information</w:t>
            </w:r>
          </w:p>
        </w:tc>
        <w:tc>
          <w:tcPr>
            <w:tcW w:w="3870" w:type="dxa"/>
            <w:vMerge w:val="restart"/>
            <w:tcBorders>
              <w:top w:val="single" w:sz="4" w:space="0" w:color="C0C0C0"/>
              <w:left w:val="single" w:sz="4" w:space="0" w:color="C0C0C0"/>
              <w:right w:val="single" w:sz="4" w:space="0" w:color="C0C0C0"/>
            </w:tcBorders>
            <w:shd w:val="clear" w:color="auto" w:fill="auto"/>
          </w:tcPr>
          <w:p w14:paraId="16B332D1" w14:textId="77777777" w:rsidR="00814D8A" w:rsidRPr="005D4BA3" w:rsidRDefault="00814D8A" w:rsidP="00565DB9">
            <w:pPr>
              <w:spacing w:after="0" w:line="240" w:lineRule="auto"/>
              <w:jc w:val="center"/>
              <w:rPr>
                <w:rFonts w:ascii="Arial" w:hAnsi="Arial" w:cs="Arial"/>
                <w:sz w:val="16"/>
                <w:szCs w:val="16"/>
              </w:rPr>
            </w:pPr>
          </w:p>
        </w:tc>
      </w:tr>
      <w:tr w:rsidR="00814D8A" w:rsidRPr="00F860DF" w14:paraId="16B332D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2D3" w14:textId="77777777" w:rsidR="00814D8A" w:rsidRPr="005D4BA3"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2D4" w14:textId="77777777" w:rsidR="00814D8A" w:rsidRPr="005D4BA3" w:rsidRDefault="00814D8A" w:rsidP="001F179A">
            <w:pPr>
              <w:pStyle w:val="StyleArial8ptAfter0ptLinespacingsingle"/>
            </w:pPr>
            <w:r w:rsidRPr="005D4BA3">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D5"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D6" w14:textId="77777777" w:rsidR="00814D8A" w:rsidRPr="005D4BA3" w:rsidRDefault="00814D8A" w:rsidP="001F179A">
            <w:pPr>
              <w:pStyle w:val="StyleTableText8ptLeft0Hanging012"/>
            </w:pPr>
            <w:r w:rsidRPr="005D4BA3">
              <w:t>StringLength1to16</w:t>
            </w:r>
          </w:p>
          <w:p w14:paraId="16B332D7" w14:textId="77777777" w:rsidR="00814D8A" w:rsidRPr="005D4BA3" w:rsidRDefault="00814D8A" w:rsidP="001F179A">
            <w:pPr>
              <w:pStyle w:val="StyleTableText8pt"/>
            </w:pPr>
            <w:r w:rsidRPr="005D4BA3">
              <w:rPr>
                <w:i/>
              </w:rPr>
              <w:t>Example:</w:t>
            </w:r>
          </w:p>
          <w:p w14:paraId="16B332D8" w14:textId="77777777" w:rsidR="00814D8A" w:rsidRPr="005D4BA3" w:rsidRDefault="00814D8A" w:rsidP="001F179A">
            <w:pPr>
              <w:pStyle w:val="StyleArial8ptAfter0ptLinespacingsingle"/>
              <w:rPr>
                <w:lang w:val="en-AU"/>
              </w:rPr>
            </w:pPr>
            <w:r w:rsidRPr="005D4BA3">
              <w:rPr>
                <w:lang w:val="en-AU"/>
              </w:rPr>
              <w:t>&lt;AdditionalDetails&gt;</w:t>
            </w:r>
          </w:p>
          <w:p w14:paraId="16B332D9" w14:textId="77777777" w:rsidR="00814D8A" w:rsidRPr="005D4BA3" w:rsidRDefault="00814D8A" w:rsidP="00396FA0">
            <w:pPr>
              <w:spacing w:after="0" w:line="240" w:lineRule="auto"/>
              <w:rPr>
                <w:rFonts w:ascii="Arial" w:hAnsi="Arial" w:cs="Arial"/>
                <w:sz w:val="16"/>
                <w:szCs w:val="16"/>
              </w:rPr>
            </w:pPr>
            <w:r w:rsidRPr="005D4BA3">
              <w:rPr>
                <w:rFonts w:ascii="Arial" w:hAnsi="Arial" w:cs="Arial"/>
                <w:sz w:val="16"/>
                <w:szCs w:val="16"/>
                <w:lang w:val="en-AU"/>
              </w:rPr>
              <w:t xml:space="preserve">&lt;AdditionalDetail  Type="9" </w:t>
            </w:r>
            <w:r w:rsidRPr="005D4BA3">
              <w:rPr>
                <w:rFonts w:ascii="Arial" w:hAnsi="Arial" w:cs="Arial"/>
                <w:b/>
                <w:sz w:val="16"/>
                <w:szCs w:val="16"/>
                <w:lang w:val="en-AU"/>
              </w:rPr>
              <w:t>Code="MLN"</w:t>
            </w:r>
            <w:r w:rsidRPr="005D4BA3">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DA"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DB" w14:textId="77777777" w:rsidR="00814D8A" w:rsidRPr="005D4BA3" w:rsidRDefault="00814D8A" w:rsidP="001F179A">
            <w:pPr>
              <w:pStyle w:val="StyleTableText8pt"/>
            </w:pPr>
            <w:r w:rsidRPr="005D4BA3">
              <w:rPr>
                <w:i/>
              </w:rPr>
              <w:t>Valid value</w:t>
            </w:r>
            <w:r w:rsidRPr="005D4BA3">
              <w:t>:</w:t>
            </w:r>
          </w:p>
          <w:p w14:paraId="16B332DC" w14:textId="77777777" w:rsidR="00814D8A" w:rsidRPr="00F860DF" w:rsidRDefault="00814D8A" w:rsidP="00E72399">
            <w:pPr>
              <w:pStyle w:val="StyleArial8ptAfter0ptLinespacingsingle"/>
            </w:pPr>
            <w:r w:rsidRPr="005D4BA3">
              <w:rPr>
                <w:lang w:val="en-AU"/>
              </w:rPr>
              <w:t>MLN = Meal Number</w:t>
            </w:r>
          </w:p>
        </w:tc>
        <w:tc>
          <w:tcPr>
            <w:tcW w:w="3870" w:type="dxa"/>
            <w:vMerge/>
            <w:tcBorders>
              <w:left w:val="single" w:sz="4" w:space="0" w:color="C0C0C0"/>
              <w:bottom w:val="single" w:sz="4" w:space="0" w:color="C0C0C0"/>
              <w:right w:val="single" w:sz="4" w:space="0" w:color="C0C0C0"/>
            </w:tcBorders>
            <w:shd w:val="clear" w:color="auto" w:fill="auto"/>
          </w:tcPr>
          <w:p w14:paraId="16B332DD" w14:textId="77777777" w:rsidR="00814D8A" w:rsidRPr="00F860DF" w:rsidRDefault="00814D8A" w:rsidP="00AF12F0">
            <w:pPr>
              <w:spacing w:after="0" w:line="240" w:lineRule="auto"/>
              <w:jc w:val="center"/>
              <w:rPr>
                <w:rFonts w:ascii="Arial" w:hAnsi="Arial" w:cs="Arial"/>
                <w:sz w:val="16"/>
                <w:szCs w:val="16"/>
              </w:rPr>
            </w:pPr>
          </w:p>
        </w:tc>
      </w:tr>
      <w:tr w:rsidR="00814D8A" w:rsidRPr="00F860DF" w14:paraId="16B332E5"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2DF"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2E0"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2E1"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2E2"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2E3"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2E4" w14:textId="77777777" w:rsidR="00814D8A" w:rsidRPr="00F860DF" w:rsidRDefault="00814D8A" w:rsidP="00B03A8B">
            <w:pPr>
              <w:pStyle w:val="TableText"/>
              <w:spacing w:before="0" w:after="0"/>
              <w:rPr>
                <w:b/>
                <w:sz w:val="16"/>
                <w:szCs w:val="16"/>
              </w:rPr>
            </w:pPr>
          </w:p>
        </w:tc>
      </w:tr>
      <w:tr w:rsidR="00814D8A" w:rsidRPr="002E2D66" w14:paraId="16B33306"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2E6" w14:textId="77777777" w:rsidR="00814D8A" w:rsidRPr="002E2D66" w:rsidRDefault="00814D8A" w:rsidP="001F179A">
            <w:pPr>
              <w:pStyle w:val="StyleArial8ptBoldAfter0ptLinespacing15lines"/>
            </w:pPr>
            <w:r w:rsidRPr="002E2D66">
              <w:t>1</w:t>
            </w:r>
          </w:p>
          <w:p w14:paraId="16B332E7" w14:textId="77777777" w:rsidR="00814D8A" w:rsidRPr="002E2D66" w:rsidRDefault="00814D8A" w:rsidP="001F179A">
            <w:pPr>
              <w:pStyle w:val="StyleArial8ptBoldAfter0ptLinespacing15lines"/>
            </w:pPr>
            <w:r w:rsidRPr="002E2D66">
              <w:t>2</w:t>
            </w:r>
          </w:p>
          <w:p w14:paraId="16B332E8" w14:textId="77777777" w:rsidR="00814D8A" w:rsidRPr="002E2D66" w:rsidRDefault="00814D8A" w:rsidP="001F179A">
            <w:pPr>
              <w:pStyle w:val="StyleArial8ptBoldAfter0ptLinespacing15lines"/>
            </w:pPr>
            <w:r w:rsidRPr="002E2D66">
              <w:t>3</w:t>
            </w:r>
          </w:p>
          <w:p w14:paraId="16B332E9" w14:textId="77777777" w:rsidR="00814D8A" w:rsidRPr="002E2D66" w:rsidRDefault="00814D8A" w:rsidP="001F179A">
            <w:pPr>
              <w:pStyle w:val="StyleArial8ptBoldAfter0ptLinespacing15lines"/>
            </w:pPr>
            <w:r w:rsidRPr="002E2D66">
              <w:t>4</w:t>
            </w:r>
          </w:p>
          <w:p w14:paraId="16B332EA" w14:textId="77777777" w:rsidR="00814D8A" w:rsidRPr="002E2D66" w:rsidRDefault="00814D8A" w:rsidP="001F179A">
            <w:pPr>
              <w:pStyle w:val="StyleArial8ptBoldAfter0ptLinespacing15lines"/>
            </w:pPr>
            <w:r w:rsidRPr="002E2D66">
              <w:t>5</w:t>
            </w:r>
          </w:p>
          <w:p w14:paraId="16B332EB" w14:textId="77777777" w:rsidR="00814D8A" w:rsidRPr="002E2D66" w:rsidRDefault="00814D8A" w:rsidP="001F179A">
            <w:pPr>
              <w:pStyle w:val="StyleArial8ptBoldAfter0ptLinespacing15lines"/>
            </w:pPr>
            <w:r w:rsidRPr="002E2D66">
              <w:t>6</w:t>
            </w:r>
          </w:p>
          <w:p w14:paraId="16B332EC" w14:textId="77777777" w:rsidR="00814D8A" w:rsidRPr="002E2D66" w:rsidRDefault="00814D8A" w:rsidP="001F179A">
            <w:pPr>
              <w:pStyle w:val="StyleArial8ptBoldAfter0ptLinespacing15lines"/>
            </w:pPr>
            <w:r w:rsidRPr="002E2D66">
              <w:t>7</w:t>
            </w:r>
          </w:p>
          <w:p w14:paraId="16B332ED" w14:textId="77777777" w:rsidR="00814D8A" w:rsidRPr="002E2D66" w:rsidRDefault="00814D8A" w:rsidP="001F179A">
            <w:pPr>
              <w:pStyle w:val="StyleArial8ptBoldAfter0ptLinespacing15lines"/>
            </w:pPr>
            <w:r w:rsidRPr="002E2D66">
              <w:t>8</w:t>
            </w:r>
          </w:p>
          <w:p w14:paraId="16B332EE" w14:textId="77777777" w:rsidR="00814D8A" w:rsidRPr="002E2D66" w:rsidRDefault="00814D8A" w:rsidP="001F179A">
            <w:pPr>
              <w:pStyle w:val="StyleArial8ptBoldAfter0ptLinespacing15lines"/>
            </w:pPr>
            <w:r w:rsidRPr="002E2D6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2EF" w14:textId="77777777" w:rsidR="00814D8A" w:rsidRPr="00344437" w:rsidRDefault="00814D8A" w:rsidP="001F179A">
            <w:pPr>
              <w:pStyle w:val="StyleArial8ptBoldAfter0ptLinespacing15lines"/>
            </w:pPr>
            <w:r w:rsidRPr="00344437">
              <w:t>HotelRes</w:t>
            </w:r>
            <w:r>
              <w:t>Modifies</w:t>
            </w:r>
          </w:p>
          <w:p w14:paraId="16B332F0" w14:textId="77777777" w:rsidR="00814D8A" w:rsidRPr="00344437" w:rsidRDefault="00814D8A" w:rsidP="001F179A">
            <w:pPr>
              <w:pStyle w:val="StyleArial8ptBoldAfter0ptLinespacing15lines"/>
            </w:pPr>
            <w:r w:rsidRPr="00344437">
              <w:t>HotelRes</w:t>
            </w:r>
            <w:r>
              <w:t>Modify</w:t>
            </w:r>
          </w:p>
          <w:p w14:paraId="16B332F1" w14:textId="77777777" w:rsidR="00814D8A" w:rsidRPr="002E2D66" w:rsidRDefault="00814D8A" w:rsidP="001F179A">
            <w:pPr>
              <w:pStyle w:val="StyleArial8ptBoldAfter0ptLinespacing15lines"/>
            </w:pPr>
            <w:r w:rsidRPr="002E2D66">
              <w:t>RoomStays</w:t>
            </w:r>
          </w:p>
          <w:p w14:paraId="16B332F2" w14:textId="77777777" w:rsidR="00814D8A" w:rsidRPr="002E2D66" w:rsidRDefault="00814D8A" w:rsidP="001F179A">
            <w:pPr>
              <w:pStyle w:val="StyleArial8ptBoldAfter0ptLinespacing15lines"/>
            </w:pPr>
            <w:r w:rsidRPr="002E2D66">
              <w:t>RoomStay</w:t>
            </w:r>
          </w:p>
          <w:p w14:paraId="16B332F3" w14:textId="77777777" w:rsidR="00814D8A" w:rsidRPr="002E2D66" w:rsidRDefault="00814D8A" w:rsidP="001F179A">
            <w:pPr>
              <w:pStyle w:val="StyleArial8ptBoldAfter0ptLinespacing15lines"/>
            </w:pPr>
            <w:r w:rsidRPr="002E2D66">
              <w:t>RatePlans</w:t>
            </w:r>
          </w:p>
          <w:p w14:paraId="16B332F4" w14:textId="77777777" w:rsidR="00814D8A" w:rsidRPr="002E2D66" w:rsidRDefault="00814D8A" w:rsidP="001F179A">
            <w:pPr>
              <w:pStyle w:val="StyleArial8ptBoldAfter0ptLinespacing15lines"/>
            </w:pPr>
            <w:r w:rsidRPr="002E2D66">
              <w:t>RatePlan</w:t>
            </w:r>
          </w:p>
          <w:p w14:paraId="16B332F5" w14:textId="77777777" w:rsidR="00814D8A" w:rsidRPr="002E2D66" w:rsidRDefault="00814D8A" w:rsidP="001F179A">
            <w:pPr>
              <w:pStyle w:val="StyleArial8ptBoldAfter0ptLinespacing15lines"/>
            </w:pPr>
            <w:r w:rsidRPr="002E2D66">
              <w:t>AdditionalDetails</w:t>
            </w:r>
          </w:p>
          <w:p w14:paraId="16B332F6" w14:textId="77777777" w:rsidR="00814D8A" w:rsidRPr="002E2D66" w:rsidRDefault="00814D8A" w:rsidP="001F179A">
            <w:pPr>
              <w:pStyle w:val="StyleArial8ptBoldAfter0ptLinespacing15lines"/>
            </w:pPr>
            <w:r w:rsidRPr="002E2D66">
              <w:t>AdditionalDetail</w:t>
            </w:r>
          </w:p>
          <w:p w14:paraId="16B332F7" w14:textId="77777777" w:rsidR="00814D8A" w:rsidRPr="002E2D66" w:rsidRDefault="00814D8A" w:rsidP="001F179A">
            <w:pPr>
              <w:pStyle w:val="StyleArial8ptBoldAfter0ptLinespacing15lines"/>
            </w:pPr>
            <w:r w:rsidRPr="002E2D66">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2F8" w14:textId="77777777" w:rsidR="00814D8A" w:rsidRPr="002E2D66" w:rsidRDefault="00814D8A" w:rsidP="001F179A">
            <w:pPr>
              <w:pStyle w:val="StyleArial8ptBoldAfter0ptLinespacing15lines"/>
            </w:pPr>
            <w:r w:rsidRPr="002E2D66">
              <w:t>M</w:t>
            </w:r>
          </w:p>
          <w:p w14:paraId="16B332F9" w14:textId="77777777" w:rsidR="00814D8A" w:rsidRPr="002E2D66" w:rsidRDefault="00814D8A" w:rsidP="001F179A">
            <w:pPr>
              <w:pStyle w:val="StyleArial8ptBoldAfter0ptLinespacing15lines"/>
            </w:pPr>
            <w:r w:rsidRPr="002E2D66">
              <w:t>M</w:t>
            </w:r>
          </w:p>
          <w:p w14:paraId="16B332FA" w14:textId="77777777" w:rsidR="00814D8A" w:rsidRPr="002E2D66" w:rsidRDefault="00814D8A" w:rsidP="001F179A">
            <w:pPr>
              <w:pStyle w:val="StyleArial8ptBoldAfter0ptLinespacing15lines"/>
            </w:pPr>
            <w:r w:rsidRPr="002E2D66">
              <w:t>M</w:t>
            </w:r>
          </w:p>
          <w:p w14:paraId="16B332FB" w14:textId="77777777" w:rsidR="00814D8A" w:rsidRPr="002E2D66" w:rsidRDefault="00814D8A" w:rsidP="001F179A">
            <w:pPr>
              <w:pStyle w:val="StyleArial8ptBoldAfter0ptLinespacing15lines"/>
            </w:pPr>
            <w:r>
              <w:t>M</w:t>
            </w:r>
          </w:p>
          <w:p w14:paraId="16B332FC" w14:textId="77777777" w:rsidR="00814D8A" w:rsidRPr="002E2D66" w:rsidRDefault="00814D8A" w:rsidP="001F179A">
            <w:pPr>
              <w:pStyle w:val="StyleArial8ptBoldAfter0ptLinespacing15lines"/>
            </w:pPr>
            <w:r w:rsidRPr="002E2D66">
              <w:t>A</w:t>
            </w:r>
          </w:p>
          <w:p w14:paraId="16B332FD" w14:textId="77777777" w:rsidR="00814D8A" w:rsidRPr="002E2D66" w:rsidRDefault="00814D8A" w:rsidP="001F179A">
            <w:pPr>
              <w:pStyle w:val="StyleArial8ptBoldAfter0ptLinespacing15lines"/>
            </w:pPr>
            <w:r w:rsidRPr="002E2D66">
              <w:t>M</w:t>
            </w:r>
          </w:p>
          <w:p w14:paraId="16B332FE" w14:textId="77777777" w:rsidR="00814D8A" w:rsidRPr="002E2D66" w:rsidRDefault="00814D8A" w:rsidP="001F179A">
            <w:pPr>
              <w:pStyle w:val="StyleArial8ptBoldAfter0ptLinespacing15lines"/>
            </w:pPr>
            <w:r w:rsidRPr="002E2D66">
              <w:t>A</w:t>
            </w:r>
          </w:p>
          <w:p w14:paraId="16B332FF" w14:textId="77777777" w:rsidR="00814D8A" w:rsidRPr="002E2D66" w:rsidRDefault="00814D8A" w:rsidP="001F179A">
            <w:pPr>
              <w:pStyle w:val="StyleArial8ptBoldAfter0ptLinespacing15lines"/>
            </w:pPr>
            <w:r>
              <w:t>M</w:t>
            </w:r>
          </w:p>
          <w:p w14:paraId="16B33300" w14:textId="77777777" w:rsidR="00814D8A" w:rsidRPr="002E2D66" w:rsidRDefault="00814D8A" w:rsidP="001F179A">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301" w14:textId="77777777" w:rsidR="00814D8A" w:rsidRPr="002E2D66" w:rsidRDefault="00814D8A" w:rsidP="002E2D66">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302" w14:textId="77777777" w:rsidR="00814D8A" w:rsidRDefault="00814D8A" w:rsidP="00256611">
            <w:pPr>
              <w:spacing w:after="0" w:line="360" w:lineRule="auto"/>
              <w:jc w:val="center"/>
              <w:rPr>
                <w:rFonts w:ascii="Arial" w:hAnsi="Arial" w:cs="Arial"/>
                <w:b/>
                <w:sz w:val="16"/>
                <w:szCs w:val="16"/>
              </w:rPr>
            </w:pPr>
            <w:r>
              <w:rPr>
                <w:rFonts w:ascii="Arial" w:hAnsi="Arial" w:cs="Arial"/>
                <w:b/>
                <w:sz w:val="16"/>
                <w:szCs w:val="16"/>
              </w:rPr>
              <w:t>GDS</w:t>
            </w:r>
          </w:p>
          <w:p w14:paraId="16B33303" w14:textId="77777777" w:rsidR="00814D8A" w:rsidRPr="002E2D66" w:rsidRDefault="00814D8A" w:rsidP="0025661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304" w14:textId="77777777" w:rsidR="00814D8A" w:rsidRPr="002E2D66"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305" w14:textId="77777777" w:rsidR="00814D8A" w:rsidRPr="002E2D66" w:rsidRDefault="00814D8A" w:rsidP="002E2D66">
            <w:pPr>
              <w:spacing w:after="0" w:line="360" w:lineRule="auto"/>
              <w:rPr>
                <w:rFonts w:ascii="Arial" w:hAnsi="Arial" w:cs="Arial"/>
                <w:b/>
                <w:sz w:val="16"/>
                <w:szCs w:val="16"/>
              </w:rPr>
            </w:pPr>
          </w:p>
        </w:tc>
      </w:tr>
      <w:tr w:rsidR="00814D8A" w:rsidRPr="00F860DF" w14:paraId="16B3331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307" w14:textId="77777777" w:rsidR="00814D8A" w:rsidRPr="005232E4" w:rsidRDefault="00814D8A" w:rsidP="005232E4">
            <w:pPr>
              <w:pStyle w:val="StyleArial8ptAfter0ptLinespacingsingle"/>
              <w:rPr>
                <w:b/>
              </w:rPr>
            </w:pPr>
            <w:r w:rsidRPr="005232E4">
              <w:rPr>
                <w:b/>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308" w14:textId="77777777" w:rsidR="00814D8A" w:rsidRPr="005232E4" w:rsidRDefault="00814D8A" w:rsidP="005232E4">
            <w:pPr>
              <w:pStyle w:val="StyleArial8ptAfter0ptLinespacingsingle"/>
              <w:rPr>
                <w:b/>
              </w:rPr>
            </w:pPr>
            <w:r w:rsidRPr="005232E4">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309" w14:textId="77777777" w:rsidR="00814D8A" w:rsidRPr="005232E4" w:rsidRDefault="00814D8A" w:rsidP="005232E4">
            <w:pPr>
              <w:pStyle w:val="StyleArial8ptAfter0ptLinespacingsingle"/>
              <w:rPr>
                <w:b/>
              </w:rPr>
            </w:pPr>
            <w:r w:rsidRPr="005232E4">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30A" w14:textId="77777777" w:rsidR="00814D8A" w:rsidRPr="005D4BA3" w:rsidRDefault="00814D8A" w:rsidP="001F179A">
            <w:pPr>
              <w:pStyle w:val="StyleArial8ptAfter0ptLinespacingsingle"/>
            </w:pPr>
            <w:r w:rsidRPr="005D4BA3">
              <w:t>FormattedTextType</w:t>
            </w:r>
          </w:p>
          <w:p w14:paraId="16B3330B" w14:textId="77777777" w:rsidR="00814D8A" w:rsidRPr="005D4BA3" w:rsidRDefault="00814D8A" w:rsidP="001F179A">
            <w:pPr>
              <w:pStyle w:val="StyleTableText8pt"/>
            </w:pPr>
            <w:r w:rsidRPr="005D4BA3">
              <w:rPr>
                <w:i/>
              </w:rPr>
              <w:t>Example:</w:t>
            </w:r>
          </w:p>
          <w:p w14:paraId="16B3330C" w14:textId="77777777" w:rsidR="00814D8A" w:rsidRPr="005D4BA3" w:rsidRDefault="00814D8A" w:rsidP="001F179A">
            <w:pPr>
              <w:pStyle w:val="StyleArial8ptAfter0ptLinespacingsingle"/>
              <w:rPr>
                <w:lang w:val="en-AU"/>
              </w:rPr>
            </w:pPr>
            <w:r w:rsidRPr="005D4BA3">
              <w:rPr>
                <w:lang w:val="en-AU"/>
              </w:rPr>
              <w:t>&lt;DetailDescription&gt;</w:t>
            </w:r>
          </w:p>
          <w:p w14:paraId="16B3330D" w14:textId="77777777" w:rsidR="00814D8A" w:rsidRPr="005D4BA3" w:rsidRDefault="00814D8A" w:rsidP="00AF12F0">
            <w:pPr>
              <w:spacing w:after="0" w:line="240" w:lineRule="auto"/>
              <w:rPr>
                <w:rFonts w:ascii="Arial" w:hAnsi="Arial" w:cs="Arial"/>
                <w:sz w:val="16"/>
                <w:szCs w:val="16"/>
                <w:lang w:val="en-AU"/>
              </w:rPr>
            </w:pPr>
            <w:r w:rsidRPr="005D4BA3">
              <w:rPr>
                <w:rFonts w:ascii="Arial" w:hAnsi="Arial" w:cs="Arial"/>
                <w:sz w:val="16"/>
                <w:szCs w:val="16"/>
                <w:lang w:val="en-AU"/>
              </w:rPr>
              <w:t>&lt;Text&gt;</w:t>
            </w:r>
            <w:r w:rsidRPr="005D4BA3">
              <w:rPr>
                <w:rFonts w:ascii="Arial" w:hAnsi="Arial" w:cs="Arial"/>
                <w:b/>
                <w:sz w:val="16"/>
                <w:szCs w:val="16"/>
                <w:lang w:val="en-AU"/>
              </w:rPr>
              <w:t>2</w:t>
            </w:r>
            <w:r w:rsidRPr="005D4BA3">
              <w:rPr>
                <w:rFonts w:ascii="Arial" w:hAnsi="Arial" w:cs="Arial"/>
                <w:sz w:val="16"/>
                <w:szCs w:val="16"/>
                <w:lang w:val="en-AU"/>
              </w:rPr>
              <w:t>&lt;/Text&gt;</w:t>
            </w:r>
          </w:p>
          <w:p w14:paraId="16B3330E" w14:textId="77777777" w:rsidR="00814D8A" w:rsidRPr="005D4BA3" w:rsidRDefault="00814D8A" w:rsidP="001F179A">
            <w:pPr>
              <w:pStyle w:val="StyleArial8ptAfter0ptLinespacingsingle"/>
            </w:pPr>
            <w:r w:rsidRPr="005D4BA3">
              <w:rPr>
                <w:lang w:val="en-AU"/>
              </w:rPr>
              <w:t>&lt;/DetailDescription&gt;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30F"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310" w14:textId="77777777" w:rsidR="00814D8A" w:rsidRPr="005D4BA3" w:rsidRDefault="00814D8A" w:rsidP="001F179A">
            <w:pPr>
              <w:pStyle w:val="StyleTableText8pt"/>
            </w:pPr>
            <w:r w:rsidRPr="005D4BA3">
              <w:rPr>
                <w:i/>
              </w:rPr>
              <w:t>Valid value</w:t>
            </w:r>
            <w:r w:rsidRPr="005D4BA3">
              <w:t>:</w:t>
            </w:r>
          </w:p>
          <w:p w14:paraId="16B33311" w14:textId="77777777" w:rsidR="00814D8A" w:rsidRPr="005D4BA3" w:rsidRDefault="00814D8A" w:rsidP="001F179A">
            <w:pPr>
              <w:pStyle w:val="StyleArial8ptAfter0ptLinespacingsingle"/>
            </w:pPr>
            <w:r w:rsidRPr="005D4BA3">
              <w:rPr>
                <w:lang w:val="en-AU"/>
              </w:rPr>
              <w:t>One numeric representing the number of meal plans needed</w:t>
            </w:r>
            <w:r>
              <w:rPr>
                <w:lang w:val="en-AU"/>
              </w:rPr>
              <w:t>.</w:t>
            </w: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312" w14:textId="77777777" w:rsidR="00814D8A" w:rsidRPr="00E07112" w:rsidRDefault="00814D8A" w:rsidP="001F179A">
            <w:pPr>
              <w:pStyle w:val="StyleArial8ptBefore3ptAfter3ptLinespacingsing"/>
            </w:pPr>
            <w:r w:rsidRPr="00E07112">
              <w:t>Number of Meal Plans</w:t>
            </w:r>
          </w:p>
          <w:p w14:paraId="16B33313" w14:textId="77777777" w:rsidR="00814D8A" w:rsidRPr="00E07112" w:rsidRDefault="00814D8A" w:rsidP="001F179A">
            <w:pPr>
              <w:pStyle w:val="StyleArial8ptBefore3ptAfter3ptLinespacingsing"/>
            </w:pPr>
            <w:r w:rsidRPr="00E07112">
              <w:t>GDS=1</w:t>
            </w:r>
          </w:p>
          <w:p w14:paraId="16B33314" w14:textId="77777777" w:rsidR="00814D8A" w:rsidRPr="00E07112" w:rsidRDefault="00814D8A" w:rsidP="008E4086">
            <w:pPr>
              <w:spacing w:before="60" w:after="60"/>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Worldspan.</w:t>
            </w:r>
          </w:p>
        </w:tc>
      </w:tr>
      <w:tr w:rsidR="00814D8A" w:rsidRPr="00F860DF" w14:paraId="16B3331C"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316"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17"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18"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19"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1A"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1B" w14:textId="77777777" w:rsidR="00814D8A" w:rsidRPr="00F860DF" w:rsidRDefault="00814D8A" w:rsidP="00B03A8B">
            <w:pPr>
              <w:pStyle w:val="TableText"/>
              <w:spacing w:before="0" w:after="0"/>
              <w:rPr>
                <w:b/>
                <w:sz w:val="16"/>
                <w:szCs w:val="16"/>
              </w:rPr>
            </w:pPr>
          </w:p>
        </w:tc>
      </w:tr>
      <w:tr w:rsidR="00814D8A" w:rsidRPr="005D4BA3" w14:paraId="16B3333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31D" w14:textId="77777777" w:rsidR="00814D8A" w:rsidRPr="005D4BA3" w:rsidRDefault="00814D8A" w:rsidP="001F179A">
            <w:pPr>
              <w:pStyle w:val="StyleArial8ptBoldAfter0ptLinespacing15lines"/>
            </w:pPr>
            <w:r w:rsidRPr="005D4BA3">
              <w:t>1</w:t>
            </w:r>
          </w:p>
          <w:p w14:paraId="16B3331E" w14:textId="77777777" w:rsidR="00814D8A" w:rsidRPr="005D4BA3" w:rsidRDefault="00814D8A" w:rsidP="001F179A">
            <w:pPr>
              <w:pStyle w:val="StyleArial8ptBoldAfter0ptLinespacing15lines"/>
            </w:pPr>
            <w:r w:rsidRPr="005D4BA3">
              <w:t>2</w:t>
            </w:r>
          </w:p>
          <w:p w14:paraId="16B3331F" w14:textId="77777777" w:rsidR="00814D8A" w:rsidRPr="005D4BA3" w:rsidRDefault="00814D8A" w:rsidP="001F179A">
            <w:pPr>
              <w:pStyle w:val="StyleArial8ptBoldAfter0ptLinespacing15lines"/>
            </w:pPr>
            <w:r w:rsidRPr="005D4BA3">
              <w:t>3</w:t>
            </w:r>
          </w:p>
          <w:p w14:paraId="16B33320" w14:textId="77777777" w:rsidR="00814D8A" w:rsidRPr="005D4BA3" w:rsidRDefault="00814D8A" w:rsidP="001F179A">
            <w:pPr>
              <w:pStyle w:val="StyleArial8ptBoldAfter0ptLinespacing15lines"/>
            </w:pPr>
            <w:r w:rsidRPr="005D4BA3">
              <w:t>4</w:t>
            </w:r>
          </w:p>
          <w:p w14:paraId="16B33321" w14:textId="77777777" w:rsidR="00814D8A" w:rsidRPr="005D4BA3" w:rsidRDefault="00814D8A" w:rsidP="001F179A">
            <w:pPr>
              <w:pStyle w:val="StyleArial8ptBoldAfter0ptLinespacing15lines"/>
            </w:pPr>
            <w:r w:rsidRPr="005D4BA3">
              <w:t>5</w:t>
            </w:r>
          </w:p>
          <w:p w14:paraId="16B33322" w14:textId="77777777" w:rsidR="00814D8A" w:rsidRPr="005D4BA3" w:rsidRDefault="00814D8A" w:rsidP="001F179A">
            <w:pPr>
              <w:pStyle w:val="StyleArial8ptBoldAfter0ptLinespacing15lines"/>
            </w:pPr>
            <w:r w:rsidRPr="005D4BA3">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323" w14:textId="77777777" w:rsidR="00814D8A" w:rsidRPr="005D4BA3" w:rsidRDefault="00814D8A" w:rsidP="001F179A">
            <w:pPr>
              <w:pStyle w:val="StyleArial8ptBoldAfter0ptLinespacing15lines"/>
            </w:pPr>
            <w:r w:rsidRPr="005D4BA3">
              <w:t>HotelResModifies</w:t>
            </w:r>
          </w:p>
          <w:p w14:paraId="16B33324" w14:textId="77777777" w:rsidR="00814D8A" w:rsidRPr="005D4BA3" w:rsidRDefault="00814D8A" w:rsidP="001F179A">
            <w:pPr>
              <w:pStyle w:val="StyleArial8ptBoldAfter0ptLinespacing15lines"/>
            </w:pPr>
            <w:r w:rsidRPr="005D4BA3">
              <w:t>HotelResModify</w:t>
            </w:r>
          </w:p>
          <w:p w14:paraId="16B33325" w14:textId="77777777" w:rsidR="00814D8A" w:rsidRPr="005D4BA3" w:rsidRDefault="00814D8A" w:rsidP="001F179A">
            <w:pPr>
              <w:pStyle w:val="StyleArial8ptBoldAfter0ptLinespacing15lines"/>
            </w:pPr>
            <w:r w:rsidRPr="005D4BA3">
              <w:t>RoomStays</w:t>
            </w:r>
          </w:p>
          <w:p w14:paraId="16B33326" w14:textId="77777777" w:rsidR="00814D8A" w:rsidRPr="005D4BA3" w:rsidRDefault="00814D8A" w:rsidP="001F179A">
            <w:pPr>
              <w:pStyle w:val="StyleArial8ptBoldAfter0ptLinespacing15lines"/>
            </w:pPr>
            <w:r w:rsidRPr="005D4BA3">
              <w:t>RoomStay</w:t>
            </w:r>
          </w:p>
          <w:p w14:paraId="16B33327" w14:textId="77777777" w:rsidR="00814D8A" w:rsidRPr="005D4BA3" w:rsidRDefault="00814D8A" w:rsidP="001F179A">
            <w:pPr>
              <w:pStyle w:val="StyleArial8ptBoldAfter0ptLinespacing15lines"/>
            </w:pPr>
            <w:r w:rsidRPr="005D4BA3">
              <w:t>RoomRates</w:t>
            </w:r>
          </w:p>
          <w:p w14:paraId="16B33328" w14:textId="77777777" w:rsidR="00814D8A" w:rsidRPr="005D4BA3" w:rsidRDefault="00814D8A" w:rsidP="001F179A">
            <w:pPr>
              <w:pStyle w:val="StyleArial8ptBoldAfter0ptLinespacing15lines"/>
            </w:pPr>
            <w:r w:rsidRPr="005D4BA3">
              <w:t>RoomRate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329" w14:textId="77777777" w:rsidR="00814D8A" w:rsidRPr="005D4BA3" w:rsidRDefault="00814D8A" w:rsidP="001F179A">
            <w:pPr>
              <w:pStyle w:val="StyleArial8ptBoldAfter0ptLinespacing15lines"/>
            </w:pPr>
            <w:r w:rsidRPr="005D4BA3">
              <w:t>M</w:t>
            </w:r>
          </w:p>
          <w:p w14:paraId="16B3332A" w14:textId="77777777" w:rsidR="00814D8A" w:rsidRPr="005D4BA3" w:rsidRDefault="00814D8A" w:rsidP="001F179A">
            <w:pPr>
              <w:pStyle w:val="StyleArial8ptBoldAfter0ptLinespacing15lines"/>
            </w:pPr>
            <w:r w:rsidRPr="005D4BA3">
              <w:t>M</w:t>
            </w:r>
          </w:p>
          <w:p w14:paraId="16B3332B" w14:textId="77777777" w:rsidR="00814D8A" w:rsidRPr="005D4BA3" w:rsidRDefault="00814D8A" w:rsidP="001F179A">
            <w:pPr>
              <w:pStyle w:val="StyleArial8ptBoldAfter0ptLinespacing15lines"/>
            </w:pPr>
            <w:r w:rsidRPr="005D4BA3">
              <w:t>M</w:t>
            </w:r>
          </w:p>
          <w:p w14:paraId="16B3332C" w14:textId="77777777" w:rsidR="00814D8A" w:rsidRPr="005D4BA3" w:rsidRDefault="00814D8A" w:rsidP="001F179A">
            <w:pPr>
              <w:pStyle w:val="StyleArial8ptBoldAfter0ptLinespacing15lines"/>
            </w:pPr>
            <w:r w:rsidRPr="005D4BA3">
              <w:t>M</w:t>
            </w:r>
          </w:p>
          <w:p w14:paraId="16B3332D" w14:textId="77777777" w:rsidR="00814D8A" w:rsidRPr="005D4BA3" w:rsidRDefault="00814D8A" w:rsidP="001F179A">
            <w:pPr>
              <w:pStyle w:val="StyleArial8ptBoldAfter0ptLinespacing15lines"/>
            </w:pPr>
            <w:r w:rsidRPr="005D4BA3">
              <w:t>A</w:t>
            </w:r>
          </w:p>
          <w:p w14:paraId="16B3332E" w14:textId="77777777" w:rsidR="00814D8A" w:rsidRPr="005D4BA3" w:rsidRDefault="00814D8A" w:rsidP="001F179A">
            <w:pPr>
              <w:pStyle w:val="StyleArial8ptBoldAfter0ptLinespacing15lines"/>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32F" w14:textId="77777777" w:rsidR="00814D8A" w:rsidRPr="00E65CE0" w:rsidRDefault="00814D8A" w:rsidP="00D02A7C">
            <w:pPr>
              <w:pStyle w:val="StyleTableText6ptAfterbefore"/>
              <w:rPr>
                <w:rFonts w:cs="Arial"/>
                <w:b/>
                <w:szCs w:val="16"/>
              </w:rPr>
            </w:pPr>
            <w:r w:rsidRPr="00396A89">
              <w:rPr>
                <w:b/>
              </w:rPr>
              <w:t>GDS Note:</w:t>
            </w:r>
            <w:r w:rsidRPr="00396A89">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330" w14:textId="77777777" w:rsidR="00814D8A" w:rsidRDefault="00814D8A" w:rsidP="00256611">
            <w:pPr>
              <w:spacing w:after="0" w:line="360" w:lineRule="auto"/>
              <w:jc w:val="center"/>
              <w:rPr>
                <w:rFonts w:ascii="Arial" w:hAnsi="Arial" w:cs="Arial"/>
                <w:b/>
                <w:sz w:val="16"/>
                <w:szCs w:val="16"/>
              </w:rPr>
            </w:pPr>
            <w:r>
              <w:rPr>
                <w:rFonts w:ascii="Arial" w:hAnsi="Arial" w:cs="Arial"/>
                <w:b/>
                <w:sz w:val="16"/>
                <w:szCs w:val="16"/>
              </w:rPr>
              <w:t>GDS</w:t>
            </w:r>
          </w:p>
          <w:p w14:paraId="16B33331" w14:textId="77777777" w:rsidR="00814D8A" w:rsidRPr="005D4BA3" w:rsidRDefault="00814D8A" w:rsidP="00256611">
            <w:pPr>
              <w:spacing w:after="0" w:line="360" w:lineRule="auto"/>
              <w:jc w:val="center"/>
              <w:rPr>
                <w:rFonts w:ascii="Arial" w:hAnsi="Arial" w:cs="Arial"/>
                <w:b/>
                <w:sz w:val="16"/>
                <w:szCs w:val="16"/>
              </w:rPr>
            </w:pPr>
            <w:r w:rsidRPr="005D4BA3">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332" w14:textId="77777777" w:rsidR="00814D8A" w:rsidRPr="005D4BA3"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333" w14:textId="77777777" w:rsidR="00814D8A" w:rsidRPr="005D4BA3" w:rsidRDefault="00814D8A" w:rsidP="002E2D66">
            <w:pPr>
              <w:spacing w:after="0" w:line="360" w:lineRule="auto"/>
              <w:rPr>
                <w:rFonts w:ascii="Arial" w:hAnsi="Arial" w:cs="Arial"/>
                <w:b/>
                <w:sz w:val="16"/>
                <w:szCs w:val="16"/>
              </w:rPr>
            </w:pPr>
          </w:p>
        </w:tc>
      </w:tr>
      <w:tr w:rsidR="00814D8A" w:rsidRPr="005D4BA3" w14:paraId="16B3334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35" w14:textId="77777777" w:rsidR="00814D8A" w:rsidRPr="005D4BA3" w:rsidRDefault="00814D8A"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36" w14:textId="77777777" w:rsidR="00814D8A" w:rsidRPr="00C456C2" w:rsidRDefault="00814D8A" w:rsidP="001F179A">
            <w:pPr>
              <w:pStyle w:val="StyleArial8ptAfter0ptLinespacingsingle"/>
            </w:pPr>
            <w:r w:rsidRPr="00C456C2">
              <w:t>@BookingCode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37" w14:textId="77777777" w:rsidR="00814D8A" w:rsidRPr="00C456C2" w:rsidRDefault="00814D8A" w:rsidP="001F179A">
            <w:pPr>
              <w:pStyle w:val="StyleArial8ptAfter0ptLinespacingsingle"/>
            </w:pPr>
            <w:r w:rsidRPr="00C456C2">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38" w14:textId="77777777" w:rsidR="00814D8A" w:rsidRPr="005D4BA3" w:rsidRDefault="00814D8A" w:rsidP="00F52891">
            <w:pPr>
              <w:pStyle w:val="StyleTableText6ptAfterbefore"/>
            </w:pPr>
            <w:r w:rsidRPr="005D4BA3">
              <w:t>StringLength1to16</w:t>
            </w:r>
          </w:p>
          <w:p w14:paraId="16B33339" w14:textId="77777777" w:rsidR="00814D8A" w:rsidRPr="005D4BA3" w:rsidRDefault="00814D8A" w:rsidP="00F52891">
            <w:pPr>
              <w:pStyle w:val="StyleTableText6ptAfterbefore"/>
            </w:pPr>
            <w:r w:rsidRPr="005D4BA3">
              <w:rPr>
                <w:i/>
              </w:rPr>
              <w:t>Example:</w:t>
            </w:r>
          </w:p>
          <w:p w14:paraId="16B3333A" w14:textId="77777777" w:rsidR="00814D8A" w:rsidRPr="005D4BA3" w:rsidRDefault="00814D8A" w:rsidP="00F52891">
            <w:pPr>
              <w:pStyle w:val="StyleTableText6ptAfterbefore"/>
              <w:rPr>
                <w:rFonts w:cs="Arial"/>
                <w:szCs w:val="16"/>
              </w:rPr>
            </w:pPr>
            <w:r w:rsidRPr="005D4BA3">
              <w:rPr>
                <w:rFonts w:cs="Arial"/>
                <w:szCs w:val="16"/>
              </w:rPr>
              <w:t xml:space="preserve">&lt;RoomRate </w:t>
            </w:r>
            <w:r w:rsidRPr="005D4BA3">
              <w:rPr>
                <w:rFonts w:cs="Arial"/>
                <w:b/>
                <w:szCs w:val="16"/>
              </w:rPr>
              <w:t>BookingCode=”WKDKNG”</w:t>
            </w:r>
            <w:r w:rsidRPr="005D4BA3">
              <w:rPr>
                <w:rFonts w:cs="Arial"/>
                <w:szCs w:val="16"/>
              </w:rPr>
              <w:t xml:space="preserve"> NumberofUnits=”1” 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3B"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3C" w14:textId="77777777" w:rsidR="00814D8A" w:rsidRPr="005D4BA3" w:rsidRDefault="00814D8A" w:rsidP="007A75DE">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3D" w14:textId="77777777" w:rsidR="00814D8A" w:rsidRPr="005435F1" w:rsidRDefault="00814D8A" w:rsidP="001F179A">
            <w:pPr>
              <w:pStyle w:val="StyleArial8ptBefore3ptAfter3ptLinespacingsing"/>
            </w:pPr>
            <w:r w:rsidRPr="005435F1">
              <w:t>Booking Code/Room Type Code</w:t>
            </w:r>
          </w:p>
          <w:p w14:paraId="16B3333E" w14:textId="77777777" w:rsidR="00814D8A" w:rsidRPr="005435F1" w:rsidRDefault="00814D8A" w:rsidP="008E4086">
            <w:pPr>
              <w:pStyle w:val="StyleArial8ptBefore3ptAfter3ptLinespacingsing"/>
            </w:pPr>
            <w:r w:rsidRPr="005435F1">
              <w:t>GDS=10</w:t>
            </w:r>
          </w:p>
          <w:p w14:paraId="16B3333F" w14:textId="77777777" w:rsidR="00814D8A" w:rsidRPr="005435F1" w:rsidRDefault="00814D8A" w:rsidP="004242A0">
            <w:r w:rsidRPr="005435F1">
              <w:rPr>
                <w:rFonts w:ascii="Arial" w:hAnsi="Arial" w:cs="Arial"/>
                <w:b/>
                <w:sz w:val="16"/>
                <w:szCs w:val="16"/>
              </w:rPr>
              <w:t xml:space="preserve">Note:  </w:t>
            </w:r>
            <w:r w:rsidRPr="005435F1">
              <w:rPr>
                <w:rFonts w:ascii="Arial" w:hAnsi="Arial" w:cs="Arial"/>
                <w:sz w:val="16"/>
                <w:szCs w:val="16"/>
              </w:rPr>
              <w:t>Galileo/Apollo minimum 6, maximum 7</w:t>
            </w:r>
          </w:p>
        </w:tc>
      </w:tr>
      <w:tr w:rsidR="00814D8A" w:rsidRPr="005D4BA3" w14:paraId="16B3334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41" w14:textId="77777777" w:rsidR="00814D8A" w:rsidRPr="005D4BA3" w:rsidRDefault="00814D8A"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42" w14:textId="77777777" w:rsidR="00814D8A" w:rsidRPr="00C456C2" w:rsidRDefault="00814D8A" w:rsidP="001F179A">
            <w:pPr>
              <w:pStyle w:val="StyleArial8ptAfter0ptLinespacingsingle"/>
            </w:pPr>
            <w:r w:rsidRPr="00C456C2">
              <w:t>@NumberOfUnits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43" w14:textId="77777777" w:rsidR="00814D8A" w:rsidRPr="00C456C2" w:rsidRDefault="00814D8A" w:rsidP="001F179A">
            <w:pPr>
              <w:pStyle w:val="StyleArial8ptAfter0ptLinespacingsingle"/>
            </w:pPr>
            <w:r w:rsidRPr="00C456C2">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44" w14:textId="77777777" w:rsidR="00814D8A" w:rsidRPr="005D4BA3" w:rsidRDefault="00814D8A" w:rsidP="00F52891">
            <w:pPr>
              <w:pStyle w:val="StyleTableText6ptAfterbefore"/>
            </w:pPr>
            <w:r w:rsidRPr="005D4BA3">
              <w:t xml:space="preserve">Numeric1to999  </w:t>
            </w:r>
          </w:p>
          <w:p w14:paraId="16B33345" w14:textId="77777777" w:rsidR="00814D8A" w:rsidRPr="005D4BA3" w:rsidRDefault="00814D8A" w:rsidP="00F52891">
            <w:pPr>
              <w:pStyle w:val="StyleTableText6ptAfterbefore"/>
            </w:pPr>
            <w:r w:rsidRPr="005D4BA3">
              <w:rPr>
                <w:i/>
              </w:rPr>
              <w:t>Example:</w:t>
            </w:r>
          </w:p>
          <w:p w14:paraId="16B33346" w14:textId="77777777" w:rsidR="00814D8A" w:rsidRPr="005D4BA3" w:rsidRDefault="00814D8A" w:rsidP="00F52891">
            <w:pPr>
              <w:pStyle w:val="StyleTableText6ptAfterbefore"/>
            </w:pPr>
            <w:r w:rsidRPr="005D4BA3">
              <w:t xml:space="preserve">&lt;RoomRate BookingCode=”WKDKNG” </w:t>
            </w:r>
          </w:p>
          <w:p w14:paraId="16B33347" w14:textId="77777777" w:rsidR="00814D8A" w:rsidRPr="005D4BA3" w:rsidRDefault="00814D8A" w:rsidP="00F52891">
            <w:pPr>
              <w:pStyle w:val="StyleTableText6ptAfterbefore"/>
            </w:pPr>
            <w:r w:rsidRPr="005D4BA3">
              <w:t>RoomTypeCode=”C2T”</w:t>
            </w:r>
          </w:p>
          <w:p w14:paraId="16B33348" w14:textId="77777777" w:rsidR="00814D8A" w:rsidRPr="005D4BA3" w:rsidRDefault="00814D8A" w:rsidP="00F52891">
            <w:pPr>
              <w:pStyle w:val="StyleTableText6ptAfterbefore"/>
              <w:rPr>
                <w:rFonts w:cs="Arial"/>
                <w:b/>
                <w:szCs w:val="16"/>
              </w:rPr>
            </w:pPr>
            <w:r w:rsidRPr="005D4BA3">
              <w:rPr>
                <w:rFonts w:cs="Arial"/>
                <w:b/>
                <w:szCs w:val="16"/>
              </w:rPr>
              <w:t>NumberofUnits=”1”</w:t>
            </w:r>
            <w:r w:rsidRPr="005D4BA3">
              <w:rPr>
                <w:rFonts w:cs="Arial"/>
                <w:szCs w:val="16"/>
              </w:rPr>
              <w:t xml:space="preserve"> 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49"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4A" w14:textId="77777777" w:rsidR="00814D8A" w:rsidRPr="005D4BA3" w:rsidRDefault="00814D8A" w:rsidP="007A75DE">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4B" w14:textId="77777777" w:rsidR="00814D8A" w:rsidRPr="005D4BA3" w:rsidRDefault="00814D8A" w:rsidP="008E4086">
            <w:pPr>
              <w:pStyle w:val="StyleArial8ptBefore3ptAfter3ptLinespacingsing"/>
            </w:pPr>
            <w:r w:rsidRPr="005D4BA3">
              <w:t>Number of Rooms</w:t>
            </w:r>
          </w:p>
        </w:tc>
      </w:tr>
      <w:tr w:rsidR="00814D8A" w:rsidRPr="00F860DF" w14:paraId="16B3335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4D" w14:textId="77777777" w:rsidR="00814D8A" w:rsidRPr="005D4BA3" w:rsidRDefault="00814D8A"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4E" w14:textId="77777777" w:rsidR="00814D8A" w:rsidRPr="005D4BA3" w:rsidRDefault="00814D8A" w:rsidP="001F179A">
            <w:pPr>
              <w:pStyle w:val="StyleArial8ptAfter0ptLinespacingsingle"/>
            </w:pPr>
            <w:r w:rsidRPr="005D4BA3">
              <w:t>@RatePlanType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4F"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50" w14:textId="77777777" w:rsidR="00814D8A" w:rsidRPr="005D4BA3" w:rsidRDefault="00814D8A" w:rsidP="001F179A">
            <w:pPr>
              <w:pStyle w:val="StyleArial8ptAfter0ptLinespacingsingle"/>
            </w:pPr>
            <w:r w:rsidRPr="005D4BA3">
              <w:t>OTA_CodeType</w:t>
            </w:r>
          </w:p>
          <w:p w14:paraId="16B33351" w14:textId="77777777" w:rsidR="00814D8A" w:rsidRPr="005D4BA3" w:rsidRDefault="00814D8A" w:rsidP="001F179A">
            <w:pPr>
              <w:pStyle w:val="StyleTableText8pt"/>
            </w:pPr>
            <w:r w:rsidRPr="005D4BA3">
              <w:rPr>
                <w:i/>
              </w:rPr>
              <w:t>Example:</w:t>
            </w:r>
          </w:p>
          <w:p w14:paraId="16B33352" w14:textId="77777777" w:rsidR="00814D8A" w:rsidRPr="005D4BA3" w:rsidRDefault="00814D8A" w:rsidP="00A87094">
            <w:pPr>
              <w:spacing w:after="0" w:line="240" w:lineRule="auto"/>
              <w:rPr>
                <w:rFonts w:ascii="Arial" w:hAnsi="Arial" w:cs="Arial"/>
                <w:sz w:val="16"/>
                <w:szCs w:val="16"/>
                <w:lang w:val="en-AU"/>
              </w:rPr>
            </w:pPr>
            <w:r w:rsidRPr="005D4BA3">
              <w:rPr>
                <w:rFonts w:ascii="Arial" w:hAnsi="Arial" w:cs="Arial"/>
                <w:sz w:val="16"/>
                <w:szCs w:val="16"/>
                <w:lang w:val="en-AU"/>
              </w:rPr>
              <w:t xml:space="preserve">&lt;RoomRate </w:t>
            </w:r>
            <w:r w:rsidRPr="005D4BA3">
              <w:rPr>
                <w:rFonts w:ascii="Arial" w:hAnsi="Arial" w:cs="Arial"/>
                <w:b/>
                <w:sz w:val="16"/>
                <w:szCs w:val="16"/>
                <w:lang w:val="en-AU"/>
              </w:rPr>
              <w:t>BookingCode=”WKDKNG”</w:t>
            </w:r>
            <w:r w:rsidRPr="005D4BA3">
              <w:rPr>
                <w:rFonts w:ascii="Arial" w:hAnsi="Arial" w:cs="Arial"/>
                <w:sz w:val="16"/>
                <w:szCs w:val="16"/>
                <w:lang w:val="en-AU"/>
              </w:rPr>
              <w:t xml:space="preserve"> NumberofUnits=”1” </w:t>
            </w:r>
          </w:p>
          <w:p w14:paraId="16B33353" w14:textId="77777777" w:rsidR="00814D8A" w:rsidRPr="005D4BA3" w:rsidRDefault="00814D8A" w:rsidP="00A87094">
            <w:pPr>
              <w:spacing w:after="0" w:line="240" w:lineRule="auto"/>
              <w:rPr>
                <w:rFonts w:ascii="Arial" w:hAnsi="Arial" w:cs="Arial"/>
                <w:b/>
                <w:sz w:val="16"/>
                <w:szCs w:val="16"/>
                <w:lang w:val="en-AU"/>
              </w:rPr>
            </w:pPr>
            <w:r w:rsidRPr="005D4BA3">
              <w:rPr>
                <w:rFonts w:ascii="Arial" w:hAnsi="Arial" w:cs="Arial"/>
                <w:b/>
                <w:sz w:val="16"/>
                <w:szCs w:val="16"/>
                <w:lang w:val="en-AU"/>
              </w:rPr>
              <w:t>RatePlanType=”4”</w:t>
            </w:r>
          </w:p>
          <w:p w14:paraId="16B33354" w14:textId="77777777" w:rsidR="00814D8A" w:rsidRPr="005D4BA3" w:rsidRDefault="00814D8A" w:rsidP="001F179A">
            <w:pPr>
              <w:pStyle w:val="StyleArial8ptAfter0ptLinespacingsingle"/>
            </w:pPr>
            <w:r w:rsidRPr="005D4BA3">
              <w:rPr>
                <w:lang w:val="en-AU"/>
              </w:rPr>
              <w:t>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55"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56" w14:textId="77777777" w:rsidR="00814D8A" w:rsidRPr="005D4BA3" w:rsidRDefault="00814D8A" w:rsidP="001F179A">
            <w:pPr>
              <w:pStyle w:val="StyleTableText8pt"/>
            </w:pPr>
            <w:r w:rsidRPr="005D4BA3">
              <w:t>OTA Code List – Rate Plan Type (RPT)</w:t>
            </w:r>
          </w:p>
          <w:p w14:paraId="16B33357" w14:textId="77777777" w:rsidR="00814D8A" w:rsidRPr="005D4BA3" w:rsidRDefault="00814D8A" w:rsidP="001F179A">
            <w:pPr>
              <w:pStyle w:val="StyleTableText8pt"/>
            </w:pPr>
            <w:r w:rsidRPr="005D4BA3">
              <w:t>See App</w:t>
            </w:r>
            <w:r>
              <w:t>endix</w:t>
            </w:r>
            <w:r w:rsidRPr="005D4BA3">
              <w:t xml:space="preserve"> A, Figure 3 for </w:t>
            </w:r>
            <w:r>
              <w:t>l</w:t>
            </w:r>
            <w:r w:rsidRPr="005D4BA3">
              <w:t>ist</w:t>
            </w:r>
            <w:r>
              <w:t>.</w:t>
            </w:r>
          </w:p>
          <w:p w14:paraId="16B33358" w14:textId="77777777" w:rsidR="00814D8A" w:rsidRPr="005D4BA3" w:rsidRDefault="00814D8A" w:rsidP="001F179A">
            <w:pPr>
              <w:pStyle w:val="StyleTableText8pt"/>
            </w:pPr>
            <w:r w:rsidRPr="005D4BA3">
              <w:rPr>
                <w:i/>
              </w:rPr>
              <w:t>Example value</w:t>
            </w:r>
            <w:r w:rsidRPr="005D4BA3">
              <w:t>:</w:t>
            </w:r>
          </w:p>
          <w:p w14:paraId="16B33359" w14:textId="77777777" w:rsidR="00814D8A" w:rsidRPr="005D4BA3" w:rsidRDefault="00814D8A" w:rsidP="00E72399">
            <w:pPr>
              <w:pStyle w:val="StyleArial8ptAfter0ptLinespacingsingle"/>
            </w:pPr>
            <w:r w:rsidRPr="005D4BA3">
              <w:rPr>
                <w:lang w:val="en-AU"/>
              </w:rPr>
              <w:t>4 = Corporate</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5A" w14:textId="77777777" w:rsidR="00814D8A" w:rsidRPr="00E07112" w:rsidRDefault="00814D8A" w:rsidP="001F179A">
            <w:pPr>
              <w:pStyle w:val="StyleArial8ptBefore3ptAfter3ptLinespacingsing"/>
            </w:pPr>
            <w:r w:rsidRPr="00E07112">
              <w:t>Rate Plan</w:t>
            </w:r>
          </w:p>
          <w:p w14:paraId="16B3335B" w14:textId="77777777" w:rsidR="00814D8A" w:rsidRPr="00E07112" w:rsidRDefault="00814D8A" w:rsidP="008E4086">
            <w:pPr>
              <w:spacing w:before="60" w:after="60"/>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Worldspan.</w:t>
            </w:r>
          </w:p>
        </w:tc>
      </w:tr>
      <w:tr w:rsidR="00814D8A" w:rsidRPr="005D4BA3" w14:paraId="16B33366"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5D" w14:textId="77777777" w:rsidR="00814D8A" w:rsidRPr="00F860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5E" w14:textId="77777777" w:rsidR="00814D8A" w:rsidRPr="005D4BA3" w:rsidRDefault="00814D8A" w:rsidP="001F179A">
            <w:pPr>
              <w:pStyle w:val="StyleArial8ptAfter0ptLinespacingsingle"/>
            </w:pPr>
            <w:r w:rsidRPr="005D4BA3">
              <w:t>@RatePlanCode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5F"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60" w14:textId="77777777" w:rsidR="00814D8A" w:rsidRPr="005D4BA3" w:rsidRDefault="00814D8A" w:rsidP="00F52891">
            <w:pPr>
              <w:pStyle w:val="StyleTableText6ptAfterbefore"/>
            </w:pPr>
            <w:r w:rsidRPr="005D4BA3">
              <w:t>StringLength1to64</w:t>
            </w:r>
          </w:p>
          <w:p w14:paraId="16B33361" w14:textId="77777777" w:rsidR="00814D8A" w:rsidRPr="005D4BA3" w:rsidRDefault="00814D8A" w:rsidP="00F52891">
            <w:pPr>
              <w:pStyle w:val="StyleTableText6ptAfterbefore"/>
            </w:pPr>
            <w:r w:rsidRPr="005D4BA3">
              <w:rPr>
                <w:i/>
              </w:rPr>
              <w:t>Example:</w:t>
            </w:r>
          </w:p>
          <w:p w14:paraId="16B33362" w14:textId="77777777" w:rsidR="00814D8A" w:rsidRPr="005D4BA3" w:rsidRDefault="00814D8A" w:rsidP="00F52891">
            <w:pPr>
              <w:pStyle w:val="StyleTableText6ptAfterbefore"/>
              <w:rPr>
                <w:rFonts w:cs="Arial"/>
                <w:szCs w:val="16"/>
              </w:rPr>
            </w:pPr>
            <w:r w:rsidRPr="005D4BA3">
              <w:rPr>
                <w:rFonts w:cs="Arial"/>
                <w:szCs w:val="16"/>
              </w:rPr>
              <w:t xml:space="preserve">&lt;RoomRate BookingCode=”WKDKNG” NumberofUnits=”1” </w:t>
            </w:r>
            <w:r w:rsidRPr="005D4BA3">
              <w:rPr>
                <w:rFonts w:cs="Arial"/>
                <w:b/>
                <w:szCs w:val="16"/>
              </w:rPr>
              <w:t>RatePlanCode=”AMEX”</w:t>
            </w:r>
            <w:r w:rsidRPr="005D4BA3">
              <w:rPr>
                <w:rFonts w:cs="Arial"/>
                <w:szCs w:val="16"/>
              </w:rPr>
              <w:t xml:space="preserve">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63"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64" w14:textId="77777777" w:rsidR="00814D8A" w:rsidRPr="005D4BA3"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right w:val="single" w:sz="4" w:space="0" w:color="C0C0C0"/>
            </w:tcBorders>
            <w:shd w:val="clear" w:color="auto" w:fill="auto"/>
          </w:tcPr>
          <w:p w14:paraId="16B33365" w14:textId="77777777" w:rsidR="00814D8A" w:rsidRPr="00077873" w:rsidRDefault="00814D8A" w:rsidP="008E4086">
            <w:pPr>
              <w:pStyle w:val="StyleArial8ptBefore3ptAfter72ptLinespacingsi"/>
            </w:pPr>
            <w:r w:rsidRPr="00BF1545">
              <w:t>Rate Plan Code</w:t>
            </w:r>
          </w:p>
        </w:tc>
      </w:tr>
      <w:tr w:rsidR="00814D8A" w:rsidRPr="00F860DF" w14:paraId="16B3337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67" w14:textId="77777777" w:rsidR="00814D8A" w:rsidRPr="005D4BA3"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68" w14:textId="77777777" w:rsidR="00814D8A" w:rsidRPr="005D4BA3" w:rsidRDefault="00814D8A" w:rsidP="001F179A">
            <w:pPr>
              <w:pStyle w:val="StyleArial8ptAfter0ptLinespacingsingle"/>
            </w:pPr>
            <w:r w:rsidRPr="005D4BA3">
              <w:t>@RatePlanID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69"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6A" w14:textId="77777777" w:rsidR="00814D8A" w:rsidRPr="005D4BA3" w:rsidRDefault="00814D8A" w:rsidP="00F52891">
            <w:pPr>
              <w:pStyle w:val="StyleTableText6ptAfterbefore"/>
            </w:pPr>
            <w:r w:rsidRPr="005D4BA3">
              <w:t>StringLength1to64</w:t>
            </w:r>
          </w:p>
          <w:p w14:paraId="16B3336B" w14:textId="77777777" w:rsidR="00814D8A" w:rsidRPr="005D4BA3" w:rsidRDefault="00814D8A" w:rsidP="00F52891">
            <w:pPr>
              <w:pStyle w:val="StyleTableText6ptAfterbefore"/>
            </w:pPr>
            <w:r w:rsidRPr="005D4BA3">
              <w:rPr>
                <w:i/>
              </w:rPr>
              <w:t>Example:</w:t>
            </w:r>
          </w:p>
          <w:p w14:paraId="16B3336C" w14:textId="77777777" w:rsidR="00814D8A" w:rsidRPr="005D4BA3" w:rsidRDefault="00814D8A" w:rsidP="00F52891">
            <w:pPr>
              <w:pStyle w:val="StyleTableText6ptAfterbefore"/>
              <w:rPr>
                <w:rFonts w:cs="Arial"/>
                <w:szCs w:val="16"/>
              </w:rPr>
            </w:pPr>
            <w:r w:rsidRPr="005D4BA3">
              <w:rPr>
                <w:rFonts w:cs="Arial"/>
                <w:szCs w:val="16"/>
              </w:rPr>
              <w:t xml:space="preserve">&lt;RoomRate BookingCode=”WKDKNG” NumberofUnits=”1” RatePlanCode=”AMEX” </w:t>
            </w:r>
            <w:r w:rsidRPr="005D4BA3">
              <w:rPr>
                <w:rFonts w:cs="Arial"/>
                <w:b/>
                <w:szCs w:val="16"/>
              </w:rPr>
              <w:t>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6D"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6E" w14:textId="77777777" w:rsidR="00814D8A" w:rsidRPr="005D4BA3" w:rsidRDefault="00814D8A" w:rsidP="00214888">
            <w:pPr>
              <w:spacing w:after="0" w:line="240" w:lineRule="auto"/>
              <w:rPr>
                <w:rFonts w:ascii="Arial" w:hAnsi="Arial" w:cs="Arial"/>
                <w:sz w:val="16"/>
                <w:szCs w:val="16"/>
              </w:rPr>
            </w:pPr>
          </w:p>
        </w:tc>
        <w:tc>
          <w:tcPr>
            <w:tcW w:w="3870" w:type="dxa"/>
            <w:tcBorders>
              <w:left w:val="single" w:sz="4" w:space="0" w:color="C0C0C0"/>
              <w:bottom w:val="single" w:sz="4" w:space="0" w:color="C0C0C0"/>
              <w:right w:val="single" w:sz="4" w:space="0" w:color="C0C0C0"/>
            </w:tcBorders>
            <w:shd w:val="clear" w:color="auto" w:fill="auto"/>
          </w:tcPr>
          <w:p w14:paraId="16B3336F" w14:textId="77777777" w:rsidR="00814D8A" w:rsidRPr="00077873" w:rsidRDefault="00814D8A" w:rsidP="008E4086">
            <w:pPr>
              <w:pStyle w:val="StyleArial8ptBefore3ptAfter72ptLinespacingsi"/>
              <w:rPr>
                <w:rFonts w:cs="Arial"/>
                <w:szCs w:val="16"/>
              </w:rPr>
            </w:pPr>
            <w:r w:rsidRPr="00077873">
              <w:t>Corporate ID</w:t>
            </w:r>
          </w:p>
        </w:tc>
      </w:tr>
      <w:tr w:rsidR="00814D8A" w:rsidRPr="00F860DF" w14:paraId="16B33377" w14:textId="77777777" w:rsidTr="00814D8A">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371"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72"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73"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74"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75"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76" w14:textId="77777777" w:rsidR="00814D8A" w:rsidRPr="00F860DF" w:rsidRDefault="00814D8A" w:rsidP="00B03A8B">
            <w:pPr>
              <w:pStyle w:val="TableText"/>
              <w:spacing w:before="0" w:after="0"/>
              <w:rPr>
                <w:b/>
                <w:sz w:val="16"/>
                <w:szCs w:val="16"/>
              </w:rPr>
            </w:pPr>
          </w:p>
        </w:tc>
      </w:tr>
      <w:tr w:rsidR="00814D8A" w:rsidRPr="00F860DF" w14:paraId="16B33395" w14:textId="77777777" w:rsidTr="00814D8A">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378" w14:textId="77777777" w:rsidR="00814D8A" w:rsidRPr="00276660" w:rsidRDefault="00814D8A" w:rsidP="001F179A">
            <w:pPr>
              <w:pStyle w:val="StyleArial8ptBoldAfter0ptLinespacing15lines"/>
            </w:pPr>
            <w:r w:rsidRPr="00276660">
              <w:t>1</w:t>
            </w:r>
          </w:p>
          <w:p w14:paraId="16B33379" w14:textId="77777777" w:rsidR="00814D8A" w:rsidRPr="00396A89" w:rsidRDefault="00814D8A" w:rsidP="00E04702">
            <w:pPr>
              <w:pStyle w:val="TableText"/>
              <w:pageBreakBefore/>
              <w:spacing w:before="0" w:after="0" w:line="360" w:lineRule="auto"/>
              <w:rPr>
                <w:rFonts w:cs="Times New Roman"/>
                <w:b/>
                <w:bCs/>
                <w:sz w:val="16"/>
                <w:szCs w:val="20"/>
                <w:lang w:val="en-US"/>
              </w:rPr>
            </w:pPr>
            <w:r w:rsidRPr="00396A89">
              <w:rPr>
                <w:rFonts w:cs="Times New Roman"/>
                <w:b/>
                <w:bCs/>
                <w:sz w:val="16"/>
                <w:szCs w:val="20"/>
                <w:lang w:val="en-US"/>
              </w:rPr>
              <w:t>2</w:t>
            </w:r>
          </w:p>
          <w:p w14:paraId="16B3337A" w14:textId="77777777" w:rsidR="00814D8A" w:rsidRPr="00396A89" w:rsidRDefault="00814D8A" w:rsidP="00396A89">
            <w:pPr>
              <w:pStyle w:val="StyleArial8ptBoldAfter0ptLinespacing15lines"/>
              <w:rPr>
                <w:b w:val="0"/>
                <w:bCs w:val="0"/>
              </w:rPr>
            </w:pPr>
            <w:r w:rsidRPr="00396A89">
              <w:rPr>
                <w:bCs w:val="0"/>
              </w:rPr>
              <w:t>3</w:t>
            </w:r>
          </w:p>
          <w:p w14:paraId="16B3337B" w14:textId="77777777" w:rsidR="00814D8A" w:rsidRPr="00396A89" w:rsidRDefault="00814D8A" w:rsidP="00396A89">
            <w:pPr>
              <w:pStyle w:val="StyleArial8ptBoldAfter0ptLinespacing15lines"/>
              <w:rPr>
                <w:b w:val="0"/>
                <w:bCs w:val="0"/>
              </w:rPr>
            </w:pPr>
            <w:r w:rsidRPr="00396A89">
              <w:rPr>
                <w:bCs w:val="0"/>
              </w:rPr>
              <w:t>4</w:t>
            </w:r>
          </w:p>
          <w:p w14:paraId="16B3337C" w14:textId="77777777" w:rsidR="00814D8A" w:rsidRPr="00396A89" w:rsidRDefault="00814D8A" w:rsidP="00396A89">
            <w:pPr>
              <w:pStyle w:val="StyleArial8ptBoldAfter0ptLinespacing15lines"/>
              <w:rPr>
                <w:b w:val="0"/>
                <w:bCs w:val="0"/>
              </w:rPr>
            </w:pPr>
            <w:r w:rsidRPr="00396A89">
              <w:rPr>
                <w:bCs w:val="0"/>
              </w:rPr>
              <w:t>5</w:t>
            </w:r>
          </w:p>
          <w:p w14:paraId="16B3337D" w14:textId="77777777" w:rsidR="00814D8A" w:rsidRPr="00396A89" w:rsidRDefault="00814D8A" w:rsidP="00396A89">
            <w:pPr>
              <w:pStyle w:val="StyleArial8ptBoldAfter0ptLinespacing15lines"/>
              <w:rPr>
                <w:b w:val="0"/>
                <w:bCs w:val="0"/>
              </w:rPr>
            </w:pPr>
            <w:r w:rsidRPr="00396A89">
              <w:rPr>
                <w:bCs w:val="0"/>
              </w:rPr>
              <w:t>6</w:t>
            </w:r>
          </w:p>
          <w:p w14:paraId="16B3337E" w14:textId="77777777" w:rsidR="00814D8A" w:rsidRPr="00396A89" w:rsidRDefault="00814D8A" w:rsidP="00396A89">
            <w:pPr>
              <w:pStyle w:val="StyleArial8ptBoldAfter0ptLinespacing15lines"/>
              <w:rPr>
                <w:b w:val="0"/>
                <w:bCs w:val="0"/>
              </w:rPr>
            </w:pPr>
            <w:r w:rsidRPr="00396A89">
              <w:rPr>
                <w:bCs w:val="0"/>
              </w:rPr>
              <w:t>7</w:t>
            </w:r>
          </w:p>
          <w:p w14:paraId="16B3337F" w14:textId="77777777" w:rsidR="00814D8A" w:rsidRPr="00396A89" w:rsidRDefault="00814D8A" w:rsidP="00396A89">
            <w:pPr>
              <w:pStyle w:val="StyleArial8ptBoldAfter0ptLinespacing15lines"/>
              <w:rPr>
                <w:b w:val="0"/>
                <w:bCs w:val="0"/>
              </w:rPr>
            </w:pPr>
            <w:r w:rsidRPr="00396A89">
              <w:rPr>
                <w:bCs w:val="0"/>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380" w14:textId="77777777" w:rsidR="00814D8A" w:rsidRPr="00344437" w:rsidRDefault="00814D8A" w:rsidP="001F179A">
            <w:pPr>
              <w:pStyle w:val="StyleArial8ptBoldAfter0ptLinespacing15lines"/>
            </w:pPr>
            <w:r w:rsidRPr="00344437">
              <w:t>HotelRes</w:t>
            </w:r>
            <w:r>
              <w:t>Modifies</w:t>
            </w:r>
          </w:p>
          <w:p w14:paraId="16B33381" w14:textId="77777777" w:rsidR="00814D8A" w:rsidRPr="00344437" w:rsidRDefault="00814D8A" w:rsidP="001F179A">
            <w:pPr>
              <w:pStyle w:val="StyleArial8ptBoldAfter0ptLinespacing15lines"/>
            </w:pPr>
            <w:r w:rsidRPr="00344437">
              <w:t>HotelRes</w:t>
            </w:r>
            <w:r>
              <w:t>Modify</w:t>
            </w:r>
          </w:p>
          <w:p w14:paraId="16B33382" w14:textId="77777777" w:rsidR="00814D8A" w:rsidRPr="00276660" w:rsidRDefault="00814D8A" w:rsidP="001F179A">
            <w:pPr>
              <w:pStyle w:val="StyleArial8ptBoldAfter0ptLinespacing15lines"/>
            </w:pPr>
            <w:r w:rsidRPr="00276660">
              <w:t>RoomStays</w:t>
            </w:r>
          </w:p>
          <w:p w14:paraId="16B33383" w14:textId="77777777" w:rsidR="00814D8A" w:rsidRPr="00276660" w:rsidRDefault="00814D8A" w:rsidP="001F179A">
            <w:pPr>
              <w:pStyle w:val="StyleArial8ptBoldAfter0ptLinespacing15lines"/>
            </w:pPr>
            <w:r w:rsidRPr="00276660">
              <w:t>RoomStay</w:t>
            </w:r>
          </w:p>
          <w:p w14:paraId="16B33384" w14:textId="77777777" w:rsidR="00814D8A" w:rsidRPr="00276660" w:rsidRDefault="00814D8A" w:rsidP="001F179A">
            <w:pPr>
              <w:pStyle w:val="StyleArial8ptBoldAfter0ptLinespacing15lines"/>
            </w:pPr>
            <w:r w:rsidRPr="00276660">
              <w:t>RoomRates</w:t>
            </w:r>
          </w:p>
          <w:p w14:paraId="16B33385" w14:textId="77777777" w:rsidR="00814D8A" w:rsidRPr="00276660" w:rsidRDefault="00814D8A" w:rsidP="001F179A">
            <w:pPr>
              <w:pStyle w:val="StyleArial8ptBoldAfter0ptLinespacing15lines"/>
            </w:pPr>
            <w:r w:rsidRPr="00276660">
              <w:t>RoomRate</w:t>
            </w:r>
          </w:p>
          <w:p w14:paraId="16B33386" w14:textId="77777777" w:rsidR="00814D8A" w:rsidRPr="00276660" w:rsidRDefault="00814D8A" w:rsidP="001F179A">
            <w:pPr>
              <w:pStyle w:val="StyleArial8ptBoldAfter0ptLinespacing15lines"/>
            </w:pPr>
            <w:r w:rsidRPr="00276660">
              <w:t>Rates</w:t>
            </w:r>
          </w:p>
          <w:p w14:paraId="16B33387" w14:textId="77777777" w:rsidR="00814D8A" w:rsidRPr="00276660" w:rsidRDefault="00814D8A" w:rsidP="001F179A">
            <w:pPr>
              <w:pStyle w:val="StyleArial8ptBoldAfter0ptLinespacing15lines"/>
            </w:pPr>
            <w:r w:rsidRPr="00276660">
              <w:t>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388" w14:textId="77777777" w:rsidR="00814D8A" w:rsidRPr="00396A89" w:rsidRDefault="00814D8A" w:rsidP="00396A89">
            <w:pPr>
              <w:pStyle w:val="StyleArial8ptBoldAfter0ptLinespacing15lines"/>
            </w:pPr>
            <w:r w:rsidRPr="00396A89">
              <w:t>M</w:t>
            </w:r>
          </w:p>
          <w:p w14:paraId="16B33389" w14:textId="77777777" w:rsidR="00814D8A" w:rsidRPr="00396A89" w:rsidRDefault="00814D8A" w:rsidP="00396A89">
            <w:pPr>
              <w:pStyle w:val="StyleArial8ptBoldAfter0ptLinespacing15lines"/>
            </w:pPr>
            <w:r w:rsidRPr="00396A89">
              <w:t>M</w:t>
            </w:r>
          </w:p>
          <w:p w14:paraId="16B3338A" w14:textId="77777777" w:rsidR="00814D8A" w:rsidRPr="00396A89" w:rsidRDefault="00814D8A" w:rsidP="00396A89">
            <w:pPr>
              <w:pStyle w:val="StyleArial8ptBoldAfter0ptLinespacing15lines"/>
            </w:pPr>
            <w:r w:rsidRPr="00396A89">
              <w:t>M</w:t>
            </w:r>
          </w:p>
          <w:p w14:paraId="16B3338B" w14:textId="77777777" w:rsidR="00814D8A" w:rsidRPr="00396A89" w:rsidRDefault="00814D8A" w:rsidP="00396A89">
            <w:pPr>
              <w:pStyle w:val="StyleArial8ptBoldAfter0ptLinespacing15lines"/>
            </w:pPr>
            <w:r w:rsidRPr="00396A89">
              <w:t>M</w:t>
            </w:r>
          </w:p>
          <w:p w14:paraId="16B3338C" w14:textId="77777777" w:rsidR="00814D8A" w:rsidRPr="00396A89" w:rsidRDefault="00814D8A" w:rsidP="00396A89">
            <w:pPr>
              <w:pStyle w:val="StyleArial8ptBoldAfter0ptLinespacing15lines"/>
            </w:pPr>
            <w:r w:rsidRPr="00396A89">
              <w:t>A</w:t>
            </w:r>
          </w:p>
          <w:p w14:paraId="16B3338D" w14:textId="77777777" w:rsidR="00814D8A" w:rsidRPr="00396A89" w:rsidRDefault="00814D8A" w:rsidP="00396A89">
            <w:pPr>
              <w:pStyle w:val="StyleArial8ptBoldAfter0ptLinespacing15lines"/>
            </w:pPr>
            <w:r w:rsidRPr="00396A89">
              <w:t>M</w:t>
            </w:r>
          </w:p>
          <w:p w14:paraId="16B3338E" w14:textId="77777777" w:rsidR="00814D8A" w:rsidRPr="00396A89" w:rsidRDefault="00814D8A" w:rsidP="00396A89">
            <w:pPr>
              <w:pStyle w:val="StyleArial8ptBoldAfter0ptLinespacing15lines"/>
            </w:pPr>
            <w:r w:rsidRPr="00396A89">
              <w:t>M</w:t>
            </w:r>
          </w:p>
          <w:p w14:paraId="16B3338F" w14:textId="77777777" w:rsidR="00814D8A" w:rsidRPr="00396A89" w:rsidRDefault="00814D8A" w:rsidP="00396A89">
            <w:pPr>
              <w:pStyle w:val="StyleArial8ptBoldAfter0ptLinespacing15lines"/>
            </w:pPr>
            <w:r w:rsidRPr="00396A8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390" w14:textId="77777777" w:rsidR="00814D8A" w:rsidRPr="00F860DF" w:rsidRDefault="00814D8A" w:rsidP="00CF7395">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391" w14:textId="77777777" w:rsidR="00814D8A" w:rsidRPr="003B2C6C" w:rsidRDefault="00814D8A" w:rsidP="00256611">
            <w:pPr>
              <w:spacing w:after="0" w:line="360" w:lineRule="auto"/>
              <w:jc w:val="center"/>
              <w:rPr>
                <w:rFonts w:ascii="Arial" w:hAnsi="Arial" w:cs="Arial"/>
                <w:b/>
                <w:sz w:val="16"/>
                <w:szCs w:val="16"/>
              </w:rPr>
            </w:pPr>
            <w:r w:rsidRPr="003B2C6C">
              <w:rPr>
                <w:rFonts w:ascii="Arial" w:hAnsi="Arial" w:cs="Arial"/>
                <w:b/>
                <w:sz w:val="16"/>
                <w:szCs w:val="16"/>
              </w:rPr>
              <w:t>GDS</w:t>
            </w:r>
          </w:p>
          <w:p w14:paraId="16B33392" w14:textId="77777777" w:rsidR="00814D8A" w:rsidRPr="003B2C6C" w:rsidRDefault="00814D8A" w:rsidP="00256611">
            <w:pPr>
              <w:spacing w:after="0" w:line="360" w:lineRule="auto"/>
              <w:jc w:val="center"/>
              <w:rPr>
                <w:rFonts w:ascii="Arial" w:hAnsi="Arial" w:cs="Arial"/>
                <w:b/>
                <w:sz w:val="16"/>
                <w:szCs w:val="16"/>
              </w:rPr>
            </w:pPr>
            <w:r w:rsidRPr="003B2C6C">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393" w14:textId="77777777" w:rsidR="00814D8A" w:rsidRPr="00F860DF" w:rsidRDefault="00814D8A" w:rsidP="00E04702">
            <w:pPr>
              <w:spacing w:after="0" w:line="36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394" w14:textId="77777777" w:rsidR="00814D8A" w:rsidRPr="00F860DF" w:rsidRDefault="00814D8A" w:rsidP="00E04702">
            <w:pPr>
              <w:spacing w:after="0" w:line="360" w:lineRule="auto"/>
              <w:rPr>
                <w:rFonts w:ascii="Arial" w:hAnsi="Arial" w:cs="Arial"/>
                <w:sz w:val="16"/>
                <w:szCs w:val="16"/>
              </w:rPr>
            </w:pPr>
          </w:p>
        </w:tc>
      </w:tr>
      <w:tr w:rsidR="00814D8A" w:rsidRPr="00F860DF" w14:paraId="16B333A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96" w14:textId="77777777" w:rsidR="00814D8A" w:rsidRPr="00F860DF" w:rsidRDefault="00814D8A" w:rsidP="00E0470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97" w14:textId="77777777" w:rsidR="00814D8A" w:rsidRPr="00000214" w:rsidRDefault="00814D8A" w:rsidP="001F179A">
            <w:pPr>
              <w:pStyle w:val="StyleArial8ptAfter0ptLinespacingsingle"/>
            </w:pPr>
            <w:r w:rsidRPr="00000214">
              <w:t>@RateSource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98" w14:textId="77777777" w:rsidR="00814D8A" w:rsidRPr="00000214" w:rsidRDefault="00814D8A" w:rsidP="001F179A">
            <w:pPr>
              <w:pStyle w:val="StyleArial8ptAfter0ptLinespacingsingle"/>
            </w:pPr>
            <w:r w:rsidRPr="00000214">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99" w14:textId="77777777" w:rsidR="00814D8A" w:rsidRPr="00000214" w:rsidRDefault="00814D8A" w:rsidP="001F179A">
            <w:pPr>
              <w:pStyle w:val="StyleArial8ptAfter0ptLinespacingsingle"/>
            </w:pPr>
            <w:r w:rsidRPr="00000214">
              <w:t>StringLength1to32</w:t>
            </w:r>
          </w:p>
          <w:p w14:paraId="16B3339A" w14:textId="77777777" w:rsidR="00814D8A" w:rsidRPr="00000214" w:rsidRDefault="00814D8A" w:rsidP="001F179A">
            <w:pPr>
              <w:pStyle w:val="StyleTableText8pt"/>
            </w:pPr>
            <w:r w:rsidRPr="00000214">
              <w:rPr>
                <w:i/>
              </w:rPr>
              <w:t>Example:</w:t>
            </w:r>
          </w:p>
          <w:p w14:paraId="16B3339B" w14:textId="77777777" w:rsidR="00814D8A" w:rsidRPr="00000214" w:rsidRDefault="00814D8A" w:rsidP="00AB7C7C">
            <w:pPr>
              <w:spacing w:after="0" w:line="240" w:lineRule="auto"/>
              <w:rPr>
                <w:rFonts w:ascii="Arial" w:hAnsi="Arial" w:cs="Arial"/>
                <w:sz w:val="16"/>
                <w:szCs w:val="16"/>
              </w:rPr>
            </w:pPr>
            <w:r w:rsidRPr="00000214">
              <w:rPr>
                <w:rFonts w:ascii="Arial" w:hAnsi="Arial" w:cs="Arial"/>
                <w:sz w:val="16"/>
                <w:szCs w:val="16"/>
                <w:lang w:val="en-AU"/>
              </w:rPr>
              <w:t xml:space="preserve">&lt;Rate </w:t>
            </w:r>
            <w:r w:rsidRPr="00000214">
              <w:rPr>
                <w:rFonts w:ascii="Arial" w:hAnsi="Arial" w:cs="Arial"/>
                <w:b/>
                <w:sz w:val="16"/>
                <w:szCs w:val="16"/>
                <w:lang w:val="en-AU"/>
              </w:rPr>
              <w:t>RateSource=”HTL_Direct”</w:t>
            </w:r>
            <w:r w:rsidRPr="00000214">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9C" w14:textId="77777777" w:rsidR="00814D8A" w:rsidRPr="00000214" w:rsidRDefault="00814D8A" w:rsidP="001F179A">
            <w:pPr>
              <w:pStyle w:val="StyleArial8ptCenteredAfter0ptLinespacingsingle"/>
            </w:pPr>
            <w:r w:rsidRPr="0000021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9D" w14:textId="77777777" w:rsidR="00814D8A" w:rsidRPr="00A87FA8" w:rsidRDefault="00814D8A" w:rsidP="00A87FA8">
            <w:pPr>
              <w:pStyle w:val="StyleTableText6ptAfterbefore"/>
              <w:rPr>
                <w:i/>
              </w:rPr>
            </w:pPr>
            <w:r w:rsidRPr="00A87FA8">
              <w:rPr>
                <w:i/>
              </w:rPr>
              <w:t>Valid Values:</w:t>
            </w:r>
          </w:p>
          <w:p w14:paraId="16B3339E" w14:textId="77777777" w:rsidR="00814D8A" w:rsidRPr="00000214" w:rsidRDefault="00814D8A" w:rsidP="00353ACC">
            <w:pPr>
              <w:pStyle w:val="StyleTableText6ptAfterbefore"/>
              <w:numPr>
                <w:ilvl w:val="0"/>
                <w:numId w:val="15"/>
              </w:numPr>
              <w:ind w:left="252" w:hanging="252"/>
            </w:pPr>
            <w:r w:rsidRPr="00000214">
              <w:t>HTL_Direct (real-time)</w:t>
            </w:r>
          </w:p>
          <w:p w14:paraId="16B3339F" w14:textId="77777777" w:rsidR="00814D8A" w:rsidRPr="00000214" w:rsidRDefault="00814D8A" w:rsidP="00353ACC">
            <w:pPr>
              <w:pStyle w:val="StyleTableText6ptAfterbefore"/>
              <w:numPr>
                <w:ilvl w:val="0"/>
                <w:numId w:val="15"/>
              </w:numPr>
              <w:ind w:left="252" w:hanging="252"/>
            </w:pPr>
            <w:r w:rsidRPr="00000214">
              <w:t>GDS_Database</w:t>
            </w:r>
          </w:p>
          <w:p w14:paraId="16B333A0" w14:textId="77777777" w:rsidR="00814D8A" w:rsidRPr="00000214" w:rsidRDefault="00814D8A" w:rsidP="00353ACC">
            <w:pPr>
              <w:pStyle w:val="StyleTableText6ptAfterbefore"/>
              <w:numPr>
                <w:ilvl w:val="0"/>
                <w:numId w:val="15"/>
              </w:numPr>
              <w:ind w:left="252" w:hanging="252"/>
            </w:pPr>
            <w:r w:rsidRPr="00000214">
              <w:t>HSB (real-time)</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A1" w14:textId="77777777" w:rsidR="00814D8A" w:rsidRPr="00000214" w:rsidRDefault="00814D8A" w:rsidP="008E4086">
            <w:pPr>
              <w:pStyle w:val="StyleArial8ptBefore3ptAfter3ptLinespacingsing"/>
            </w:pPr>
            <w:r w:rsidRPr="00000214">
              <w:t>Inside Availability/Hotel Source Indicator</w:t>
            </w:r>
          </w:p>
        </w:tc>
      </w:tr>
      <w:tr w:rsidR="00814D8A" w:rsidRPr="00F860DF" w14:paraId="16B333A9"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3A3"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A4"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A5"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A6"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A7"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A8" w14:textId="77777777" w:rsidR="00814D8A" w:rsidRPr="00F860DF" w:rsidRDefault="00814D8A" w:rsidP="00B03A8B">
            <w:pPr>
              <w:pStyle w:val="TableText"/>
              <w:spacing w:before="0" w:after="0"/>
              <w:rPr>
                <w:b/>
                <w:sz w:val="16"/>
                <w:szCs w:val="16"/>
              </w:rPr>
            </w:pPr>
          </w:p>
        </w:tc>
      </w:tr>
      <w:tr w:rsidR="00814D8A" w:rsidRPr="002E2D66" w14:paraId="16B333CA"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3AA" w14:textId="77777777" w:rsidR="00814D8A" w:rsidRPr="00694E30" w:rsidRDefault="00814D8A" w:rsidP="00192CA9">
            <w:pPr>
              <w:pStyle w:val="StyleArial8ptBoldAfter0ptLinespacing15lines"/>
            </w:pPr>
            <w:r w:rsidRPr="00694E30">
              <w:t>1</w:t>
            </w:r>
          </w:p>
          <w:p w14:paraId="16B333AB" w14:textId="77777777" w:rsidR="00814D8A" w:rsidRPr="00694E30" w:rsidRDefault="00814D8A" w:rsidP="00192CA9">
            <w:pPr>
              <w:pStyle w:val="StyleArial8ptBoldAfter0ptLinespacing15lines"/>
            </w:pPr>
            <w:r w:rsidRPr="00694E30">
              <w:t>2</w:t>
            </w:r>
          </w:p>
          <w:p w14:paraId="16B333AC" w14:textId="77777777" w:rsidR="00814D8A" w:rsidRPr="00694E30" w:rsidRDefault="00814D8A" w:rsidP="00192CA9">
            <w:pPr>
              <w:pStyle w:val="StyleArial8ptBoldAfter0ptLinespacing15lines"/>
            </w:pPr>
            <w:r w:rsidRPr="00694E30">
              <w:t>3</w:t>
            </w:r>
          </w:p>
          <w:p w14:paraId="16B333AD" w14:textId="77777777" w:rsidR="00814D8A" w:rsidRPr="00694E30" w:rsidRDefault="00814D8A" w:rsidP="00192CA9">
            <w:pPr>
              <w:pStyle w:val="StyleArial8ptBoldAfter0ptLinespacing15lines"/>
            </w:pPr>
            <w:r w:rsidRPr="00694E30">
              <w:t>4</w:t>
            </w:r>
          </w:p>
          <w:p w14:paraId="16B333AE" w14:textId="77777777" w:rsidR="00814D8A" w:rsidRPr="00694E30" w:rsidRDefault="00814D8A" w:rsidP="00192CA9">
            <w:pPr>
              <w:pStyle w:val="StyleArial8ptBoldAfter0ptLinespacing15lines"/>
            </w:pPr>
            <w:r w:rsidRPr="00694E30">
              <w:t>5</w:t>
            </w:r>
          </w:p>
          <w:p w14:paraId="16B333AF" w14:textId="77777777" w:rsidR="00814D8A" w:rsidRPr="00694E30" w:rsidRDefault="00814D8A" w:rsidP="00192CA9">
            <w:pPr>
              <w:pStyle w:val="StyleArial8ptBoldAfter0ptLinespacing15lines"/>
            </w:pPr>
            <w:r w:rsidRPr="00694E30">
              <w:t>6</w:t>
            </w:r>
          </w:p>
          <w:p w14:paraId="16B333B0" w14:textId="77777777" w:rsidR="00814D8A" w:rsidRPr="00694E30" w:rsidRDefault="00814D8A" w:rsidP="00192CA9">
            <w:pPr>
              <w:pStyle w:val="StyleArial8ptBoldAfter0ptLinespacing15lines"/>
            </w:pPr>
            <w:r w:rsidRPr="00694E30">
              <w:t>7</w:t>
            </w:r>
          </w:p>
          <w:p w14:paraId="16B333B1" w14:textId="77777777" w:rsidR="00814D8A" w:rsidRPr="00694E30" w:rsidRDefault="00814D8A" w:rsidP="00192CA9">
            <w:pPr>
              <w:pStyle w:val="StyleArial8ptBoldAfter0ptLinespacing15lines"/>
            </w:pPr>
            <w:r w:rsidRPr="00694E30">
              <w:t>8</w:t>
            </w:r>
          </w:p>
          <w:p w14:paraId="16B333B2" w14:textId="77777777" w:rsidR="00814D8A" w:rsidRPr="00694E30" w:rsidRDefault="00814D8A" w:rsidP="00192CA9">
            <w:pPr>
              <w:pStyle w:val="StyleArial8ptBoldAfter0ptLinespacing15lines"/>
            </w:pPr>
            <w:r w:rsidRPr="00694E30">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3B3" w14:textId="77777777" w:rsidR="00814D8A" w:rsidRPr="00694E30" w:rsidRDefault="00814D8A" w:rsidP="00192CA9">
            <w:pPr>
              <w:pStyle w:val="StyleArial8ptBoldAfter0ptLinespacing15lines"/>
            </w:pPr>
            <w:r w:rsidRPr="00694E30">
              <w:t>HotelResModifies</w:t>
            </w:r>
          </w:p>
          <w:p w14:paraId="16B333B4" w14:textId="77777777" w:rsidR="00814D8A" w:rsidRPr="00694E30" w:rsidRDefault="00814D8A" w:rsidP="00192CA9">
            <w:pPr>
              <w:pStyle w:val="StyleArial8ptBoldAfter0ptLinespacing15lines"/>
            </w:pPr>
            <w:r w:rsidRPr="00694E30">
              <w:t>HotelResModify</w:t>
            </w:r>
          </w:p>
          <w:p w14:paraId="16B333B5" w14:textId="77777777" w:rsidR="00814D8A" w:rsidRPr="00694E30" w:rsidRDefault="00814D8A" w:rsidP="00192CA9">
            <w:pPr>
              <w:pStyle w:val="StyleArial8ptBoldAfter0ptLinespacing15lines"/>
            </w:pPr>
            <w:r w:rsidRPr="00694E30">
              <w:t>RoomStays</w:t>
            </w:r>
          </w:p>
          <w:p w14:paraId="16B333B6" w14:textId="77777777" w:rsidR="00814D8A" w:rsidRPr="00694E30" w:rsidRDefault="00814D8A" w:rsidP="00192CA9">
            <w:pPr>
              <w:pStyle w:val="StyleArial8ptBoldAfter0ptLinespacing15lines"/>
            </w:pPr>
            <w:r w:rsidRPr="00694E30">
              <w:t>RoomStay</w:t>
            </w:r>
          </w:p>
          <w:p w14:paraId="16B333B7" w14:textId="77777777" w:rsidR="00814D8A" w:rsidRPr="00694E30" w:rsidRDefault="00814D8A" w:rsidP="00192CA9">
            <w:pPr>
              <w:pStyle w:val="StyleArial8ptBoldAfter0ptLinespacing15lines"/>
            </w:pPr>
            <w:r w:rsidRPr="00694E30">
              <w:t>RoomRates</w:t>
            </w:r>
          </w:p>
          <w:p w14:paraId="16B333B8" w14:textId="77777777" w:rsidR="00814D8A" w:rsidRPr="00694E30" w:rsidRDefault="00814D8A" w:rsidP="00192CA9">
            <w:pPr>
              <w:pStyle w:val="StyleArial8ptBoldAfter0ptLinespacing15lines"/>
            </w:pPr>
            <w:r w:rsidRPr="00694E30">
              <w:t>RoomRate</w:t>
            </w:r>
          </w:p>
          <w:p w14:paraId="16B333B9" w14:textId="77777777" w:rsidR="00814D8A" w:rsidRPr="00694E30" w:rsidRDefault="00814D8A" w:rsidP="00192CA9">
            <w:pPr>
              <w:pStyle w:val="StyleArial8ptBoldAfter0ptLinespacing15lines"/>
            </w:pPr>
            <w:r w:rsidRPr="00694E30">
              <w:t>Rates</w:t>
            </w:r>
          </w:p>
          <w:p w14:paraId="16B333BA" w14:textId="77777777" w:rsidR="00814D8A" w:rsidRPr="00694E30" w:rsidRDefault="00814D8A" w:rsidP="00192CA9">
            <w:pPr>
              <w:pStyle w:val="StyleArial8ptBoldAfter0ptLinespacing15lines"/>
            </w:pPr>
            <w:r w:rsidRPr="00694E30">
              <w:t>Rate</w:t>
            </w:r>
          </w:p>
          <w:p w14:paraId="16B333BB" w14:textId="77777777" w:rsidR="00814D8A" w:rsidRPr="00694E30" w:rsidRDefault="00814D8A" w:rsidP="00192CA9">
            <w:pPr>
              <w:pStyle w:val="StyleArial8ptBoldAfter0ptLinespacing15lines"/>
            </w:pPr>
            <w:r w:rsidRPr="00694E30">
              <w:t>Base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3BC" w14:textId="77777777" w:rsidR="00814D8A" w:rsidRPr="00694E30" w:rsidRDefault="00814D8A" w:rsidP="00192CA9">
            <w:pPr>
              <w:pStyle w:val="StyleArial8ptBoldAfter0ptLinespacing15lines"/>
            </w:pPr>
            <w:r w:rsidRPr="00694E30">
              <w:t>M</w:t>
            </w:r>
          </w:p>
          <w:p w14:paraId="16B333BD" w14:textId="77777777" w:rsidR="00814D8A" w:rsidRPr="00694E30" w:rsidRDefault="00814D8A" w:rsidP="00192CA9">
            <w:pPr>
              <w:pStyle w:val="StyleArial8ptBoldAfter0ptLinespacing15lines"/>
            </w:pPr>
            <w:r w:rsidRPr="00694E30">
              <w:t>M</w:t>
            </w:r>
          </w:p>
          <w:p w14:paraId="16B333BE" w14:textId="77777777" w:rsidR="00814D8A" w:rsidRPr="00694E30" w:rsidRDefault="00814D8A" w:rsidP="00192CA9">
            <w:pPr>
              <w:pStyle w:val="StyleArial8ptBoldAfter0ptLinespacing15lines"/>
            </w:pPr>
            <w:r w:rsidRPr="00694E30">
              <w:t>M</w:t>
            </w:r>
          </w:p>
          <w:p w14:paraId="16B333BF" w14:textId="77777777" w:rsidR="00814D8A" w:rsidRPr="00694E30" w:rsidRDefault="00814D8A" w:rsidP="00192CA9">
            <w:pPr>
              <w:pStyle w:val="StyleArial8ptBoldAfter0ptLinespacing15lines"/>
            </w:pPr>
            <w:r w:rsidRPr="00694E30">
              <w:t>M</w:t>
            </w:r>
          </w:p>
          <w:p w14:paraId="16B333C0" w14:textId="77777777" w:rsidR="00814D8A" w:rsidRPr="00694E30" w:rsidRDefault="00814D8A" w:rsidP="00192CA9">
            <w:pPr>
              <w:pStyle w:val="StyleArial8ptBoldAfter0ptLinespacing15lines"/>
            </w:pPr>
            <w:r w:rsidRPr="00694E30">
              <w:t>A</w:t>
            </w:r>
          </w:p>
          <w:p w14:paraId="16B333C1" w14:textId="77777777" w:rsidR="00814D8A" w:rsidRPr="00694E30" w:rsidRDefault="00814D8A" w:rsidP="00192CA9">
            <w:pPr>
              <w:pStyle w:val="StyleArial8ptBoldAfter0ptLinespacing15lines"/>
            </w:pPr>
            <w:r w:rsidRPr="00694E30">
              <w:t>M</w:t>
            </w:r>
          </w:p>
          <w:p w14:paraId="16B333C2" w14:textId="77777777" w:rsidR="00814D8A" w:rsidRPr="00694E30" w:rsidRDefault="00814D8A" w:rsidP="00192CA9">
            <w:pPr>
              <w:pStyle w:val="StyleArial8ptBoldAfter0ptLinespacing15lines"/>
            </w:pPr>
            <w:r w:rsidRPr="00694E30">
              <w:t>M</w:t>
            </w:r>
          </w:p>
          <w:p w14:paraId="16B333C3" w14:textId="77777777" w:rsidR="00814D8A" w:rsidRPr="00694E30" w:rsidRDefault="00814D8A" w:rsidP="00192CA9">
            <w:pPr>
              <w:pStyle w:val="StyleArial8ptBoldAfter0ptLinespacing15lines"/>
            </w:pPr>
            <w:r w:rsidRPr="00694E30">
              <w:t xml:space="preserve">M </w:t>
            </w:r>
          </w:p>
          <w:p w14:paraId="16B333C4" w14:textId="77777777" w:rsidR="00814D8A" w:rsidRPr="00694E30" w:rsidRDefault="00814D8A" w:rsidP="00192CA9">
            <w:pPr>
              <w:pStyle w:val="StyleArial8ptBoldAfter0ptLinespacing15lines"/>
            </w:pPr>
            <w:r w:rsidRPr="00694E30">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3C5" w14:textId="77777777" w:rsidR="00814D8A" w:rsidRPr="00694E30" w:rsidRDefault="00814D8A" w:rsidP="00434897">
            <w:pPr>
              <w:pStyle w:val="StyleTableText6ptAfterbefore"/>
            </w:pPr>
            <w:r w:rsidRPr="00694E30">
              <w:rPr>
                <w:b/>
              </w:rPr>
              <w:t xml:space="preserve">GDS Note: </w:t>
            </w:r>
            <w:r w:rsidRPr="00694E30">
              <w:t xml:space="preserve"> If Base is passed, @AmountBeforeTax *OR* @AmountAfterTax is mandatory.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3C6" w14:textId="77777777" w:rsidR="00814D8A" w:rsidRPr="00694E30" w:rsidRDefault="00814D8A" w:rsidP="009B0BEB">
            <w:pPr>
              <w:spacing w:after="0" w:line="360" w:lineRule="auto"/>
              <w:jc w:val="center"/>
              <w:rPr>
                <w:rFonts w:ascii="Arial" w:hAnsi="Arial" w:cs="Arial"/>
                <w:b/>
                <w:sz w:val="16"/>
                <w:szCs w:val="16"/>
              </w:rPr>
            </w:pPr>
            <w:r w:rsidRPr="00694E30">
              <w:rPr>
                <w:rFonts w:ascii="Arial" w:hAnsi="Arial" w:cs="Arial"/>
                <w:b/>
                <w:sz w:val="16"/>
                <w:szCs w:val="16"/>
              </w:rPr>
              <w:t>GDS</w:t>
            </w:r>
          </w:p>
          <w:p w14:paraId="16B333C7" w14:textId="77777777" w:rsidR="00814D8A" w:rsidRPr="002E2D66" w:rsidRDefault="00814D8A" w:rsidP="009B0BEB">
            <w:pPr>
              <w:spacing w:after="0" w:line="360" w:lineRule="auto"/>
              <w:jc w:val="center"/>
              <w:rPr>
                <w:rFonts w:ascii="Arial" w:hAnsi="Arial" w:cs="Arial"/>
                <w:b/>
                <w:sz w:val="16"/>
                <w:szCs w:val="16"/>
              </w:rPr>
            </w:pPr>
            <w:r w:rsidRPr="00694E30">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3C8" w14:textId="77777777" w:rsidR="00814D8A" w:rsidRPr="002E2D66" w:rsidRDefault="00814D8A" w:rsidP="002E2D66">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3C9" w14:textId="77777777" w:rsidR="00814D8A" w:rsidRPr="002E2D66" w:rsidRDefault="00814D8A" w:rsidP="002E2D66">
            <w:pPr>
              <w:spacing w:after="0" w:line="360" w:lineRule="auto"/>
              <w:rPr>
                <w:rFonts w:ascii="Arial" w:hAnsi="Arial" w:cs="Arial"/>
                <w:b/>
                <w:sz w:val="16"/>
                <w:szCs w:val="16"/>
              </w:rPr>
            </w:pPr>
          </w:p>
        </w:tc>
      </w:tr>
      <w:tr w:rsidR="00814D8A" w:rsidRPr="005D4BA3" w14:paraId="16B333D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CB" w14:textId="77777777" w:rsidR="00814D8A" w:rsidRPr="00F860DF" w:rsidRDefault="00814D8A"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CC" w14:textId="77777777" w:rsidR="00814D8A" w:rsidRPr="005D4BA3" w:rsidRDefault="00814D8A" w:rsidP="001F179A">
            <w:pPr>
              <w:pStyle w:val="StyleArial8ptAfter0ptLinespacingsingle"/>
            </w:pPr>
            <w:r w:rsidRPr="005D4BA3">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CD" w14:textId="77777777" w:rsidR="00814D8A" w:rsidRPr="00B2318E" w:rsidRDefault="00814D8A" w:rsidP="001F179A">
            <w:pPr>
              <w:pStyle w:val="StyleArial8ptAfter0ptLinespacingsingle"/>
            </w:pPr>
            <w:r w:rsidRPr="00B2318E">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CE" w14:textId="77777777" w:rsidR="00814D8A" w:rsidRPr="005D4BA3" w:rsidRDefault="00814D8A" w:rsidP="00A87FA8">
            <w:pPr>
              <w:pStyle w:val="StyleTableText6ptAfterbefore"/>
            </w:pPr>
            <w:r w:rsidRPr="005D4BA3">
              <w:t>Money</w:t>
            </w:r>
          </w:p>
          <w:p w14:paraId="16B333CF" w14:textId="77777777" w:rsidR="00814D8A" w:rsidRPr="005D4BA3" w:rsidRDefault="00814D8A" w:rsidP="00A87FA8">
            <w:pPr>
              <w:pStyle w:val="StyleTableText6ptAfterbefore"/>
            </w:pPr>
            <w:r w:rsidRPr="005D4BA3">
              <w:rPr>
                <w:i/>
              </w:rPr>
              <w:t>Example:</w:t>
            </w:r>
          </w:p>
          <w:p w14:paraId="16B333D0" w14:textId="77777777" w:rsidR="00814D8A" w:rsidRPr="005D4BA3" w:rsidRDefault="00814D8A" w:rsidP="00A87FA8">
            <w:pPr>
              <w:pStyle w:val="StyleTableText6ptAfterbefore"/>
              <w:rPr>
                <w:rFonts w:cs="Arial"/>
                <w:szCs w:val="16"/>
              </w:rPr>
            </w:pPr>
            <w:r w:rsidRPr="005D4BA3">
              <w:rPr>
                <w:rFonts w:cs="Arial"/>
                <w:bCs/>
                <w:sz w:val="18"/>
                <w:szCs w:val="18"/>
                <w:shd w:val="clear" w:color="auto" w:fill="FFFFFF"/>
                <w:lang w:eastAsia="ar-SA"/>
              </w:rPr>
              <w:t>&lt;</w:t>
            </w:r>
            <w:r w:rsidRPr="005D4BA3">
              <w:rPr>
                <w:rFonts w:cs="Arial"/>
                <w:szCs w:val="16"/>
              </w:rPr>
              <w:t xml:space="preserve">Base </w:t>
            </w:r>
            <w:r w:rsidRPr="005D4BA3">
              <w:rPr>
                <w:rFonts w:cs="Arial"/>
                <w:b/>
                <w:szCs w:val="16"/>
              </w:rPr>
              <w:t>AmountBeforeTax="8500"</w:t>
            </w:r>
            <w:r w:rsidRPr="005D4BA3">
              <w:rPr>
                <w:rFonts w:cs="Arial"/>
                <w:szCs w:val="16"/>
              </w:rPr>
              <w:t xml:space="preserve"> CurrencyCode="EUR"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D1"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D2" w14:textId="77777777" w:rsidR="00814D8A" w:rsidRPr="00B2318E" w:rsidRDefault="00814D8A" w:rsidP="001F179A">
            <w:pPr>
              <w:pStyle w:val="StyleArial8ptBefore3ptAfter3ptLinespacingsing"/>
            </w:pPr>
          </w:p>
        </w:tc>
        <w:tc>
          <w:tcPr>
            <w:tcW w:w="3870" w:type="dxa"/>
            <w:vMerge w:val="restart"/>
            <w:tcBorders>
              <w:top w:val="single" w:sz="4" w:space="0" w:color="C0C0C0"/>
              <w:left w:val="single" w:sz="4" w:space="0" w:color="C0C0C0"/>
              <w:right w:val="single" w:sz="4" w:space="0" w:color="C0C0C0"/>
            </w:tcBorders>
            <w:shd w:val="clear" w:color="auto" w:fill="auto"/>
          </w:tcPr>
          <w:p w14:paraId="16B333D3" w14:textId="77777777" w:rsidR="00814D8A" w:rsidRPr="00E07112" w:rsidRDefault="00814D8A" w:rsidP="001F179A">
            <w:pPr>
              <w:pStyle w:val="StyleArial8ptBefore3ptAfter72ptLinespacingsi"/>
            </w:pPr>
            <w:r w:rsidRPr="00E07112">
              <w:t>Room Rate with Currency Code</w:t>
            </w:r>
          </w:p>
          <w:p w14:paraId="16B333D4" w14:textId="77777777" w:rsidR="00814D8A" w:rsidRPr="00E07112" w:rsidRDefault="00814D8A" w:rsidP="009F4FEB">
            <w:pPr>
              <w:spacing w:before="60" w:afterLines="60" w:after="144"/>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Galileo/ Apollo.</w:t>
            </w:r>
          </w:p>
        </w:tc>
      </w:tr>
      <w:tr w:rsidR="00814D8A" w:rsidRPr="005D4BA3" w14:paraId="16B333DF"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D6" w14:textId="77777777" w:rsidR="00814D8A" w:rsidRPr="005D4BA3"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D7" w14:textId="77777777" w:rsidR="00814D8A" w:rsidRPr="00B2318E" w:rsidRDefault="00814D8A" w:rsidP="001F179A">
            <w:pPr>
              <w:pStyle w:val="StyleArial8ptAfter0ptLinespacingsingle"/>
            </w:pPr>
            <w:r w:rsidRPr="00B2318E">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D8" w14:textId="77777777" w:rsidR="00814D8A" w:rsidRPr="00B2318E" w:rsidRDefault="00814D8A" w:rsidP="001F179A">
            <w:pPr>
              <w:pStyle w:val="StyleArial8ptAfter0ptLinespacingsingle"/>
            </w:pPr>
            <w:r w:rsidRPr="00B2318E">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D9" w14:textId="77777777" w:rsidR="00814D8A" w:rsidRPr="00B2318E" w:rsidRDefault="00814D8A" w:rsidP="00A87FA8">
            <w:pPr>
              <w:pStyle w:val="StyleTableText6ptAfterbefore"/>
            </w:pPr>
            <w:r w:rsidRPr="00B2318E">
              <w:t>Money</w:t>
            </w:r>
          </w:p>
          <w:p w14:paraId="16B333DA" w14:textId="77777777" w:rsidR="00814D8A" w:rsidRPr="00B2318E" w:rsidRDefault="00814D8A" w:rsidP="00A87FA8">
            <w:pPr>
              <w:pStyle w:val="StyleTableText6ptAfterbefore"/>
            </w:pPr>
            <w:r w:rsidRPr="00B2318E">
              <w:rPr>
                <w:i/>
              </w:rPr>
              <w:t>Example:</w:t>
            </w:r>
          </w:p>
          <w:p w14:paraId="16B333DB" w14:textId="77777777" w:rsidR="00814D8A" w:rsidRPr="00B2318E" w:rsidRDefault="00814D8A" w:rsidP="00A87FA8">
            <w:pPr>
              <w:pStyle w:val="StyleTableText6ptAfterbefore"/>
              <w:rPr>
                <w:rFonts w:cs="Arial"/>
                <w:szCs w:val="16"/>
              </w:rPr>
            </w:pPr>
            <w:r w:rsidRPr="00B2318E">
              <w:rPr>
                <w:rFonts w:cs="Arial"/>
                <w:bCs/>
                <w:sz w:val="18"/>
                <w:szCs w:val="18"/>
                <w:shd w:val="clear" w:color="auto" w:fill="FFFFFF"/>
                <w:lang w:eastAsia="ar-SA"/>
              </w:rPr>
              <w:t>&lt;</w:t>
            </w:r>
            <w:r w:rsidRPr="00B2318E">
              <w:rPr>
                <w:rFonts w:cs="Arial"/>
                <w:szCs w:val="16"/>
              </w:rPr>
              <w:t xml:space="preserve">Base </w:t>
            </w:r>
            <w:r w:rsidRPr="00B2318E">
              <w:rPr>
                <w:rFonts w:cs="Arial"/>
                <w:b/>
                <w:szCs w:val="16"/>
              </w:rPr>
              <w:t>"AmountAfterTax “9150”</w:t>
            </w:r>
            <w:r w:rsidRPr="00B2318E">
              <w:rPr>
                <w:rFonts w:cs="Arial"/>
                <w:szCs w:val="16"/>
              </w:rPr>
              <w:t xml:space="preserve"> CurrencyCode="EUR"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DC" w14:textId="77777777" w:rsidR="00814D8A" w:rsidRPr="00B2318E" w:rsidRDefault="00814D8A" w:rsidP="001F179A">
            <w:pPr>
              <w:pStyle w:val="StyleArial8ptCenteredAfter0ptLinespacingsingle"/>
            </w:pPr>
            <w:r w:rsidRPr="00B2318E">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DD" w14:textId="77777777" w:rsidR="00814D8A" w:rsidRPr="00B2318E" w:rsidRDefault="00814D8A" w:rsidP="001F179A">
            <w:pPr>
              <w:pStyle w:val="StyleArial8ptBefore3ptAfter3ptLinespacingsing"/>
            </w:pPr>
          </w:p>
        </w:tc>
        <w:tc>
          <w:tcPr>
            <w:tcW w:w="3870" w:type="dxa"/>
            <w:vMerge/>
            <w:tcBorders>
              <w:left w:val="single" w:sz="4" w:space="0" w:color="C0C0C0"/>
              <w:right w:val="single" w:sz="4" w:space="0" w:color="C0C0C0"/>
            </w:tcBorders>
            <w:shd w:val="clear" w:color="auto" w:fill="auto"/>
          </w:tcPr>
          <w:p w14:paraId="16B333DE" w14:textId="77777777" w:rsidR="00814D8A" w:rsidRPr="005D4BA3" w:rsidRDefault="00814D8A" w:rsidP="009F4FEB">
            <w:pPr>
              <w:spacing w:before="60" w:afterLines="60" w:after="144"/>
              <w:rPr>
                <w:rFonts w:ascii="Arial" w:hAnsi="Arial" w:cs="Arial"/>
                <w:sz w:val="16"/>
                <w:szCs w:val="16"/>
              </w:rPr>
            </w:pPr>
          </w:p>
        </w:tc>
      </w:tr>
      <w:tr w:rsidR="00814D8A" w:rsidRPr="00F860DF" w14:paraId="16B333EA"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E0" w14:textId="77777777" w:rsidR="00814D8A" w:rsidRPr="005D4BA3"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E1" w14:textId="77777777" w:rsidR="00814D8A" w:rsidRPr="005D4BA3" w:rsidRDefault="00814D8A" w:rsidP="001F179A">
            <w:pPr>
              <w:pStyle w:val="StyleArial8ptAfter0ptLinespacingsingle"/>
            </w:pPr>
            <w:r w:rsidRPr="005D4BA3">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E2" w14:textId="77777777" w:rsidR="00814D8A" w:rsidRPr="005D4BA3" w:rsidRDefault="00814D8A" w:rsidP="001F179A">
            <w:pPr>
              <w:pStyle w:val="StyleArial8ptAfter0ptLinespacingsingle"/>
            </w:pPr>
            <w:r w:rsidRPr="005D4BA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E3" w14:textId="77777777" w:rsidR="00814D8A" w:rsidRPr="005D4BA3" w:rsidRDefault="00814D8A" w:rsidP="00A87FA8">
            <w:pPr>
              <w:pStyle w:val="StyleTableText6ptAfterbefore"/>
            </w:pPr>
            <w:r w:rsidRPr="005D4BA3">
              <w:t>AlphaLength3</w:t>
            </w:r>
          </w:p>
          <w:p w14:paraId="16B333E4" w14:textId="77777777" w:rsidR="00814D8A" w:rsidRPr="005D4BA3" w:rsidRDefault="00814D8A" w:rsidP="00A87FA8">
            <w:pPr>
              <w:pStyle w:val="StyleTableText6ptAfterbefore"/>
            </w:pPr>
            <w:r w:rsidRPr="005D4BA3">
              <w:rPr>
                <w:i/>
              </w:rPr>
              <w:t>Example:</w:t>
            </w:r>
          </w:p>
          <w:p w14:paraId="16B333E5" w14:textId="77777777" w:rsidR="00814D8A" w:rsidRPr="005D4BA3" w:rsidRDefault="00814D8A" w:rsidP="00A87FA8">
            <w:pPr>
              <w:pStyle w:val="StyleTableText6ptAfterbefore"/>
              <w:rPr>
                <w:rFonts w:cs="Arial"/>
                <w:szCs w:val="16"/>
              </w:rPr>
            </w:pPr>
            <w:r w:rsidRPr="005D4BA3">
              <w:rPr>
                <w:rFonts w:cs="Arial"/>
                <w:bCs/>
                <w:sz w:val="18"/>
                <w:szCs w:val="18"/>
                <w:shd w:val="clear" w:color="auto" w:fill="FFFFFF"/>
                <w:lang w:eastAsia="ar-SA"/>
              </w:rPr>
              <w:t>&lt;</w:t>
            </w:r>
            <w:r w:rsidRPr="005D4BA3">
              <w:rPr>
                <w:rFonts w:cs="Arial"/>
                <w:szCs w:val="16"/>
              </w:rPr>
              <w:t xml:space="preserve">Base AmountBeforeTax="8500" </w:t>
            </w:r>
            <w:r w:rsidRPr="005D4BA3">
              <w:rPr>
                <w:rFonts w:cs="Arial"/>
                <w:b/>
                <w:szCs w:val="16"/>
              </w:rPr>
              <w:t>CurrencyCode="EUR"</w:t>
            </w:r>
            <w:r w:rsidRPr="005D4BA3">
              <w:rPr>
                <w:rFonts w:cs="Arial"/>
                <w:szCs w:val="16"/>
              </w:rPr>
              <w:t xml:space="preserve">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E6"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E7" w14:textId="77777777" w:rsidR="00814D8A" w:rsidRDefault="00814D8A" w:rsidP="007D1A5F">
            <w:pPr>
              <w:pStyle w:val="TableText"/>
              <w:rPr>
                <w:sz w:val="16"/>
                <w:szCs w:val="16"/>
              </w:rPr>
            </w:pPr>
            <w:r>
              <w:rPr>
                <w:i/>
                <w:sz w:val="16"/>
                <w:szCs w:val="16"/>
              </w:rPr>
              <w:t>Valid values</w:t>
            </w:r>
            <w:r>
              <w:rPr>
                <w:sz w:val="16"/>
                <w:szCs w:val="16"/>
              </w:rPr>
              <w:t>:</w:t>
            </w:r>
          </w:p>
          <w:p w14:paraId="16B333E8" w14:textId="77777777" w:rsidR="00814D8A" w:rsidRPr="00F860DF" w:rsidRDefault="00814D8A" w:rsidP="007D1A5F">
            <w:pPr>
              <w:pStyle w:val="StyleArial8ptBefore3ptAfter3ptLinespacingsing"/>
            </w:pPr>
            <w:r>
              <w:rPr>
                <w:rFonts w:cs="Arial"/>
                <w:szCs w:val="16"/>
              </w:rPr>
              <w:t>Any valid ISO 4217 three alpha currency code</w:t>
            </w:r>
          </w:p>
        </w:tc>
        <w:tc>
          <w:tcPr>
            <w:tcW w:w="3870" w:type="dxa"/>
            <w:vMerge/>
            <w:tcBorders>
              <w:left w:val="single" w:sz="4" w:space="0" w:color="C0C0C0"/>
              <w:bottom w:val="single" w:sz="4" w:space="0" w:color="C0C0C0"/>
              <w:right w:val="single" w:sz="4" w:space="0" w:color="C0C0C0"/>
            </w:tcBorders>
            <w:shd w:val="clear" w:color="auto" w:fill="auto"/>
          </w:tcPr>
          <w:p w14:paraId="16B333E9" w14:textId="77777777" w:rsidR="00814D8A" w:rsidRPr="00E92958" w:rsidRDefault="00814D8A" w:rsidP="009F4FEB">
            <w:pPr>
              <w:spacing w:before="60" w:afterLines="60" w:after="144" w:line="240" w:lineRule="auto"/>
              <w:rPr>
                <w:rFonts w:ascii="Arial" w:hAnsi="Arial" w:cs="Arial"/>
                <w:sz w:val="16"/>
                <w:szCs w:val="16"/>
              </w:rPr>
            </w:pPr>
          </w:p>
        </w:tc>
      </w:tr>
      <w:tr w:rsidR="00814D8A" w:rsidRPr="00F860DF" w14:paraId="16B333F7"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3EB" w14:textId="77777777" w:rsidR="00814D8A" w:rsidRPr="00F860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3EC" w14:textId="77777777" w:rsidR="00814D8A" w:rsidRPr="005D4BA3" w:rsidRDefault="00814D8A" w:rsidP="001F179A">
            <w:pPr>
              <w:pStyle w:val="StyleArial8ptAfter0ptLinespacingsingle"/>
            </w:pPr>
            <w:r w:rsidRPr="005D4BA3">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ED" w14:textId="77777777" w:rsidR="00814D8A" w:rsidRPr="005D4BA3" w:rsidRDefault="00814D8A" w:rsidP="001F179A">
            <w:pPr>
              <w:pStyle w:val="StyleArial8ptAfter0ptLinespacingsingle"/>
            </w:pPr>
            <w:r w:rsidRPr="005D4BA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EE" w14:textId="77777777" w:rsidR="00814D8A" w:rsidRPr="005D4BA3" w:rsidRDefault="00814D8A" w:rsidP="001F179A">
            <w:pPr>
              <w:pStyle w:val="StyleArial8ptAfter0ptLinespacingsingle"/>
            </w:pPr>
            <w:r w:rsidRPr="005D4BA3">
              <w:t>xs:nonNegativeInteger</w:t>
            </w:r>
          </w:p>
          <w:p w14:paraId="16B333EF" w14:textId="77777777" w:rsidR="00814D8A" w:rsidRPr="005D4BA3" w:rsidRDefault="00814D8A" w:rsidP="001F179A">
            <w:pPr>
              <w:pStyle w:val="StyleTableText8pt"/>
            </w:pPr>
            <w:r w:rsidRPr="005D4BA3">
              <w:rPr>
                <w:i/>
              </w:rPr>
              <w:t>Example:</w:t>
            </w:r>
          </w:p>
          <w:p w14:paraId="16B333F0" w14:textId="77777777" w:rsidR="00814D8A" w:rsidRPr="005D4BA3" w:rsidRDefault="00814D8A" w:rsidP="00B068C4">
            <w:pPr>
              <w:spacing w:after="0" w:line="240" w:lineRule="auto"/>
              <w:rPr>
                <w:rFonts w:ascii="Arial" w:hAnsi="Arial" w:cs="Arial"/>
                <w:sz w:val="16"/>
                <w:szCs w:val="16"/>
              </w:rPr>
            </w:pPr>
            <w:r w:rsidRPr="005D4BA3">
              <w:rPr>
                <w:rFonts w:cs="Arial"/>
                <w:bCs/>
                <w:sz w:val="18"/>
                <w:szCs w:val="18"/>
                <w:shd w:val="clear" w:color="auto" w:fill="FFFFFF"/>
                <w:lang w:eastAsia="ar-SA"/>
              </w:rPr>
              <w:t>&lt;</w:t>
            </w:r>
            <w:r w:rsidRPr="005D4BA3">
              <w:rPr>
                <w:rFonts w:ascii="Arial" w:hAnsi="Arial" w:cs="Arial"/>
                <w:sz w:val="16"/>
                <w:szCs w:val="16"/>
                <w:lang w:val="en-AU"/>
              </w:rPr>
              <w:t xml:space="preserve">Base </w:t>
            </w:r>
            <w:r w:rsidRPr="005D4BA3">
              <w:rPr>
                <w:rFonts w:ascii="Arial" w:hAnsi="Arial" w:cs="Arial"/>
                <w:b/>
                <w:sz w:val="16"/>
                <w:szCs w:val="16"/>
                <w:lang w:val="en-AU"/>
              </w:rPr>
              <w:t>"</w:t>
            </w:r>
            <w:r w:rsidRPr="005D4BA3">
              <w:rPr>
                <w:rFonts w:ascii="Arial" w:hAnsi="Arial" w:cs="Arial"/>
                <w:sz w:val="16"/>
                <w:szCs w:val="16"/>
                <w:lang w:val="en-AU"/>
              </w:rPr>
              <w:t xml:space="preserve">AmountAfterTax “9150” CurrencyCode="EUR" </w:t>
            </w:r>
            <w:r w:rsidRPr="005D4BA3">
              <w:rPr>
                <w:rFonts w:ascii="Arial" w:hAnsi="Arial" w:cs="Arial"/>
                <w:b/>
                <w:sz w:val="16"/>
                <w:szCs w:val="16"/>
                <w:lang w:val="en-AU"/>
              </w:rPr>
              <w:t>DecimalPlaces=”2”</w:t>
            </w:r>
            <w:r w:rsidRPr="005D4BA3">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F1" w14:textId="77777777" w:rsidR="00814D8A" w:rsidRPr="005D4BA3" w:rsidRDefault="00814D8A" w:rsidP="001F179A">
            <w:pPr>
              <w:pStyle w:val="StyleArial8ptCenteredAfter0ptLinespacingsingle"/>
            </w:pPr>
            <w:r w:rsidRPr="005D4BA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F2" w14:textId="77777777" w:rsidR="00814D8A" w:rsidRPr="005435F1" w:rsidRDefault="00814D8A" w:rsidP="001F179A">
            <w:pPr>
              <w:pStyle w:val="StyleTableText8pt"/>
            </w:pPr>
            <w:r w:rsidRPr="005435F1">
              <w:rPr>
                <w:i/>
              </w:rPr>
              <w:t>Valid values</w:t>
            </w:r>
            <w:r w:rsidRPr="005435F1">
              <w:t>:</w:t>
            </w:r>
          </w:p>
          <w:p w14:paraId="16B333F3" w14:textId="77777777" w:rsidR="00814D8A" w:rsidRPr="005435F1" w:rsidRDefault="00814D8A" w:rsidP="001F179A">
            <w:pPr>
              <w:pStyle w:val="StyleArial8ptAfter0ptLinespacingsingle"/>
            </w:pPr>
            <w:r w:rsidRPr="005435F1">
              <w:t>0, 1, 2 or 3</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F4" w14:textId="77777777" w:rsidR="00814D8A" w:rsidRPr="00E07112" w:rsidRDefault="00814D8A" w:rsidP="001F179A">
            <w:pPr>
              <w:pStyle w:val="StyleArial8ptBefore3ptAfter72ptLinespacingsi"/>
            </w:pPr>
            <w:r w:rsidRPr="00E07112">
              <w:t>Decimal Placement</w:t>
            </w:r>
          </w:p>
          <w:p w14:paraId="16B333F5" w14:textId="77777777" w:rsidR="00814D8A" w:rsidRPr="00E07112" w:rsidRDefault="00814D8A" w:rsidP="00007EF7">
            <w:pPr>
              <w:pStyle w:val="StyleArial8ptBefore3ptAfter72ptLinespacingsi"/>
            </w:pPr>
            <w:r w:rsidRPr="00E07112">
              <w:t>GDS=3</w:t>
            </w:r>
          </w:p>
          <w:p w14:paraId="16B333F6" w14:textId="77777777" w:rsidR="00814D8A" w:rsidRPr="00E07112" w:rsidRDefault="00814D8A" w:rsidP="009F4FEB">
            <w:pPr>
              <w:spacing w:before="60" w:afterLines="60" w:after="144"/>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Galileo/ Apollo.</w:t>
            </w:r>
          </w:p>
        </w:tc>
      </w:tr>
      <w:tr w:rsidR="00814D8A" w:rsidRPr="00F860DF" w14:paraId="16B333FE"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3F8"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3F9"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3FA"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3FB"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3FC"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3FD" w14:textId="77777777" w:rsidR="00814D8A" w:rsidRPr="00F860DF" w:rsidRDefault="00814D8A" w:rsidP="00B03A8B">
            <w:pPr>
              <w:pStyle w:val="TableText"/>
              <w:spacing w:before="0" w:after="0"/>
              <w:rPr>
                <w:b/>
                <w:sz w:val="16"/>
                <w:szCs w:val="16"/>
              </w:rPr>
            </w:pPr>
          </w:p>
        </w:tc>
      </w:tr>
      <w:tr w:rsidR="00814D8A" w:rsidRPr="00925C6A" w14:paraId="16B3341F"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3FF" w14:textId="77777777" w:rsidR="00814D8A" w:rsidRPr="00925C6A" w:rsidRDefault="00814D8A" w:rsidP="001F179A">
            <w:pPr>
              <w:pStyle w:val="StyleArial8ptBoldAfter0ptLinespacing15lines"/>
            </w:pPr>
            <w:r w:rsidRPr="00925C6A">
              <w:t>1</w:t>
            </w:r>
          </w:p>
          <w:p w14:paraId="16B33400" w14:textId="77777777" w:rsidR="00814D8A" w:rsidRPr="00925C6A" w:rsidRDefault="00814D8A" w:rsidP="001F179A">
            <w:pPr>
              <w:pStyle w:val="StyleArial8ptBoldAfter0ptLinespacing15lines"/>
            </w:pPr>
            <w:r w:rsidRPr="00925C6A">
              <w:t>2</w:t>
            </w:r>
          </w:p>
          <w:p w14:paraId="16B33401" w14:textId="77777777" w:rsidR="00814D8A" w:rsidRPr="00925C6A" w:rsidRDefault="00814D8A" w:rsidP="001F179A">
            <w:pPr>
              <w:pStyle w:val="StyleArial8ptBoldAfter0ptLinespacing15lines"/>
            </w:pPr>
            <w:r w:rsidRPr="00925C6A">
              <w:t>3</w:t>
            </w:r>
          </w:p>
          <w:p w14:paraId="16B33402" w14:textId="77777777" w:rsidR="00814D8A" w:rsidRPr="00925C6A" w:rsidRDefault="00814D8A" w:rsidP="001F179A">
            <w:pPr>
              <w:pStyle w:val="StyleArial8ptBoldAfter0ptLinespacing15lines"/>
            </w:pPr>
            <w:r w:rsidRPr="00925C6A">
              <w:t>4</w:t>
            </w:r>
          </w:p>
          <w:p w14:paraId="16B33403" w14:textId="77777777" w:rsidR="00814D8A" w:rsidRPr="00925C6A" w:rsidRDefault="00814D8A" w:rsidP="001F179A">
            <w:pPr>
              <w:pStyle w:val="StyleArial8ptBoldAfter0ptLinespacing15lines"/>
            </w:pPr>
            <w:r w:rsidRPr="00925C6A">
              <w:t>5</w:t>
            </w:r>
          </w:p>
          <w:p w14:paraId="16B33404" w14:textId="77777777" w:rsidR="00814D8A" w:rsidRPr="00925C6A" w:rsidRDefault="00814D8A" w:rsidP="001F179A">
            <w:pPr>
              <w:pStyle w:val="StyleArial8ptBoldAfter0ptLinespacing15lines"/>
            </w:pPr>
            <w:r w:rsidRPr="00925C6A">
              <w:t>6</w:t>
            </w:r>
          </w:p>
          <w:p w14:paraId="16B33405" w14:textId="77777777" w:rsidR="00814D8A" w:rsidRPr="00925C6A" w:rsidRDefault="00814D8A" w:rsidP="001F179A">
            <w:pPr>
              <w:pStyle w:val="StyleArial8ptBoldAfter0ptLinespacing15lines"/>
            </w:pPr>
            <w:r w:rsidRPr="00925C6A">
              <w:t>7</w:t>
            </w:r>
          </w:p>
          <w:p w14:paraId="16B33406" w14:textId="77777777" w:rsidR="00814D8A" w:rsidRPr="00925C6A" w:rsidRDefault="00814D8A" w:rsidP="001F179A">
            <w:pPr>
              <w:pStyle w:val="StyleArial8ptBoldAfter0ptLinespacing15lines"/>
            </w:pPr>
            <w:r w:rsidRPr="00925C6A">
              <w:t>8</w:t>
            </w:r>
          </w:p>
          <w:p w14:paraId="16B33407" w14:textId="77777777" w:rsidR="00814D8A" w:rsidRPr="00925C6A" w:rsidRDefault="00814D8A" w:rsidP="001F179A">
            <w:pPr>
              <w:pStyle w:val="StyleArial8ptBoldAfter0ptLinespacing15lines"/>
            </w:pPr>
            <w:r w:rsidRPr="00925C6A">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408" w14:textId="77777777" w:rsidR="00814D8A" w:rsidRPr="00344437" w:rsidRDefault="00814D8A" w:rsidP="001F179A">
            <w:pPr>
              <w:pStyle w:val="StyleArial8ptBoldAfter0ptLinespacing15lines"/>
            </w:pPr>
            <w:r w:rsidRPr="00344437">
              <w:t>HotelRes</w:t>
            </w:r>
            <w:r>
              <w:t>Modifies</w:t>
            </w:r>
          </w:p>
          <w:p w14:paraId="16B33409" w14:textId="77777777" w:rsidR="00814D8A" w:rsidRPr="00344437" w:rsidRDefault="00814D8A" w:rsidP="001F179A">
            <w:pPr>
              <w:pStyle w:val="StyleArial8ptBoldAfter0ptLinespacing15lines"/>
            </w:pPr>
            <w:r w:rsidRPr="00344437">
              <w:t>HotelRes</w:t>
            </w:r>
            <w:r>
              <w:t>Modify</w:t>
            </w:r>
          </w:p>
          <w:p w14:paraId="16B3340A" w14:textId="77777777" w:rsidR="00814D8A" w:rsidRPr="00925C6A" w:rsidRDefault="00814D8A" w:rsidP="001F179A">
            <w:pPr>
              <w:pStyle w:val="StyleArial8ptBoldAfter0ptLinespacing15lines"/>
            </w:pPr>
            <w:r w:rsidRPr="00925C6A">
              <w:t>RoomStays</w:t>
            </w:r>
          </w:p>
          <w:p w14:paraId="16B3340B" w14:textId="77777777" w:rsidR="00814D8A" w:rsidRPr="00925C6A" w:rsidRDefault="00814D8A" w:rsidP="001F179A">
            <w:pPr>
              <w:pStyle w:val="StyleArial8ptBoldAfter0ptLinespacing15lines"/>
            </w:pPr>
            <w:r w:rsidRPr="00925C6A">
              <w:t>RoomStay</w:t>
            </w:r>
          </w:p>
          <w:p w14:paraId="16B3340C" w14:textId="77777777" w:rsidR="00814D8A" w:rsidRPr="00925C6A" w:rsidRDefault="00814D8A" w:rsidP="001F179A">
            <w:pPr>
              <w:pStyle w:val="StyleArial8ptBoldAfter0ptLinespacing15lines"/>
            </w:pPr>
            <w:r w:rsidRPr="00925C6A">
              <w:t>RoomRates</w:t>
            </w:r>
          </w:p>
          <w:p w14:paraId="16B3340D" w14:textId="77777777" w:rsidR="00814D8A" w:rsidRPr="00925C6A" w:rsidRDefault="00814D8A" w:rsidP="001F179A">
            <w:pPr>
              <w:pStyle w:val="StyleArial8ptBoldAfter0ptLinespacing15lines"/>
            </w:pPr>
            <w:r w:rsidRPr="00925C6A">
              <w:t>RoomRate</w:t>
            </w:r>
          </w:p>
          <w:p w14:paraId="16B3340E" w14:textId="77777777" w:rsidR="00814D8A" w:rsidRPr="00925C6A" w:rsidRDefault="00814D8A" w:rsidP="001F179A">
            <w:pPr>
              <w:pStyle w:val="StyleArial8ptBoldAfter0ptLinespacing15lines"/>
            </w:pPr>
            <w:r w:rsidRPr="00925C6A">
              <w:t>Rates</w:t>
            </w:r>
          </w:p>
          <w:p w14:paraId="16B3340F" w14:textId="77777777" w:rsidR="00814D8A" w:rsidRPr="00925C6A" w:rsidRDefault="00814D8A" w:rsidP="001F179A">
            <w:pPr>
              <w:pStyle w:val="StyleArial8ptBoldAfter0ptLinespacing15lines"/>
            </w:pPr>
            <w:r w:rsidRPr="00925C6A">
              <w:t>Rate</w:t>
            </w:r>
          </w:p>
          <w:p w14:paraId="16B33410" w14:textId="77777777" w:rsidR="00814D8A" w:rsidRPr="00925C6A" w:rsidRDefault="00814D8A" w:rsidP="001F179A">
            <w:pPr>
              <w:pStyle w:val="StyleArial8ptBoldAfter0ptLinespacing15lines"/>
            </w:pPr>
            <w:r w:rsidRPr="00925C6A">
              <w:t>Total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411" w14:textId="77777777" w:rsidR="00814D8A" w:rsidRPr="00396A89" w:rsidRDefault="00814D8A" w:rsidP="00396A89">
            <w:pPr>
              <w:pStyle w:val="StyleArial8ptBoldAfter0ptLinespacing15lines"/>
            </w:pPr>
            <w:r w:rsidRPr="00396A89">
              <w:t>M</w:t>
            </w:r>
          </w:p>
          <w:p w14:paraId="16B33412" w14:textId="77777777" w:rsidR="00814D8A" w:rsidRPr="00396A89" w:rsidRDefault="00814D8A" w:rsidP="00396A89">
            <w:pPr>
              <w:pStyle w:val="StyleArial8ptBoldAfter0ptLinespacing15lines"/>
            </w:pPr>
            <w:r w:rsidRPr="00396A89">
              <w:t>M</w:t>
            </w:r>
          </w:p>
          <w:p w14:paraId="16B33413" w14:textId="77777777" w:rsidR="00814D8A" w:rsidRPr="00396A89" w:rsidRDefault="00814D8A" w:rsidP="00396A89">
            <w:pPr>
              <w:pStyle w:val="StyleArial8ptBoldAfter0ptLinespacing15lines"/>
            </w:pPr>
            <w:r w:rsidRPr="00396A89">
              <w:t>M</w:t>
            </w:r>
          </w:p>
          <w:p w14:paraId="16B33414" w14:textId="77777777" w:rsidR="00814D8A" w:rsidRPr="00396A89" w:rsidRDefault="00814D8A" w:rsidP="00396A89">
            <w:pPr>
              <w:pStyle w:val="StyleArial8ptBoldAfter0ptLinespacing15lines"/>
            </w:pPr>
            <w:r w:rsidRPr="00396A89">
              <w:t>M</w:t>
            </w:r>
          </w:p>
          <w:p w14:paraId="16B33415" w14:textId="77777777" w:rsidR="00814D8A" w:rsidRPr="00396A89" w:rsidRDefault="00814D8A" w:rsidP="00396A89">
            <w:pPr>
              <w:pStyle w:val="StyleArial8ptBoldAfter0ptLinespacing15lines"/>
            </w:pPr>
            <w:r w:rsidRPr="00396A89">
              <w:t>A</w:t>
            </w:r>
          </w:p>
          <w:p w14:paraId="16B33416" w14:textId="77777777" w:rsidR="00814D8A" w:rsidRPr="00396A89" w:rsidRDefault="00814D8A" w:rsidP="00396A89">
            <w:pPr>
              <w:pStyle w:val="StyleArial8ptBoldAfter0ptLinespacing15lines"/>
            </w:pPr>
            <w:r w:rsidRPr="00396A89">
              <w:t>M</w:t>
            </w:r>
          </w:p>
          <w:p w14:paraId="16B33417" w14:textId="77777777" w:rsidR="00814D8A" w:rsidRPr="00396A89" w:rsidRDefault="00814D8A" w:rsidP="00396A89">
            <w:pPr>
              <w:pStyle w:val="StyleArial8ptBoldAfter0ptLinespacing15lines"/>
            </w:pPr>
            <w:r w:rsidRPr="00396A89">
              <w:t>M</w:t>
            </w:r>
          </w:p>
          <w:p w14:paraId="16B33418" w14:textId="77777777" w:rsidR="00814D8A" w:rsidRPr="00396A89" w:rsidRDefault="00814D8A" w:rsidP="00396A89">
            <w:pPr>
              <w:pStyle w:val="StyleArial8ptBoldAfter0ptLinespacing15lines"/>
            </w:pPr>
            <w:r w:rsidRPr="00396A89">
              <w:t xml:space="preserve">M </w:t>
            </w:r>
          </w:p>
          <w:p w14:paraId="16B33419" w14:textId="77777777" w:rsidR="00814D8A" w:rsidRPr="00925C6A" w:rsidRDefault="00814D8A" w:rsidP="00396A89">
            <w:pPr>
              <w:pStyle w:val="StyleArial8ptBoldAfter0ptLinespacing15lines"/>
            </w:pPr>
            <w:r w:rsidRPr="00925C6A">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41A" w14:textId="77777777" w:rsidR="00814D8A" w:rsidRPr="00925C6A" w:rsidRDefault="00814D8A"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1B" w14:textId="77777777" w:rsidR="00814D8A" w:rsidRDefault="00814D8A" w:rsidP="009B0BEB">
            <w:pPr>
              <w:spacing w:after="0" w:line="360" w:lineRule="auto"/>
              <w:jc w:val="center"/>
              <w:rPr>
                <w:rFonts w:ascii="Arial" w:hAnsi="Arial" w:cs="Arial"/>
                <w:b/>
                <w:sz w:val="16"/>
                <w:szCs w:val="16"/>
              </w:rPr>
            </w:pPr>
            <w:r>
              <w:rPr>
                <w:rFonts w:ascii="Arial" w:hAnsi="Arial" w:cs="Arial"/>
                <w:b/>
                <w:sz w:val="16"/>
                <w:szCs w:val="16"/>
              </w:rPr>
              <w:t>GDS</w:t>
            </w:r>
          </w:p>
          <w:p w14:paraId="16B3341C" w14:textId="77777777" w:rsidR="00814D8A" w:rsidRPr="00925C6A" w:rsidRDefault="00814D8A"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41D" w14:textId="77777777" w:rsidR="00814D8A" w:rsidRPr="00925C6A" w:rsidRDefault="00814D8A" w:rsidP="00925C6A">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41E" w14:textId="77777777" w:rsidR="00814D8A" w:rsidRPr="00925C6A" w:rsidRDefault="00814D8A" w:rsidP="00925C6A">
            <w:pPr>
              <w:spacing w:after="0" w:line="360" w:lineRule="auto"/>
              <w:rPr>
                <w:rFonts w:ascii="Arial" w:hAnsi="Arial" w:cs="Arial"/>
                <w:b/>
                <w:sz w:val="16"/>
                <w:szCs w:val="16"/>
              </w:rPr>
            </w:pPr>
          </w:p>
        </w:tc>
      </w:tr>
      <w:tr w:rsidR="00814D8A" w:rsidRPr="00651DDF" w14:paraId="16B3342A"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420" w14:textId="77777777" w:rsidR="00814D8A" w:rsidRPr="00651DDF" w:rsidRDefault="00814D8A"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421" w14:textId="77777777" w:rsidR="00814D8A" w:rsidRPr="00651DDF" w:rsidRDefault="00814D8A" w:rsidP="002803EB">
            <w:pPr>
              <w:spacing w:before="60" w:after="0" w:line="240" w:lineRule="auto"/>
              <w:rPr>
                <w:rFonts w:ascii="Arial" w:hAnsi="Arial" w:cs="Arial"/>
                <w:sz w:val="16"/>
                <w:szCs w:val="16"/>
              </w:rPr>
            </w:pPr>
            <w:r w:rsidRPr="00651DDF">
              <w:rPr>
                <w:rFonts w:ascii="Arial" w:hAnsi="Arial" w:cs="Arial"/>
                <w:sz w:val="16"/>
                <w:szCs w:val="16"/>
              </w:rPr>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22" w14:textId="77777777" w:rsidR="00814D8A" w:rsidRPr="00651DDF" w:rsidRDefault="00814D8A" w:rsidP="002803EB">
            <w:pPr>
              <w:spacing w:before="60" w:after="0" w:line="240" w:lineRule="auto"/>
              <w:rPr>
                <w:rFonts w:ascii="Arial" w:hAnsi="Arial" w:cs="Arial"/>
                <w:sz w:val="16"/>
                <w:szCs w:val="16"/>
              </w:rPr>
            </w:pPr>
            <w:r w:rsidRPr="00651D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23" w14:textId="77777777" w:rsidR="00814D8A" w:rsidRPr="00651DDF" w:rsidRDefault="00814D8A" w:rsidP="001F179A">
            <w:pPr>
              <w:pStyle w:val="StyleArial8ptAfter0ptLinespacingsingle"/>
            </w:pPr>
            <w:r w:rsidRPr="00651DDF">
              <w:t>Money</w:t>
            </w:r>
          </w:p>
          <w:p w14:paraId="16B33424" w14:textId="77777777" w:rsidR="00814D8A" w:rsidRPr="00651DDF" w:rsidRDefault="00814D8A" w:rsidP="001F179A">
            <w:pPr>
              <w:pStyle w:val="StyleTableText8pt"/>
            </w:pPr>
            <w:r w:rsidRPr="00651DDF">
              <w:rPr>
                <w:i/>
              </w:rPr>
              <w:t>Example:</w:t>
            </w:r>
          </w:p>
          <w:p w14:paraId="16B33425" w14:textId="77777777" w:rsidR="00814D8A" w:rsidRPr="00651DDF" w:rsidRDefault="00814D8A" w:rsidP="00E6726B">
            <w:pPr>
              <w:spacing w:after="0" w:line="240" w:lineRule="auto"/>
              <w:rPr>
                <w:rFonts w:ascii="Arial" w:hAnsi="Arial" w:cs="Arial"/>
                <w:sz w:val="16"/>
                <w:szCs w:val="16"/>
              </w:rPr>
            </w:pPr>
            <w:r w:rsidRPr="00651DDF">
              <w:rPr>
                <w:rFonts w:ascii="Arial" w:hAnsi="Arial" w:cs="Arial"/>
                <w:bCs/>
                <w:sz w:val="16"/>
                <w:szCs w:val="16"/>
                <w:shd w:val="clear" w:color="auto" w:fill="FFFFFF"/>
                <w:lang w:eastAsia="ar-SA"/>
              </w:rPr>
              <w:t>&lt;Total</w:t>
            </w:r>
            <w:r w:rsidRPr="00651DDF">
              <w:rPr>
                <w:rFonts w:ascii="Arial" w:hAnsi="Arial" w:cs="Arial"/>
                <w:sz w:val="16"/>
                <w:szCs w:val="16"/>
                <w:lang w:val="en-AU"/>
              </w:rPr>
              <w:t xml:space="preserve"> </w:t>
            </w:r>
            <w:r w:rsidRPr="00651DDF">
              <w:rPr>
                <w:rFonts w:ascii="Arial" w:hAnsi="Arial" w:cs="Arial"/>
                <w:b/>
                <w:sz w:val="16"/>
                <w:szCs w:val="16"/>
                <w:lang w:val="en-AU"/>
              </w:rPr>
              <w:t>"AmountAfterTax “9150”</w:t>
            </w:r>
            <w:r w:rsidRPr="00651DDF">
              <w:rPr>
                <w:rFonts w:ascii="Arial" w:hAnsi="Arial" w:cs="Arial"/>
                <w:sz w:val="16"/>
                <w:szCs w:val="16"/>
                <w:lang w:val="en-AU"/>
              </w:rPr>
              <w:t xml:space="preserve"> CurrencyCode="EUR" DecimalPlaces=”2” AdditionalFeesExcludedIndicator=”</w:t>
            </w:r>
            <w:r>
              <w:rPr>
                <w:rFonts w:ascii="Arial" w:hAnsi="Arial" w:cs="Arial"/>
                <w:sz w:val="16"/>
                <w:szCs w:val="16"/>
                <w:lang w:val="en-AU"/>
              </w:rPr>
              <w:t>true</w:t>
            </w:r>
            <w:r w:rsidRPr="00651DDF">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26" w14:textId="77777777" w:rsidR="00814D8A" w:rsidRPr="00651DDF" w:rsidRDefault="00814D8A" w:rsidP="002803EB">
            <w:pPr>
              <w:spacing w:before="60" w:after="0" w:line="240" w:lineRule="auto"/>
              <w:jc w:val="center"/>
              <w:rPr>
                <w:rFonts w:ascii="Arial" w:hAnsi="Arial" w:cs="Arial"/>
                <w:sz w:val="16"/>
                <w:szCs w:val="16"/>
              </w:rPr>
            </w:pPr>
            <w:r w:rsidRPr="00651DDF">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27" w14:textId="77777777" w:rsidR="00814D8A" w:rsidRPr="00651DDF" w:rsidRDefault="00814D8A" w:rsidP="00132B6B">
            <w:pPr>
              <w:spacing w:before="60" w:after="6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28" w14:textId="77777777" w:rsidR="00814D8A" w:rsidRPr="00E07112" w:rsidRDefault="00814D8A" w:rsidP="001F179A">
            <w:pPr>
              <w:pStyle w:val="StyleArial8ptBefore3ptAfter3ptLinespacingsing"/>
            </w:pPr>
            <w:r w:rsidRPr="00E07112">
              <w:t>Approximate Total Rate</w:t>
            </w:r>
          </w:p>
          <w:p w14:paraId="16B33429" w14:textId="77777777" w:rsidR="00814D8A" w:rsidRPr="00E07112" w:rsidRDefault="00814D8A" w:rsidP="008E4086">
            <w:pPr>
              <w:spacing w:before="60" w:after="60"/>
              <w:rPr>
                <w:rFonts w:ascii="Arial" w:hAnsi="Arial" w:cs="Arial"/>
                <w:sz w:val="16"/>
                <w:szCs w:val="16"/>
              </w:rPr>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Galileo/ Apollo.</w:t>
            </w:r>
          </w:p>
        </w:tc>
      </w:tr>
      <w:tr w:rsidR="00814D8A" w:rsidRPr="00651DDF" w14:paraId="16B3343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42B" w14:textId="77777777" w:rsidR="00814D8A" w:rsidRPr="00651D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42C" w14:textId="77777777" w:rsidR="00814D8A" w:rsidRPr="00651DDF" w:rsidRDefault="00814D8A" w:rsidP="002803EB">
            <w:pPr>
              <w:spacing w:before="60" w:after="0" w:line="240" w:lineRule="auto"/>
              <w:rPr>
                <w:rFonts w:ascii="Arial" w:hAnsi="Arial" w:cs="Arial"/>
                <w:sz w:val="16"/>
                <w:szCs w:val="16"/>
              </w:rPr>
            </w:pPr>
            <w:r w:rsidRPr="00651DDF">
              <w:rPr>
                <w:rFonts w:ascii="Arial" w:hAnsi="Arial" w:cs="Arial"/>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2D" w14:textId="77777777" w:rsidR="00814D8A" w:rsidRPr="00651DDF" w:rsidRDefault="00814D8A" w:rsidP="002803EB">
            <w:pPr>
              <w:spacing w:before="60" w:after="0" w:line="240" w:lineRule="auto"/>
              <w:rPr>
                <w:rFonts w:ascii="Arial" w:hAnsi="Arial" w:cs="Arial"/>
                <w:sz w:val="16"/>
                <w:szCs w:val="16"/>
              </w:rPr>
            </w:pPr>
            <w:r w:rsidRPr="00651D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2E" w14:textId="77777777" w:rsidR="00814D8A" w:rsidRPr="00651DDF" w:rsidRDefault="00814D8A" w:rsidP="00A87FA8">
            <w:pPr>
              <w:pStyle w:val="StyleTableText6ptAfterbefore"/>
            </w:pPr>
            <w:r w:rsidRPr="00651DDF">
              <w:t>AlphaLength3</w:t>
            </w:r>
          </w:p>
          <w:p w14:paraId="16B3342F" w14:textId="77777777" w:rsidR="00814D8A" w:rsidRPr="00651DDF" w:rsidRDefault="00814D8A" w:rsidP="00A87FA8">
            <w:pPr>
              <w:pStyle w:val="StyleTableText6ptAfterbefore"/>
            </w:pPr>
            <w:r w:rsidRPr="00651DDF">
              <w:rPr>
                <w:i/>
              </w:rPr>
              <w:t>Example:</w:t>
            </w:r>
          </w:p>
          <w:p w14:paraId="16B33430" w14:textId="77777777" w:rsidR="00814D8A" w:rsidRPr="00651DDF" w:rsidRDefault="00814D8A" w:rsidP="00A87FA8">
            <w:pPr>
              <w:pStyle w:val="StyleTableText6ptAfterbefore"/>
              <w:rPr>
                <w:rFonts w:cs="Arial"/>
                <w:szCs w:val="16"/>
              </w:rPr>
            </w:pPr>
            <w:r w:rsidRPr="00651DDF">
              <w:rPr>
                <w:rFonts w:cs="Arial"/>
                <w:bCs/>
                <w:szCs w:val="16"/>
                <w:shd w:val="clear" w:color="auto" w:fill="FFFFFF"/>
                <w:lang w:eastAsia="ar-SA"/>
              </w:rPr>
              <w:t>&lt;Total</w:t>
            </w:r>
            <w:r w:rsidRPr="00651DDF">
              <w:rPr>
                <w:rFonts w:cs="Arial"/>
                <w:szCs w:val="16"/>
              </w:rPr>
              <w:t xml:space="preserve"> "AmountAfterTax “9150” </w:t>
            </w:r>
            <w:r w:rsidRPr="00651DDF">
              <w:rPr>
                <w:rFonts w:cs="Arial"/>
                <w:b/>
                <w:szCs w:val="16"/>
              </w:rPr>
              <w:t>CurrencyCode="EUR"</w:t>
            </w:r>
            <w:r w:rsidRPr="00651DDF">
              <w:rPr>
                <w:rFonts w:cs="Arial"/>
                <w:szCs w:val="16"/>
              </w:rPr>
              <w:t xml:space="preserve"> DecimalPlaces=”2” AdditionalFeesExcludedIndicator=”</w:t>
            </w:r>
            <w:r>
              <w:rPr>
                <w:rFonts w:cs="Arial"/>
                <w:szCs w:val="16"/>
              </w:rPr>
              <w:t>true</w:t>
            </w:r>
            <w:r w:rsidRPr="00651DDF">
              <w:rPr>
                <w:rFonts w:cs="Arial"/>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31" w14:textId="77777777" w:rsidR="00814D8A" w:rsidRPr="00651DDF" w:rsidRDefault="00814D8A" w:rsidP="002803EB">
            <w:pPr>
              <w:spacing w:before="60" w:after="0" w:line="240" w:lineRule="auto"/>
              <w:jc w:val="center"/>
              <w:rPr>
                <w:rFonts w:ascii="Arial" w:hAnsi="Arial" w:cs="Arial"/>
                <w:sz w:val="16"/>
                <w:szCs w:val="16"/>
              </w:rPr>
            </w:pPr>
            <w:r w:rsidRPr="00651DDF">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32" w14:textId="77777777" w:rsidR="00814D8A" w:rsidRPr="00651DDF" w:rsidRDefault="00814D8A" w:rsidP="007D1A5F">
            <w:pPr>
              <w:pStyle w:val="TableText"/>
              <w:rPr>
                <w:sz w:val="16"/>
                <w:szCs w:val="16"/>
              </w:rPr>
            </w:pPr>
            <w:r w:rsidRPr="00651DDF">
              <w:rPr>
                <w:i/>
                <w:sz w:val="16"/>
                <w:szCs w:val="16"/>
              </w:rPr>
              <w:t>Valid values</w:t>
            </w:r>
            <w:r w:rsidRPr="00651DDF">
              <w:rPr>
                <w:sz w:val="16"/>
                <w:szCs w:val="16"/>
              </w:rPr>
              <w:t>:</w:t>
            </w:r>
          </w:p>
          <w:p w14:paraId="16B33433" w14:textId="77777777" w:rsidR="00814D8A" w:rsidRPr="00651DDF" w:rsidRDefault="00814D8A" w:rsidP="007D1A5F">
            <w:pPr>
              <w:pStyle w:val="StyleArial8ptBefore3ptAfter3ptLinespacingsing"/>
            </w:pPr>
            <w:r w:rsidRPr="00651DDF">
              <w:rPr>
                <w:rFonts w:cs="Arial"/>
                <w:szCs w:val="16"/>
              </w:rPr>
              <w:t>Any valid ISO 4217 three alpha currency code</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34" w14:textId="77777777" w:rsidR="00814D8A" w:rsidRPr="00651DDF" w:rsidRDefault="00814D8A" w:rsidP="00132B6B">
            <w:pPr>
              <w:spacing w:before="60" w:after="60" w:line="240" w:lineRule="auto"/>
              <w:rPr>
                <w:rFonts w:ascii="Arial" w:hAnsi="Arial" w:cs="Arial"/>
                <w:sz w:val="16"/>
                <w:szCs w:val="16"/>
              </w:rPr>
            </w:pPr>
          </w:p>
        </w:tc>
      </w:tr>
      <w:tr w:rsidR="00814D8A" w:rsidRPr="00651DDF" w14:paraId="16B33441"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436" w14:textId="77777777" w:rsidR="00814D8A" w:rsidRPr="00651D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437" w14:textId="77777777" w:rsidR="00814D8A" w:rsidRPr="00651DDF" w:rsidRDefault="00814D8A" w:rsidP="002803EB">
            <w:pPr>
              <w:spacing w:before="60" w:after="0" w:line="240" w:lineRule="auto"/>
              <w:rPr>
                <w:rFonts w:ascii="Arial" w:hAnsi="Arial" w:cs="Arial"/>
                <w:sz w:val="16"/>
                <w:szCs w:val="16"/>
              </w:rPr>
            </w:pPr>
            <w:r w:rsidRPr="00651DDF">
              <w:rPr>
                <w:rFonts w:ascii="Arial" w:hAnsi="Arial" w:cs="Arial"/>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38" w14:textId="77777777" w:rsidR="00814D8A" w:rsidRPr="00651DDF" w:rsidRDefault="00814D8A" w:rsidP="002803EB">
            <w:pPr>
              <w:spacing w:before="60" w:after="0" w:line="240" w:lineRule="auto"/>
              <w:rPr>
                <w:rFonts w:ascii="Arial" w:hAnsi="Arial" w:cs="Arial"/>
                <w:sz w:val="16"/>
                <w:szCs w:val="16"/>
              </w:rPr>
            </w:pPr>
            <w:r w:rsidRPr="00651D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39" w14:textId="77777777" w:rsidR="00814D8A" w:rsidRPr="00651DDF" w:rsidRDefault="00814D8A" w:rsidP="00A87FA8">
            <w:pPr>
              <w:pStyle w:val="StyleTableText6ptAfterbefore"/>
            </w:pPr>
            <w:r w:rsidRPr="00651DDF">
              <w:t>xs:NonNegativeInteger</w:t>
            </w:r>
          </w:p>
          <w:p w14:paraId="16B3343A" w14:textId="77777777" w:rsidR="00814D8A" w:rsidRPr="00651DDF" w:rsidRDefault="00814D8A" w:rsidP="00A87FA8">
            <w:pPr>
              <w:pStyle w:val="StyleTableText6ptAfterbefore"/>
            </w:pPr>
            <w:r w:rsidRPr="00651DDF">
              <w:rPr>
                <w:i/>
              </w:rPr>
              <w:t>Example:</w:t>
            </w:r>
          </w:p>
          <w:p w14:paraId="16B3343B" w14:textId="77777777" w:rsidR="00814D8A" w:rsidRPr="00651DDF" w:rsidRDefault="00814D8A" w:rsidP="00A87FA8">
            <w:pPr>
              <w:pStyle w:val="StyleTableText6ptAfterbefore"/>
              <w:rPr>
                <w:rFonts w:cs="Arial"/>
                <w:szCs w:val="16"/>
              </w:rPr>
            </w:pPr>
            <w:r w:rsidRPr="00651DDF">
              <w:rPr>
                <w:rFonts w:cs="Arial"/>
                <w:bCs/>
                <w:szCs w:val="16"/>
                <w:shd w:val="clear" w:color="auto" w:fill="FFFFFF"/>
                <w:lang w:eastAsia="ar-SA"/>
              </w:rPr>
              <w:t>&lt;Total</w:t>
            </w:r>
            <w:r w:rsidRPr="00651DDF">
              <w:rPr>
                <w:rFonts w:cs="Arial"/>
                <w:szCs w:val="16"/>
              </w:rPr>
              <w:t xml:space="preserve"> "AmountAfterTax “9150” CurrencyCode="EUR" </w:t>
            </w:r>
            <w:r w:rsidRPr="00651DDF">
              <w:rPr>
                <w:rFonts w:cs="Arial"/>
                <w:b/>
                <w:szCs w:val="16"/>
              </w:rPr>
              <w:t>DecimalPlaces=”2”</w:t>
            </w:r>
            <w:r w:rsidRPr="00651DDF">
              <w:rPr>
                <w:rFonts w:cs="Arial"/>
                <w:szCs w:val="16"/>
              </w:rPr>
              <w:t xml:space="preserve"> AdditionalFeesExcludedIndicator=”</w:t>
            </w:r>
            <w:r>
              <w:rPr>
                <w:rFonts w:cs="Arial"/>
                <w:szCs w:val="16"/>
              </w:rPr>
              <w:t>true</w:t>
            </w:r>
            <w:r w:rsidRPr="00651DDF">
              <w:rPr>
                <w:rFonts w:cs="Arial"/>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3C" w14:textId="77777777" w:rsidR="00814D8A" w:rsidRPr="00651DDF" w:rsidRDefault="00814D8A" w:rsidP="002803EB">
            <w:pPr>
              <w:spacing w:before="60" w:after="0" w:line="240" w:lineRule="auto"/>
              <w:jc w:val="center"/>
              <w:rPr>
                <w:rFonts w:ascii="Arial" w:hAnsi="Arial" w:cs="Arial"/>
                <w:sz w:val="16"/>
                <w:szCs w:val="16"/>
              </w:rPr>
            </w:pPr>
            <w:r w:rsidRPr="00651DDF">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3D" w14:textId="77777777" w:rsidR="00814D8A" w:rsidRPr="005435F1" w:rsidRDefault="00814D8A" w:rsidP="00B95725">
            <w:pPr>
              <w:pStyle w:val="StyleTableText8pt"/>
              <w:rPr>
                <w:szCs w:val="16"/>
              </w:rPr>
            </w:pPr>
            <w:r w:rsidRPr="005435F1">
              <w:rPr>
                <w:i/>
                <w:szCs w:val="16"/>
              </w:rPr>
              <w:t>Valid values</w:t>
            </w:r>
            <w:r w:rsidRPr="005435F1">
              <w:rPr>
                <w:szCs w:val="16"/>
              </w:rPr>
              <w:t>:</w:t>
            </w:r>
          </w:p>
          <w:p w14:paraId="16B3343E" w14:textId="77777777" w:rsidR="00814D8A" w:rsidRPr="005435F1" w:rsidRDefault="00814D8A" w:rsidP="00B95725">
            <w:pPr>
              <w:spacing w:after="0" w:line="240" w:lineRule="auto"/>
              <w:rPr>
                <w:rFonts w:ascii="Arial" w:hAnsi="Arial" w:cs="Arial"/>
                <w:sz w:val="16"/>
                <w:szCs w:val="16"/>
              </w:rPr>
            </w:pPr>
            <w:r w:rsidRPr="005435F1">
              <w:rPr>
                <w:rFonts w:ascii="Arial" w:hAnsi="Arial" w:cs="Arial"/>
                <w:sz w:val="16"/>
                <w:szCs w:val="16"/>
              </w:rPr>
              <w:t>0, 1, 2 or 3</w:t>
            </w:r>
          </w:p>
          <w:p w14:paraId="16B3343F" w14:textId="77777777" w:rsidR="00814D8A" w:rsidRPr="005435F1" w:rsidRDefault="00814D8A" w:rsidP="00B95725">
            <w:pPr>
              <w:ind w:firstLine="720"/>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40" w14:textId="77777777" w:rsidR="00814D8A" w:rsidRPr="00651DDF" w:rsidRDefault="00814D8A" w:rsidP="001F179A">
            <w:pPr>
              <w:pStyle w:val="StyleArial8ptAfter0ptLinespacingsingle"/>
            </w:pPr>
          </w:p>
        </w:tc>
      </w:tr>
      <w:tr w:rsidR="00814D8A" w:rsidRPr="00F860DF" w14:paraId="16B3344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442" w14:textId="77777777" w:rsidR="00814D8A" w:rsidRPr="00F860DF" w:rsidRDefault="00814D8A"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443" w14:textId="77777777" w:rsidR="00814D8A" w:rsidRPr="00694E30" w:rsidRDefault="00814D8A" w:rsidP="001F179A">
            <w:pPr>
              <w:pStyle w:val="StyleArial8ptAfter0ptLinespacingsingle"/>
            </w:pPr>
            <w:r w:rsidRPr="00694E30">
              <w:t>@AdditionalFeesExcludedIndicator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44" w14:textId="77777777" w:rsidR="00814D8A" w:rsidRPr="00694E30" w:rsidRDefault="00814D8A" w:rsidP="001F179A">
            <w:pPr>
              <w:pStyle w:val="StyleArial8ptAfter0ptLinespacingsingle"/>
            </w:pPr>
            <w:r w:rsidRPr="00694E30">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45" w14:textId="77777777" w:rsidR="00814D8A" w:rsidRPr="00694E30" w:rsidRDefault="00814D8A" w:rsidP="001F179A">
            <w:pPr>
              <w:pStyle w:val="StyleArial8ptAfter0ptLinespacingsingle"/>
            </w:pPr>
            <w:r w:rsidRPr="00694E30">
              <w:t>xs:Boolean</w:t>
            </w:r>
          </w:p>
          <w:p w14:paraId="16B33446" w14:textId="77777777" w:rsidR="00814D8A" w:rsidRPr="00694E30" w:rsidRDefault="00814D8A" w:rsidP="001F179A">
            <w:pPr>
              <w:pStyle w:val="StyleTableText8pt"/>
            </w:pPr>
            <w:r w:rsidRPr="00694E30">
              <w:rPr>
                <w:i/>
              </w:rPr>
              <w:t>Example:</w:t>
            </w:r>
          </w:p>
          <w:p w14:paraId="16B33447" w14:textId="77777777" w:rsidR="00814D8A" w:rsidRPr="00694E30" w:rsidRDefault="00814D8A" w:rsidP="00DC0F50">
            <w:pPr>
              <w:spacing w:after="0" w:line="240" w:lineRule="auto"/>
              <w:rPr>
                <w:rFonts w:ascii="Arial" w:hAnsi="Arial" w:cs="Arial"/>
                <w:sz w:val="16"/>
                <w:szCs w:val="16"/>
              </w:rPr>
            </w:pPr>
            <w:r w:rsidRPr="00694E30">
              <w:rPr>
                <w:rFonts w:cs="Arial"/>
                <w:bCs/>
                <w:sz w:val="16"/>
                <w:szCs w:val="16"/>
                <w:shd w:val="clear" w:color="auto" w:fill="FFFFFF"/>
                <w:lang w:eastAsia="ar-SA"/>
              </w:rPr>
              <w:t>&lt;</w:t>
            </w:r>
            <w:r w:rsidRPr="00694E30">
              <w:rPr>
                <w:rFonts w:ascii="Arial" w:hAnsi="Arial" w:cs="Arial"/>
                <w:bCs/>
                <w:sz w:val="16"/>
                <w:szCs w:val="16"/>
                <w:shd w:val="clear" w:color="auto" w:fill="FFFFFF"/>
                <w:lang w:eastAsia="ar-SA"/>
              </w:rPr>
              <w:t>Total</w:t>
            </w:r>
            <w:r w:rsidRPr="00694E30">
              <w:rPr>
                <w:rFonts w:ascii="Arial" w:hAnsi="Arial" w:cs="Arial"/>
                <w:sz w:val="16"/>
                <w:szCs w:val="16"/>
                <w:lang w:val="en-AU"/>
              </w:rPr>
              <w:t xml:space="preserve"> "AmountAfterTax “9150” CurrencyCode="EUR" DecimalPlaces=”2” </w:t>
            </w:r>
            <w:r w:rsidRPr="00694E30">
              <w:rPr>
                <w:rFonts w:ascii="Arial" w:hAnsi="Arial" w:cs="Arial"/>
                <w:b/>
                <w:sz w:val="16"/>
                <w:szCs w:val="16"/>
                <w:lang w:val="en-AU"/>
              </w:rPr>
              <w:t>AdditionalFeesExcludedIndicator=”true”/&gt;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48" w14:textId="77777777" w:rsidR="00814D8A" w:rsidRPr="00694E30" w:rsidRDefault="00814D8A" w:rsidP="001F179A">
            <w:pPr>
              <w:pStyle w:val="StyleArial8ptCenteredAfter0ptLinespacingsingle"/>
            </w:pPr>
            <w:r w:rsidRPr="00694E30">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49" w14:textId="77777777" w:rsidR="00814D8A" w:rsidRPr="00694E30" w:rsidRDefault="00814D8A" w:rsidP="00A87FA8">
            <w:pPr>
              <w:pStyle w:val="StyleTableText6ptAfterbefore"/>
              <w:rPr>
                <w:ins w:id="20" w:author="Kunz, Jane" w:date="2011-06-20T15:10:00Z"/>
                <w:i/>
              </w:rPr>
            </w:pPr>
            <w:r w:rsidRPr="00694E30">
              <w:rPr>
                <w:i/>
              </w:rPr>
              <w:t>Valid Values:</w:t>
            </w:r>
          </w:p>
          <w:p w14:paraId="16B3344A" w14:textId="77777777" w:rsidR="00814D8A" w:rsidRPr="00694E30" w:rsidRDefault="00814D8A" w:rsidP="00AB7697">
            <w:pPr>
              <w:pStyle w:val="ListParagraph"/>
              <w:numPr>
                <w:ilvl w:val="0"/>
                <w:numId w:val="23"/>
              </w:numPr>
              <w:spacing w:line="240" w:lineRule="exact"/>
              <w:ind w:left="252" w:hanging="180"/>
              <w:rPr>
                <w:ins w:id="21" w:author="Kunz, Jane" w:date="2011-06-20T15:10:00Z"/>
                <w:rFonts w:cs="Arial"/>
                <w:color w:val="0000FF"/>
                <w:sz w:val="16"/>
                <w:szCs w:val="16"/>
              </w:rPr>
            </w:pPr>
            <w:r w:rsidRPr="00694E30">
              <w:rPr>
                <w:rFonts w:cs="Arial"/>
                <w:color w:val="0000FF"/>
                <w:sz w:val="16"/>
                <w:szCs w:val="16"/>
              </w:rPr>
              <w:t>f</w:t>
            </w:r>
            <w:ins w:id="22" w:author="Kunz, Jane" w:date="2011-06-20T15:10:00Z">
              <w:r w:rsidRPr="00694E30">
                <w:rPr>
                  <w:rFonts w:cs="Arial"/>
                  <w:color w:val="0000FF"/>
                  <w:sz w:val="16"/>
                  <w:szCs w:val="16"/>
                </w:rPr>
                <w:t>alse = Approximate Total Plus extra option charges</w:t>
              </w:r>
            </w:ins>
          </w:p>
          <w:p w14:paraId="16B3344B" w14:textId="77777777" w:rsidR="00814D8A" w:rsidRPr="00694E30" w:rsidRDefault="00814D8A" w:rsidP="00AB7697">
            <w:pPr>
              <w:pStyle w:val="StyleTableText6ptAfterbefore"/>
              <w:numPr>
                <w:ilvl w:val="0"/>
                <w:numId w:val="23"/>
              </w:numPr>
              <w:ind w:left="252" w:hanging="180"/>
              <w:rPr>
                <w:rFonts w:cs="Arial"/>
              </w:rPr>
            </w:pPr>
            <w:r w:rsidRPr="00694E30">
              <w:rPr>
                <w:rFonts w:asciiTheme="minorHAnsi" w:eastAsiaTheme="minorHAnsi" w:hAnsiTheme="minorHAnsi" w:cs="Arial"/>
                <w:sz w:val="20"/>
              </w:rPr>
              <w:t>t</w:t>
            </w:r>
            <w:ins w:id="23" w:author="Kunz, Jane" w:date="2011-06-20T15:10:00Z">
              <w:r w:rsidRPr="00694E30">
                <w:rPr>
                  <w:rFonts w:asciiTheme="minorHAnsi" w:eastAsiaTheme="minorHAnsi" w:hAnsiTheme="minorHAnsi" w:cs="Arial"/>
                  <w:sz w:val="20"/>
                </w:rPr>
                <w:t>rue = Approximate Total with tax minus extra option charges</w:t>
              </w:r>
            </w:ins>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4C" w14:textId="77777777" w:rsidR="00814D8A" w:rsidRPr="00E07112" w:rsidRDefault="00814D8A" w:rsidP="001F179A">
            <w:pPr>
              <w:pStyle w:val="StyleArial8ptBefore3ptAfter72ptLinespacingsi"/>
            </w:pPr>
            <w:r w:rsidRPr="00E07112">
              <w:t>Pricing Type</w:t>
            </w:r>
          </w:p>
          <w:p w14:paraId="16B3344D" w14:textId="77777777" w:rsidR="00814D8A" w:rsidRPr="00E07112" w:rsidRDefault="00814D8A" w:rsidP="009F4FEB">
            <w:pPr>
              <w:spacing w:before="60" w:afterLines="60" w:after="144"/>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Galileo/ Apo</w:t>
            </w:r>
            <w:r w:rsidRPr="00E07112">
              <w:rPr>
                <w:rFonts w:ascii="Arial" w:hAnsi="Arial" w:cs="Arial"/>
                <w:sz w:val="16"/>
                <w:szCs w:val="16"/>
              </w:rPr>
              <w:t>llo</w:t>
            </w:r>
          </w:p>
        </w:tc>
      </w:tr>
      <w:tr w:rsidR="00814D8A" w:rsidRPr="00F860DF" w14:paraId="16B33455"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44F"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50"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51"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52"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53"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54" w14:textId="77777777" w:rsidR="00814D8A" w:rsidRPr="00F860DF" w:rsidRDefault="00814D8A" w:rsidP="00B03A8B">
            <w:pPr>
              <w:pStyle w:val="TableText"/>
              <w:spacing w:before="0" w:after="0"/>
              <w:rPr>
                <w:b/>
                <w:sz w:val="16"/>
                <w:szCs w:val="16"/>
              </w:rPr>
            </w:pPr>
          </w:p>
        </w:tc>
      </w:tr>
      <w:tr w:rsidR="00814D8A" w:rsidRPr="00925C6A" w14:paraId="16B3346A"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456" w14:textId="77777777" w:rsidR="00814D8A" w:rsidRPr="00925C6A" w:rsidRDefault="00814D8A" w:rsidP="001F179A">
            <w:pPr>
              <w:pStyle w:val="StyleArial8ptBoldAfter0ptLinespacing15lines"/>
            </w:pPr>
            <w:r w:rsidRPr="00925C6A">
              <w:t>1</w:t>
            </w:r>
          </w:p>
          <w:p w14:paraId="16B33457" w14:textId="77777777" w:rsidR="00814D8A" w:rsidRPr="00925C6A" w:rsidRDefault="00814D8A" w:rsidP="001F179A">
            <w:pPr>
              <w:pStyle w:val="StyleArial8ptBoldAfter0ptLinespacing15lines"/>
            </w:pPr>
            <w:r w:rsidRPr="00925C6A">
              <w:t>2</w:t>
            </w:r>
          </w:p>
          <w:p w14:paraId="16B33458" w14:textId="77777777" w:rsidR="00814D8A" w:rsidRPr="00925C6A" w:rsidRDefault="00814D8A" w:rsidP="001F179A">
            <w:pPr>
              <w:pStyle w:val="StyleArial8ptBoldAfter0ptLinespacing15lines"/>
            </w:pPr>
            <w:r w:rsidRPr="00925C6A">
              <w:t>3</w:t>
            </w:r>
          </w:p>
          <w:p w14:paraId="16B33459" w14:textId="77777777" w:rsidR="00814D8A" w:rsidRPr="00925C6A" w:rsidRDefault="00814D8A" w:rsidP="001F179A">
            <w:pPr>
              <w:pStyle w:val="StyleArial8ptBoldAfter0ptLinespacing15lines"/>
            </w:pPr>
            <w:r w:rsidRPr="00925C6A">
              <w:t>4</w:t>
            </w:r>
          </w:p>
          <w:p w14:paraId="16B3345A" w14:textId="77777777" w:rsidR="00814D8A" w:rsidRPr="00925C6A" w:rsidRDefault="00814D8A" w:rsidP="001F179A">
            <w:pPr>
              <w:pStyle w:val="StyleArial8ptBoldAfter0ptLinespacing15lines"/>
            </w:pPr>
            <w:r w:rsidRPr="00925C6A">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45B" w14:textId="77777777" w:rsidR="00814D8A" w:rsidRPr="00344437" w:rsidRDefault="00814D8A" w:rsidP="001F179A">
            <w:pPr>
              <w:pStyle w:val="StyleArial8ptBoldAfter0ptLinespacing15lines"/>
            </w:pPr>
            <w:r w:rsidRPr="00344437">
              <w:t>HotelRes</w:t>
            </w:r>
            <w:r>
              <w:t>Modifies</w:t>
            </w:r>
          </w:p>
          <w:p w14:paraId="16B3345C" w14:textId="77777777" w:rsidR="00814D8A" w:rsidRPr="00344437" w:rsidRDefault="00814D8A" w:rsidP="001F179A">
            <w:pPr>
              <w:pStyle w:val="StyleArial8ptBoldAfter0ptLinespacing15lines"/>
            </w:pPr>
            <w:r w:rsidRPr="00344437">
              <w:t>HotelRes</w:t>
            </w:r>
            <w:r>
              <w:t>Modify</w:t>
            </w:r>
          </w:p>
          <w:p w14:paraId="16B3345D" w14:textId="77777777" w:rsidR="00814D8A" w:rsidRPr="00925C6A" w:rsidRDefault="00814D8A" w:rsidP="001F179A">
            <w:pPr>
              <w:pStyle w:val="StyleArial8ptBoldAfter0ptLinespacing15lines"/>
            </w:pPr>
            <w:r w:rsidRPr="00925C6A">
              <w:t>RoomStays</w:t>
            </w:r>
          </w:p>
          <w:p w14:paraId="16B3345E" w14:textId="77777777" w:rsidR="00814D8A" w:rsidRPr="00925C6A" w:rsidRDefault="00814D8A" w:rsidP="001F179A">
            <w:pPr>
              <w:pStyle w:val="StyleArial8ptBoldAfter0ptLinespacing15lines"/>
            </w:pPr>
            <w:r w:rsidRPr="00925C6A">
              <w:t>RoomStay</w:t>
            </w:r>
          </w:p>
          <w:p w14:paraId="16B3345F" w14:textId="77777777" w:rsidR="00814D8A" w:rsidRPr="00925C6A" w:rsidRDefault="00814D8A" w:rsidP="001F179A">
            <w:pPr>
              <w:pStyle w:val="StyleArial8ptBoldAfter0ptLinespacing15lines"/>
            </w:pPr>
            <w:r w:rsidRPr="00925C6A">
              <w:t>GuestCounts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460" w14:textId="77777777" w:rsidR="00814D8A" w:rsidRPr="00925C6A" w:rsidRDefault="00814D8A" w:rsidP="001F179A">
            <w:pPr>
              <w:pStyle w:val="StyleArial8ptBoldAfter0ptLinespacing15lines"/>
            </w:pPr>
            <w:r w:rsidRPr="00925C6A">
              <w:t>M</w:t>
            </w:r>
          </w:p>
          <w:p w14:paraId="16B33461" w14:textId="77777777" w:rsidR="00814D8A" w:rsidRPr="00925C6A" w:rsidRDefault="00814D8A" w:rsidP="001F179A">
            <w:pPr>
              <w:pStyle w:val="StyleArial8ptBoldAfter0ptLinespacing15lines"/>
            </w:pPr>
            <w:r w:rsidRPr="00925C6A">
              <w:t>M</w:t>
            </w:r>
          </w:p>
          <w:p w14:paraId="16B33462" w14:textId="77777777" w:rsidR="00814D8A" w:rsidRPr="00925C6A" w:rsidRDefault="00814D8A" w:rsidP="001F179A">
            <w:pPr>
              <w:pStyle w:val="StyleArial8ptBoldAfter0ptLinespacing15lines"/>
            </w:pPr>
            <w:r w:rsidRPr="00925C6A">
              <w:t>M</w:t>
            </w:r>
          </w:p>
          <w:p w14:paraId="16B33463" w14:textId="77777777" w:rsidR="00814D8A" w:rsidRPr="00925C6A" w:rsidRDefault="00814D8A" w:rsidP="001F179A">
            <w:pPr>
              <w:pStyle w:val="StyleArial8ptBoldAfter0ptLinespacing15lines"/>
            </w:pPr>
            <w:r w:rsidRPr="00925C6A">
              <w:t>M</w:t>
            </w:r>
          </w:p>
          <w:p w14:paraId="16B33464" w14:textId="77777777" w:rsidR="00814D8A" w:rsidRPr="00925C6A" w:rsidRDefault="00814D8A"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65" w14:textId="77777777" w:rsidR="00814D8A" w:rsidRPr="00E65CE0" w:rsidRDefault="00814D8A" w:rsidP="002A6311">
            <w:pPr>
              <w:spacing w:line="240" w:lineRule="auto"/>
              <w:rPr>
                <w:rFonts w:ascii="Arial" w:hAnsi="Arial" w:cs="Arial"/>
                <w:b/>
                <w:sz w:val="16"/>
                <w:szCs w:val="16"/>
              </w:rPr>
            </w:pPr>
            <w:r w:rsidRPr="00F43C22">
              <w:rPr>
                <w:rFonts w:ascii="Arial" w:hAnsi="Arial"/>
                <w:b/>
                <w:sz w:val="16"/>
                <w:szCs w:val="20"/>
              </w:rPr>
              <w:t>GDS Note:</w:t>
            </w:r>
            <w:r w:rsidRPr="00F43C22">
              <w:rPr>
                <w:rFonts w:ascii="Arial" w:hAnsi="Arial"/>
                <w:sz w:val="16"/>
                <w:szCs w:val="20"/>
              </w:rPr>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66" w14:textId="77777777" w:rsidR="00814D8A" w:rsidRDefault="00814D8A" w:rsidP="009B0BEB">
            <w:pPr>
              <w:spacing w:after="0" w:line="360" w:lineRule="auto"/>
              <w:jc w:val="center"/>
              <w:rPr>
                <w:rFonts w:ascii="Arial" w:hAnsi="Arial" w:cs="Arial"/>
                <w:b/>
                <w:sz w:val="16"/>
                <w:szCs w:val="16"/>
              </w:rPr>
            </w:pPr>
            <w:r>
              <w:rPr>
                <w:rFonts w:ascii="Arial" w:hAnsi="Arial" w:cs="Arial"/>
                <w:b/>
                <w:sz w:val="16"/>
                <w:szCs w:val="16"/>
              </w:rPr>
              <w:t>GDS</w:t>
            </w:r>
          </w:p>
          <w:p w14:paraId="16B33467" w14:textId="77777777" w:rsidR="00814D8A" w:rsidRPr="00925C6A" w:rsidRDefault="00814D8A"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468" w14:textId="77777777" w:rsidR="00814D8A" w:rsidRPr="00925C6A" w:rsidRDefault="00814D8A" w:rsidP="00925C6A">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469" w14:textId="77777777" w:rsidR="00814D8A" w:rsidRPr="00925C6A" w:rsidRDefault="00814D8A" w:rsidP="00925C6A">
            <w:pPr>
              <w:spacing w:after="0" w:line="360" w:lineRule="auto"/>
              <w:rPr>
                <w:rFonts w:ascii="Arial" w:hAnsi="Arial" w:cs="Arial"/>
                <w:b/>
                <w:sz w:val="16"/>
                <w:szCs w:val="16"/>
              </w:rPr>
            </w:pPr>
          </w:p>
        </w:tc>
      </w:tr>
      <w:tr w:rsidR="00814D8A" w:rsidRPr="00AE762E" w14:paraId="16B33476"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46B" w14:textId="77777777" w:rsidR="00814D8A" w:rsidRPr="00AE762E" w:rsidRDefault="00814D8A" w:rsidP="00925C6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46C" w14:textId="77777777" w:rsidR="00814D8A" w:rsidRPr="00C456C2" w:rsidRDefault="00814D8A" w:rsidP="001F179A">
            <w:pPr>
              <w:pStyle w:val="StyleArial8ptAfter0ptLinespacingsingle"/>
            </w:pPr>
            <w:r w:rsidRPr="00C456C2">
              <w:t>@IsPerRoom</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6D" w14:textId="77777777" w:rsidR="00814D8A" w:rsidRPr="00AE762E" w:rsidRDefault="00814D8A" w:rsidP="001F179A">
            <w:pPr>
              <w:pStyle w:val="StyleArial8ptAfter0ptLinespacingsingle"/>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6E" w14:textId="77777777" w:rsidR="00814D8A" w:rsidRDefault="00814D8A" w:rsidP="001F179A">
            <w:pPr>
              <w:pStyle w:val="StyleArial8ptAfter0ptLinespacingsingle"/>
            </w:pPr>
            <w:r>
              <w:t>xs:Bolean</w:t>
            </w:r>
          </w:p>
          <w:p w14:paraId="16B3346F" w14:textId="77777777" w:rsidR="00814D8A" w:rsidRDefault="00814D8A" w:rsidP="001F179A">
            <w:pPr>
              <w:pStyle w:val="StyleTableText8pt"/>
            </w:pPr>
            <w:r>
              <w:rPr>
                <w:i/>
              </w:rPr>
              <w:t>Example:</w:t>
            </w:r>
          </w:p>
          <w:p w14:paraId="16B33470" w14:textId="77777777" w:rsidR="00814D8A" w:rsidRPr="00546C64" w:rsidRDefault="00814D8A" w:rsidP="00546C64">
            <w:pPr>
              <w:spacing w:after="0" w:line="240" w:lineRule="auto"/>
              <w:rPr>
                <w:rFonts w:ascii="Arial" w:hAnsi="Arial" w:cs="Arial"/>
                <w:sz w:val="16"/>
                <w:szCs w:val="16"/>
              </w:rPr>
            </w:pPr>
            <w:r w:rsidRPr="00AE762E">
              <w:rPr>
                <w:rFonts w:ascii="Arial" w:hAnsi="Arial" w:cs="Arial"/>
                <w:sz w:val="16"/>
                <w:szCs w:val="16"/>
              </w:rPr>
              <w:t>&lt;</w:t>
            </w:r>
            <w:r w:rsidRPr="00546C64">
              <w:rPr>
                <w:rFonts w:ascii="Arial" w:hAnsi="Arial" w:cs="Arial"/>
                <w:sz w:val="16"/>
                <w:szCs w:val="16"/>
              </w:rPr>
              <w:t xml:space="preserve">GuestCounts </w:t>
            </w:r>
            <w:r w:rsidRPr="00546C64">
              <w:rPr>
                <w:rFonts w:ascii="Arial" w:hAnsi="Arial" w:cs="Arial"/>
                <w:b/>
                <w:sz w:val="16"/>
                <w:szCs w:val="16"/>
              </w:rPr>
              <w:t>IsPerRoom="true"</w:t>
            </w:r>
            <w:r w:rsidRPr="00546C64">
              <w:rPr>
                <w:rFonts w:ascii="Arial" w:hAnsi="Arial" w:cs="Arial"/>
                <w:sz w:val="16"/>
                <w:szCs w:val="16"/>
              </w:rPr>
              <w:t>&gt;</w:t>
            </w:r>
          </w:p>
          <w:p w14:paraId="16B33471" w14:textId="77777777" w:rsidR="00814D8A" w:rsidRPr="00F860DF" w:rsidRDefault="00814D8A" w:rsidP="001F179A">
            <w:pPr>
              <w:pStyle w:val="StyleArial8ptAfter0ptLinespacingsingle"/>
            </w:pPr>
            <w:r>
              <w:t>&lt;</w:t>
            </w:r>
            <w:r w:rsidRPr="00546C64">
              <w:t>GuestCount AgeQualifyingCode="10" Count="2"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72" w14:textId="77777777" w:rsidR="00814D8A" w:rsidRPr="00F860DF" w:rsidRDefault="00814D8A" w:rsidP="001F179A">
            <w:pPr>
              <w:pStyle w:val="StyleArial8ptCenteredAfter0ptLinespacingsingle"/>
            </w:pPr>
            <w: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73" w14:textId="77777777" w:rsidR="00814D8A" w:rsidRPr="00AB7C7C" w:rsidRDefault="00814D8A" w:rsidP="00546C64">
            <w:pPr>
              <w:pStyle w:val="TableText"/>
              <w:rPr>
                <w:i/>
                <w:sz w:val="16"/>
                <w:szCs w:val="16"/>
              </w:rPr>
            </w:pPr>
            <w:r w:rsidRPr="00AB7C7C">
              <w:rPr>
                <w:i/>
                <w:sz w:val="16"/>
                <w:szCs w:val="16"/>
              </w:rPr>
              <w:t>Valid Value:</w:t>
            </w:r>
          </w:p>
          <w:p w14:paraId="16B33474" w14:textId="77777777" w:rsidR="00814D8A" w:rsidRPr="00F860DF" w:rsidRDefault="00814D8A" w:rsidP="001F179A">
            <w:pPr>
              <w:pStyle w:val="StyleArial8ptAfter0ptLinespacingsingle"/>
            </w:pPr>
            <w:r>
              <w:t>true - Guests defined in GuestCounts apply to Number of Rooms for the RoomStay.</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75" w14:textId="77777777" w:rsidR="00814D8A" w:rsidRPr="00F860DF" w:rsidRDefault="00814D8A" w:rsidP="00AE762E">
            <w:pPr>
              <w:spacing w:after="0" w:line="240" w:lineRule="auto"/>
              <w:rPr>
                <w:rFonts w:ascii="Arial" w:hAnsi="Arial" w:cs="Arial"/>
                <w:sz w:val="16"/>
                <w:szCs w:val="16"/>
              </w:rPr>
            </w:pPr>
          </w:p>
        </w:tc>
      </w:tr>
      <w:tr w:rsidR="00814D8A" w:rsidRPr="00F860DF" w14:paraId="16B3347D"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477"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78"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79"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7A"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7B"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7C" w14:textId="77777777" w:rsidR="00814D8A" w:rsidRPr="00F860DF" w:rsidRDefault="00814D8A" w:rsidP="00B03A8B">
            <w:pPr>
              <w:pStyle w:val="TableText"/>
              <w:spacing w:before="0" w:after="0"/>
              <w:rPr>
                <w:b/>
                <w:sz w:val="16"/>
                <w:szCs w:val="16"/>
              </w:rPr>
            </w:pPr>
          </w:p>
        </w:tc>
      </w:tr>
      <w:tr w:rsidR="00814D8A" w:rsidRPr="00925C6A" w14:paraId="16B334A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7E" w14:textId="77777777" w:rsidR="00814D8A" w:rsidRPr="00694E30" w:rsidRDefault="00814D8A" w:rsidP="001F179A">
            <w:pPr>
              <w:pStyle w:val="StyleArial8ptBoldAfter0ptLinespacing15lines"/>
            </w:pPr>
            <w:r w:rsidRPr="00694E30">
              <w:t>1</w:t>
            </w:r>
          </w:p>
          <w:p w14:paraId="16B3347F" w14:textId="77777777" w:rsidR="00814D8A" w:rsidRPr="00694E30" w:rsidRDefault="00814D8A" w:rsidP="001F179A">
            <w:pPr>
              <w:pStyle w:val="StyleArial8ptBoldAfter0ptLinespacing15lines"/>
            </w:pPr>
            <w:r w:rsidRPr="00694E30">
              <w:t>2</w:t>
            </w:r>
          </w:p>
          <w:p w14:paraId="16B33480" w14:textId="77777777" w:rsidR="00814D8A" w:rsidRPr="00694E30" w:rsidRDefault="00814D8A" w:rsidP="001F179A">
            <w:pPr>
              <w:pStyle w:val="StyleArial8ptBoldAfter0ptLinespacing15lines"/>
            </w:pPr>
            <w:r w:rsidRPr="00694E30">
              <w:t>3</w:t>
            </w:r>
          </w:p>
          <w:p w14:paraId="16B33481" w14:textId="77777777" w:rsidR="00814D8A" w:rsidRPr="00694E30" w:rsidRDefault="00814D8A" w:rsidP="001F179A">
            <w:pPr>
              <w:pStyle w:val="StyleArial8ptBoldAfter0ptLinespacing15lines"/>
            </w:pPr>
            <w:r w:rsidRPr="00694E30">
              <w:t>4</w:t>
            </w:r>
          </w:p>
          <w:p w14:paraId="16B33482" w14:textId="77777777" w:rsidR="00814D8A" w:rsidRPr="00694E30" w:rsidRDefault="00814D8A" w:rsidP="001F179A">
            <w:pPr>
              <w:pStyle w:val="StyleArial8ptBoldAfter0ptLinespacing15lines"/>
            </w:pPr>
            <w:r w:rsidRPr="00694E30">
              <w:t>5</w:t>
            </w:r>
          </w:p>
          <w:p w14:paraId="16B33483" w14:textId="77777777" w:rsidR="00814D8A" w:rsidRPr="00694E30" w:rsidRDefault="00814D8A" w:rsidP="001F179A">
            <w:pPr>
              <w:pStyle w:val="StyleArial8ptBoldAfter0ptLinespacing15lines"/>
            </w:pPr>
            <w:r w:rsidRPr="00694E30">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84" w14:textId="77777777" w:rsidR="00814D8A" w:rsidRPr="00694E30" w:rsidRDefault="00814D8A" w:rsidP="001F179A">
            <w:pPr>
              <w:pStyle w:val="StyleArial8ptBoldAfter0ptLinespacing15lines"/>
            </w:pPr>
            <w:r w:rsidRPr="00694E30">
              <w:t>HotelResModifies</w:t>
            </w:r>
          </w:p>
          <w:p w14:paraId="16B33485" w14:textId="77777777" w:rsidR="00814D8A" w:rsidRPr="00694E30" w:rsidRDefault="00814D8A" w:rsidP="001F179A">
            <w:pPr>
              <w:pStyle w:val="StyleArial8ptBoldAfter0ptLinespacing15lines"/>
            </w:pPr>
            <w:r w:rsidRPr="00694E30">
              <w:t>HotelResModify</w:t>
            </w:r>
          </w:p>
          <w:p w14:paraId="16B33486" w14:textId="77777777" w:rsidR="00814D8A" w:rsidRPr="00694E30" w:rsidRDefault="00814D8A" w:rsidP="001F179A">
            <w:pPr>
              <w:pStyle w:val="StyleArial8ptBoldAfter0ptLinespacing15lines"/>
            </w:pPr>
            <w:r w:rsidRPr="00694E30">
              <w:t>RoomStays</w:t>
            </w:r>
          </w:p>
          <w:p w14:paraId="16B33487" w14:textId="77777777" w:rsidR="00814D8A" w:rsidRPr="00694E30" w:rsidRDefault="00814D8A" w:rsidP="001F179A">
            <w:pPr>
              <w:pStyle w:val="StyleArial8ptBoldAfter0ptLinespacing15lines"/>
            </w:pPr>
            <w:r w:rsidRPr="00694E30">
              <w:t>RoomStay</w:t>
            </w:r>
          </w:p>
          <w:p w14:paraId="16B33488" w14:textId="77777777" w:rsidR="00814D8A" w:rsidRPr="00694E30" w:rsidRDefault="00814D8A" w:rsidP="001F179A">
            <w:pPr>
              <w:pStyle w:val="StyleArial8ptBoldAfter0ptLinespacing15lines"/>
            </w:pPr>
            <w:r w:rsidRPr="00694E30">
              <w:t>GuestCounts</w:t>
            </w:r>
          </w:p>
          <w:p w14:paraId="16B33489" w14:textId="77777777" w:rsidR="00814D8A" w:rsidRPr="00694E30" w:rsidRDefault="00814D8A" w:rsidP="001F179A">
            <w:pPr>
              <w:pStyle w:val="StyleArial8ptBoldAfter0ptLinespacing15lines"/>
            </w:pPr>
            <w:r w:rsidRPr="00694E30">
              <w:t>GuestCount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8A" w14:textId="77777777" w:rsidR="00814D8A" w:rsidRPr="00694E30" w:rsidRDefault="00814D8A" w:rsidP="001F179A">
            <w:pPr>
              <w:pStyle w:val="StyleArial8ptBoldAfter0ptLinespacing15lines"/>
            </w:pPr>
            <w:r w:rsidRPr="00694E30">
              <w:t>M</w:t>
            </w:r>
          </w:p>
          <w:p w14:paraId="16B3348B" w14:textId="77777777" w:rsidR="00814D8A" w:rsidRPr="00694E30" w:rsidRDefault="00814D8A" w:rsidP="001F179A">
            <w:pPr>
              <w:pStyle w:val="StyleArial8ptBoldAfter0ptLinespacing15lines"/>
            </w:pPr>
            <w:r w:rsidRPr="00694E30">
              <w:t>M</w:t>
            </w:r>
          </w:p>
          <w:p w14:paraId="16B3348C" w14:textId="77777777" w:rsidR="00814D8A" w:rsidRPr="00694E30" w:rsidRDefault="00814D8A" w:rsidP="001F179A">
            <w:pPr>
              <w:pStyle w:val="StyleArial8ptBoldAfter0ptLinespacing15lines"/>
            </w:pPr>
            <w:r w:rsidRPr="00694E30">
              <w:t>M</w:t>
            </w:r>
          </w:p>
          <w:p w14:paraId="16B3348D" w14:textId="77777777" w:rsidR="00814D8A" w:rsidRPr="00694E30" w:rsidRDefault="00814D8A" w:rsidP="001F179A">
            <w:pPr>
              <w:pStyle w:val="StyleArial8ptBoldAfter0ptLinespacing15lines"/>
            </w:pPr>
            <w:r w:rsidRPr="00694E30">
              <w:t>M</w:t>
            </w:r>
          </w:p>
          <w:p w14:paraId="16B3348E" w14:textId="77777777" w:rsidR="00814D8A" w:rsidRPr="00694E30" w:rsidRDefault="00814D8A" w:rsidP="001F179A">
            <w:pPr>
              <w:pStyle w:val="StyleArial8ptBoldAfter0ptLinespacing15lines"/>
            </w:pPr>
            <w:r w:rsidRPr="00694E30">
              <w:t>A</w:t>
            </w:r>
          </w:p>
          <w:p w14:paraId="16B3348F" w14:textId="77777777" w:rsidR="00814D8A" w:rsidRPr="00694E30" w:rsidRDefault="00814D8A" w:rsidP="001F179A">
            <w:pPr>
              <w:pStyle w:val="StyleArial8ptBoldAfter0ptLinespacing15lines"/>
            </w:pPr>
            <w:r w:rsidRPr="00694E30">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90" w14:textId="77777777" w:rsidR="00814D8A" w:rsidRPr="00694E30" w:rsidRDefault="00814D8A" w:rsidP="00D02A7C">
            <w:pPr>
              <w:pStyle w:val="StyleTableText6ptAfterbefore"/>
              <w:rPr>
                <w:ins w:id="24" w:author="Kunz, Jane" w:date="2011-06-20T14:54:00Z"/>
              </w:rPr>
            </w:pPr>
            <w:r w:rsidRPr="00694E30">
              <w:rPr>
                <w:b/>
              </w:rPr>
              <w:t>GDS Note</w:t>
            </w:r>
            <w:ins w:id="25" w:author="Kunz, Jane" w:date="2011-06-20T14:52:00Z">
              <w:r w:rsidRPr="00694E30">
                <w:rPr>
                  <w:b/>
                </w:rPr>
                <w:t>1</w:t>
              </w:r>
            </w:ins>
            <w:r w:rsidRPr="00694E30">
              <w:rPr>
                <w:b/>
              </w:rPr>
              <w:t>:</w:t>
            </w:r>
            <w:r w:rsidRPr="00694E30">
              <w:t xml:space="preserve">  Mandatory for @ResStatus “Initiate” and “Modify”</w:t>
            </w:r>
          </w:p>
          <w:p w14:paraId="16B33491" w14:textId="77777777" w:rsidR="00814D8A" w:rsidRPr="00694E30" w:rsidRDefault="00814D8A" w:rsidP="00D02A7C">
            <w:pPr>
              <w:pStyle w:val="StyleTableText6ptAfterbefore"/>
              <w:rPr>
                <w:b/>
              </w:rPr>
            </w:pPr>
            <w:ins w:id="26" w:author="Kunz, Jane" w:date="2011-06-20T14:54:00Z">
              <w:r w:rsidRPr="00694E30">
                <w:rPr>
                  <w:rFonts w:cs="Arial"/>
                  <w:b/>
                  <w:szCs w:val="16"/>
                </w:rPr>
                <w:t xml:space="preserve">GDS Note2: </w:t>
              </w:r>
              <w:r w:rsidRPr="00694E30">
                <w:rPr>
                  <w:rFonts w:cs="Arial"/>
                  <w:szCs w:val="16"/>
                </w:rPr>
                <w:t xml:space="preserve"> Suppliers are expected to to support requests for Extra Person (Adult) and Extra Child.</w:t>
              </w:r>
            </w:ins>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492" w14:textId="77777777" w:rsidR="00814D8A" w:rsidRPr="00694E30" w:rsidRDefault="00814D8A" w:rsidP="002E2C84">
            <w:pPr>
              <w:spacing w:after="0" w:line="360" w:lineRule="auto"/>
              <w:jc w:val="center"/>
              <w:rPr>
                <w:rFonts w:ascii="Arial" w:hAnsi="Arial" w:cs="Arial"/>
                <w:b/>
                <w:sz w:val="16"/>
                <w:szCs w:val="16"/>
              </w:rPr>
            </w:pPr>
            <w:r w:rsidRPr="00694E30">
              <w:rPr>
                <w:rFonts w:ascii="Arial" w:hAnsi="Arial" w:cs="Arial"/>
                <w:b/>
                <w:sz w:val="16"/>
                <w:szCs w:val="16"/>
              </w:rPr>
              <w:t>1-99</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493" w14:textId="77777777" w:rsidR="00814D8A" w:rsidRPr="00694E30" w:rsidRDefault="00814D8A" w:rsidP="001A0087">
            <w:pPr>
              <w:spacing w:after="0" w:line="240" w:lineRule="auto"/>
              <w:jc w:val="center"/>
              <w:rPr>
                <w:rFonts w:ascii="Arial" w:hAnsi="Arial" w:cs="Arial"/>
                <w:sz w:val="16"/>
                <w:szCs w:val="16"/>
                <w:u w:val="single"/>
                <w:lang w:val="en-AU"/>
              </w:rPr>
            </w:pPr>
            <w:r w:rsidRPr="00694E30">
              <w:rPr>
                <w:rFonts w:ascii="Arial" w:hAnsi="Arial" w:cs="Arial"/>
                <w:b/>
                <w:sz w:val="16"/>
                <w:szCs w:val="16"/>
                <w:u w:val="single"/>
                <w:lang w:val="en-AU"/>
              </w:rPr>
              <w:t>Adult</w:t>
            </w:r>
          </w:p>
          <w:p w14:paraId="16B33494" w14:textId="77777777" w:rsidR="00814D8A" w:rsidRPr="00694E30" w:rsidRDefault="00814D8A" w:rsidP="001A0087">
            <w:pPr>
              <w:spacing w:after="0" w:line="240" w:lineRule="auto"/>
              <w:rPr>
                <w:rFonts w:ascii="Arial" w:hAnsi="Arial" w:cs="Arial"/>
                <w:sz w:val="16"/>
                <w:szCs w:val="16"/>
                <w:lang w:val="en-AU"/>
              </w:rPr>
            </w:pPr>
            <w:r w:rsidRPr="00694E30">
              <w:rPr>
                <w:rFonts w:ascii="Arial" w:hAnsi="Arial" w:cs="Arial"/>
                <w:sz w:val="16"/>
                <w:szCs w:val="16"/>
                <w:lang w:val="en-AU"/>
              </w:rPr>
              <w:t xml:space="preserve">The first occurrence with @AgeQualifyingCode=”10” represents the Number of Adults and is </w:t>
            </w:r>
            <w:r w:rsidRPr="00694E30">
              <w:rPr>
                <w:rFonts w:ascii="Arial" w:hAnsi="Arial" w:cs="Arial"/>
                <w:b/>
                <w:sz w:val="16"/>
                <w:szCs w:val="16"/>
                <w:lang w:val="en-AU"/>
              </w:rPr>
              <w:t>mandatory</w:t>
            </w:r>
            <w:r w:rsidRPr="00694E30">
              <w:rPr>
                <w:rFonts w:ascii="Arial" w:hAnsi="Arial" w:cs="Arial"/>
                <w:sz w:val="16"/>
                <w:szCs w:val="16"/>
                <w:lang w:val="en-AU"/>
              </w:rPr>
              <w:t>.</w:t>
            </w:r>
          </w:p>
          <w:p w14:paraId="16B33495" w14:textId="77777777" w:rsidR="00814D8A" w:rsidRPr="00694E30" w:rsidRDefault="00814D8A" w:rsidP="001F179A">
            <w:pPr>
              <w:pStyle w:val="StyleArial8ptAfter0ptLinespacingsingle"/>
              <w:rPr>
                <w:lang w:val="en-AU"/>
              </w:rPr>
            </w:pPr>
            <w:r w:rsidRPr="00694E30">
              <w:rPr>
                <w:lang w:val="en-AU"/>
              </w:rPr>
              <w:t>A second occurrence with @AgeQualifyingCode=”10” represents Extra Person (Adult).</w:t>
            </w:r>
          </w:p>
          <w:p w14:paraId="16B33496" w14:textId="77777777" w:rsidR="00814D8A" w:rsidRPr="00694E30" w:rsidRDefault="00814D8A" w:rsidP="001A0087">
            <w:pPr>
              <w:spacing w:after="0" w:line="240" w:lineRule="auto"/>
              <w:rPr>
                <w:rFonts w:ascii="Arial" w:hAnsi="Arial" w:cs="Arial"/>
                <w:sz w:val="16"/>
                <w:szCs w:val="16"/>
              </w:rPr>
            </w:pPr>
            <w:r w:rsidRPr="00694E30">
              <w:rPr>
                <w:rFonts w:ascii="Arial" w:hAnsi="Arial" w:cs="Arial"/>
                <w:b/>
                <w:sz w:val="16"/>
                <w:szCs w:val="16"/>
                <w:lang w:val="en-AU"/>
              </w:rPr>
              <w:t xml:space="preserve">GDS Note:  </w:t>
            </w:r>
            <w:r w:rsidRPr="00694E30">
              <w:rPr>
                <w:rFonts w:ascii="Arial" w:hAnsi="Arial" w:cs="Arial"/>
                <w:sz w:val="16"/>
                <w:szCs w:val="16"/>
              </w:rPr>
              <w:t>If passed in the request, it is mandatory in the response even if there is no charge.</w:t>
            </w:r>
          </w:p>
          <w:p w14:paraId="16B33497" w14:textId="77777777" w:rsidR="00814D8A" w:rsidRPr="00694E30" w:rsidRDefault="00814D8A" w:rsidP="001A0087">
            <w:pPr>
              <w:spacing w:after="0" w:line="240" w:lineRule="auto"/>
              <w:jc w:val="center"/>
              <w:rPr>
                <w:rFonts w:ascii="Arial" w:hAnsi="Arial" w:cs="Arial"/>
                <w:b/>
                <w:sz w:val="16"/>
                <w:szCs w:val="16"/>
                <w:u w:val="single"/>
                <w:lang w:val="en-AU"/>
              </w:rPr>
            </w:pPr>
            <w:r w:rsidRPr="00694E30">
              <w:rPr>
                <w:rFonts w:ascii="Arial" w:hAnsi="Arial" w:cs="Arial"/>
                <w:b/>
                <w:sz w:val="16"/>
                <w:szCs w:val="16"/>
                <w:u w:val="single"/>
                <w:lang w:val="en-AU"/>
              </w:rPr>
              <w:t>Child</w:t>
            </w:r>
          </w:p>
          <w:p w14:paraId="16B33498" w14:textId="77777777" w:rsidR="00814D8A" w:rsidRPr="00694E30" w:rsidRDefault="00814D8A" w:rsidP="00A87FA8">
            <w:pPr>
              <w:pStyle w:val="StyleArial8ptAfter0ptLinespacingsingle"/>
              <w:spacing w:before="0"/>
              <w:rPr>
                <w:lang w:val="en-AU"/>
              </w:rPr>
            </w:pPr>
            <w:r w:rsidRPr="00694E30">
              <w:rPr>
                <w:lang w:val="en-AU"/>
              </w:rPr>
              <w:t>The first occurrence with @AgeQualifyingCode=”8” and @Count represents the Number of Children sharing room/accommodation.</w:t>
            </w:r>
          </w:p>
          <w:p w14:paraId="16B33499" w14:textId="77777777" w:rsidR="00814D8A" w:rsidRPr="00694E30" w:rsidRDefault="00814D8A" w:rsidP="00DC0F50">
            <w:pPr>
              <w:pStyle w:val="StyleArial8ptAfter0ptLinespacingsingle"/>
              <w:rPr>
                <w:rFonts w:cs="Arial"/>
                <w:color w:val="0000FF"/>
                <w:szCs w:val="16"/>
                <w:lang w:val="en-AU"/>
              </w:rPr>
            </w:pPr>
            <w:r w:rsidRPr="00694E30">
              <w:rPr>
                <w:lang w:val="en-AU"/>
              </w:rPr>
              <w:t>A second occurrence with @AgeQualifyingCode=”8” represents Extra Child.</w:t>
            </w:r>
            <w:r w:rsidRPr="00694E30">
              <w:rPr>
                <w:lang w:val="en-AU"/>
              </w:rPr>
              <w:br/>
            </w:r>
            <w:r w:rsidRPr="00694E30">
              <w:rPr>
                <w:rFonts w:cs="Arial"/>
                <w:color w:val="0000FF"/>
                <w:szCs w:val="16"/>
                <w:lang w:val="en-AU"/>
              </w:rPr>
              <w:t>@Age is required.</w:t>
            </w:r>
          </w:p>
          <w:p w14:paraId="16B3349A" w14:textId="77777777" w:rsidR="00814D8A" w:rsidRPr="00694E30" w:rsidRDefault="00814D8A" w:rsidP="00A87FA8">
            <w:pPr>
              <w:pStyle w:val="StyleTableText6ptAfterbefore"/>
            </w:pPr>
            <w:r w:rsidRPr="00694E30">
              <w:rPr>
                <w:b/>
              </w:rPr>
              <w:t xml:space="preserve">GDS Note:  </w:t>
            </w:r>
            <w:r w:rsidRPr="00694E30">
              <w:t>If passed in the request, it is mandatory in the response even if there is no charge.</w:t>
            </w:r>
          </w:p>
          <w:p w14:paraId="16B3349B" w14:textId="77777777" w:rsidR="00814D8A" w:rsidRPr="00694E30" w:rsidRDefault="00814D8A" w:rsidP="00A87FA8">
            <w:pPr>
              <w:pStyle w:val="StyleTableText6ptAfterbefore"/>
            </w:pPr>
            <w:r w:rsidRPr="00694E30">
              <w:rPr>
                <w:b/>
              </w:rPr>
              <w:t xml:space="preserve">Note:  </w:t>
            </w:r>
            <w:r w:rsidRPr="00694E30">
              <w:t>If Extra Child only is passed, the first occurrence of GuestCount, @AgeQualifyingCode=”8” will not have a @Count.</w:t>
            </w:r>
          </w:p>
          <w:p w14:paraId="16B3349C" w14:textId="77777777" w:rsidR="00814D8A" w:rsidRPr="00694E30" w:rsidRDefault="00814D8A" w:rsidP="001A0087">
            <w:pPr>
              <w:spacing w:after="0" w:line="240" w:lineRule="auto"/>
              <w:jc w:val="center"/>
              <w:rPr>
                <w:rFonts w:ascii="Arial" w:hAnsi="Arial" w:cs="Arial"/>
                <w:b/>
                <w:sz w:val="16"/>
                <w:szCs w:val="16"/>
                <w:u w:val="single"/>
              </w:rPr>
            </w:pPr>
            <w:r w:rsidRPr="00694E30">
              <w:rPr>
                <w:rFonts w:ascii="Arial" w:hAnsi="Arial" w:cs="Arial"/>
                <w:b/>
                <w:sz w:val="16"/>
                <w:szCs w:val="16"/>
                <w:u w:val="single"/>
              </w:rPr>
              <w:t>Total Occupants</w:t>
            </w:r>
          </w:p>
          <w:p w14:paraId="16B3349D" w14:textId="77777777" w:rsidR="00814D8A" w:rsidRPr="00694E30" w:rsidRDefault="00814D8A" w:rsidP="00A87FA8">
            <w:pPr>
              <w:pStyle w:val="StyleArial8ptAfter0ptLinespacingsingle"/>
              <w:spacing w:before="0"/>
            </w:pPr>
            <w:r w:rsidRPr="00694E30">
              <w:t xml:space="preserve">An occurrence of GuestCount with @Count only represents the Total Occupants in the Room.  </w:t>
            </w:r>
          </w:p>
          <w:p w14:paraId="16B3349E" w14:textId="77777777" w:rsidR="00814D8A" w:rsidRPr="002E2C84" w:rsidRDefault="00814D8A" w:rsidP="001A0087">
            <w:pPr>
              <w:spacing w:after="0" w:line="240" w:lineRule="auto"/>
              <w:rPr>
                <w:rFonts w:ascii="Arial" w:hAnsi="Arial" w:cs="Arial"/>
                <w:b/>
                <w:sz w:val="16"/>
                <w:szCs w:val="16"/>
                <w:u w:val="single"/>
              </w:rPr>
            </w:pPr>
            <w:r w:rsidRPr="00694E30">
              <w:rPr>
                <w:rFonts w:ascii="Arial" w:hAnsi="Arial" w:cs="Arial"/>
                <w:b/>
                <w:sz w:val="16"/>
                <w:szCs w:val="16"/>
              </w:rPr>
              <w:t>GDS Note:</w:t>
            </w:r>
            <w:r w:rsidRPr="00694E30">
              <w:rPr>
                <w:rFonts w:ascii="Arial" w:hAnsi="Arial" w:cs="Arial"/>
                <w:sz w:val="16"/>
                <w:szCs w:val="16"/>
              </w:rPr>
              <w:t xml:space="preserve">  If passed in the request, it is mandatory in the response and the @Count value must be the same.</w:t>
            </w: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49F" w14:textId="77777777" w:rsidR="00814D8A" w:rsidRPr="00925C6A" w:rsidRDefault="00814D8A" w:rsidP="00925C6A">
            <w:pPr>
              <w:spacing w:after="0" w:line="360" w:lineRule="auto"/>
              <w:rPr>
                <w:rFonts w:ascii="Arial" w:hAnsi="Arial" w:cs="Arial"/>
                <w:b/>
                <w:sz w:val="16"/>
                <w:szCs w:val="16"/>
              </w:rPr>
            </w:pPr>
          </w:p>
        </w:tc>
      </w:tr>
      <w:tr w:rsidR="00814D8A" w:rsidRPr="00F860DF" w14:paraId="16B334B2" w14:textId="77777777" w:rsidTr="00814D8A">
        <w:trPr>
          <w:cantSplit/>
          <w:trHeight w:val="3424"/>
        </w:trPr>
        <w:tc>
          <w:tcPr>
            <w:tcW w:w="450" w:type="dxa"/>
            <w:tcBorders>
              <w:top w:val="single" w:sz="4" w:space="0" w:color="C0C0C0"/>
              <w:left w:val="single" w:sz="4" w:space="0" w:color="C0C0C0"/>
              <w:right w:val="single" w:sz="4" w:space="0" w:color="C0C0C0"/>
            </w:tcBorders>
            <w:shd w:val="clear" w:color="auto" w:fill="auto"/>
          </w:tcPr>
          <w:p w14:paraId="16B334A1" w14:textId="77777777" w:rsidR="00814D8A" w:rsidRPr="00F860DF" w:rsidRDefault="00814D8A"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16B334A2" w14:textId="77777777" w:rsidR="00814D8A" w:rsidRPr="00C456C2" w:rsidRDefault="00814D8A" w:rsidP="001F179A">
            <w:pPr>
              <w:pStyle w:val="StyleArial8ptAfter0ptLinespacingsingle"/>
            </w:pPr>
            <w:r w:rsidRPr="00C456C2">
              <w:t>@AgeQualifyingCode</w:t>
            </w:r>
          </w:p>
        </w:tc>
        <w:tc>
          <w:tcPr>
            <w:tcW w:w="620" w:type="dxa"/>
            <w:tcBorders>
              <w:top w:val="single" w:sz="4" w:space="0" w:color="C0C0C0"/>
              <w:left w:val="single" w:sz="4" w:space="0" w:color="C0C0C0"/>
              <w:right w:val="single" w:sz="4" w:space="0" w:color="C0C0C0"/>
            </w:tcBorders>
            <w:shd w:val="clear" w:color="auto" w:fill="auto"/>
          </w:tcPr>
          <w:p w14:paraId="16B334A3" w14:textId="77777777" w:rsidR="00814D8A" w:rsidRPr="006F198C" w:rsidRDefault="00814D8A" w:rsidP="001F179A">
            <w:pPr>
              <w:pStyle w:val="StyleArial8ptAfter0ptLinespacingsingle"/>
            </w:pPr>
            <w:r w:rsidRPr="006F198C">
              <w:t>A</w:t>
            </w:r>
          </w:p>
        </w:tc>
        <w:tc>
          <w:tcPr>
            <w:tcW w:w="2610" w:type="dxa"/>
            <w:tcBorders>
              <w:top w:val="single" w:sz="4" w:space="0" w:color="C0C0C0"/>
              <w:left w:val="single" w:sz="4" w:space="0" w:color="C0C0C0"/>
              <w:right w:val="single" w:sz="4" w:space="0" w:color="C0C0C0"/>
            </w:tcBorders>
            <w:shd w:val="clear" w:color="auto" w:fill="auto"/>
          </w:tcPr>
          <w:p w14:paraId="16B334A4" w14:textId="77777777" w:rsidR="00814D8A" w:rsidRPr="005435F1" w:rsidRDefault="00814D8A" w:rsidP="001F179A">
            <w:pPr>
              <w:pStyle w:val="StyleArial8ptAfter0ptLinespacingsingle"/>
            </w:pPr>
            <w:r w:rsidRPr="005435F1">
              <w:t>OTA_CodeType</w:t>
            </w:r>
          </w:p>
          <w:p w14:paraId="16B334A5" w14:textId="77777777" w:rsidR="00814D8A" w:rsidRPr="005435F1" w:rsidRDefault="00814D8A" w:rsidP="001F179A">
            <w:pPr>
              <w:pStyle w:val="StyleTableText8pt"/>
            </w:pPr>
            <w:r w:rsidRPr="005435F1">
              <w:rPr>
                <w:i/>
              </w:rPr>
              <w:t>Example - Adult:</w:t>
            </w:r>
          </w:p>
          <w:p w14:paraId="16B334A6" w14:textId="77777777" w:rsidR="00814D8A" w:rsidRPr="005435F1" w:rsidRDefault="00814D8A" w:rsidP="00DE43D6">
            <w:pPr>
              <w:spacing w:after="0" w:line="240" w:lineRule="auto"/>
              <w:rPr>
                <w:rFonts w:ascii="Arial" w:hAnsi="Arial" w:cs="Arial"/>
                <w:sz w:val="16"/>
                <w:szCs w:val="16"/>
              </w:rPr>
            </w:pPr>
            <w:r w:rsidRPr="005435F1">
              <w:rPr>
                <w:rFonts w:ascii="Arial" w:hAnsi="Arial" w:cs="Arial"/>
                <w:sz w:val="16"/>
                <w:szCs w:val="16"/>
              </w:rPr>
              <w:t xml:space="preserve">&lt;GuestCounts </w:t>
            </w:r>
            <w:r w:rsidRPr="005435F1">
              <w:rPr>
                <w:rFonts w:ascii="Arial" w:hAnsi="Arial" w:cs="Arial"/>
                <w:b/>
                <w:sz w:val="16"/>
                <w:szCs w:val="16"/>
              </w:rPr>
              <w:t>IsPerRoom="true"</w:t>
            </w:r>
            <w:r w:rsidRPr="005435F1">
              <w:rPr>
                <w:rFonts w:ascii="Arial" w:hAnsi="Arial" w:cs="Arial"/>
                <w:sz w:val="16"/>
                <w:szCs w:val="16"/>
              </w:rPr>
              <w:t>&gt;</w:t>
            </w:r>
            <w:r w:rsidRPr="005435F1">
              <w:rPr>
                <w:rFonts w:ascii="Arial" w:hAnsi="Arial" w:cs="Arial"/>
                <w:sz w:val="16"/>
                <w:szCs w:val="16"/>
              </w:rPr>
              <w:br/>
              <w:t>&lt;GuestCount</w:t>
            </w:r>
          </w:p>
          <w:p w14:paraId="16B334A7" w14:textId="77777777" w:rsidR="00814D8A" w:rsidRPr="005435F1" w:rsidRDefault="00814D8A" w:rsidP="00DE43D6">
            <w:pPr>
              <w:spacing w:after="0" w:line="240" w:lineRule="auto"/>
              <w:rPr>
                <w:rFonts w:ascii="Arial" w:hAnsi="Arial" w:cs="Arial"/>
                <w:sz w:val="16"/>
                <w:szCs w:val="16"/>
              </w:rPr>
            </w:pPr>
            <w:r w:rsidRPr="005435F1">
              <w:rPr>
                <w:rFonts w:ascii="Arial" w:hAnsi="Arial" w:cs="Arial"/>
                <w:b/>
                <w:sz w:val="16"/>
                <w:szCs w:val="16"/>
              </w:rPr>
              <w:t>AgeQualifyingCode=”10”</w:t>
            </w:r>
            <w:r w:rsidRPr="005435F1">
              <w:rPr>
                <w:rFonts w:ascii="Arial" w:hAnsi="Arial" w:cs="Arial"/>
                <w:b/>
                <w:sz w:val="16"/>
                <w:szCs w:val="16"/>
              </w:rPr>
              <w:br/>
            </w:r>
            <w:r w:rsidRPr="005435F1">
              <w:rPr>
                <w:rFonts w:ascii="Arial" w:hAnsi="Arial" w:cs="Arial"/>
                <w:sz w:val="16"/>
                <w:szCs w:val="16"/>
              </w:rPr>
              <w:t>Count=”2”/&gt;</w:t>
            </w:r>
          </w:p>
          <w:p w14:paraId="16B334A8" w14:textId="77777777" w:rsidR="00814D8A" w:rsidRPr="005435F1" w:rsidRDefault="00814D8A" w:rsidP="009C23FF">
            <w:pPr>
              <w:pStyle w:val="TableText"/>
              <w:ind w:left="166" w:hanging="166"/>
              <w:rPr>
                <w:sz w:val="16"/>
                <w:szCs w:val="16"/>
              </w:rPr>
            </w:pPr>
            <w:r w:rsidRPr="005435F1">
              <w:rPr>
                <w:i/>
                <w:sz w:val="16"/>
                <w:szCs w:val="16"/>
              </w:rPr>
              <w:t>Example – 2 Adults and 1 Child</w:t>
            </w:r>
            <w:r w:rsidRPr="005435F1">
              <w:rPr>
                <w:sz w:val="16"/>
                <w:szCs w:val="16"/>
              </w:rPr>
              <w:t>:</w:t>
            </w:r>
          </w:p>
          <w:p w14:paraId="16B334A9" w14:textId="77777777" w:rsidR="00814D8A" w:rsidRPr="005435F1" w:rsidRDefault="00814D8A" w:rsidP="009C23FF">
            <w:pPr>
              <w:spacing w:after="0" w:line="240" w:lineRule="auto"/>
              <w:rPr>
                <w:rFonts w:ascii="Arial" w:hAnsi="Arial" w:cs="Arial"/>
                <w:sz w:val="16"/>
                <w:szCs w:val="16"/>
              </w:rPr>
            </w:pPr>
            <w:r w:rsidRPr="005435F1">
              <w:rPr>
                <w:rFonts w:ascii="Arial" w:hAnsi="Arial" w:cs="Arial"/>
                <w:sz w:val="16"/>
                <w:szCs w:val="16"/>
              </w:rPr>
              <w:t>&lt;:GuestCounts IsPerRoom="true"&gt;</w:t>
            </w:r>
          </w:p>
          <w:p w14:paraId="16B334AA" w14:textId="77777777" w:rsidR="00814D8A" w:rsidRPr="005435F1" w:rsidRDefault="00814D8A" w:rsidP="009C23FF">
            <w:pPr>
              <w:spacing w:after="0" w:line="240" w:lineRule="auto"/>
              <w:rPr>
                <w:rFonts w:ascii="Arial" w:hAnsi="Arial" w:cs="Arial"/>
                <w:sz w:val="16"/>
                <w:szCs w:val="16"/>
              </w:rPr>
            </w:pPr>
            <w:r w:rsidRPr="005435F1">
              <w:rPr>
                <w:rFonts w:ascii="Arial" w:hAnsi="Arial" w:cs="Arial"/>
                <w:sz w:val="16"/>
                <w:szCs w:val="16"/>
              </w:rPr>
              <w:t xml:space="preserve">&lt;GuestCount </w:t>
            </w:r>
            <w:r w:rsidRPr="005435F1">
              <w:rPr>
                <w:rFonts w:ascii="Arial" w:hAnsi="Arial" w:cs="Arial"/>
                <w:b/>
                <w:sz w:val="16"/>
                <w:szCs w:val="16"/>
              </w:rPr>
              <w:t>AgeQualifyingCode="10"</w:t>
            </w:r>
            <w:r w:rsidRPr="005435F1">
              <w:rPr>
                <w:rFonts w:ascii="Arial" w:hAnsi="Arial" w:cs="Arial"/>
                <w:sz w:val="16"/>
                <w:szCs w:val="16"/>
              </w:rPr>
              <w:t xml:space="preserve"> Count="2"/&gt;</w:t>
            </w:r>
          </w:p>
          <w:p w14:paraId="16B334AB" w14:textId="77777777" w:rsidR="00814D8A" w:rsidRPr="005435F1" w:rsidRDefault="00814D8A" w:rsidP="009C23FF">
            <w:pPr>
              <w:spacing w:after="0" w:line="240" w:lineRule="auto"/>
            </w:pPr>
            <w:r w:rsidRPr="005435F1">
              <w:rPr>
                <w:rFonts w:ascii="Arial" w:hAnsi="Arial" w:cs="Arial"/>
                <w:sz w:val="16"/>
                <w:szCs w:val="16"/>
              </w:rPr>
              <w:t xml:space="preserve">&lt;GuestCount </w:t>
            </w:r>
            <w:r w:rsidRPr="005435F1">
              <w:rPr>
                <w:rFonts w:ascii="Arial" w:hAnsi="Arial" w:cs="Arial"/>
                <w:b/>
                <w:sz w:val="16"/>
                <w:szCs w:val="16"/>
              </w:rPr>
              <w:t>AgeQualifyingCode="8"</w:t>
            </w:r>
            <w:r w:rsidRPr="005435F1">
              <w:rPr>
                <w:rFonts w:ascii="Arial" w:hAnsi="Arial" w:cs="Arial"/>
                <w:sz w:val="16"/>
                <w:szCs w:val="16"/>
              </w:rPr>
              <w:t xml:space="preserve"> Count="1" /&gt;</w:t>
            </w:r>
          </w:p>
        </w:tc>
        <w:tc>
          <w:tcPr>
            <w:tcW w:w="810" w:type="dxa"/>
            <w:tcBorders>
              <w:top w:val="single" w:sz="4" w:space="0" w:color="C0C0C0"/>
              <w:left w:val="single" w:sz="4" w:space="0" w:color="C0C0C0"/>
              <w:right w:val="single" w:sz="4" w:space="0" w:color="C0C0C0"/>
            </w:tcBorders>
            <w:shd w:val="clear" w:color="auto" w:fill="auto"/>
          </w:tcPr>
          <w:p w14:paraId="16B334AC" w14:textId="77777777" w:rsidR="00814D8A" w:rsidRPr="005435F1" w:rsidRDefault="00814D8A" w:rsidP="001F179A">
            <w:pPr>
              <w:pStyle w:val="StyleArial8ptCenteredAfter0ptLinespacingsingle"/>
            </w:pPr>
            <w:r w:rsidRPr="005435F1">
              <w:t>1</w:t>
            </w:r>
          </w:p>
        </w:tc>
        <w:tc>
          <w:tcPr>
            <w:tcW w:w="2250" w:type="dxa"/>
            <w:tcBorders>
              <w:top w:val="single" w:sz="4" w:space="0" w:color="C0C0C0"/>
              <w:left w:val="single" w:sz="4" w:space="0" w:color="C0C0C0"/>
              <w:right w:val="single" w:sz="4" w:space="0" w:color="C0C0C0"/>
            </w:tcBorders>
            <w:shd w:val="clear" w:color="auto" w:fill="auto"/>
          </w:tcPr>
          <w:p w14:paraId="16B334AD" w14:textId="77777777" w:rsidR="00814D8A" w:rsidRPr="005435F1" w:rsidRDefault="00814D8A" w:rsidP="001F179A">
            <w:pPr>
              <w:pStyle w:val="StyleTableText8pt"/>
            </w:pPr>
            <w:r w:rsidRPr="005435F1">
              <w:t>OTA Code List – Age Qualifying Code (AQC)</w:t>
            </w:r>
          </w:p>
          <w:p w14:paraId="16B334AE" w14:textId="77777777" w:rsidR="00814D8A" w:rsidRPr="005435F1" w:rsidRDefault="00814D8A" w:rsidP="001F179A">
            <w:pPr>
              <w:pStyle w:val="StyleTableText8pt"/>
            </w:pPr>
            <w:r w:rsidRPr="005435F1">
              <w:rPr>
                <w:i/>
              </w:rPr>
              <w:t>Valid value</w:t>
            </w:r>
            <w:r w:rsidRPr="005435F1">
              <w:t>:</w:t>
            </w:r>
          </w:p>
          <w:p w14:paraId="16B334AF" w14:textId="77777777" w:rsidR="00814D8A" w:rsidRPr="005435F1" w:rsidRDefault="00814D8A" w:rsidP="002A3032">
            <w:pPr>
              <w:pStyle w:val="StyleArial8ptAfter0ptLinespacingsingle"/>
              <w:rPr>
                <w:lang w:val="en-AU"/>
              </w:rPr>
            </w:pPr>
            <w:r w:rsidRPr="005435F1">
              <w:rPr>
                <w:lang w:val="en-AU"/>
              </w:rPr>
              <w:t>10 = Adult</w:t>
            </w:r>
          </w:p>
          <w:p w14:paraId="16B334B0" w14:textId="77777777" w:rsidR="00814D8A" w:rsidRPr="005435F1" w:rsidRDefault="00814D8A" w:rsidP="002A3032">
            <w:pPr>
              <w:pStyle w:val="StyleArial8ptAfter0ptLinespacingsingle"/>
            </w:pPr>
            <w:r w:rsidRPr="005435F1">
              <w:rPr>
                <w:rFonts w:cs="Arial"/>
                <w:szCs w:val="16"/>
                <w:lang w:val="en-AU"/>
              </w:rPr>
              <w:t>“8” = Child</w:t>
            </w:r>
          </w:p>
        </w:tc>
        <w:tc>
          <w:tcPr>
            <w:tcW w:w="3870" w:type="dxa"/>
            <w:tcBorders>
              <w:top w:val="single" w:sz="4" w:space="0" w:color="C0C0C0"/>
              <w:left w:val="single" w:sz="4" w:space="0" w:color="C0C0C0"/>
              <w:right w:val="single" w:sz="4" w:space="0" w:color="C0C0C0"/>
            </w:tcBorders>
            <w:shd w:val="clear" w:color="auto" w:fill="auto"/>
          </w:tcPr>
          <w:p w14:paraId="16B334B1" w14:textId="77777777" w:rsidR="00814D8A" w:rsidRPr="006F198C" w:rsidRDefault="00814D8A" w:rsidP="004254D4">
            <w:pPr>
              <w:spacing w:after="0" w:line="240" w:lineRule="auto"/>
              <w:jc w:val="center"/>
              <w:rPr>
                <w:rFonts w:ascii="Arial" w:hAnsi="Arial" w:cs="Arial"/>
                <w:sz w:val="16"/>
                <w:szCs w:val="16"/>
              </w:rPr>
            </w:pPr>
          </w:p>
        </w:tc>
      </w:tr>
      <w:tr w:rsidR="00814D8A" w:rsidRPr="00F860DF" w14:paraId="16B334BD"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4B3" w14:textId="77777777" w:rsidR="00814D8A" w:rsidRPr="00F860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4B4" w14:textId="77777777" w:rsidR="00814D8A" w:rsidRPr="00694E30" w:rsidRDefault="00814D8A" w:rsidP="001F179A">
            <w:pPr>
              <w:pStyle w:val="StyleArial8ptAfter0ptLinespacingsingle"/>
            </w:pPr>
            <w:r w:rsidRPr="00694E30">
              <w:rPr>
                <w:rFonts w:cs="Arial"/>
                <w:color w:val="0000FF"/>
                <w:szCs w:val="16"/>
              </w:rPr>
              <w:t>@Age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B5" w14:textId="77777777" w:rsidR="00814D8A" w:rsidRPr="00694E30" w:rsidRDefault="00814D8A" w:rsidP="00694E30">
            <w:pPr>
              <w:spacing w:before="60" w:after="0" w:line="240" w:lineRule="auto"/>
              <w:rPr>
                <w:strike/>
              </w:rPr>
            </w:pPr>
            <w:r w:rsidRPr="00694E30">
              <w:rPr>
                <w:rFonts w:ascii="Arial" w:hAnsi="Arial" w:cs="Arial"/>
                <w:color w:val="0000FF"/>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B6" w14:textId="77777777" w:rsidR="00814D8A" w:rsidRPr="00694E30" w:rsidRDefault="00814D8A" w:rsidP="001F179A">
            <w:pPr>
              <w:pStyle w:val="StyleArial8ptAfter0ptLinespacingsingle"/>
            </w:pPr>
            <w:r w:rsidRPr="00694E30">
              <w:t>Numeric0to999</w:t>
            </w:r>
          </w:p>
          <w:p w14:paraId="16B334B7" w14:textId="77777777" w:rsidR="00814D8A" w:rsidRPr="00694E30" w:rsidRDefault="00814D8A" w:rsidP="00DE43D6">
            <w:pPr>
              <w:spacing w:before="60" w:after="60" w:line="240" w:lineRule="auto"/>
              <w:rPr>
                <w:rFonts w:ascii="Arial" w:hAnsi="Arial" w:cs="Arial"/>
                <w:i/>
                <w:sz w:val="16"/>
                <w:szCs w:val="16"/>
              </w:rPr>
            </w:pPr>
            <w:r w:rsidRPr="00694E30">
              <w:rPr>
                <w:rFonts w:ascii="Arial" w:hAnsi="Arial" w:cs="Arial"/>
                <w:i/>
                <w:sz w:val="16"/>
                <w:szCs w:val="16"/>
              </w:rPr>
              <w:t>Example value 2 adlults, 2 children ages 3 and 6:</w:t>
            </w:r>
          </w:p>
          <w:p w14:paraId="16B334B8" w14:textId="77777777" w:rsidR="00814D8A" w:rsidRPr="00694E30" w:rsidRDefault="00814D8A" w:rsidP="0054710D">
            <w:pPr>
              <w:spacing w:before="120" w:after="120"/>
              <w:rPr>
                <w:rFonts w:ascii="Arial" w:hAnsi="Arial" w:cs="Arial"/>
                <w:sz w:val="16"/>
                <w:szCs w:val="16"/>
              </w:rPr>
            </w:pPr>
            <w:r w:rsidRPr="00694E30">
              <w:rPr>
                <w:rFonts w:ascii="Arial" w:hAnsi="Arial" w:cs="Arial"/>
                <w:sz w:val="16"/>
                <w:szCs w:val="16"/>
              </w:rPr>
              <w:t>&lt;:GuestCounts IsPerRoom="true"&gt;</w:t>
            </w:r>
            <w:r w:rsidRPr="00694E30">
              <w:rPr>
                <w:rFonts w:ascii="Arial" w:hAnsi="Arial" w:cs="Arial"/>
                <w:sz w:val="16"/>
                <w:szCs w:val="16"/>
              </w:rPr>
              <w:br/>
              <w:t>&lt;GuestCount AgeQualifyingCode="10" Count="2"/&gt;</w:t>
            </w:r>
            <w:r w:rsidRPr="00694E30">
              <w:rPr>
                <w:rFonts w:ascii="Arial" w:hAnsi="Arial" w:cs="Arial"/>
                <w:sz w:val="16"/>
                <w:szCs w:val="16"/>
              </w:rPr>
              <w:br/>
            </w:r>
            <w:r w:rsidRPr="00861DF0">
              <w:rPr>
                <w:rFonts w:ascii="Arial" w:hAnsi="Arial" w:cs="Arial"/>
                <w:sz w:val="16"/>
                <w:szCs w:val="16"/>
              </w:rPr>
              <w:t>&lt;GuestCount AgeQualifyingCode="8" Count="2"/&gt;</w:t>
            </w:r>
            <w:r w:rsidRPr="00694E30">
              <w:rPr>
                <w:rFonts w:ascii="Arial" w:hAnsi="Arial" w:cs="Arial"/>
                <w:color w:val="0000FF"/>
                <w:sz w:val="16"/>
                <w:szCs w:val="16"/>
              </w:rPr>
              <w:br/>
              <w:t>&lt;GuestCount AgeQualifyingCode=’*8”Count=”1</w:t>
            </w:r>
            <w:r w:rsidRPr="00694E30">
              <w:rPr>
                <w:rFonts w:ascii="Arial" w:hAnsi="Arial" w:cs="Arial"/>
                <w:b/>
                <w:color w:val="0000FF"/>
                <w:sz w:val="16"/>
                <w:szCs w:val="16"/>
              </w:rPr>
              <w:t>”  Age=”3”</w:t>
            </w:r>
            <w:r w:rsidRPr="00694E30">
              <w:rPr>
                <w:rFonts w:ascii="Arial" w:hAnsi="Arial" w:cs="Arial"/>
                <w:color w:val="0000FF"/>
                <w:sz w:val="16"/>
                <w:szCs w:val="16"/>
              </w:rPr>
              <w:t>/&gt;</w:t>
            </w:r>
            <w:r w:rsidRPr="00694E30">
              <w:rPr>
                <w:rFonts w:ascii="Arial" w:hAnsi="Arial" w:cs="Arial"/>
                <w:color w:val="0000FF"/>
                <w:sz w:val="16"/>
                <w:szCs w:val="16"/>
              </w:rPr>
              <w:br/>
              <w:t xml:space="preserve">&lt;GuestCount AgeQualifyingCode=”8” “Count=”1” </w:t>
            </w:r>
            <w:r w:rsidRPr="00694E30">
              <w:rPr>
                <w:rFonts w:ascii="Arial" w:hAnsi="Arial" w:cs="Arial"/>
                <w:b/>
                <w:color w:val="0000FF"/>
                <w:sz w:val="16"/>
                <w:szCs w:val="16"/>
              </w:rPr>
              <w:t>Age=”6”/</w:t>
            </w:r>
            <w:r w:rsidRPr="00694E30">
              <w:rPr>
                <w:rFonts w:ascii="Arial" w:hAnsi="Arial" w:cs="Arial"/>
                <w:color w:val="0000FF"/>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B9" w14:textId="77777777" w:rsidR="00814D8A" w:rsidRPr="00694E30" w:rsidRDefault="00814D8A" w:rsidP="0054710D">
            <w:pPr>
              <w:spacing w:before="60" w:after="0" w:line="240" w:lineRule="auto"/>
              <w:jc w:val="center"/>
              <w:rPr>
                <w:rFonts w:ascii="Arial" w:hAnsi="Arial" w:cs="Arial"/>
                <w:strike/>
                <w:color w:val="0000FF"/>
                <w:sz w:val="16"/>
                <w:szCs w:val="16"/>
              </w:rPr>
            </w:pPr>
            <w:r w:rsidRPr="00694E30">
              <w:rPr>
                <w:rFonts w:ascii="Arial" w:hAnsi="Arial" w:cs="Arial"/>
                <w:color w:val="0000FF"/>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BA" w14:textId="77777777" w:rsidR="00814D8A" w:rsidRPr="00694E30" w:rsidRDefault="00814D8A" w:rsidP="00BE1FB0">
            <w:pPr>
              <w:pStyle w:val="StyleTableText6ptAfterbefore"/>
              <w:rPr>
                <w:color w:val="0000FF"/>
                <w:szCs w:val="16"/>
              </w:rPr>
            </w:pPr>
            <w:r w:rsidRPr="00694E30">
              <w:rPr>
                <w:b/>
                <w:color w:val="0000FF"/>
              </w:rPr>
              <w:t>GDS Note:</w:t>
            </w:r>
            <w:r w:rsidRPr="00694E30">
              <w:rPr>
                <w:color w:val="0000FF"/>
              </w:rPr>
              <w:t xml:space="preserve">  When @Age is passed, a GuestCount Element is required foreach child specified in the Number of Children sharing the room.  Minium 1 maxium 5 occurrences.</w:t>
            </w:r>
            <w:r w:rsidRPr="00694E30">
              <w:rPr>
                <w:color w:val="0000FF"/>
                <w:szCs w:val="16"/>
              </w:rPr>
              <w:t xml:space="preserve"> </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BB" w14:textId="77777777" w:rsidR="00814D8A" w:rsidRPr="00694E30" w:rsidRDefault="00814D8A" w:rsidP="001F179A">
            <w:pPr>
              <w:pStyle w:val="StyleArial8ptBefore3ptAfter3ptLinespacingsing"/>
              <w:rPr>
                <w:color w:val="0000FF"/>
              </w:rPr>
            </w:pPr>
            <w:r w:rsidRPr="00694E30">
              <w:rPr>
                <w:color w:val="0000FF"/>
              </w:rPr>
              <w:t>Children’s Age</w:t>
            </w:r>
          </w:p>
          <w:p w14:paraId="16B334BC" w14:textId="77777777" w:rsidR="00814D8A" w:rsidRPr="00694E30" w:rsidRDefault="00814D8A" w:rsidP="00DC0F50">
            <w:pPr>
              <w:spacing w:before="60" w:after="60"/>
              <w:rPr>
                <w:rFonts w:ascii="Arial" w:hAnsi="Arial" w:cs="Arial"/>
                <w:b/>
                <w:i/>
                <w:color w:val="0000FF"/>
                <w:sz w:val="16"/>
                <w:szCs w:val="16"/>
              </w:rPr>
            </w:pPr>
            <w:r w:rsidRPr="00694E30">
              <w:rPr>
                <w:rFonts w:ascii="Arial" w:hAnsi="Arial" w:cs="Arial"/>
                <w:b/>
                <w:i/>
                <w:color w:val="0000FF"/>
                <w:sz w:val="16"/>
                <w:szCs w:val="16"/>
              </w:rPr>
              <w:t xml:space="preserve">GDS Note:  </w:t>
            </w:r>
            <w:r w:rsidRPr="00694E30">
              <w:rPr>
                <w:rFonts w:ascii="Arial" w:hAnsi="Arial" w:cs="Arial"/>
                <w:i/>
                <w:color w:val="0000FF"/>
                <w:sz w:val="16"/>
                <w:szCs w:val="16"/>
              </w:rPr>
              <w:t>Applicable to Galileo/ Apollo Complete Pricing Plus</w:t>
            </w:r>
          </w:p>
        </w:tc>
      </w:tr>
      <w:tr w:rsidR="00814D8A" w:rsidRPr="006F198C" w14:paraId="16B334D0" w14:textId="77777777" w:rsidTr="00814D8A">
        <w:trPr>
          <w:cantSplit/>
          <w:trHeight w:val="1970"/>
        </w:trPr>
        <w:tc>
          <w:tcPr>
            <w:tcW w:w="450" w:type="dxa"/>
            <w:vMerge w:val="restart"/>
            <w:tcBorders>
              <w:top w:val="single" w:sz="4" w:space="0" w:color="C0C0C0"/>
              <w:left w:val="single" w:sz="4" w:space="0" w:color="C0C0C0"/>
              <w:right w:val="single" w:sz="4" w:space="0" w:color="C0C0C0"/>
            </w:tcBorders>
            <w:shd w:val="clear" w:color="auto" w:fill="auto"/>
          </w:tcPr>
          <w:p w14:paraId="16B334BE" w14:textId="77777777" w:rsidR="00814D8A" w:rsidRPr="00F860DF" w:rsidRDefault="00814D8A" w:rsidP="00214888">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34BF" w14:textId="77777777" w:rsidR="00814D8A" w:rsidRPr="00C456C2" w:rsidRDefault="00814D8A" w:rsidP="001F179A">
            <w:pPr>
              <w:pStyle w:val="StyleArial8ptAfter0ptLinespacingsingle"/>
            </w:pPr>
            <w:r w:rsidRPr="00C456C2">
              <w:t>@Count</w:t>
            </w:r>
          </w:p>
        </w:tc>
        <w:tc>
          <w:tcPr>
            <w:tcW w:w="620" w:type="dxa"/>
            <w:vMerge w:val="restart"/>
            <w:tcBorders>
              <w:top w:val="single" w:sz="4" w:space="0" w:color="C0C0C0"/>
              <w:left w:val="single" w:sz="4" w:space="0" w:color="C0C0C0"/>
              <w:right w:val="single" w:sz="4" w:space="0" w:color="C0C0C0"/>
            </w:tcBorders>
            <w:shd w:val="clear" w:color="auto" w:fill="auto"/>
          </w:tcPr>
          <w:p w14:paraId="16B334C0" w14:textId="77777777" w:rsidR="00814D8A" w:rsidRPr="006F198C" w:rsidRDefault="00814D8A" w:rsidP="002021A6">
            <w:pPr>
              <w:spacing w:after="0" w:line="240" w:lineRule="auto"/>
              <w:rPr>
                <w:rFonts w:ascii="Arial" w:hAnsi="Arial" w:cs="Arial"/>
                <w:strike/>
                <w:sz w:val="16"/>
                <w:szCs w:val="16"/>
              </w:rPr>
            </w:pPr>
            <w:r w:rsidRPr="006F198C">
              <w:rPr>
                <w:rFonts w:ascii="Arial" w:hAnsi="Arial" w:cs="Arial"/>
                <w:sz w:val="16"/>
                <w:szCs w:val="16"/>
              </w:rPr>
              <w:t>A</w:t>
            </w:r>
          </w:p>
        </w:tc>
        <w:tc>
          <w:tcPr>
            <w:tcW w:w="2610" w:type="dxa"/>
            <w:vMerge w:val="restart"/>
            <w:tcBorders>
              <w:top w:val="single" w:sz="4" w:space="0" w:color="C0C0C0"/>
              <w:left w:val="single" w:sz="4" w:space="0" w:color="C0C0C0"/>
              <w:right w:val="single" w:sz="4" w:space="0" w:color="C0C0C0"/>
            </w:tcBorders>
            <w:shd w:val="clear" w:color="auto" w:fill="auto"/>
          </w:tcPr>
          <w:p w14:paraId="16B334C1" w14:textId="77777777" w:rsidR="00814D8A" w:rsidRPr="006F198C" w:rsidRDefault="00814D8A" w:rsidP="001F179A">
            <w:pPr>
              <w:pStyle w:val="StyleArial8ptAfter0ptLinespacingsingle"/>
            </w:pPr>
            <w:r w:rsidRPr="006F198C">
              <w:t>Numeric1to999</w:t>
            </w:r>
          </w:p>
          <w:p w14:paraId="16B334C2" w14:textId="77777777" w:rsidR="00814D8A" w:rsidRPr="006F198C" w:rsidRDefault="00814D8A" w:rsidP="001F179A">
            <w:pPr>
              <w:pStyle w:val="StyleTableText8pt"/>
            </w:pPr>
            <w:r w:rsidRPr="006F198C">
              <w:rPr>
                <w:i/>
              </w:rPr>
              <w:t>Example value 2 Adults</w:t>
            </w:r>
            <w:r w:rsidRPr="006F198C">
              <w:t>:</w:t>
            </w:r>
          </w:p>
          <w:p w14:paraId="16B334C3" w14:textId="77777777" w:rsidR="00814D8A" w:rsidRPr="006F198C" w:rsidRDefault="00814D8A" w:rsidP="008F5AE1">
            <w:pPr>
              <w:spacing w:before="60" w:after="60" w:line="240" w:lineRule="auto"/>
              <w:rPr>
                <w:rFonts w:ascii="Arial" w:hAnsi="Arial" w:cs="Arial"/>
                <w:sz w:val="16"/>
                <w:szCs w:val="16"/>
              </w:rPr>
            </w:pPr>
            <w:r w:rsidRPr="006F198C">
              <w:rPr>
                <w:rFonts w:ascii="Arial" w:hAnsi="Arial" w:cs="Arial"/>
                <w:sz w:val="16"/>
                <w:szCs w:val="16"/>
              </w:rPr>
              <w:t xml:space="preserve">&lt;GuestCounts </w:t>
            </w:r>
            <w:r w:rsidRPr="006F198C">
              <w:rPr>
                <w:rFonts w:ascii="Arial" w:hAnsi="Arial" w:cs="Arial"/>
                <w:b/>
                <w:sz w:val="16"/>
                <w:szCs w:val="16"/>
              </w:rPr>
              <w:t>IsPerRoom="true"</w:t>
            </w:r>
            <w:r w:rsidRPr="006F198C">
              <w:rPr>
                <w:rFonts w:ascii="Arial" w:hAnsi="Arial" w:cs="Arial"/>
                <w:sz w:val="16"/>
                <w:szCs w:val="16"/>
              </w:rPr>
              <w:t>&gt;</w:t>
            </w:r>
          </w:p>
          <w:p w14:paraId="16B334C4" w14:textId="77777777" w:rsidR="00814D8A" w:rsidRPr="006F198C" w:rsidRDefault="00814D8A" w:rsidP="008F5AE1">
            <w:pPr>
              <w:pStyle w:val="StyleArial8ptAfter0ptLinespacingsingle"/>
              <w:spacing w:before="60" w:after="60"/>
            </w:pPr>
            <w:r w:rsidRPr="006F198C">
              <w:t>&lt;GuestCount&gt;</w:t>
            </w:r>
          </w:p>
          <w:p w14:paraId="16B334C5" w14:textId="77777777" w:rsidR="00814D8A" w:rsidRPr="006F198C" w:rsidRDefault="00814D8A" w:rsidP="008F5AE1">
            <w:pPr>
              <w:pStyle w:val="StyleArial8ptAfter0ptLinespacingsingle"/>
              <w:spacing w:before="60" w:after="60"/>
            </w:pPr>
            <w:r w:rsidRPr="006F198C">
              <w:t>AgeQualifyingCode=”10”</w:t>
            </w:r>
          </w:p>
          <w:p w14:paraId="16B334C6" w14:textId="77777777" w:rsidR="00814D8A" w:rsidRPr="006F198C" w:rsidRDefault="00814D8A" w:rsidP="008F5AE1">
            <w:pPr>
              <w:spacing w:before="60" w:after="60" w:line="240" w:lineRule="auto"/>
              <w:rPr>
                <w:rFonts w:ascii="Arial" w:hAnsi="Arial" w:cs="Arial"/>
                <w:sz w:val="16"/>
                <w:szCs w:val="16"/>
              </w:rPr>
            </w:pPr>
            <w:r w:rsidRPr="006F198C">
              <w:rPr>
                <w:rFonts w:ascii="Arial" w:hAnsi="Arial" w:cs="Arial"/>
                <w:b/>
                <w:sz w:val="16"/>
                <w:szCs w:val="16"/>
              </w:rPr>
              <w:t>Count=”2”</w:t>
            </w:r>
            <w:r w:rsidRPr="006F198C">
              <w:rPr>
                <w:rFonts w:ascii="Arial" w:hAnsi="Arial" w:cs="Arial"/>
                <w:sz w:val="16"/>
                <w:szCs w:val="16"/>
              </w:rPr>
              <w:t>/&gt;</w:t>
            </w:r>
          </w:p>
          <w:p w14:paraId="16B334C7" w14:textId="77777777" w:rsidR="00814D8A" w:rsidRPr="006F198C" w:rsidRDefault="00814D8A" w:rsidP="001F179A">
            <w:pPr>
              <w:pStyle w:val="StyleArial8ptAfter0ptLinespacingsingle"/>
            </w:pPr>
          </w:p>
          <w:p w14:paraId="16B334C8" w14:textId="77777777" w:rsidR="00814D8A" w:rsidRPr="006F198C" w:rsidRDefault="00814D8A" w:rsidP="001F179A">
            <w:pPr>
              <w:pStyle w:val="StyleTableText8pt"/>
            </w:pPr>
            <w:r w:rsidRPr="006F198C">
              <w:rPr>
                <w:i/>
              </w:rPr>
              <w:t>Example value 2 Adult, 1 Child and Total Occupants</w:t>
            </w:r>
            <w:r w:rsidRPr="006F198C">
              <w:t>:</w:t>
            </w:r>
          </w:p>
          <w:p w14:paraId="16B334C9" w14:textId="77777777" w:rsidR="00814D8A" w:rsidRPr="006F198C" w:rsidRDefault="00814D8A" w:rsidP="001F179A">
            <w:pPr>
              <w:pStyle w:val="StyleArial8ptAfter0ptLinespacingsingle"/>
            </w:pPr>
            <w:r w:rsidRPr="006F198C">
              <w:t>&lt;:GuestCounts IsPerRoom="true"&gt;</w:t>
            </w:r>
          </w:p>
          <w:p w14:paraId="16B334CA" w14:textId="77777777" w:rsidR="00814D8A" w:rsidRPr="006F198C" w:rsidRDefault="00814D8A" w:rsidP="002D2DF6">
            <w:pPr>
              <w:spacing w:after="0" w:line="240" w:lineRule="auto"/>
              <w:rPr>
                <w:rFonts w:ascii="Arial" w:hAnsi="Arial" w:cs="Arial"/>
                <w:sz w:val="16"/>
                <w:szCs w:val="16"/>
              </w:rPr>
            </w:pPr>
            <w:r w:rsidRPr="006F198C">
              <w:rPr>
                <w:rFonts w:ascii="Arial" w:hAnsi="Arial" w:cs="Arial"/>
                <w:sz w:val="16"/>
                <w:szCs w:val="16"/>
              </w:rPr>
              <w:t xml:space="preserve">&lt;GuestCount AgeQualifyingCode="10" </w:t>
            </w:r>
            <w:r w:rsidRPr="006F198C">
              <w:rPr>
                <w:rFonts w:ascii="Arial" w:hAnsi="Arial" w:cs="Arial"/>
                <w:b/>
                <w:sz w:val="16"/>
                <w:szCs w:val="16"/>
              </w:rPr>
              <w:t>Count="2"</w:t>
            </w:r>
            <w:r w:rsidRPr="006F198C">
              <w:rPr>
                <w:rFonts w:ascii="Arial" w:hAnsi="Arial" w:cs="Arial"/>
                <w:sz w:val="16"/>
                <w:szCs w:val="16"/>
              </w:rPr>
              <w:t>/&gt;</w:t>
            </w:r>
          </w:p>
          <w:p w14:paraId="16B334CB" w14:textId="77777777" w:rsidR="00814D8A" w:rsidRPr="006F198C" w:rsidRDefault="00814D8A" w:rsidP="002D2DF6">
            <w:pPr>
              <w:spacing w:after="0" w:line="240" w:lineRule="auto"/>
              <w:rPr>
                <w:rFonts w:ascii="Arial" w:hAnsi="Arial" w:cs="Arial"/>
                <w:sz w:val="16"/>
                <w:szCs w:val="16"/>
              </w:rPr>
            </w:pPr>
            <w:r w:rsidRPr="006F198C">
              <w:rPr>
                <w:rFonts w:ascii="Arial" w:hAnsi="Arial" w:cs="Arial"/>
                <w:sz w:val="16"/>
                <w:szCs w:val="16"/>
              </w:rPr>
              <w:t xml:space="preserve">&lt;GuestCount AgeQualifyingCode="8" </w:t>
            </w:r>
            <w:r w:rsidRPr="006F198C">
              <w:rPr>
                <w:rFonts w:ascii="Arial" w:hAnsi="Arial" w:cs="Arial"/>
                <w:b/>
                <w:sz w:val="16"/>
                <w:szCs w:val="16"/>
              </w:rPr>
              <w:t>Count="1"</w:t>
            </w:r>
            <w:r w:rsidRPr="006F198C">
              <w:rPr>
                <w:rFonts w:ascii="Arial" w:hAnsi="Arial" w:cs="Arial"/>
                <w:sz w:val="16"/>
                <w:szCs w:val="16"/>
              </w:rPr>
              <w:t xml:space="preserve"> /&gt;</w:t>
            </w:r>
          </w:p>
          <w:p w14:paraId="16B334CC" w14:textId="77777777" w:rsidR="00814D8A" w:rsidRPr="006F198C" w:rsidRDefault="00814D8A" w:rsidP="002D2DF6">
            <w:pPr>
              <w:spacing w:after="0" w:line="240" w:lineRule="auto"/>
              <w:rPr>
                <w:rFonts w:ascii="Arial" w:hAnsi="Arial" w:cs="Arial"/>
                <w:sz w:val="16"/>
                <w:szCs w:val="16"/>
              </w:rPr>
            </w:pPr>
            <w:r w:rsidRPr="006F198C">
              <w:rPr>
                <w:rFonts w:ascii="Arial" w:hAnsi="Arial" w:cs="Arial"/>
                <w:sz w:val="16"/>
                <w:szCs w:val="16"/>
              </w:rPr>
              <w:t xml:space="preserve">&lt;GuestCount </w:t>
            </w:r>
            <w:r w:rsidRPr="006F198C">
              <w:rPr>
                <w:rFonts w:ascii="Arial" w:hAnsi="Arial" w:cs="Arial"/>
                <w:b/>
                <w:sz w:val="16"/>
                <w:szCs w:val="16"/>
              </w:rPr>
              <w:t>Count=”3”</w:t>
            </w:r>
            <w:r w:rsidRPr="006F198C">
              <w:rPr>
                <w:rFonts w:ascii="Arial" w:hAnsi="Arial" w:cs="Arial"/>
                <w:sz w:val="16"/>
                <w:szCs w:val="16"/>
              </w:rPr>
              <w:t>/&gt;</w:t>
            </w:r>
          </w:p>
        </w:tc>
        <w:tc>
          <w:tcPr>
            <w:tcW w:w="810" w:type="dxa"/>
            <w:vMerge w:val="restart"/>
            <w:tcBorders>
              <w:top w:val="single" w:sz="4" w:space="0" w:color="C0C0C0"/>
              <w:left w:val="single" w:sz="4" w:space="0" w:color="C0C0C0"/>
              <w:right w:val="single" w:sz="4" w:space="0" w:color="C0C0C0"/>
            </w:tcBorders>
            <w:shd w:val="clear" w:color="auto" w:fill="auto"/>
          </w:tcPr>
          <w:p w14:paraId="16B334CD" w14:textId="77777777" w:rsidR="00814D8A" w:rsidRPr="006F198C" w:rsidRDefault="00814D8A" w:rsidP="001F179A">
            <w:pPr>
              <w:pStyle w:val="StyleArial8ptCenteredAfter0ptLinespacingsingle"/>
            </w:pPr>
            <w:r w:rsidRPr="006F198C">
              <w:t>1</w:t>
            </w:r>
          </w:p>
        </w:tc>
        <w:tc>
          <w:tcPr>
            <w:tcW w:w="2250" w:type="dxa"/>
            <w:vMerge w:val="restart"/>
            <w:tcBorders>
              <w:top w:val="single" w:sz="4" w:space="0" w:color="C0C0C0"/>
              <w:left w:val="single" w:sz="4" w:space="0" w:color="C0C0C0"/>
              <w:right w:val="single" w:sz="4" w:space="0" w:color="C0C0C0"/>
            </w:tcBorders>
            <w:shd w:val="clear" w:color="auto" w:fill="auto"/>
          </w:tcPr>
          <w:p w14:paraId="16B334CE" w14:textId="77777777" w:rsidR="00814D8A" w:rsidRPr="006F198C"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right w:val="single" w:sz="4" w:space="0" w:color="C0C0C0"/>
            </w:tcBorders>
            <w:shd w:val="clear" w:color="auto" w:fill="auto"/>
          </w:tcPr>
          <w:p w14:paraId="16B334CF" w14:textId="77777777" w:rsidR="00814D8A" w:rsidRPr="006F198C" w:rsidRDefault="00814D8A" w:rsidP="00D8050D">
            <w:pPr>
              <w:pStyle w:val="StyleArial8ptBefore3ptAfter3ptLinespacingsing"/>
            </w:pPr>
            <w:r w:rsidRPr="006F198C">
              <w:t>Number of Adults</w:t>
            </w:r>
          </w:p>
        </w:tc>
      </w:tr>
      <w:tr w:rsidR="00814D8A" w:rsidRPr="006F198C" w14:paraId="16B334D8" w14:textId="77777777" w:rsidTr="00814D8A">
        <w:trPr>
          <w:cantSplit/>
          <w:trHeight w:val="783"/>
        </w:trPr>
        <w:tc>
          <w:tcPr>
            <w:tcW w:w="450" w:type="dxa"/>
            <w:vMerge/>
            <w:tcBorders>
              <w:left w:val="single" w:sz="4" w:space="0" w:color="C0C0C0"/>
              <w:right w:val="single" w:sz="4" w:space="0" w:color="C0C0C0"/>
            </w:tcBorders>
            <w:shd w:val="clear" w:color="auto" w:fill="auto"/>
          </w:tcPr>
          <w:p w14:paraId="16B334D1" w14:textId="77777777" w:rsidR="00814D8A" w:rsidRPr="006F198C"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34D2" w14:textId="77777777" w:rsidR="00814D8A" w:rsidRPr="006F198C"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34D3" w14:textId="77777777" w:rsidR="00814D8A" w:rsidRPr="006F198C"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4D4"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4D5"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4D6" w14:textId="77777777" w:rsidR="00814D8A" w:rsidRPr="006F198C" w:rsidRDefault="00814D8A" w:rsidP="00214888">
            <w:pPr>
              <w:spacing w:after="0" w:line="240" w:lineRule="auto"/>
              <w:rPr>
                <w:rFonts w:ascii="Arial" w:hAnsi="Arial" w:cs="Arial"/>
                <w:b/>
                <w:sz w:val="16"/>
                <w:szCs w:val="16"/>
              </w:rPr>
            </w:pPr>
          </w:p>
        </w:tc>
        <w:tc>
          <w:tcPr>
            <w:tcW w:w="3870" w:type="dxa"/>
            <w:tcBorders>
              <w:left w:val="single" w:sz="4" w:space="0" w:color="C0C0C0"/>
              <w:right w:val="single" w:sz="4" w:space="0" w:color="C0C0C0"/>
            </w:tcBorders>
            <w:shd w:val="clear" w:color="auto" w:fill="auto"/>
          </w:tcPr>
          <w:p w14:paraId="16B334D7" w14:textId="77777777" w:rsidR="00814D8A" w:rsidRPr="006F198C" w:rsidRDefault="00814D8A" w:rsidP="00D8050D">
            <w:pPr>
              <w:pStyle w:val="StyleArial8ptBefore3ptAfter3ptLinespacingsing"/>
            </w:pPr>
            <w:r w:rsidRPr="006F198C">
              <w:t>Extra Adults</w:t>
            </w:r>
          </w:p>
        </w:tc>
      </w:tr>
      <w:tr w:rsidR="00814D8A" w:rsidRPr="006F198C" w14:paraId="16B334E1" w14:textId="77777777" w:rsidTr="00814D8A">
        <w:trPr>
          <w:cantSplit/>
          <w:trHeight w:val="783"/>
        </w:trPr>
        <w:tc>
          <w:tcPr>
            <w:tcW w:w="450" w:type="dxa"/>
            <w:vMerge/>
            <w:tcBorders>
              <w:left w:val="single" w:sz="4" w:space="0" w:color="C0C0C0"/>
              <w:right w:val="single" w:sz="4" w:space="0" w:color="C0C0C0"/>
            </w:tcBorders>
            <w:shd w:val="clear" w:color="auto" w:fill="auto"/>
          </w:tcPr>
          <w:p w14:paraId="16B334D9" w14:textId="77777777" w:rsidR="00814D8A" w:rsidRPr="006F198C"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34DA" w14:textId="77777777" w:rsidR="00814D8A" w:rsidRPr="006F198C"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34DB" w14:textId="77777777" w:rsidR="00814D8A" w:rsidRPr="006F198C"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4DC"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4DD"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4DE" w14:textId="77777777" w:rsidR="00814D8A" w:rsidRPr="006F198C" w:rsidRDefault="00814D8A" w:rsidP="00214888">
            <w:pPr>
              <w:spacing w:after="0" w:line="240" w:lineRule="auto"/>
              <w:rPr>
                <w:rFonts w:ascii="Arial" w:hAnsi="Arial" w:cs="Arial"/>
                <w:b/>
                <w:sz w:val="16"/>
                <w:szCs w:val="16"/>
              </w:rPr>
            </w:pPr>
          </w:p>
        </w:tc>
        <w:tc>
          <w:tcPr>
            <w:tcW w:w="3870" w:type="dxa"/>
            <w:tcBorders>
              <w:left w:val="single" w:sz="4" w:space="0" w:color="C0C0C0"/>
              <w:right w:val="single" w:sz="4" w:space="0" w:color="C0C0C0"/>
            </w:tcBorders>
            <w:shd w:val="clear" w:color="auto" w:fill="auto"/>
          </w:tcPr>
          <w:p w14:paraId="16B334DF" w14:textId="77777777" w:rsidR="00814D8A" w:rsidRPr="00E07112" w:rsidRDefault="00814D8A" w:rsidP="00D8050D">
            <w:pPr>
              <w:pStyle w:val="StyleArial8ptBefore3ptAfter3ptLinespacingsing"/>
            </w:pPr>
            <w:r w:rsidRPr="00E07112">
              <w:t>Number of Children</w:t>
            </w:r>
          </w:p>
          <w:p w14:paraId="16B334E0" w14:textId="77777777" w:rsidR="00814D8A" w:rsidRPr="00E07112" w:rsidRDefault="00814D8A" w:rsidP="00D8050D">
            <w:pPr>
              <w:pStyle w:val="StyleArial8ptBefore3ptAfter3ptLinespacingsing"/>
              <w:rPr>
                <w:rFonts w:cs="Arial"/>
                <w:b/>
                <w:i/>
                <w:color w:val="0000FF"/>
                <w:szCs w:val="16"/>
              </w:rPr>
            </w:pPr>
            <w:r w:rsidRPr="00E07112">
              <w:rPr>
                <w:rFonts w:cs="Arial"/>
                <w:b/>
                <w:i/>
                <w:szCs w:val="16"/>
              </w:rPr>
              <w:t xml:space="preserve">GDS </w:t>
            </w:r>
            <w:r w:rsidR="000876E3" w:rsidRPr="00E07112">
              <w:rPr>
                <w:rFonts w:cs="Arial"/>
                <w:b/>
                <w:i/>
                <w:szCs w:val="16"/>
              </w:rPr>
              <w:t>Certification Testing Note</w:t>
            </w:r>
            <w:r w:rsidRPr="00E07112">
              <w:rPr>
                <w:rFonts w:cs="Arial"/>
                <w:b/>
                <w:i/>
                <w:szCs w:val="16"/>
              </w:rPr>
              <w:t xml:space="preserve">:  </w:t>
            </w:r>
            <w:r w:rsidRPr="00E07112">
              <w:rPr>
                <w:rFonts w:cs="Arial"/>
                <w:i/>
                <w:szCs w:val="16"/>
              </w:rPr>
              <w:t>Applicable to Worldspan</w:t>
            </w:r>
            <w:r w:rsidRPr="00E07112">
              <w:rPr>
                <w:rFonts w:cs="Arial"/>
                <w:i/>
                <w:color w:val="0000FF"/>
                <w:szCs w:val="16"/>
              </w:rPr>
              <w:t xml:space="preserve"> and Galileo/ Apollo Complete Pricing Plus</w:t>
            </w:r>
          </w:p>
        </w:tc>
      </w:tr>
      <w:tr w:rsidR="00814D8A" w:rsidRPr="006F198C" w14:paraId="16B334E9" w14:textId="77777777" w:rsidTr="00814D8A">
        <w:trPr>
          <w:cantSplit/>
          <w:trHeight w:val="783"/>
        </w:trPr>
        <w:tc>
          <w:tcPr>
            <w:tcW w:w="450" w:type="dxa"/>
            <w:vMerge/>
            <w:tcBorders>
              <w:left w:val="single" w:sz="4" w:space="0" w:color="C0C0C0"/>
              <w:right w:val="single" w:sz="4" w:space="0" w:color="C0C0C0"/>
            </w:tcBorders>
            <w:shd w:val="clear" w:color="auto" w:fill="auto"/>
          </w:tcPr>
          <w:p w14:paraId="16B334E2" w14:textId="77777777" w:rsidR="00814D8A" w:rsidRPr="006F198C"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34E3" w14:textId="77777777" w:rsidR="00814D8A" w:rsidRPr="006F198C"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34E4" w14:textId="77777777" w:rsidR="00814D8A" w:rsidRPr="006F198C"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4E5"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4E6"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4E7" w14:textId="77777777" w:rsidR="00814D8A" w:rsidRPr="006F198C" w:rsidRDefault="00814D8A" w:rsidP="00214888">
            <w:pPr>
              <w:spacing w:after="0" w:line="240" w:lineRule="auto"/>
              <w:rPr>
                <w:rFonts w:ascii="Arial" w:hAnsi="Arial" w:cs="Arial"/>
                <w:b/>
                <w:sz w:val="16"/>
                <w:szCs w:val="16"/>
              </w:rPr>
            </w:pPr>
          </w:p>
        </w:tc>
        <w:tc>
          <w:tcPr>
            <w:tcW w:w="3870" w:type="dxa"/>
            <w:tcBorders>
              <w:left w:val="single" w:sz="4" w:space="0" w:color="C0C0C0"/>
              <w:right w:val="single" w:sz="4" w:space="0" w:color="C0C0C0"/>
            </w:tcBorders>
            <w:shd w:val="clear" w:color="auto" w:fill="auto"/>
          </w:tcPr>
          <w:p w14:paraId="16B334E8" w14:textId="77777777" w:rsidR="00814D8A" w:rsidRPr="00E07112" w:rsidRDefault="00814D8A" w:rsidP="00D8050D">
            <w:pPr>
              <w:pStyle w:val="StyleArial8ptBefore3ptAfter3ptLinespacingsing"/>
            </w:pPr>
            <w:r w:rsidRPr="00E07112">
              <w:t>Extra Children</w:t>
            </w:r>
          </w:p>
        </w:tc>
      </w:tr>
      <w:tr w:rsidR="00814D8A" w:rsidRPr="00F860DF" w14:paraId="16B334F2" w14:textId="77777777" w:rsidTr="00814D8A">
        <w:trPr>
          <w:cantSplit/>
          <w:trHeight w:val="783"/>
        </w:trPr>
        <w:tc>
          <w:tcPr>
            <w:tcW w:w="450" w:type="dxa"/>
            <w:vMerge/>
            <w:tcBorders>
              <w:left w:val="single" w:sz="4" w:space="0" w:color="C0C0C0"/>
              <w:bottom w:val="single" w:sz="4" w:space="0" w:color="C0C0C0"/>
              <w:right w:val="single" w:sz="4" w:space="0" w:color="C0C0C0"/>
            </w:tcBorders>
            <w:shd w:val="clear" w:color="auto" w:fill="auto"/>
          </w:tcPr>
          <w:p w14:paraId="16B334EA" w14:textId="77777777" w:rsidR="00814D8A" w:rsidRPr="006F198C" w:rsidRDefault="00814D8A"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34EB" w14:textId="77777777" w:rsidR="00814D8A" w:rsidRPr="006F198C" w:rsidRDefault="00814D8A"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34EC" w14:textId="77777777" w:rsidR="00814D8A" w:rsidRPr="006F198C" w:rsidRDefault="00814D8A"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4ED"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4EE"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34EF" w14:textId="77777777" w:rsidR="00814D8A" w:rsidRPr="006F198C" w:rsidRDefault="00814D8A" w:rsidP="00214888">
            <w:pPr>
              <w:spacing w:after="0" w:line="240" w:lineRule="auto"/>
              <w:rPr>
                <w:rFonts w:ascii="Arial" w:hAnsi="Arial" w:cs="Arial"/>
                <w:b/>
                <w:sz w:val="16"/>
                <w:szCs w:val="16"/>
              </w:rPr>
            </w:pPr>
          </w:p>
        </w:tc>
        <w:tc>
          <w:tcPr>
            <w:tcW w:w="3870" w:type="dxa"/>
            <w:tcBorders>
              <w:left w:val="single" w:sz="4" w:space="0" w:color="C0C0C0"/>
              <w:bottom w:val="single" w:sz="4" w:space="0" w:color="C0C0C0"/>
              <w:right w:val="single" w:sz="4" w:space="0" w:color="C0C0C0"/>
            </w:tcBorders>
            <w:shd w:val="clear" w:color="auto" w:fill="auto"/>
          </w:tcPr>
          <w:p w14:paraId="16B334F0" w14:textId="77777777" w:rsidR="00814D8A" w:rsidRPr="00E07112" w:rsidRDefault="00814D8A" w:rsidP="001F179A">
            <w:pPr>
              <w:pStyle w:val="StyleArial8ptBefore3ptAfter3ptLinespacingsing"/>
            </w:pPr>
            <w:r w:rsidRPr="00E07112">
              <w:t>Total Occupants</w:t>
            </w:r>
          </w:p>
          <w:p w14:paraId="16B334F1" w14:textId="77777777" w:rsidR="00814D8A" w:rsidRPr="00E07112" w:rsidRDefault="00814D8A" w:rsidP="00EE13C9">
            <w:pPr>
              <w:spacing w:before="60" w:after="60"/>
              <w:rPr>
                <w:rFonts w:ascii="Arial" w:hAnsi="Arial" w:cs="Arial"/>
                <w:sz w:val="16"/>
                <w:szCs w:val="16"/>
              </w:rPr>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Worldspan</w:t>
            </w:r>
          </w:p>
        </w:tc>
      </w:tr>
      <w:tr w:rsidR="00814D8A" w:rsidRPr="00F860DF" w14:paraId="16B334F9"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4F3"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4F4"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4F5"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4F6"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4F7"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4F8" w14:textId="77777777" w:rsidR="00814D8A" w:rsidRPr="00F860DF" w:rsidRDefault="00814D8A" w:rsidP="00B03A8B">
            <w:pPr>
              <w:pStyle w:val="TableText"/>
              <w:spacing w:before="0" w:after="0"/>
              <w:rPr>
                <w:b/>
                <w:sz w:val="16"/>
                <w:szCs w:val="16"/>
              </w:rPr>
            </w:pPr>
          </w:p>
        </w:tc>
      </w:tr>
      <w:tr w:rsidR="00814D8A" w:rsidRPr="00925C6A" w14:paraId="16B3350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4FA" w14:textId="77777777" w:rsidR="00814D8A" w:rsidRPr="00925C6A" w:rsidRDefault="00814D8A" w:rsidP="001F179A">
            <w:pPr>
              <w:pStyle w:val="StyleArial8ptBoldAfter0ptLinespacing15lines"/>
            </w:pPr>
            <w:r w:rsidRPr="00925C6A">
              <w:t>1</w:t>
            </w:r>
          </w:p>
          <w:p w14:paraId="16B334FB" w14:textId="77777777" w:rsidR="00814D8A" w:rsidRPr="00925C6A" w:rsidRDefault="00814D8A" w:rsidP="001F179A">
            <w:pPr>
              <w:pStyle w:val="StyleArial8ptBoldAfter0ptLinespacing15lines"/>
            </w:pPr>
            <w:r w:rsidRPr="00925C6A">
              <w:t>2</w:t>
            </w:r>
          </w:p>
          <w:p w14:paraId="16B334FC" w14:textId="77777777" w:rsidR="00814D8A" w:rsidRPr="00925C6A" w:rsidRDefault="00814D8A" w:rsidP="001F179A">
            <w:pPr>
              <w:pStyle w:val="StyleArial8ptBoldAfter0ptLinespacing15lines"/>
            </w:pPr>
            <w:r w:rsidRPr="00925C6A">
              <w:t>3</w:t>
            </w:r>
          </w:p>
          <w:p w14:paraId="16B334FD" w14:textId="77777777" w:rsidR="00814D8A" w:rsidRPr="00925C6A" w:rsidRDefault="00814D8A" w:rsidP="001F179A">
            <w:pPr>
              <w:pStyle w:val="StyleArial8ptBoldAfter0ptLinespacing15lines"/>
            </w:pPr>
            <w:r w:rsidRPr="00925C6A">
              <w:t>4</w:t>
            </w:r>
          </w:p>
          <w:p w14:paraId="16B334FE" w14:textId="77777777" w:rsidR="00814D8A" w:rsidRPr="00925C6A" w:rsidRDefault="00814D8A" w:rsidP="001F179A">
            <w:pPr>
              <w:pStyle w:val="StyleArial8ptBoldAfter0ptLinespacing15lines"/>
            </w:pPr>
            <w:r w:rsidRPr="00925C6A">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4FF" w14:textId="77777777" w:rsidR="00814D8A" w:rsidRPr="00344437" w:rsidRDefault="00814D8A" w:rsidP="001F179A">
            <w:pPr>
              <w:pStyle w:val="StyleArial8ptBoldAfter0ptLinespacing15lines"/>
            </w:pPr>
            <w:r w:rsidRPr="00344437">
              <w:t>HotelRes</w:t>
            </w:r>
            <w:r>
              <w:t>Modifies</w:t>
            </w:r>
          </w:p>
          <w:p w14:paraId="16B33500" w14:textId="77777777" w:rsidR="00814D8A" w:rsidRPr="00344437" w:rsidRDefault="00814D8A" w:rsidP="001F179A">
            <w:pPr>
              <w:pStyle w:val="StyleArial8ptBoldAfter0ptLinespacing15lines"/>
            </w:pPr>
            <w:r w:rsidRPr="00344437">
              <w:t>HotelRes</w:t>
            </w:r>
            <w:r>
              <w:t>Modify</w:t>
            </w:r>
          </w:p>
          <w:p w14:paraId="16B33501" w14:textId="77777777" w:rsidR="00814D8A" w:rsidRPr="00925C6A" w:rsidRDefault="00814D8A" w:rsidP="001F179A">
            <w:pPr>
              <w:pStyle w:val="StyleArial8ptBoldAfter0ptLinespacing15lines"/>
            </w:pPr>
            <w:r w:rsidRPr="00925C6A">
              <w:t>RoomStays</w:t>
            </w:r>
          </w:p>
          <w:p w14:paraId="16B33502" w14:textId="77777777" w:rsidR="00814D8A" w:rsidRPr="00925C6A" w:rsidRDefault="00814D8A" w:rsidP="001F179A">
            <w:pPr>
              <w:pStyle w:val="StyleArial8ptBoldAfter0ptLinespacing15lines"/>
            </w:pPr>
            <w:r w:rsidRPr="00925C6A">
              <w:t>RoomStay</w:t>
            </w:r>
          </w:p>
          <w:p w14:paraId="16B33503" w14:textId="77777777" w:rsidR="00814D8A" w:rsidRPr="00925C6A" w:rsidRDefault="00814D8A" w:rsidP="001F179A">
            <w:pPr>
              <w:pStyle w:val="StyleArial8ptBoldAfter0ptLinespacing15lines"/>
            </w:pPr>
            <w:r w:rsidRPr="00925C6A">
              <w:t>TimeSpan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504" w14:textId="77777777" w:rsidR="00814D8A" w:rsidRPr="00925C6A" w:rsidRDefault="00814D8A" w:rsidP="001F179A">
            <w:pPr>
              <w:pStyle w:val="StyleArial8ptBoldAfter0ptLinespacing15lines"/>
            </w:pPr>
            <w:r w:rsidRPr="00925C6A">
              <w:t>M</w:t>
            </w:r>
          </w:p>
          <w:p w14:paraId="16B33505" w14:textId="77777777" w:rsidR="00814D8A" w:rsidRPr="00925C6A" w:rsidRDefault="00814D8A" w:rsidP="001F179A">
            <w:pPr>
              <w:pStyle w:val="StyleArial8ptBoldAfter0ptLinespacing15lines"/>
            </w:pPr>
            <w:r w:rsidRPr="00925C6A">
              <w:t>M</w:t>
            </w:r>
          </w:p>
          <w:p w14:paraId="16B33506" w14:textId="77777777" w:rsidR="00814D8A" w:rsidRPr="00925C6A" w:rsidRDefault="00814D8A" w:rsidP="001F179A">
            <w:pPr>
              <w:pStyle w:val="StyleArial8ptBoldAfter0ptLinespacing15lines"/>
            </w:pPr>
            <w:r w:rsidRPr="00925C6A">
              <w:t>M</w:t>
            </w:r>
          </w:p>
          <w:p w14:paraId="16B33507" w14:textId="77777777" w:rsidR="00814D8A" w:rsidRPr="00925C6A" w:rsidRDefault="00814D8A" w:rsidP="001F179A">
            <w:pPr>
              <w:pStyle w:val="StyleArial8ptBoldAfter0ptLinespacing15lines"/>
            </w:pPr>
            <w:r w:rsidRPr="00925C6A">
              <w:t>M</w:t>
            </w:r>
          </w:p>
          <w:p w14:paraId="16B33508" w14:textId="77777777" w:rsidR="00814D8A" w:rsidRPr="00925C6A" w:rsidRDefault="00814D8A"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09" w14:textId="77777777" w:rsidR="00814D8A" w:rsidRPr="008F5AE1" w:rsidRDefault="00814D8A" w:rsidP="00D02A7C">
            <w:pPr>
              <w:pStyle w:val="StyleTableText6ptAfterbefore"/>
              <w:rPr>
                <w:b/>
              </w:rPr>
            </w:pPr>
            <w:r w:rsidRPr="00F43C22">
              <w:rPr>
                <w:b/>
              </w:rPr>
              <w:t>GDS Note:</w:t>
            </w:r>
            <w:r w:rsidRPr="00F43C22">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0A" w14:textId="77777777" w:rsidR="00814D8A" w:rsidRDefault="00814D8A" w:rsidP="009B0BEB">
            <w:pPr>
              <w:spacing w:after="0" w:line="360" w:lineRule="auto"/>
              <w:jc w:val="center"/>
              <w:rPr>
                <w:rFonts w:ascii="Arial" w:hAnsi="Arial" w:cs="Arial"/>
                <w:b/>
                <w:sz w:val="16"/>
                <w:szCs w:val="16"/>
              </w:rPr>
            </w:pPr>
            <w:r>
              <w:rPr>
                <w:rFonts w:ascii="Arial" w:hAnsi="Arial" w:cs="Arial"/>
                <w:b/>
                <w:sz w:val="16"/>
                <w:szCs w:val="16"/>
              </w:rPr>
              <w:t>GDS</w:t>
            </w:r>
          </w:p>
          <w:p w14:paraId="16B3350B" w14:textId="77777777" w:rsidR="00814D8A" w:rsidRPr="00925C6A" w:rsidRDefault="00814D8A"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50C" w14:textId="77777777" w:rsidR="00814D8A" w:rsidRPr="00925C6A" w:rsidRDefault="00814D8A" w:rsidP="00925C6A">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50D" w14:textId="77777777" w:rsidR="00814D8A" w:rsidRPr="00925C6A" w:rsidRDefault="00814D8A" w:rsidP="00925C6A">
            <w:pPr>
              <w:spacing w:after="0" w:line="360" w:lineRule="auto"/>
              <w:rPr>
                <w:rFonts w:ascii="Arial" w:hAnsi="Arial" w:cs="Arial"/>
                <w:b/>
                <w:sz w:val="16"/>
                <w:szCs w:val="16"/>
              </w:rPr>
            </w:pPr>
          </w:p>
        </w:tc>
      </w:tr>
      <w:tr w:rsidR="00814D8A" w:rsidRPr="00F860DF" w14:paraId="16B33519"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0F" w14:textId="77777777" w:rsidR="00814D8A" w:rsidRPr="00D333E7" w:rsidRDefault="00814D8A" w:rsidP="00925C6A">
            <w:pPr>
              <w:spacing w:after="0" w:line="240" w:lineRule="auto"/>
              <w:jc w:val="center"/>
              <w:rPr>
                <w:rFonts w:ascii="Arial" w:hAnsi="Arial" w:cs="Arial"/>
                <w:sz w:val="16"/>
                <w:szCs w:val="16"/>
                <w:highlight w:val="cyan"/>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10" w14:textId="77777777" w:rsidR="00814D8A" w:rsidRPr="00C456C2" w:rsidRDefault="00814D8A" w:rsidP="001F179A">
            <w:pPr>
              <w:pStyle w:val="StyleArial8ptAfter0ptLinespacingsingle"/>
            </w:pPr>
            <w:r w:rsidRPr="00C456C2">
              <w:t>@Start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11"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12" w14:textId="77777777" w:rsidR="00814D8A" w:rsidRPr="006F198C" w:rsidRDefault="00814D8A" w:rsidP="008F5AE1">
            <w:pPr>
              <w:pStyle w:val="StyleTableText6ptAfterbefore"/>
            </w:pPr>
            <w:r w:rsidRPr="006F198C">
              <w:t>DateOrTimeOrDateTimeType</w:t>
            </w:r>
          </w:p>
          <w:p w14:paraId="16B33513" w14:textId="77777777" w:rsidR="00814D8A" w:rsidRPr="006F198C" w:rsidRDefault="00814D8A" w:rsidP="008F5AE1">
            <w:pPr>
              <w:pStyle w:val="StyleTableText6ptAfterbefore"/>
              <w:rPr>
                <w:rFonts w:cs="Arial"/>
                <w:i/>
                <w:szCs w:val="16"/>
              </w:rPr>
            </w:pPr>
            <w:r w:rsidRPr="006F198C">
              <w:rPr>
                <w:rFonts w:cs="Arial"/>
                <w:i/>
                <w:szCs w:val="16"/>
              </w:rPr>
              <w:t>Example:</w:t>
            </w:r>
          </w:p>
          <w:p w14:paraId="16B33514" w14:textId="77777777" w:rsidR="00814D8A" w:rsidRPr="006F198C" w:rsidRDefault="00814D8A" w:rsidP="008F5AE1">
            <w:pPr>
              <w:pStyle w:val="StyleTableText6ptAfterbefore"/>
              <w:rPr>
                <w:rFonts w:cs="Arial"/>
                <w:szCs w:val="16"/>
              </w:rPr>
            </w:pPr>
            <w:r w:rsidRPr="006F198C">
              <w:rPr>
                <w:rFonts w:cs="Arial"/>
                <w:szCs w:val="16"/>
              </w:rPr>
              <w:t xml:space="preserve">&lt;TimeSpan End="2009-05-16" </w:t>
            </w:r>
            <w:r w:rsidRPr="006F198C">
              <w:rPr>
                <w:rFonts w:cs="Arial"/>
                <w:b/>
                <w:szCs w:val="16"/>
              </w:rPr>
              <w:t>Start="2009-05-15</w:t>
            </w:r>
            <w:r w:rsidRPr="006F198C">
              <w:rPr>
                <w:rFonts w:cs="Arial"/>
                <w:szCs w:val="16"/>
              </w:rPr>
              <w:t>"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15"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16" w14:textId="77777777" w:rsidR="00814D8A" w:rsidRPr="006F198C"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17" w14:textId="77777777" w:rsidR="00814D8A" w:rsidRPr="006F198C" w:rsidRDefault="00814D8A" w:rsidP="001F179A">
            <w:pPr>
              <w:pStyle w:val="StyleArial8ptBefore3ptAfter3ptLinespacingsing"/>
            </w:pPr>
            <w:r w:rsidRPr="006F198C">
              <w:t>In Date</w:t>
            </w:r>
          </w:p>
          <w:p w14:paraId="16B33518" w14:textId="77777777" w:rsidR="00814D8A" w:rsidRPr="006F198C" w:rsidRDefault="00814D8A" w:rsidP="00D8050D">
            <w:pPr>
              <w:pStyle w:val="StyleArial8ptBefore3ptAfter3ptLinespacingsing"/>
            </w:pPr>
            <w:r w:rsidRPr="006F198C">
              <w:t>GDS = 10</w:t>
            </w:r>
          </w:p>
        </w:tc>
      </w:tr>
      <w:tr w:rsidR="00814D8A" w:rsidRPr="00F860DF" w14:paraId="16B3352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1A" w14:textId="77777777" w:rsidR="00814D8A" w:rsidRPr="00D333E7" w:rsidRDefault="00814D8A" w:rsidP="00214888">
            <w:pPr>
              <w:spacing w:after="0" w:line="240" w:lineRule="auto"/>
              <w:jc w:val="center"/>
              <w:rPr>
                <w:rFonts w:ascii="Arial" w:hAnsi="Arial" w:cs="Arial"/>
                <w:sz w:val="16"/>
                <w:szCs w:val="16"/>
                <w:highlight w:val="cyan"/>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1B" w14:textId="77777777" w:rsidR="00814D8A" w:rsidRPr="00C456C2" w:rsidRDefault="00814D8A" w:rsidP="001F179A">
            <w:pPr>
              <w:pStyle w:val="StyleArial8ptAfter0ptLinespacingsingle"/>
            </w:pPr>
            <w:r w:rsidRPr="00C456C2">
              <w:t>@End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1C"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1D" w14:textId="77777777" w:rsidR="00814D8A" w:rsidRPr="006F198C" w:rsidRDefault="00814D8A" w:rsidP="008F5AE1">
            <w:pPr>
              <w:pStyle w:val="StyleTableText6ptAfterbefore"/>
            </w:pPr>
            <w:r w:rsidRPr="006F198C">
              <w:t>DateOrTimeOrDateTimeType</w:t>
            </w:r>
          </w:p>
          <w:p w14:paraId="16B3351E" w14:textId="77777777" w:rsidR="00814D8A" w:rsidRPr="006F198C" w:rsidRDefault="00814D8A" w:rsidP="008F5AE1">
            <w:pPr>
              <w:pStyle w:val="StyleTableText6ptAfterbefore"/>
              <w:rPr>
                <w:rFonts w:cs="Arial"/>
                <w:i/>
                <w:szCs w:val="16"/>
              </w:rPr>
            </w:pPr>
            <w:r w:rsidRPr="006F198C">
              <w:rPr>
                <w:rFonts w:cs="Arial"/>
                <w:i/>
                <w:szCs w:val="16"/>
              </w:rPr>
              <w:t>Example:</w:t>
            </w:r>
          </w:p>
          <w:p w14:paraId="16B3351F" w14:textId="77777777" w:rsidR="00814D8A" w:rsidRPr="006F198C" w:rsidRDefault="00814D8A" w:rsidP="008F5AE1">
            <w:pPr>
              <w:pStyle w:val="StyleTableText6ptAfterbefore"/>
              <w:rPr>
                <w:rFonts w:cs="Arial"/>
                <w:szCs w:val="16"/>
              </w:rPr>
            </w:pPr>
            <w:r w:rsidRPr="006F198C">
              <w:rPr>
                <w:rFonts w:cs="Arial"/>
                <w:szCs w:val="16"/>
              </w:rPr>
              <w:t xml:space="preserve">&lt;TimeSpan </w:t>
            </w:r>
            <w:r w:rsidRPr="006F198C">
              <w:rPr>
                <w:rFonts w:cs="Arial"/>
                <w:b/>
                <w:szCs w:val="16"/>
              </w:rPr>
              <w:t>End="2009-05-16</w:t>
            </w:r>
            <w:r w:rsidRPr="006F198C">
              <w:rPr>
                <w:rFonts w:cs="Arial"/>
                <w:szCs w:val="16"/>
              </w:rPr>
              <w:t>" Start="2009-05-15"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20"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21" w14:textId="77777777" w:rsidR="00814D8A" w:rsidRPr="006F198C"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22" w14:textId="77777777" w:rsidR="00814D8A" w:rsidRPr="006F198C" w:rsidRDefault="00814D8A" w:rsidP="001F179A">
            <w:pPr>
              <w:pStyle w:val="StyleArial8ptBefore3ptAfter3ptLinespacingsing"/>
            </w:pPr>
            <w:r w:rsidRPr="006F198C">
              <w:t>Out Date</w:t>
            </w:r>
          </w:p>
          <w:p w14:paraId="16B33523" w14:textId="77777777" w:rsidR="00814D8A" w:rsidRPr="006F198C" w:rsidRDefault="00814D8A" w:rsidP="00D8050D">
            <w:pPr>
              <w:pStyle w:val="StyleArial8ptBefore3ptAfter3ptLinespacingsing"/>
            </w:pPr>
            <w:r w:rsidRPr="006F198C">
              <w:t>GDS = 10</w:t>
            </w:r>
          </w:p>
        </w:tc>
      </w:tr>
      <w:tr w:rsidR="00814D8A" w:rsidRPr="00F860DF" w14:paraId="16B3352B"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525"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26"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27"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28"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29"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2A" w14:textId="77777777" w:rsidR="00814D8A" w:rsidRPr="00F860DF" w:rsidRDefault="00814D8A" w:rsidP="00B03A8B">
            <w:pPr>
              <w:pStyle w:val="TableText"/>
              <w:spacing w:before="0" w:after="0"/>
              <w:rPr>
                <w:b/>
                <w:sz w:val="16"/>
                <w:szCs w:val="16"/>
              </w:rPr>
            </w:pPr>
          </w:p>
        </w:tc>
      </w:tr>
      <w:tr w:rsidR="00814D8A" w:rsidRPr="00925C6A" w14:paraId="16B3354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2C" w14:textId="77777777" w:rsidR="00814D8A" w:rsidRPr="00925C6A" w:rsidRDefault="00814D8A" w:rsidP="001F179A">
            <w:pPr>
              <w:pStyle w:val="StyleArial8ptBoldAfter0ptLinespacing15lines"/>
            </w:pPr>
            <w:r w:rsidRPr="00925C6A">
              <w:t>1</w:t>
            </w:r>
          </w:p>
          <w:p w14:paraId="16B3352D" w14:textId="77777777" w:rsidR="00814D8A" w:rsidRPr="00925C6A" w:rsidRDefault="00814D8A" w:rsidP="001F179A">
            <w:pPr>
              <w:pStyle w:val="StyleArial8ptBoldAfter0ptLinespacing15lines"/>
            </w:pPr>
            <w:r w:rsidRPr="00925C6A">
              <w:t>2</w:t>
            </w:r>
          </w:p>
          <w:p w14:paraId="16B3352E" w14:textId="77777777" w:rsidR="00814D8A" w:rsidRPr="00925C6A" w:rsidRDefault="00814D8A" w:rsidP="001F179A">
            <w:pPr>
              <w:pStyle w:val="StyleArial8ptBoldAfter0ptLinespacing15lines"/>
            </w:pPr>
            <w:r w:rsidRPr="00925C6A">
              <w:t>3</w:t>
            </w:r>
          </w:p>
          <w:p w14:paraId="16B3352F" w14:textId="77777777" w:rsidR="00814D8A" w:rsidRPr="00925C6A" w:rsidRDefault="00814D8A" w:rsidP="001F179A">
            <w:pPr>
              <w:pStyle w:val="StyleArial8ptBoldAfter0ptLinespacing15lines"/>
            </w:pPr>
            <w:r w:rsidRPr="00925C6A">
              <w:t>4</w:t>
            </w:r>
          </w:p>
          <w:p w14:paraId="16B33530" w14:textId="77777777" w:rsidR="00814D8A" w:rsidRPr="00925C6A" w:rsidRDefault="00814D8A" w:rsidP="001F179A">
            <w:pPr>
              <w:pStyle w:val="StyleArial8ptBoldAfter0ptLinespacing15lines"/>
            </w:pPr>
            <w:r w:rsidRPr="00925C6A">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31" w14:textId="77777777" w:rsidR="00814D8A" w:rsidRPr="00344437" w:rsidRDefault="00814D8A" w:rsidP="001F179A">
            <w:pPr>
              <w:pStyle w:val="StyleArial8ptBoldAfter0ptLinespacing15lines"/>
            </w:pPr>
            <w:r w:rsidRPr="00344437">
              <w:t>HotelRes</w:t>
            </w:r>
            <w:r>
              <w:t>Modifies</w:t>
            </w:r>
          </w:p>
          <w:p w14:paraId="16B33532" w14:textId="77777777" w:rsidR="00814D8A" w:rsidRPr="00344437" w:rsidRDefault="00814D8A" w:rsidP="001F179A">
            <w:pPr>
              <w:pStyle w:val="StyleArial8ptBoldAfter0ptLinespacing15lines"/>
            </w:pPr>
            <w:r w:rsidRPr="00344437">
              <w:t>HotelRes</w:t>
            </w:r>
            <w:r>
              <w:t>Modify</w:t>
            </w:r>
          </w:p>
          <w:p w14:paraId="16B33533" w14:textId="77777777" w:rsidR="00814D8A" w:rsidRPr="00925C6A" w:rsidRDefault="00814D8A" w:rsidP="001F179A">
            <w:pPr>
              <w:pStyle w:val="StyleArial8ptBoldAfter0ptLinespacing15lines"/>
            </w:pPr>
            <w:r w:rsidRPr="00925C6A">
              <w:t>RoomStays</w:t>
            </w:r>
          </w:p>
          <w:p w14:paraId="16B33534" w14:textId="77777777" w:rsidR="00814D8A" w:rsidRPr="00925C6A" w:rsidRDefault="00814D8A" w:rsidP="001F179A">
            <w:pPr>
              <w:pStyle w:val="StyleArial8ptBoldAfter0ptLinespacing15lines"/>
            </w:pPr>
            <w:r w:rsidRPr="00925C6A">
              <w:t>RoomStay</w:t>
            </w:r>
          </w:p>
          <w:p w14:paraId="16B33535" w14:textId="77777777" w:rsidR="00814D8A" w:rsidRPr="00925C6A" w:rsidRDefault="00814D8A" w:rsidP="001F179A">
            <w:pPr>
              <w:pStyle w:val="StyleArial8ptBoldAfter0ptLinespacing15lines"/>
            </w:pPr>
            <w:r w:rsidRPr="00925C6A">
              <w:t>Guarantee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36" w14:textId="77777777" w:rsidR="00814D8A" w:rsidRPr="00925C6A" w:rsidRDefault="00814D8A" w:rsidP="001F179A">
            <w:pPr>
              <w:pStyle w:val="StyleArial8ptBoldAfter0ptLinespacing15lines"/>
            </w:pPr>
            <w:r w:rsidRPr="00925C6A">
              <w:t>M</w:t>
            </w:r>
          </w:p>
          <w:p w14:paraId="16B33537" w14:textId="77777777" w:rsidR="00814D8A" w:rsidRPr="00925C6A" w:rsidRDefault="00814D8A" w:rsidP="001F179A">
            <w:pPr>
              <w:pStyle w:val="StyleArial8ptBoldAfter0ptLinespacing15lines"/>
            </w:pPr>
            <w:r w:rsidRPr="00925C6A">
              <w:t>M</w:t>
            </w:r>
          </w:p>
          <w:p w14:paraId="16B33538" w14:textId="77777777" w:rsidR="00814D8A" w:rsidRPr="00925C6A" w:rsidRDefault="00814D8A" w:rsidP="001F179A">
            <w:pPr>
              <w:pStyle w:val="StyleArial8ptBoldAfter0ptLinespacing15lines"/>
            </w:pPr>
            <w:r w:rsidRPr="00925C6A">
              <w:t>M</w:t>
            </w:r>
          </w:p>
          <w:p w14:paraId="16B33539" w14:textId="77777777" w:rsidR="00814D8A" w:rsidRPr="00925C6A" w:rsidRDefault="00814D8A" w:rsidP="001F179A">
            <w:pPr>
              <w:pStyle w:val="StyleArial8ptBoldAfter0ptLinespacing15lines"/>
            </w:pPr>
            <w:r w:rsidRPr="00925C6A">
              <w:t>M</w:t>
            </w:r>
          </w:p>
          <w:p w14:paraId="16B3353A" w14:textId="77777777" w:rsidR="00814D8A" w:rsidRPr="00925C6A" w:rsidRDefault="00814D8A" w:rsidP="001F179A">
            <w:pPr>
              <w:pStyle w:val="StyleArial8ptBoldAfter0ptLinespacing15lines"/>
            </w:pPr>
            <w:r w:rsidRPr="00925C6A">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53B" w14:textId="77777777" w:rsidR="00814D8A" w:rsidRPr="00925C6A" w:rsidRDefault="00814D8A"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3C"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53D" w14:textId="77777777" w:rsidR="00814D8A" w:rsidRPr="00925C6A" w:rsidRDefault="00814D8A"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53E" w14:textId="77777777" w:rsidR="00814D8A" w:rsidRPr="00925C6A" w:rsidRDefault="00814D8A" w:rsidP="00925C6A">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53F" w14:textId="77777777" w:rsidR="00814D8A" w:rsidRPr="00925C6A" w:rsidRDefault="00814D8A" w:rsidP="00132B6B">
            <w:pPr>
              <w:spacing w:before="60" w:after="60" w:line="360" w:lineRule="auto"/>
              <w:rPr>
                <w:rFonts w:ascii="Arial" w:hAnsi="Arial" w:cs="Arial"/>
                <w:b/>
                <w:sz w:val="16"/>
                <w:szCs w:val="16"/>
              </w:rPr>
            </w:pPr>
          </w:p>
        </w:tc>
      </w:tr>
      <w:tr w:rsidR="00814D8A" w:rsidRPr="00F860DF" w14:paraId="16B33551"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41" w14:textId="77777777" w:rsidR="00814D8A" w:rsidRPr="00F860DF" w:rsidRDefault="00814D8A"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42" w14:textId="77777777" w:rsidR="00814D8A" w:rsidRPr="006F198C" w:rsidRDefault="00814D8A" w:rsidP="001F179A">
            <w:pPr>
              <w:pStyle w:val="StyleArial8ptAfter0ptLinespacingsingle"/>
            </w:pPr>
            <w:r w:rsidRPr="006F198C">
              <w:t>@GuaranteeCode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43"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44" w14:textId="77777777" w:rsidR="00814D8A" w:rsidRPr="006F198C" w:rsidRDefault="00814D8A" w:rsidP="001F179A">
            <w:pPr>
              <w:pStyle w:val="StyleArial8ptAfter0ptLinespacingsingle"/>
            </w:pPr>
            <w:r w:rsidRPr="006F198C">
              <w:t>StringLength1to32</w:t>
            </w:r>
          </w:p>
          <w:p w14:paraId="16B33545" w14:textId="77777777" w:rsidR="00814D8A" w:rsidRPr="006F198C" w:rsidRDefault="00814D8A" w:rsidP="001F179A">
            <w:pPr>
              <w:pStyle w:val="StyleTableText8pt"/>
            </w:pPr>
            <w:r w:rsidRPr="006F198C">
              <w:rPr>
                <w:i/>
              </w:rPr>
              <w:t>Example:</w:t>
            </w:r>
          </w:p>
          <w:p w14:paraId="16B33546" w14:textId="77777777" w:rsidR="00814D8A" w:rsidRPr="006F198C" w:rsidRDefault="00814D8A" w:rsidP="00691C5C">
            <w:pPr>
              <w:spacing w:after="0" w:line="240" w:lineRule="auto"/>
              <w:rPr>
                <w:rFonts w:ascii="Arial" w:hAnsi="Arial" w:cs="Arial"/>
                <w:sz w:val="16"/>
                <w:szCs w:val="16"/>
              </w:rPr>
            </w:pPr>
            <w:r w:rsidRPr="006F198C">
              <w:rPr>
                <w:rFonts w:ascii="Arial" w:hAnsi="Arial" w:cs="Arial"/>
                <w:sz w:val="16"/>
                <w:szCs w:val="16"/>
              </w:rPr>
              <w:t>&lt;</w:t>
            </w:r>
            <w:r w:rsidRPr="006F198C">
              <w:rPr>
                <w:rFonts w:ascii="Arial" w:hAnsi="Arial" w:cs="Arial"/>
                <w:b/>
                <w:sz w:val="16"/>
                <w:szCs w:val="16"/>
              </w:rPr>
              <w:t>GuaranteeGuaranteeCode="GCC"&gt;</w:t>
            </w:r>
          </w:p>
          <w:p w14:paraId="16B33547" w14:textId="77777777" w:rsidR="00814D8A" w:rsidRPr="006F198C" w:rsidRDefault="00814D8A" w:rsidP="001F179A">
            <w:pPr>
              <w:pStyle w:val="StyleArial8ptAfter0ptLinespacingsingle"/>
            </w:pPr>
            <w:r w:rsidRPr="006F198C">
              <w:t>&lt;GuaranteesAccepted&gt; &lt;GuaranteeAccepted&gt;</w:t>
            </w:r>
          </w:p>
          <w:p w14:paraId="16B33548" w14:textId="77777777" w:rsidR="00814D8A" w:rsidRPr="006F198C" w:rsidRDefault="00814D8A" w:rsidP="001F179A">
            <w:pPr>
              <w:pStyle w:val="StyleArial8ptAfter0ptLinespacingsingle"/>
            </w:pPr>
            <w:r w:rsidRPr="006F198C">
              <w:t>&lt;PaymentCard CardType=”1” CardCode=”AX” CardNumber=”1234567890123” ExpireDate=”1009”&gt;</w:t>
            </w:r>
          </w:p>
          <w:p w14:paraId="16B33549" w14:textId="77777777" w:rsidR="00814D8A" w:rsidRPr="006F198C" w:rsidRDefault="00814D8A" w:rsidP="001F179A">
            <w:pPr>
              <w:pStyle w:val="StyleArial8ptAfter0ptLinespacingsingle"/>
            </w:pPr>
            <w:r w:rsidRPr="006F198C">
              <w:t>&lt;CardHolderName&gt;JACK JONES&lt;/CardHolderName&gt;</w:t>
            </w:r>
          </w:p>
          <w:p w14:paraId="16B3354A"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4B"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4C" w14:textId="77777777" w:rsidR="00814D8A" w:rsidRPr="006F198C" w:rsidRDefault="00814D8A" w:rsidP="001F179A">
            <w:pPr>
              <w:pStyle w:val="StyleTableText8pt"/>
            </w:pPr>
            <w:r w:rsidRPr="006F198C">
              <w:t>Guarantee Codes</w:t>
            </w:r>
          </w:p>
          <w:p w14:paraId="16B3354D" w14:textId="77777777" w:rsidR="00814D8A" w:rsidRPr="006F198C" w:rsidRDefault="00814D8A" w:rsidP="001F179A">
            <w:pPr>
              <w:pStyle w:val="StyleTableText8pt"/>
            </w:pPr>
            <w:r w:rsidRPr="006F198C">
              <w:t>See App</w:t>
            </w:r>
            <w:r>
              <w:t>endix</w:t>
            </w:r>
            <w:r w:rsidRPr="006F198C">
              <w:t xml:space="preserve"> A, Figure 9 for </w:t>
            </w:r>
            <w:r>
              <w:t>l</w:t>
            </w:r>
            <w:r w:rsidRPr="006F198C">
              <w:t>ist and codes supported by each Travelport GDS</w:t>
            </w:r>
            <w:r>
              <w:t>.</w:t>
            </w:r>
          </w:p>
          <w:p w14:paraId="16B3354E" w14:textId="77777777" w:rsidR="00814D8A" w:rsidRPr="006F198C" w:rsidRDefault="00814D8A" w:rsidP="001F179A">
            <w:pPr>
              <w:pStyle w:val="StyleTableText8pt"/>
            </w:pPr>
            <w:r w:rsidRPr="006F198C">
              <w:rPr>
                <w:i/>
              </w:rPr>
              <w:t>Example value</w:t>
            </w:r>
            <w:r w:rsidRPr="006F198C">
              <w:t>:</w:t>
            </w:r>
          </w:p>
          <w:p w14:paraId="16B3354F" w14:textId="77777777" w:rsidR="00814D8A" w:rsidRPr="006F198C" w:rsidRDefault="00814D8A" w:rsidP="002A3032">
            <w:pPr>
              <w:pStyle w:val="StyleArial8ptAfter0ptLinespacingsingle"/>
            </w:pPr>
            <w:r w:rsidRPr="006F198C">
              <w:rPr>
                <w:lang w:val="en-AU"/>
              </w:rPr>
              <w:t>GCC = Guarantee to Credit Card</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50" w14:textId="77777777" w:rsidR="00814D8A" w:rsidRPr="00F860DF" w:rsidRDefault="00814D8A" w:rsidP="00D8050D">
            <w:pPr>
              <w:pStyle w:val="StyleArial8ptBefore3ptAfter3ptLinespacingsing"/>
            </w:pPr>
            <w:r w:rsidRPr="006F198C">
              <w:t>Type of Guarantee</w:t>
            </w:r>
          </w:p>
        </w:tc>
      </w:tr>
      <w:tr w:rsidR="00814D8A" w:rsidRPr="00F860DF" w14:paraId="16B33558"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552"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53"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54"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55"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56"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57" w14:textId="77777777" w:rsidR="00814D8A" w:rsidRPr="00F860DF" w:rsidRDefault="00814D8A" w:rsidP="00B03A8B">
            <w:pPr>
              <w:pStyle w:val="TableText"/>
              <w:spacing w:before="0" w:after="0"/>
              <w:rPr>
                <w:b/>
                <w:sz w:val="16"/>
                <w:szCs w:val="16"/>
              </w:rPr>
            </w:pPr>
          </w:p>
        </w:tc>
      </w:tr>
      <w:tr w:rsidR="00814D8A" w:rsidRPr="00925C6A" w14:paraId="16B33576"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559" w14:textId="77777777" w:rsidR="00814D8A" w:rsidRPr="00925C6A" w:rsidRDefault="00814D8A" w:rsidP="00D02A7C">
            <w:pPr>
              <w:pStyle w:val="StyleArial8ptBoldAfter0ptLinespacing15lines"/>
              <w:spacing w:after="0"/>
            </w:pPr>
            <w:r w:rsidRPr="00925C6A">
              <w:t>1</w:t>
            </w:r>
          </w:p>
          <w:p w14:paraId="16B3355A" w14:textId="77777777" w:rsidR="00814D8A" w:rsidRPr="00925C6A" w:rsidRDefault="00814D8A" w:rsidP="00D02A7C">
            <w:pPr>
              <w:pStyle w:val="StyleArial8ptBoldAfter0ptLinespacing15lines"/>
              <w:spacing w:after="0"/>
            </w:pPr>
            <w:r w:rsidRPr="00925C6A">
              <w:t>2</w:t>
            </w:r>
          </w:p>
          <w:p w14:paraId="16B3355B" w14:textId="77777777" w:rsidR="00814D8A" w:rsidRPr="00925C6A" w:rsidRDefault="00814D8A" w:rsidP="00D02A7C">
            <w:pPr>
              <w:pStyle w:val="StyleArial8ptBoldAfter0ptLinespacing15lines"/>
              <w:spacing w:after="0"/>
            </w:pPr>
            <w:r w:rsidRPr="00925C6A">
              <w:t>3</w:t>
            </w:r>
          </w:p>
          <w:p w14:paraId="16B3355C" w14:textId="77777777" w:rsidR="00814D8A" w:rsidRPr="00925C6A" w:rsidRDefault="00814D8A" w:rsidP="00D02A7C">
            <w:pPr>
              <w:pStyle w:val="StyleArial8ptBoldAfter0ptLinespacing15lines"/>
              <w:spacing w:after="0"/>
            </w:pPr>
            <w:r w:rsidRPr="00925C6A">
              <w:t>4</w:t>
            </w:r>
          </w:p>
          <w:p w14:paraId="16B3355D" w14:textId="77777777" w:rsidR="00814D8A" w:rsidRPr="00925C6A" w:rsidRDefault="00814D8A" w:rsidP="00D02A7C">
            <w:pPr>
              <w:pStyle w:val="StyleArial8ptBoldAfter0ptLinespacing15lines"/>
              <w:spacing w:after="0"/>
            </w:pPr>
            <w:r w:rsidRPr="00925C6A">
              <w:t>5</w:t>
            </w:r>
          </w:p>
          <w:p w14:paraId="16B3355E" w14:textId="77777777" w:rsidR="00814D8A" w:rsidRPr="00925C6A" w:rsidRDefault="00814D8A" w:rsidP="00D02A7C">
            <w:pPr>
              <w:pStyle w:val="StyleArial8ptBoldAfter0ptLinespacing15lines"/>
              <w:spacing w:after="0"/>
            </w:pPr>
            <w:r w:rsidRPr="00925C6A">
              <w:t>6</w:t>
            </w:r>
          </w:p>
          <w:p w14:paraId="16B3355F" w14:textId="77777777" w:rsidR="00814D8A" w:rsidRPr="00925C6A" w:rsidRDefault="00814D8A" w:rsidP="00D02A7C">
            <w:pPr>
              <w:pStyle w:val="StyleArial8ptBoldAfter0ptLinespacing15lines"/>
              <w:spacing w:after="0"/>
            </w:pPr>
            <w:r w:rsidRPr="00925C6A">
              <w:t>7</w:t>
            </w:r>
          </w:p>
          <w:p w14:paraId="16B33560" w14:textId="77777777" w:rsidR="00814D8A" w:rsidRPr="00925C6A" w:rsidRDefault="00814D8A" w:rsidP="00D02A7C">
            <w:pPr>
              <w:pStyle w:val="StyleArial8ptBoldAfter0ptLinespacing15lines"/>
              <w:spacing w:after="0"/>
            </w:pPr>
            <w:r w:rsidRPr="00925C6A">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561" w14:textId="77777777" w:rsidR="00814D8A" w:rsidRPr="00344437" w:rsidRDefault="00814D8A" w:rsidP="00D02A7C">
            <w:pPr>
              <w:pStyle w:val="StyleArial8ptBoldAfter0ptLinespacing15lines"/>
              <w:spacing w:after="0"/>
            </w:pPr>
            <w:r w:rsidRPr="00344437">
              <w:t>HotelRes</w:t>
            </w:r>
            <w:r>
              <w:t>Modifies</w:t>
            </w:r>
          </w:p>
          <w:p w14:paraId="16B33562" w14:textId="77777777" w:rsidR="00814D8A" w:rsidRPr="00344437" w:rsidRDefault="00814D8A" w:rsidP="00D02A7C">
            <w:pPr>
              <w:pStyle w:val="StyleArial8ptBoldAfter0ptLinespacing15lines"/>
              <w:spacing w:after="0"/>
            </w:pPr>
            <w:r w:rsidRPr="00344437">
              <w:t>HotelRes</w:t>
            </w:r>
            <w:r>
              <w:t>Modify</w:t>
            </w:r>
          </w:p>
          <w:p w14:paraId="16B33563" w14:textId="77777777" w:rsidR="00814D8A" w:rsidRPr="00925C6A" w:rsidRDefault="00814D8A" w:rsidP="00D02A7C">
            <w:pPr>
              <w:pStyle w:val="StyleArial8ptBoldAfter0ptLinespacing15lines"/>
              <w:spacing w:after="0"/>
            </w:pPr>
            <w:r w:rsidRPr="00925C6A">
              <w:t>RoomStays</w:t>
            </w:r>
          </w:p>
          <w:p w14:paraId="16B33564" w14:textId="77777777" w:rsidR="00814D8A" w:rsidRPr="00925C6A" w:rsidRDefault="00814D8A" w:rsidP="00D02A7C">
            <w:pPr>
              <w:pStyle w:val="StyleArial8ptBoldAfter0ptLinespacing15lines"/>
              <w:spacing w:after="0"/>
            </w:pPr>
            <w:r w:rsidRPr="00925C6A">
              <w:t>RoomStay</w:t>
            </w:r>
          </w:p>
          <w:p w14:paraId="16B33565" w14:textId="77777777" w:rsidR="00814D8A" w:rsidRPr="00925C6A" w:rsidRDefault="00814D8A" w:rsidP="00D02A7C">
            <w:pPr>
              <w:pStyle w:val="StyleArial8ptBoldAfter0ptLinespacing15lines"/>
              <w:spacing w:after="0"/>
            </w:pPr>
            <w:r w:rsidRPr="00925C6A">
              <w:t>Guarantee</w:t>
            </w:r>
          </w:p>
          <w:p w14:paraId="16B33566" w14:textId="77777777" w:rsidR="00814D8A" w:rsidRPr="00925C6A" w:rsidRDefault="00814D8A" w:rsidP="00D02A7C">
            <w:pPr>
              <w:pStyle w:val="StyleArial8ptBoldAfter0ptLinespacing15lines"/>
              <w:spacing w:after="0"/>
            </w:pPr>
            <w:r w:rsidRPr="00925C6A">
              <w:t>GuaranteesAccepted</w:t>
            </w:r>
          </w:p>
          <w:p w14:paraId="16B33567" w14:textId="77777777" w:rsidR="00814D8A" w:rsidRPr="00925C6A" w:rsidRDefault="00814D8A" w:rsidP="00D02A7C">
            <w:pPr>
              <w:pStyle w:val="StyleArial8ptBoldAfter0ptLinespacing15lines"/>
              <w:spacing w:after="0"/>
            </w:pPr>
            <w:r w:rsidRPr="00925C6A">
              <w:t>GuaranteeAccepted</w:t>
            </w:r>
          </w:p>
          <w:p w14:paraId="16B33568" w14:textId="77777777" w:rsidR="00814D8A" w:rsidRPr="00925C6A" w:rsidRDefault="00814D8A" w:rsidP="00D02A7C">
            <w:pPr>
              <w:pStyle w:val="StyleArial8ptBoldAfter0ptLinespacing15lines"/>
              <w:spacing w:after="0"/>
            </w:pPr>
            <w:r w:rsidRPr="00925C6A">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569" w14:textId="77777777" w:rsidR="00814D8A" w:rsidRPr="00925C6A" w:rsidRDefault="00814D8A" w:rsidP="00D02A7C">
            <w:pPr>
              <w:pStyle w:val="StyleArial8ptBoldAfter0ptLinespacing15lines"/>
              <w:spacing w:after="0"/>
            </w:pPr>
            <w:r w:rsidRPr="00925C6A">
              <w:t>M</w:t>
            </w:r>
          </w:p>
          <w:p w14:paraId="16B3356A" w14:textId="77777777" w:rsidR="00814D8A" w:rsidRPr="00925C6A" w:rsidRDefault="00814D8A" w:rsidP="00D02A7C">
            <w:pPr>
              <w:pStyle w:val="StyleArial8ptBoldAfter0ptLinespacing15lines"/>
              <w:spacing w:after="0"/>
            </w:pPr>
            <w:r w:rsidRPr="00925C6A">
              <w:t>M</w:t>
            </w:r>
          </w:p>
          <w:p w14:paraId="16B3356B" w14:textId="77777777" w:rsidR="00814D8A" w:rsidRPr="00925C6A" w:rsidRDefault="00814D8A" w:rsidP="00D02A7C">
            <w:pPr>
              <w:pStyle w:val="StyleArial8ptBoldAfter0ptLinespacing15lines"/>
              <w:spacing w:after="0"/>
            </w:pPr>
            <w:r w:rsidRPr="00925C6A">
              <w:t>M</w:t>
            </w:r>
          </w:p>
          <w:p w14:paraId="16B3356C" w14:textId="77777777" w:rsidR="00814D8A" w:rsidRPr="00925C6A" w:rsidRDefault="00814D8A" w:rsidP="00D02A7C">
            <w:pPr>
              <w:pStyle w:val="StyleArial8ptBoldAfter0ptLinespacing15lines"/>
              <w:spacing w:after="0"/>
            </w:pPr>
            <w:r w:rsidRPr="00925C6A">
              <w:t>M</w:t>
            </w:r>
          </w:p>
          <w:p w14:paraId="16B3356D" w14:textId="77777777" w:rsidR="00814D8A" w:rsidRPr="00925C6A" w:rsidRDefault="00814D8A" w:rsidP="00D02A7C">
            <w:pPr>
              <w:pStyle w:val="StyleArial8ptBoldAfter0ptLinespacing15lines"/>
              <w:spacing w:after="0"/>
            </w:pPr>
            <w:r w:rsidRPr="00925C6A">
              <w:t>A</w:t>
            </w:r>
          </w:p>
          <w:p w14:paraId="16B3356E" w14:textId="77777777" w:rsidR="00814D8A" w:rsidRPr="00925C6A" w:rsidRDefault="00814D8A" w:rsidP="00D02A7C">
            <w:pPr>
              <w:pStyle w:val="StyleArial8ptBoldAfter0ptLinespacing15lines"/>
              <w:spacing w:after="0"/>
            </w:pPr>
            <w:r>
              <w:t>A</w:t>
            </w:r>
          </w:p>
          <w:p w14:paraId="16B3356F" w14:textId="77777777" w:rsidR="00814D8A" w:rsidRPr="00925C6A" w:rsidRDefault="00814D8A" w:rsidP="00D02A7C">
            <w:pPr>
              <w:pStyle w:val="StyleArial8ptBoldAfter0ptLinespacing15lines"/>
              <w:spacing w:after="0"/>
            </w:pPr>
            <w:r w:rsidRPr="00925C6A">
              <w:t>M</w:t>
            </w:r>
          </w:p>
          <w:p w14:paraId="16B33570" w14:textId="77777777" w:rsidR="00814D8A" w:rsidRPr="00925C6A" w:rsidRDefault="00814D8A" w:rsidP="00D02A7C">
            <w:pPr>
              <w:pStyle w:val="StyleArial8ptBoldAfter0ptLinespacing15lines"/>
              <w:spacing w:after="0"/>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71" w14:textId="77777777" w:rsidR="00814D8A" w:rsidRPr="00E92958" w:rsidRDefault="00814D8A" w:rsidP="00D02A7C">
            <w:pPr>
              <w:pStyle w:val="StyleTableText6ptAfterbefore"/>
              <w:rPr>
                <w:b/>
              </w:rPr>
            </w:pPr>
            <w:r w:rsidRPr="00E92958">
              <w:rPr>
                <w:b/>
              </w:rPr>
              <w:t xml:space="preserve">GDS Note:  </w:t>
            </w:r>
            <w:r w:rsidRPr="00E92958">
              <w:t>Applicable to Guarantee Code “GCC”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72" w14:textId="77777777" w:rsidR="00814D8A" w:rsidRDefault="00814D8A" w:rsidP="00D02A7C">
            <w:pPr>
              <w:spacing w:after="0" w:line="360" w:lineRule="auto"/>
              <w:jc w:val="center"/>
              <w:rPr>
                <w:rFonts w:ascii="Arial" w:hAnsi="Arial" w:cs="Arial"/>
                <w:b/>
                <w:sz w:val="16"/>
                <w:szCs w:val="16"/>
              </w:rPr>
            </w:pPr>
            <w:r>
              <w:rPr>
                <w:rFonts w:ascii="Arial" w:hAnsi="Arial" w:cs="Arial"/>
                <w:b/>
                <w:sz w:val="16"/>
                <w:szCs w:val="16"/>
              </w:rPr>
              <w:t>GDS</w:t>
            </w:r>
          </w:p>
          <w:p w14:paraId="16B33573" w14:textId="77777777" w:rsidR="00814D8A" w:rsidRPr="00925C6A" w:rsidRDefault="00814D8A" w:rsidP="00D02A7C">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74" w14:textId="77777777" w:rsidR="00814D8A" w:rsidRPr="00E92958" w:rsidRDefault="00814D8A" w:rsidP="00D02A7C">
            <w:pPr>
              <w:pStyle w:val="StyleTableText6ptAfterbefore"/>
              <w:spacing w:after="0"/>
              <w:rPr>
                <w:b/>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575" w14:textId="77777777" w:rsidR="00814D8A" w:rsidRPr="00925C6A" w:rsidRDefault="00814D8A" w:rsidP="00D02A7C">
            <w:pPr>
              <w:spacing w:after="0" w:line="360" w:lineRule="auto"/>
              <w:rPr>
                <w:rFonts w:ascii="Arial" w:hAnsi="Arial" w:cs="Arial"/>
                <w:b/>
                <w:sz w:val="16"/>
                <w:szCs w:val="16"/>
              </w:rPr>
            </w:pPr>
          </w:p>
        </w:tc>
      </w:tr>
      <w:tr w:rsidR="00814D8A" w:rsidRPr="006F198C" w14:paraId="16B33587"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77" w14:textId="77777777" w:rsidR="00814D8A" w:rsidRPr="00F860DF" w:rsidRDefault="00814D8A" w:rsidP="00D02A7C">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78" w14:textId="77777777" w:rsidR="00814D8A" w:rsidRPr="006F198C" w:rsidRDefault="00814D8A" w:rsidP="001F179A">
            <w:pPr>
              <w:pStyle w:val="StyleArial8ptAfter0ptLinespacingsingle"/>
            </w:pPr>
            <w:r w:rsidRPr="006F198C">
              <w:t>@CardType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79"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7A" w14:textId="77777777" w:rsidR="00814D8A" w:rsidRPr="006F198C" w:rsidRDefault="00814D8A" w:rsidP="001F179A">
            <w:pPr>
              <w:pStyle w:val="StyleArial8ptAfter0ptLinespacingsingle"/>
            </w:pPr>
            <w:r w:rsidRPr="006F198C">
              <w:t>OTA_CodeType</w:t>
            </w:r>
          </w:p>
          <w:p w14:paraId="16B3357B" w14:textId="77777777" w:rsidR="00814D8A" w:rsidRPr="006F198C" w:rsidRDefault="00814D8A" w:rsidP="001F179A">
            <w:pPr>
              <w:pStyle w:val="StyleTableText8pt"/>
            </w:pPr>
            <w:r w:rsidRPr="006F198C">
              <w:rPr>
                <w:i/>
              </w:rPr>
              <w:t>Example:</w:t>
            </w:r>
          </w:p>
          <w:p w14:paraId="16B3357C" w14:textId="77777777" w:rsidR="00814D8A" w:rsidRPr="006F198C" w:rsidRDefault="00814D8A" w:rsidP="001F179A">
            <w:pPr>
              <w:pStyle w:val="StyleArial8ptAfter0ptLinespacingsingle"/>
            </w:pPr>
            <w:r w:rsidRPr="006F198C">
              <w:t>&lt;Guarantee GuaranteeCode="GCC"&gt;</w:t>
            </w:r>
          </w:p>
          <w:p w14:paraId="16B3357D" w14:textId="77777777" w:rsidR="00814D8A" w:rsidRPr="006F198C" w:rsidRDefault="00814D8A" w:rsidP="001F179A">
            <w:pPr>
              <w:pStyle w:val="StyleArial8ptAfter0ptLinespacingsingle"/>
            </w:pPr>
            <w:r w:rsidRPr="006F198C">
              <w:t>&lt;GuaranteesAccepted&gt; &lt;GuaranteeAccepted&gt;</w:t>
            </w:r>
          </w:p>
          <w:p w14:paraId="16B3357E" w14:textId="77777777" w:rsidR="00814D8A" w:rsidRPr="006F198C" w:rsidRDefault="00814D8A" w:rsidP="008B5C07">
            <w:pPr>
              <w:spacing w:after="0" w:line="240" w:lineRule="auto"/>
              <w:rPr>
                <w:rFonts w:ascii="Arial" w:hAnsi="Arial" w:cs="Arial"/>
                <w:sz w:val="16"/>
                <w:szCs w:val="16"/>
              </w:rPr>
            </w:pPr>
            <w:r w:rsidRPr="006F198C">
              <w:rPr>
                <w:rFonts w:ascii="Arial" w:hAnsi="Arial" w:cs="Arial"/>
                <w:sz w:val="16"/>
                <w:szCs w:val="16"/>
              </w:rPr>
              <w:t xml:space="preserve">&lt;PaymentCard </w:t>
            </w:r>
            <w:r w:rsidRPr="006F198C">
              <w:rPr>
                <w:rFonts w:ascii="Arial" w:hAnsi="Arial" w:cs="Arial"/>
                <w:b/>
                <w:sz w:val="16"/>
                <w:szCs w:val="16"/>
              </w:rPr>
              <w:t>CardType=”1”</w:t>
            </w:r>
            <w:r w:rsidRPr="006F198C">
              <w:rPr>
                <w:rFonts w:ascii="Arial" w:hAnsi="Arial" w:cs="Arial"/>
                <w:sz w:val="16"/>
                <w:szCs w:val="16"/>
              </w:rPr>
              <w:t xml:space="preserve"> CardCode=”AX” CardNumber=”1234567890123” ExpireDate=”1009”&gt;</w:t>
            </w:r>
          </w:p>
          <w:p w14:paraId="16B3357F" w14:textId="77777777" w:rsidR="00814D8A" w:rsidRPr="006F198C" w:rsidRDefault="00814D8A" w:rsidP="001F179A">
            <w:pPr>
              <w:pStyle w:val="StyleArial8ptAfter0ptLinespacingsingle"/>
            </w:pPr>
            <w:r w:rsidRPr="006F198C">
              <w:t>&lt;CardHolderName&gt;JACK JONES&lt;/CardHolderName&gt;</w:t>
            </w:r>
          </w:p>
          <w:p w14:paraId="16B33580"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81"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82" w14:textId="77777777" w:rsidR="00814D8A" w:rsidRPr="006F198C" w:rsidRDefault="00814D8A" w:rsidP="001F179A">
            <w:pPr>
              <w:pStyle w:val="StyleTableText8pt"/>
            </w:pPr>
            <w:r w:rsidRPr="006F198C">
              <w:t>OTA Code List – Card Type (CDT)</w:t>
            </w:r>
          </w:p>
          <w:p w14:paraId="16B33583" w14:textId="77777777" w:rsidR="00814D8A" w:rsidRPr="006F198C" w:rsidRDefault="00814D8A" w:rsidP="001F179A">
            <w:pPr>
              <w:pStyle w:val="StyleTableText8pt"/>
            </w:pPr>
            <w:r w:rsidRPr="006F198C">
              <w:rPr>
                <w:i/>
              </w:rPr>
              <w:t>Valid value</w:t>
            </w:r>
            <w:r w:rsidRPr="006F198C">
              <w:t>:</w:t>
            </w:r>
          </w:p>
          <w:p w14:paraId="16B33584" w14:textId="77777777" w:rsidR="00814D8A" w:rsidRPr="006F198C" w:rsidRDefault="00814D8A" w:rsidP="001F179A">
            <w:pPr>
              <w:pStyle w:val="StyleArial8ptAfter0ptLinespacingsingle"/>
              <w:rPr>
                <w:lang w:val="en-AU"/>
              </w:rPr>
            </w:pPr>
            <w:r w:rsidRPr="006F198C">
              <w:rPr>
                <w:lang w:val="en-AU"/>
              </w:rPr>
              <w:t>1 = Credit</w:t>
            </w:r>
          </w:p>
          <w:p w14:paraId="16B33585" w14:textId="77777777" w:rsidR="00814D8A" w:rsidRPr="006F198C"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86" w14:textId="77777777" w:rsidR="00814D8A" w:rsidRPr="006F198C" w:rsidRDefault="00814D8A" w:rsidP="00D8050D">
            <w:pPr>
              <w:pStyle w:val="StyleArial8ptBefore3ptAfter3ptLinespacingsing"/>
            </w:pPr>
            <w:r w:rsidRPr="006F198C">
              <w:t>Guarantee to Credit Card</w:t>
            </w:r>
          </w:p>
        </w:tc>
      </w:tr>
      <w:tr w:rsidR="00814D8A" w:rsidRPr="00F860DF" w14:paraId="16B3359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88" w14:textId="77777777" w:rsidR="00814D8A" w:rsidRPr="006F198C"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89" w14:textId="77777777" w:rsidR="00814D8A" w:rsidRPr="006F198C" w:rsidRDefault="00814D8A" w:rsidP="001F179A">
            <w:pPr>
              <w:pStyle w:val="StyleArial8ptAfter0ptLinespacingsingle"/>
            </w:pPr>
            <w:r w:rsidRPr="006F198C">
              <w:t>@CardCode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8A"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8B" w14:textId="77777777" w:rsidR="00814D8A" w:rsidRPr="006F198C" w:rsidRDefault="00814D8A" w:rsidP="001F179A">
            <w:pPr>
              <w:pStyle w:val="StyleArial8ptAfter0ptLinespacingsingle"/>
            </w:pPr>
            <w:r w:rsidRPr="006F198C">
              <w:t>PaymentCardCodeType</w:t>
            </w:r>
          </w:p>
          <w:p w14:paraId="16B3358C" w14:textId="77777777" w:rsidR="00814D8A" w:rsidRPr="006F198C" w:rsidRDefault="00814D8A" w:rsidP="001F179A">
            <w:pPr>
              <w:pStyle w:val="StyleTableText8pt"/>
            </w:pPr>
            <w:r w:rsidRPr="006F198C">
              <w:rPr>
                <w:i/>
              </w:rPr>
              <w:t>Example:</w:t>
            </w:r>
          </w:p>
          <w:p w14:paraId="16B3358D" w14:textId="77777777" w:rsidR="00814D8A" w:rsidRPr="006F198C" w:rsidRDefault="00814D8A" w:rsidP="001F179A">
            <w:pPr>
              <w:pStyle w:val="StyleArial8ptAfter0ptLinespacingsingle"/>
            </w:pPr>
            <w:r w:rsidRPr="006F198C">
              <w:t>&lt;Guarantee GuaranteeCode="GCC"&gt;</w:t>
            </w:r>
          </w:p>
          <w:p w14:paraId="16B3358E" w14:textId="77777777" w:rsidR="00814D8A" w:rsidRPr="006F198C" w:rsidRDefault="00814D8A" w:rsidP="001F179A">
            <w:pPr>
              <w:pStyle w:val="StyleArial8ptAfter0ptLinespacingsingle"/>
            </w:pPr>
            <w:r w:rsidRPr="006F198C">
              <w:t>&lt;GuaranteesAccepted&gt; &lt;GuaranteeAccepted&gt;</w:t>
            </w:r>
          </w:p>
          <w:p w14:paraId="16B3358F" w14:textId="77777777" w:rsidR="00814D8A" w:rsidRPr="006F198C" w:rsidRDefault="00814D8A" w:rsidP="008B5C07">
            <w:pPr>
              <w:spacing w:after="0" w:line="240" w:lineRule="auto"/>
              <w:rPr>
                <w:rFonts w:ascii="Arial" w:hAnsi="Arial" w:cs="Arial"/>
                <w:sz w:val="16"/>
                <w:szCs w:val="16"/>
              </w:rPr>
            </w:pPr>
            <w:r w:rsidRPr="006F198C">
              <w:rPr>
                <w:rFonts w:ascii="Arial" w:hAnsi="Arial" w:cs="Arial"/>
                <w:sz w:val="16"/>
                <w:szCs w:val="16"/>
              </w:rPr>
              <w:t xml:space="preserve">&lt;PaymentCard CardType=”1” </w:t>
            </w:r>
            <w:r w:rsidRPr="006F198C">
              <w:rPr>
                <w:rFonts w:ascii="Arial" w:hAnsi="Arial" w:cs="Arial"/>
                <w:b/>
                <w:sz w:val="16"/>
                <w:szCs w:val="16"/>
              </w:rPr>
              <w:t>CardCode=”AX”</w:t>
            </w:r>
            <w:r w:rsidRPr="006F198C">
              <w:rPr>
                <w:rFonts w:ascii="Arial" w:hAnsi="Arial" w:cs="Arial"/>
                <w:sz w:val="16"/>
                <w:szCs w:val="16"/>
              </w:rPr>
              <w:t xml:space="preserve"> CardNumber=”1234567890123” ExpireDate=”1009”&gt;</w:t>
            </w:r>
          </w:p>
          <w:p w14:paraId="16B33590" w14:textId="77777777" w:rsidR="00814D8A" w:rsidRPr="006F198C" w:rsidRDefault="00814D8A" w:rsidP="001F179A">
            <w:pPr>
              <w:pStyle w:val="StyleArial8ptAfter0ptLinespacingsingle"/>
            </w:pPr>
            <w:r w:rsidRPr="006F198C">
              <w:t>&lt;CardHolderName&gt;JACK JONES&lt;/CardHolderName&gt;</w:t>
            </w:r>
          </w:p>
          <w:p w14:paraId="16B33591"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92" w14:textId="77777777" w:rsidR="00814D8A" w:rsidRPr="00F860DF"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93" w14:textId="77777777" w:rsidR="00814D8A" w:rsidRPr="00F860DF"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94" w14:textId="77777777" w:rsidR="00814D8A" w:rsidRPr="00F860DF" w:rsidRDefault="00814D8A" w:rsidP="00214888">
            <w:pPr>
              <w:spacing w:after="0" w:line="240" w:lineRule="auto"/>
              <w:rPr>
                <w:rFonts w:ascii="Arial" w:hAnsi="Arial" w:cs="Arial"/>
                <w:sz w:val="16"/>
                <w:szCs w:val="16"/>
              </w:rPr>
            </w:pPr>
          </w:p>
        </w:tc>
      </w:tr>
      <w:tr w:rsidR="00814D8A" w:rsidRPr="006F198C" w14:paraId="16B335A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96" w14:textId="77777777" w:rsidR="00814D8A" w:rsidRPr="00F860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97" w14:textId="77777777" w:rsidR="00814D8A" w:rsidRPr="006F198C" w:rsidRDefault="00814D8A" w:rsidP="001F179A">
            <w:pPr>
              <w:pStyle w:val="StyleArial8ptAfter0ptLinespacingsingle"/>
            </w:pPr>
            <w:r w:rsidRPr="006F198C">
              <w:t>@CardNumber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98"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99" w14:textId="77777777" w:rsidR="00814D8A" w:rsidRPr="006F198C" w:rsidRDefault="00814D8A" w:rsidP="001F179A">
            <w:pPr>
              <w:pStyle w:val="StyleArial8ptAfter0ptLinespacingsingle"/>
            </w:pPr>
            <w:r w:rsidRPr="006F198C">
              <w:t>StringLength1to19</w:t>
            </w:r>
          </w:p>
          <w:p w14:paraId="16B3359A" w14:textId="77777777" w:rsidR="00814D8A" w:rsidRPr="006F198C" w:rsidRDefault="00814D8A" w:rsidP="001F179A">
            <w:pPr>
              <w:pStyle w:val="StyleTableText8pt"/>
            </w:pPr>
            <w:r w:rsidRPr="006F198C">
              <w:rPr>
                <w:i/>
              </w:rPr>
              <w:t>Example:</w:t>
            </w:r>
          </w:p>
          <w:p w14:paraId="16B3359B" w14:textId="77777777" w:rsidR="00814D8A" w:rsidRPr="006F198C" w:rsidRDefault="00814D8A" w:rsidP="001F179A">
            <w:pPr>
              <w:pStyle w:val="StyleArial8ptAfter0ptLinespacingsingle"/>
            </w:pPr>
            <w:r w:rsidRPr="006F198C">
              <w:t>&lt;GuaranteeGuaranteeCode="GCC"&gt;</w:t>
            </w:r>
          </w:p>
          <w:p w14:paraId="16B3359C" w14:textId="77777777" w:rsidR="00814D8A" w:rsidRPr="006F198C" w:rsidRDefault="00814D8A" w:rsidP="001F179A">
            <w:pPr>
              <w:pStyle w:val="StyleArial8ptAfter0ptLinespacingsingle"/>
            </w:pPr>
            <w:r w:rsidRPr="006F198C">
              <w:t>&lt;GuaranteesAccepted&gt; &lt;GuaranteeAccepted&gt;</w:t>
            </w:r>
          </w:p>
          <w:p w14:paraId="16B3359D" w14:textId="77777777" w:rsidR="00814D8A" w:rsidRPr="006F198C" w:rsidRDefault="00814D8A" w:rsidP="008B5C07">
            <w:pPr>
              <w:spacing w:after="0" w:line="240" w:lineRule="auto"/>
              <w:rPr>
                <w:rFonts w:ascii="Arial" w:hAnsi="Arial" w:cs="Arial"/>
                <w:sz w:val="16"/>
                <w:szCs w:val="16"/>
              </w:rPr>
            </w:pPr>
            <w:r w:rsidRPr="006F198C">
              <w:rPr>
                <w:rFonts w:ascii="Arial" w:hAnsi="Arial" w:cs="Arial"/>
                <w:sz w:val="16"/>
                <w:szCs w:val="16"/>
              </w:rPr>
              <w:t xml:space="preserve">&lt;PaymentCard CardType=”1” CardCode=”AX” </w:t>
            </w:r>
            <w:r w:rsidRPr="006F198C">
              <w:rPr>
                <w:rFonts w:ascii="Arial" w:hAnsi="Arial" w:cs="Arial"/>
                <w:b/>
                <w:sz w:val="16"/>
                <w:szCs w:val="16"/>
              </w:rPr>
              <w:t>CardNumber=”1234567890123”</w:t>
            </w:r>
            <w:r w:rsidRPr="006F198C">
              <w:rPr>
                <w:rFonts w:ascii="Arial" w:hAnsi="Arial" w:cs="Arial"/>
                <w:sz w:val="16"/>
                <w:szCs w:val="16"/>
              </w:rPr>
              <w:t xml:space="preserve"> ExpireDate=”1009”&gt;</w:t>
            </w:r>
          </w:p>
          <w:p w14:paraId="16B3359E" w14:textId="77777777" w:rsidR="00814D8A" w:rsidRPr="006F198C" w:rsidRDefault="00814D8A" w:rsidP="001F179A">
            <w:pPr>
              <w:pStyle w:val="StyleArial8ptAfter0ptLinespacingsingle"/>
            </w:pPr>
            <w:r w:rsidRPr="006F198C">
              <w:t>&lt;CardHolderName&gt;JACK JONES&lt;/CardHolderName&gt;</w:t>
            </w:r>
          </w:p>
          <w:p w14:paraId="16B3359F" w14:textId="77777777" w:rsidR="00814D8A" w:rsidRPr="006F198C" w:rsidRDefault="00814D8A" w:rsidP="001F179A">
            <w:pPr>
              <w:pStyle w:val="StyleArial8ptAfter0ptLinespacingsingle"/>
            </w:pPr>
            <w:r w:rsidRPr="006F198C">
              <w:t>&lt;/PaymentCard&gt;</w:t>
            </w:r>
          </w:p>
          <w:p w14:paraId="16B335A0" w14:textId="77777777" w:rsidR="00814D8A" w:rsidRPr="006F198C" w:rsidRDefault="00814D8A"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A1"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A2" w14:textId="77777777" w:rsidR="00814D8A" w:rsidRPr="005435F1" w:rsidRDefault="00814D8A" w:rsidP="008D2308">
            <w:pPr>
              <w:pStyle w:val="StyleArial8ptAfter0ptLinespacingsingle"/>
            </w:pPr>
            <w:r w:rsidRPr="005435F1">
              <w:rPr>
                <w:b/>
              </w:rPr>
              <w:t>GDS Note</w:t>
            </w:r>
            <w:r w:rsidRPr="005435F1">
              <w:t>:  Valid values will be advised and reviewed during the pre-implementation process</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A3" w14:textId="77777777" w:rsidR="00814D8A" w:rsidRPr="006F198C" w:rsidRDefault="00814D8A" w:rsidP="00214888">
            <w:pPr>
              <w:spacing w:after="0" w:line="240" w:lineRule="auto"/>
              <w:rPr>
                <w:rFonts w:ascii="Arial" w:hAnsi="Arial" w:cs="Arial"/>
                <w:sz w:val="16"/>
                <w:szCs w:val="16"/>
              </w:rPr>
            </w:pPr>
          </w:p>
        </w:tc>
      </w:tr>
      <w:tr w:rsidR="00814D8A" w:rsidRPr="00F860DF" w14:paraId="16B335B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A5" w14:textId="77777777" w:rsidR="00814D8A" w:rsidRPr="006F198C"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A6" w14:textId="77777777" w:rsidR="00814D8A" w:rsidRPr="00861DF0" w:rsidRDefault="00814D8A" w:rsidP="001620EA">
            <w:pPr>
              <w:pStyle w:val="StyleArial8ptAfter0ptLinespacingsingle"/>
            </w:pPr>
            <w:ins w:id="27" w:author="Kunz, Jane" w:date="2011-06-20T15:39:00Z">
              <w:r w:rsidRPr="00861DF0">
                <w:rPr>
                  <w:rFonts w:cs="Arial"/>
                  <w:szCs w:val="16"/>
                </w:rPr>
                <w:t>@SeriesCode</w:t>
              </w:r>
            </w:ins>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A7" w14:textId="77777777" w:rsidR="00814D8A" w:rsidRPr="00861DF0" w:rsidRDefault="00814D8A" w:rsidP="00D20D45">
            <w:pPr>
              <w:pStyle w:val="StyleArial8ptAfter0ptLinespacingsingle"/>
              <w:jc w:val="center"/>
            </w:pPr>
            <w:ins w:id="28" w:author="Kunz, Jane" w:date="2011-06-20T15:39:00Z">
              <w:r w:rsidRPr="00861DF0">
                <w:rPr>
                  <w:rFonts w:cs="Arial"/>
                  <w:szCs w:val="16"/>
                </w:rPr>
                <w:t>A</w:t>
              </w:r>
            </w:ins>
            <w:del w:id="29" w:author="Kunz, Jane" w:date="2011-06-20T15:39:00Z">
              <w:r w:rsidRPr="00861DF0" w:rsidDel="00292C57">
                <w:delText>A</w:delText>
              </w:r>
            </w:del>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A8" w14:textId="77777777" w:rsidR="00814D8A" w:rsidRPr="00861DF0" w:rsidRDefault="00814D8A" w:rsidP="001F179A">
            <w:pPr>
              <w:pStyle w:val="StyleArial8ptAfter0ptLinespacingsingle"/>
            </w:pPr>
            <w:r w:rsidRPr="00861DF0">
              <w:t>StringLength1to8</w:t>
            </w:r>
          </w:p>
          <w:p w14:paraId="16B335A9" w14:textId="77777777" w:rsidR="00814D8A" w:rsidRPr="00861DF0" w:rsidRDefault="00814D8A" w:rsidP="001F179A">
            <w:pPr>
              <w:pStyle w:val="StyleTableText8pt"/>
            </w:pPr>
            <w:r w:rsidRPr="00861DF0">
              <w:rPr>
                <w:i/>
              </w:rPr>
              <w:t>Example:</w:t>
            </w:r>
          </w:p>
          <w:p w14:paraId="16B335AA" w14:textId="77777777" w:rsidR="00814D8A" w:rsidRPr="00861DF0" w:rsidRDefault="00814D8A" w:rsidP="001F179A">
            <w:pPr>
              <w:pStyle w:val="StyleArial8ptAfter0ptLinespacingsingle"/>
            </w:pPr>
            <w:r w:rsidRPr="00861DF0">
              <w:t>&lt;GuaranteeGuaranteeCode="GCC"&gt;</w:t>
            </w:r>
          </w:p>
          <w:p w14:paraId="16B335AB" w14:textId="77777777" w:rsidR="00814D8A" w:rsidRPr="00861DF0" w:rsidRDefault="00814D8A" w:rsidP="001F179A">
            <w:pPr>
              <w:pStyle w:val="StyleArial8ptAfter0ptLinespacingsingle"/>
            </w:pPr>
            <w:r w:rsidRPr="00861DF0">
              <w:t>&lt;GuaranteesAccepted&gt; &lt;GuaranteeAccepted&gt;</w:t>
            </w:r>
          </w:p>
          <w:p w14:paraId="16B335AC" w14:textId="77777777" w:rsidR="00814D8A" w:rsidRPr="00861DF0" w:rsidRDefault="00814D8A" w:rsidP="008B5C07">
            <w:pPr>
              <w:spacing w:after="0" w:line="240" w:lineRule="auto"/>
              <w:rPr>
                <w:rFonts w:ascii="Arial" w:hAnsi="Arial" w:cs="Arial"/>
                <w:sz w:val="16"/>
                <w:szCs w:val="16"/>
              </w:rPr>
            </w:pPr>
            <w:r w:rsidRPr="00861DF0">
              <w:rPr>
                <w:rFonts w:ascii="Arial" w:hAnsi="Arial" w:cs="Arial"/>
                <w:sz w:val="16"/>
                <w:szCs w:val="16"/>
              </w:rPr>
              <w:t xml:space="preserve">&lt;PaymentCard CardType=”1” CardCode=”AX” CardNumber=”1234567890123” </w:t>
            </w:r>
            <w:r w:rsidRPr="00861DF0">
              <w:rPr>
                <w:rFonts w:ascii="Arial" w:hAnsi="Arial" w:cs="Arial"/>
                <w:b/>
                <w:sz w:val="16"/>
                <w:szCs w:val="16"/>
              </w:rPr>
              <w:t>SeriesCode=”122”</w:t>
            </w:r>
            <w:r w:rsidRPr="00861DF0">
              <w:rPr>
                <w:rFonts w:ascii="Arial" w:hAnsi="Arial" w:cs="Arial"/>
                <w:sz w:val="16"/>
                <w:szCs w:val="16"/>
              </w:rPr>
              <w:t xml:space="preserve"> ExpireDate=”1009”&gt;</w:t>
            </w:r>
          </w:p>
          <w:p w14:paraId="16B335AD" w14:textId="77777777" w:rsidR="00814D8A" w:rsidRPr="00861DF0" w:rsidRDefault="00814D8A" w:rsidP="001F179A">
            <w:pPr>
              <w:pStyle w:val="StyleArial8ptAfter0ptLinespacingsingle"/>
            </w:pPr>
            <w:r w:rsidRPr="00861DF0">
              <w:t>&lt;CardHolderName&gt;JACK JONES&lt;/CardHolderName&gt;</w:t>
            </w:r>
          </w:p>
          <w:p w14:paraId="16B335AE" w14:textId="77777777" w:rsidR="00814D8A" w:rsidRPr="00861DF0" w:rsidRDefault="00814D8A" w:rsidP="001F179A">
            <w:pPr>
              <w:pStyle w:val="StyleArial8ptAfter0ptLinespacingsingle"/>
            </w:pPr>
            <w:r w:rsidRPr="00861DF0">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AF" w14:textId="77777777" w:rsidR="00814D8A" w:rsidRPr="00694E30" w:rsidRDefault="00814D8A" w:rsidP="00D20D45">
            <w:pPr>
              <w:pStyle w:val="StyleArial8ptAfter0ptLinespacingsingle"/>
              <w:jc w:val="center"/>
              <w:rPr>
                <w:rFonts w:cs="Arial"/>
                <w:color w:val="0000FF"/>
                <w:szCs w:val="16"/>
              </w:rPr>
            </w:pPr>
            <w:r w:rsidRPr="00694E30">
              <w:rPr>
                <w:rFonts w:cs="Arial"/>
                <w:color w:val="0000FF"/>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B0" w14:textId="77777777" w:rsidR="00814D8A" w:rsidRPr="00694E30"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B1" w14:textId="77777777" w:rsidR="00814D8A" w:rsidRPr="00E07112" w:rsidRDefault="00814D8A" w:rsidP="00051D62">
            <w:pPr>
              <w:spacing w:before="60" w:after="60" w:line="240" w:lineRule="auto"/>
              <w:rPr>
                <w:rFonts w:ascii="Arial" w:hAnsi="Arial" w:cs="Arial"/>
                <w:sz w:val="16"/>
                <w:szCs w:val="16"/>
              </w:rPr>
            </w:pPr>
            <w:r w:rsidRPr="00E07112">
              <w:rPr>
                <w:rFonts w:ascii="Arial" w:hAnsi="Arial" w:cs="Arial"/>
                <w:sz w:val="16"/>
                <w:szCs w:val="16"/>
              </w:rPr>
              <w:t>Credit Card Security ID</w:t>
            </w:r>
          </w:p>
          <w:p w14:paraId="16B335B2" w14:textId="77777777" w:rsidR="00814D8A" w:rsidRPr="00E07112" w:rsidRDefault="00814D8A" w:rsidP="00051D62">
            <w:pPr>
              <w:spacing w:before="60" w:after="60" w:line="240" w:lineRule="auto"/>
              <w:rPr>
                <w:rFonts w:ascii="Arial" w:hAnsi="Arial" w:cs="Arial"/>
                <w:sz w:val="16"/>
                <w:szCs w:val="16"/>
              </w:rPr>
            </w:pPr>
            <w:r w:rsidRPr="00E07112">
              <w:rPr>
                <w:rFonts w:ascii="Arial" w:hAnsi="Arial" w:cs="Arial"/>
                <w:sz w:val="16"/>
                <w:szCs w:val="16"/>
              </w:rPr>
              <w:t>GDS=3-4</w:t>
            </w:r>
          </w:p>
          <w:p w14:paraId="16B335B3" w14:textId="77777777" w:rsidR="00814D8A" w:rsidRPr="00E07112" w:rsidRDefault="00814D8A" w:rsidP="00051D62">
            <w:pPr>
              <w:spacing w:before="60" w:after="60"/>
              <w:rPr>
                <w:rFonts w:ascii="Arial" w:hAnsi="Arial" w:cs="Arial"/>
                <w:b/>
                <w:strike/>
                <w:sz w:val="16"/>
                <w:szCs w:val="16"/>
              </w:rPr>
            </w:pPr>
          </w:p>
          <w:p w14:paraId="16B335B4" w14:textId="77777777" w:rsidR="00814D8A" w:rsidRPr="00E07112" w:rsidRDefault="00814D8A" w:rsidP="00051D62">
            <w:pPr>
              <w:spacing w:before="60" w:after="60"/>
              <w:rPr>
                <w:rFonts w:ascii="Arial" w:hAnsi="Arial" w:cs="Arial"/>
                <w:color w:val="0000FF"/>
                <w:sz w:val="16"/>
                <w:szCs w:val="16"/>
              </w:rPr>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Worldspan</w:t>
            </w:r>
            <w:r w:rsidRPr="00E07112">
              <w:rPr>
                <w:rFonts w:ascii="Arial" w:hAnsi="Arial" w:cs="Arial"/>
                <w:i/>
                <w:color w:val="0000FF"/>
                <w:sz w:val="16"/>
                <w:szCs w:val="16"/>
              </w:rPr>
              <w:t xml:space="preserve"> and Galileo/ Apollo Complete Pricing Plus</w:t>
            </w:r>
          </w:p>
        </w:tc>
      </w:tr>
      <w:tr w:rsidR="00814D8A" w:rsidRPr="00276660" w14:paraId="16B335C3"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5B6" w14:textId="77777777" w:rsidR="00814D8A" w:rsidRPr="00F860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5B7" w14:textId="77777777" w:rsidR="00814D8A" w:rsidRPr="006F198C" w:rsidRDefault="00814D8A" w:rsidP="001F179A">
            <w:pPr>
              <w:pStyle w:val="StyleArial8ptAfter0ptLinespacingsingle"/>
            </w:pPr>
            <w:r w:rsidRPr="006F198C">
              <w:t>@ExpireDate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B8"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B9" w14:textId="77777777" w:rsidR="00814D8A" w:rsidRPr="006F198C" w:rsidRDefault="00814D8A" w:rsidP="001F179A">
            <w:pPr>
              <w:pStyle w:val="StyleArial8ptAfter0ptLinespacingsingle"/>
            </w:pPr>
            <w:r w:rsidRPr="006F198C">
              <w:t>MMYYDate</w:t>
            </w:r>
          </w:p>
          <w:p w14:paraId="16B335BA" w14:textId="77777777" w:rsidR="00814D8A" w:rsidRPr="006F198C" w:rsidRDefault="00814D8A" w:rsidP="001F179A">
            <w:pPr>
              <w:pStyle w:val="StyleTableText8pt"/>
            </w:pPr>
            <w:r w:rsidRPr="006F198C">
              <w:rPr>
                <w:i/>
              </w:rPr>
              <w:t>Example:</w:t>
            </w:r>
          </w:p>
          <w:p w14:paraId="16B335BB" w14:textId="77777777" w:rsidR="00814D8A" w:rsidRPr="006F198C" w:rsidRDefault="00814D8A" w:rsidP="001F179A">
            <w:pPr>
              <w:pStyle w:val="StyleArial8ptAfter0ptLinespacingsingle"/>
            </w:pPr>
            <w:r w:rsidRPr="006F198C">
              <w:t>&lt;Guarantee GuaranteeCode="GCC"&gt;</w:t>
            </w:r>
          </w:p>
          <w:p w14:paraId="16B335BC" w14:textId="77777777" w:rsidR="00814D8A" w:rsidRPr="006F198C" w:rsidRDefault="00814D8A" w:rsidP="001F179A">
            <w:pPr>
              <w:pStyle w:val="StyleArial8ptAfter0ptLinespacingsingle"/>
            </w:pPr>
            <w:r w:rsidRPr="006F198C">
              <w:t>&lt;GuaranteesAccepted&gt; &lt;GuaranteeAccepted&gt;</w:t>
            </w:r>
          </w:p>
          <w:p w14:paraId="16B335BD" w14:textId="77777777" w:rsidR="00814D8A" w:rsidRPr="006F198C" w:rsidRDefault="00814D8A" w:rsidP="008B5C07">
            <w:pPr>
              <w:spacing w:after="0" w:line="240" w:lineRule="auto"/>
              <w:rPr>
                <w:rFonts w:ascii="Arial" w:hAnsi="Arial" w:cs="Arial"/>
                <w:b/>
                <w:sz w:val="16"/>
                <w:szCs w:val="16"/>
              </w:rPr>
            </w:pPr>
            <w:r w:rsidRPr="006F198C">
              <w:rPr>
                <w:rFonts w:ascii="Arial" w:hAnsi="Arial" w:cs="Arial"/>
                <w:sz w:val="16"/>
                <w:szCs w:val="16"/>
              </w:rPr>
              <w:t xml:space="preserve">&lt;PaymentCard CardType=”1” CardCode=”AX” CardNumber=”1234567890123” </w:t>
            </w:r>
            <w:r w:rsidRPr="006F198C">
              <w:rPr>
                <w:rFonts w:ascii="Arial" w:hAnsi="Arial" w:cs="Arial"/>
                <w:b/>
                <w:sz w:val="16"/>
                <w:szCs w:val="16"/>
              </w:rPr>
              <w:t>ExpireDate=”1009”&gt;</w:t>
            </w:r>
          </w:p>
          <w:p w14:paraId="16B335BE" w14:textId="77777777" w:rsidR="00814D8A" w:rsidRPr="006F198C" w:rsidRDefault="00814D8A" w:rsidP="001F179A">
            <w:pPr>
              <w:pStyle w:val="StyleArial8ptAfter0ptLinespacingsingle"/>
            </w:pPr>
            <w:r w:rsidRPr="006F198C">
              <w:t>&lt;CardHolderName&gt;JACK JONES&lt;/CardHolderName&gt;</w:t>
            </w:r>
          </w:p>
          <w:p w14:paraId="16B335BF"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C0"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C1" w14:textId="77777777" w:rsidR="00814D8A" w:rsidRPr="006F198C"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C2" w14:textId="77777777" w:rsidR="00814D8A" w:rsidRPr="006F198C" w:rsidRDefault="00814D8A" w:rsidP="00214888">
            <w:pPr>
              <w:spacing w:after="0" w:line="240" w:lineRule="auto"/>
              <w:rPr>
                <w:rFonts w:ascii="Arial" w:hAnsi="Arial" w:cs="Arial"/>
                <w:sz w:val="16"/>
                <w:szCs w:val="16"/>
              </w:rPr>
            </w:pPr>
          </w:p>
        </w:tc>
      </w:tr>
      <w:tr w:rsidR="00814D8A" w:rsidRPr="00F860DF" w14:paraId="16B335CA"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5C4"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C5"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C6"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C7"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C8"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C9" w14:textId="77777777" w:rsidR="00814D8A" w:rsidRPr="00F860DF" w:rsidRDefault="00814D8A" w:rsidP="00B03A8B">
            <w:pPr>
              <w:pStyle w:val="TableText"/>
              <w:spacing w:before="0" w:after="0"/>
              <w:rPr>
                <w:b/>
                <w:sz w:val="16"/>
                <w:szCs w:val="16"/>
              </w:rPr>
            </w:pPr>
          </w:p>
        </w:tc>
      </w:tr>
      <w:tr w:rsidR="00814D8A" w:rsidRPr="00CD4D41" w14:paraId="16B335E8"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5CB" w14:textId="77777777" w:rsidR="00814D8A" w:rsidRPr="00925C6A" w:rsidRDefault="00814D8A" w:rsidP="00D02A7C">
            <w:pPr>
              <w:pStyle w:val="StyleArial8ptBoldAfter0ptLinespacing15lines"/>
              <w:spacing w:after="0"/>
            </w:pPr>
            <w:r w:rsidRPr="00925C6A">
              <w:t>1</w:t>
            </w:r>
          </w:p>
          <w:p w14:paraId="16B335CC" w14:textId="77777777" w:rsidR="00814D8A" w:rsidRPr="00925C6A" w:rsidRDefault="00814D8A" w:rsidP="00D02A7C">
            <w:pPr>
              <w:pStyle w:val="StyleArial8ptBoldAfter0ptLinespacing15lines"/>
              <w:spacing w:after="0"/>
            </w:pPr>
            <w:r w:rsidRPr="00925C6A">
              <w:t>2</w:t>
            </w:r>
          </w:p>
          <w:p w14:paraId="16B335CD" w14:textId="77777777" w:rsidR="00814D8A" w:rsidRPr="00925C6A" w:rsidRDefault="00814D8A" w:rsidP="00D02A7C">
            <w:pPr>
              <w:pStyle w:val="StyleArial8ptBoldAfter0ptLinespacing15lines"/>
              <w:spacing w:after="0"/>
            </w:pPr>
            <w:r w:rsidRPr="00925C6A">
              <w:t>3</w:t>
            </w:r>
          </w:p>
          <w:p w14:paraId="16B335CE" w14:textId="77777777" w:rsidR="00814D8A" w:rsidRPr="00925C6A" w:rsidRDefault="00814D8A" w:rsidP="00D02A7C">
            <w:pPr>
              <w:pStyle w:val="StyleArial8ptBoldAfter0ptLinespacing15lines"/>
              <w:spacing w:after="0"/>
            </w:pPr>
            <w:r w:rsidRPr="00925C6A">
              <w:t>4</w:t>
            </w:r>
          </w:p>
          <w:p w14:paraId="16B335CF" w14:textId="77777777" w:rsidR="00814D8A" w:rsidRPr="00925C6A" w:rsidRDefault="00814D8A" w:rsidP="00D02A7C">
            <w:pPr>
              <w:pStyle w:val="StyleArial8ptBoldAfter0ptLinespacing15lines"/>
              <w:spacing w:after="0"/>
            </w:pPr>
            <w:r w:rsidRPr="00925C6A">
              <w:t>5</w:t>
            </w:r>
          </w:p>
          <w:p w14:paraId="16B335D0" w14:textId="77777777" w:rsidR="00814D8A" w:rsidRPr="00925C6A" w:rsidRDefault="00814D8A" w:rsidP="00D02A7C">
            <w:pPr>
              <w:pStyle w:val="StyleArial8ptBoldAfter0ptLinespacing15lines"/>
              <w:spacing w:after="0"/>
            </w:pPr>
            <w:r w:rsidRPr="00925C6A">
              <w:t>6</w:t>
            </w:r>
          </w:p>
          <w:p w14:paraId="16B335D1" w14:textId="77777777" w:rsidR="00814D8A" w:rsidRPr="00925C6A" w:rsidRDefault="00814D8A" w:rsidP="00D02A7C">
            <w:pPr>
              <w:pStyle w:val="StyleArial8ptBoldAfter0ptLinespacing15lines"/>
              <w:spacing w:after="0"/>
            </w:pPr>
            <w:r w:rsidRPr="00925C6A">
              <w:t>7</w:t>
            </w:r>
          </w:p>
          <w:p w14:paraId="16B335D2" w14:textId="77777777" w:rsidR="00814D8A" w:rsidRPr="00925C6A" w:rsidRDefault="00814D8A" w:rsidP="00D02A7C">
            <w:pPr>
              <w:pStyle w:val="StyleArial8ptBoldAfter0ptLinespacing15lines"/>
              <w:spacing w:after="0"/>
            </w:pPr>
            <w:r w:rsidRPr="00925C6A">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5D3" w14:textId="77777777" w:rsidR="00814D8A" w:rsidRPr="00344437" w:rsidRDefault="00814D8A" w:rsidP="00D02A7C">
            <w:pPr>
              <w:pStyle w:val="StyleArial8ptBoldAfter0ptLinespacing15lines"/>
              <w:spacing w:after="0"/>
            </w:pPr>
            <w:r w:rsidRPr="00344437">
              <w:t>HotelRes</w:t>
            </w:r>
            <w:r>
              <w:t>Modifies</w:t>
            </w:r>
          </w:p>
          <w:p w14:paraId="16B335D4" w14:textId="77777777" w:rsidR="00814D8A" w:rsidRPr="00344437" w:rsidRDefault="00814D8A" w:rsidP="00D02A7C">
            <w:pPr>
              <w:pStyle w:val="StyleArial8ptBoldAfter0ptLinespacing15lines"/>
              <w:spacing w:after="0"/>
            </w:pPr>
            <w:r w:rsidRPr="00344437">
              <w:t>HotelRes</w:t>
            </w:r>
            <w:r>
              <w:t>Modify</w:t>
            </w:r>
          </w:p>
          <w:p w14:paraId="16B335D5" w14:textId="77777777" w:rsidR="00814D8A" w:rsidRPr="00925C6A" w:rsidRDefault="00814D8A" w:rsidP="00D02A7C">
            <w:pPr>
              <w:pStyle w:val="StyleArial8ptBoldAfter0ptLinespacing15lines"/>
              <w:spacing w:after="0"/>
            </w:pPr>
            <w:r w:rsidRPr="00925C6A">
              <w:t>RoomStays</w:t>
            </w:r>
          </w:p>
          <w:p w14:paraId="16B335D6" w14:textId="77777777" w:rsidR="00814D8A" w:rsidRPr="00925C6A" w:rsidRDefault="00814D8A" w:rsidP="00D02A7C">
            <w:pPr>
              <w:pStyle w:val="StyleArial8ptBoldAfter0ptLinespacing15lines"/>
              <w:spacing w:after="0"/>
            </w:pPr>
            <w:r w:rsidRPr="00925C6A">
              <w:t>RoomStay</w:t>
            </w:r>
          </w:p>
          <w:p w14:paraId="16B335D7" w14:textId="77777777" w:rsidR="00814D8A" w:rsidRPr="00925C6A" w:rsidRDefault="00814D8A" w:rsidP="00D02A7C">
            <w:pPr>
              <w:pStyle w:val="StyleArial8ptBoldAfter0ptLinespacing15lines"/>
              <w:spacing w:after="0"/>
            </w:pPr>
            <w:r w:rsidRPr="00925C6A">
              <w:t>Guarantee</w:t>
            </w:r>
          </w:p>
          <w:p w14:paraId="16B335D8" w14:textId="77777777" w:rsidR="00814D8A" w:rsidRPr="00925C6A" w:rsidRDefault="00814D8A" w:rsidP="00D02A7C">
            <w:pPr>
              <w:pStyle w:val="StyleArial8ptBoldAfter0ptLinespacing15lines"/>
              <w:spacing w:after="0"/>
            </w:pPr>
            <w:r w:rsidRPr="00925C6A">
              <w:t>GuaranteesAccepted</w:t>
            </w:r>
          </w:p>
          <w:p w14:paraId="16B335D9" w14:textId="77777777" w:rsidR="00814D8A" w:rsidRPr="00925C6A" w:rsidRDefault="00814D8A" w:rsidP="00D02A7C">
            <w:pPr>
              <w:pStyle w:val="StyleArial8ptBoldAfter0ptLinespacing15lines"/>
              <w:spacing w:after="0"/>
            </w:pPr>
            <w:r w:rsidRPr="00925C6A">
              <w:t>GuaranteeAccepted</w:t>
            </w:r>
          </w:p>
          <w:p w14:paraId="16B335DA" w14:textId="77777777" w:rsidR="00814D8A" w:rsidRPr="00925C6A" w:rsidRDefault="00814D8A" w:rsidP="00D02A7C">
            <w:pPr>
              <w:pStyle w:val="StyleArial8ptBoldAfter0ptLinespacing15lines"/>
              <w:spacing w:after="0"/>
            </w:pPr>
            <w:r w:rsidRPr="00925C6A">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5DB" w14:textId="77777777" w:rsidR="00814D8A" w:rsidRPr="00925C6A" w:rsidRDefault="00814D8A" w:rsidP="00D02A7C">
            <w:pPr>
              <w:pStyle w:val="StyleArial8ptBoldAfter0ptLinespacing15lines"/>
              <w:spacing w:after="0"/>
            </w:pPr>
            <w:r w:rsidRPr="00925C6A">
              <w:t>M</w:t>
            </w:r>
          </w:p>
          <w:p w14:paraId="16B335DC" w14:textId="77777777" w:rsidR="00814D8A" w:rsidRPr="00925C6A" w:rsidRDefault="00814D8A" w:rsidP="00D02A7C">
            <w:pPr>
              <w:pStyle w:val="StyleArial8ptBoldAfter0ptLinespacing15lines"/>
              <w:spacing w:after="0"/>
            </w:pPr>
            <w:r w:rsidRPr="00925C6A">
              <w:t>M</w:t>
            </w:r>
          </w:p>
          <w:p w14:paraId="16B335DD" w14:textId="77777777" w:rsidR="00814D8A" w:rsidRPr="00925C6A" w:rsidRDefault="00814D8A" w:rsidP="00D02A7C">
            <w:pPr>
              <w:pStyle w:val="StyleArial8ptBoldAfter0ptLinespacing15lines"/>
              <w:spacing w:after="0"/>
            </w:pPr>
            <w:r w:rsidRPr="00925C6A">
              <w:t>M</w:t>
            </w:r>
          </w:p>
          <w:p w14:paraId="16B335DE" w14:textId="77777777" w:rsidR="00814D8A" w:rsidRPr="00925C6A" w:rsidRDefault="00814D8A" w:rsidP="00D02A7C">
            <w:pPr>
              <w:pStyle w:val="StyleArial8ptBoldAfter0ptLinespacing15lines"/>
              <w:spacing w:after="0"/>
            </w:pPr>
            <w:r w:rsidRPr="00925C6A">
              <w:t>M</w:t>
            </w:r>
          </w:p>
          <w:p w14:paraId="16B335DF" w14:textId="77777777" w:rsidR="00814D8A" w:rsidRPr="00925C6A" w:rsidRDefault="00814D8A" w:rsidP="00D02A7C">
            <w:pPr>
              <w:pStyle w:val="StyleArial8ptBoldAfter0ptLinespacing15lines"/>
              <w:spacing w:after="0"/>
            </w:pPr>
            <w:r w:rsidRPr="00925C6A">
              <w:t>A</w:t>
            </w:r>
          </w:p>
          <w:p w14:paraId="16B335E0" w14:textId="77777777" w:rsidR="00814D8A" w:rsidRPr="00925C6A" w:rsidRDefault="00814D8A" w:rsidP="00D02A7C">
            <w:pPr>
              <w:pStyle w:val="StyleArial8ptBoldAfter0ptLinespacing15lines"/>
              <w:spacing w:after="0"/>
            </w:pPr>
            <w:r w:rsidRPr="00925C6A">
              <w:t>M</w:t>
            </w:r>
          </w:p>
          <w:p w14:paraId="16B335E1" w14:textId="77777777" w:rsidR="00814D8A" w:rsidRPr="00925C6A" w:rsidRDefault="00814D8A" w:rsidP="00D02A7C">
            <w:pPr>
              <w:pStyle w:val="StyleArial8ptBoldAfter0ptLinespacing15lines"/>
              <w:spacing w:after="0"/>
            </w:pPr>
            <w:r w:rsidRPr="00925C6A">
              <w:t>M</w:t>
            </w:r>
          </w:p>
          <w:p w14:paraId="16B335E2" w14:textId="77777777" w:rsidR="00814D8A" w:rsidRPr="00925C6A" w:rsidRDefault="00814D8A" w:rsidP="00D02A7C">
            <w:pPr>
              <w:pStyle w:val="StyleArial8ptBoldAfter0ptLinespacing15lines"/>
              <w:spacing w:after="0"/>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E3" w14:textId="77777777" w:rsidR="00814D8A" w:rsidRPr="00E92958" w:rsidRDefault="00814D8A" w:rsidP="00D02A7C">
            <w:pPr>
              <w:pStyle w:val="StyleTableText6ptAfterbefore"/>
            </w:pPr>
            <w:r w:rsidRPr="00E92958">
              <w:rPr>
                <w:b/>
              </w:rPr>
              <w:t xml:space="preserve">GDS Note:  </w:t>
            </w:r>
            <w:r w:rsidRPr="00E92958">
              <w:t>Applicable to @GuaranteeCode “GCC”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E4" w14:textId="77777777" w:rsidR="00814D8A" w:rsidRDefault="00814D8A" w:rsidP="00D02A7C">
            <w:pPr>
              <w:pStyle w:val="TableText"/>
              <w:spacing w:after="0"/>
              <w:ind w:left="166" w:hanging="166"/>
              <w:jc w:val="center"/>
              <w:rPr>
                <w:b/>
                <w:sz w:val="16"/>
                <w:szCs w:val="16"/>
              </w:rPr>
            </w:pPr>
            <w:r>
              <w:rPr>
                <w:b/>
                <w:sz w:val="16"/>
                <w:szCs w:val="16"/>
              </w:rPr>
              <w:t>GDS</w:t>
            </w:r>
          </w:p>
          <w:p w14:paraId="16B335E5" w14:textId="77777777" w:rsidR="00814D8A" w:rsidRPr="00CD4D41" w:rsidRDefault="00814D8A" w:rsidP="00D02A7C">
            <w:pPr>
              <w:pStyle w:val="TableText"/>
              <w:spacing w:after="0"/>
              <w:ind w:left="166" w:hanging="166"/>
              <w:jc w:val="center"/>
              <w:rPr>
                <w:b/>
                <w:sz w:val="16"/>
                <w:szCs w:val="16"/>
              </w:rPr>
            </w:pPr>
            <w:r>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5E6" w14:textId="77777777" w:rsidR="00814D8A" w:rsidRPr="00E92958" w:rsidRDefault="00814D8A" w:rsidP="00D02A7C">
            <w:pPr>
              <w:pStyle w:val="StyleTableText6ptAfterbefore"/>
              <w:spacing w:after="0"/>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5E7" w14:textId="77777777" w:rsidR="00814D8A" w:rsidRPr="00CD4D41" w:rsidRDefault="00814D8A" w:rsidP="00D02A7C">
            <w:pPr>
              <w:pStyle w:val="TableText"/>
              <w:spacing w:after="0"/>
              <w:ind w:left="166" w:hanging="166"/>
              <w:rPr>
                <w:b/>
                <w:sz w:val="16"/>
                <w:szCs w:val="16"/>
              </w:rPr>
            </w:pPr>
          </w:p>
        </w:tc>
      </w:tr>
      <w:tr w:rsidR="00814D8A" w:rsidRPr="00C025FD" w14:paraId="16B335F8"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5E9" w14:textId="77777777" w:rsidR="00814D8A" w:rsidRPr="00861DF0" w:rsidRDefault="00814D8A" w:rsidP="00D02A7C">
            <w:pPr>
              <w:pStyle w:val="StyleArial8ptAfter0ptLinespacingsingle"/>
              <w:spacing w:after="0"/>
              <w:rPr>
                <w:b/>
              </w:rPr>
            </w:pPr>
            <w:r w:rsidRPr="00861DF0">
              <w:rPr>
                <w:b/>
              </w:rPr>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5EA" w14:textId="77777777" w:rsidR="00814D8A" w:rsidRPr="00861DF0" w:rsidRDefault="00814D8A" w:rsidP="005232E4">
            <w:pPr>
              <w:pStyle w:val="StyleArial8ptAfter0ptLinespacingsingle"/>
              <w:rPr>
                <w:b/>
              </w:rPr>
            </w:pPr>
            <w:r w:rsidRPr="00861DF0">
              <w:rPr>
                <w:b/>
              </w:rPr>
              <w:t>CardHolderName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5EB" w14:textId="77777777" w:rsidR="00814D8A" w:rsidRPr="00861DF0" w:rsidRDefault="00814D8A" w:rsidP="005232E4">
            <w:pPr>
              <w:pStyle w:val="StyleArial8ptAfter0ptLinespacingsingle"/>
              <w:rPr>
                <w:b/>
              </w:rPr>
            </w:pPr>
            <w:r w:rsidRPr="00861DF0">
              <w:rPr>
                <w:b/>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5EC" w14:textId="77777777" w:rsidR="00814D8A" w:rsidRPr="006F198C" w:rsidRDefault="00814D8A" w:rsidP="001F179A">
            <w:pPr>
              <w:pStyle w:val="StyleArial8ptAfter0ptLinespacingsingle"/>
            </w:pPr>
            <w:r w:rsidRPr="006F198C">
              <w:t>StringLength1to64</w:t>
            </w:r>
          </w:p>
          <w:p w14:paraId="16B335ED" w14:textId="77777777" w:rsidR="00814D8A" w:rsidRPr="006F198C" w:rsidRDefault="00814D8A" w:rsidP="001F179A">
            <w:pPr>
              <w:pStyle w:val="StyleTableText8pt"/>
            </w:pPr>
            <w:r w:rsidRPr="006F198C">
              <w:rPr>
                <w:i/>
              </w:rPr>
              <w:t>Example:</w:t>
            </w:r>
          </w:p>
          <w:p w14:paraId="16B335EE" w14:textId="77777777" w:rsidR="00814D8A" w:rsidRPr="006F198C" w:rsidRDefault="00814D8A" w:rsidP="001F179A">
            <w:pPr>
              <w:pStyle w:val="StyleArial8ptAfter0ptLinespacingsingle"/>
            </w:pPr>
            <w:r w:rsidRPr="006F198C">
              <w:t>&lt;Guarantee GuaranteeCode="GCC"&gt;</w:t>
            </w:r>
          </w:p>
          <w:p w14:paraId="16B335EF" w14:textId="77777777" w:rsidR="00814D8A" w:rsidRPr="006F198C" w:rsidRDefault="00814D8A" w:rsidP="001F179A">
            <w:pPr>
              <w:pStyle w:val="StyleArial8ptAfter0ptLinespacingsingle"/>
            </w:pPr>
            <w:r w:rsidRPr="006F198C">
              <w:t>&lt;GuaranteesAccepted&gt; &lt;GuaranteeAccepted&gt;</w:t>
            </w:r>
          </w:p>
          <w:p w14:paraId="16B335F0" w14:textId="77777777" w:rsidR="00814D8A" w:rsidRPr="006F198C" w:rsidRDefault="00814D8A" w:rsidP="001F179A">
            <w:pPr>
              <w:pStyle w:val="StyleArial8ptAfter0ptLinespacingsingle"/>
            </w:pPr>
            <w:r w:rsidRPr="006F198C">
              <w:t>&lt;PaymentCard CardType=”1” CardCode=”AX” CardNumber=”1234567890123” ExpireDate=”1009”&gt;</w:t>
            </w:r>
          </w:p>
          <w:p w14:paraId="16B335F1" w14:textId="77777777" w:rsidR="00814D8A" w:rsidRPr="00861DF0" w:rsidRDefault="00814D8A" w:rsidP="00925C6A">
            <w:pPr>
              <w:spacing w:after="0" w:line="240" w:lineRule="auto"/>
              <w:rPr>
                <w:rFonts w:ascii="Arial" w:hAnsi="Arial" w:cs="Arial"/>
                <w:sz w:val="16"/>
                <w:szCs w:val="16"/>
              </w:rPr>
            </w:pPr>
            <w:r w:rsidRPr="00861DF0">
              <w:rPr>
                <w:rFonts w:ascii="Arial" w:hAnsi="Arial" w:cs="Arial"/>
                <w:sz w:val="16"/>
                <w:szCs w:val="16"/>
              </w:rPr>
              <w:t>&lt;</w:t>
            </w:r>
            <w:r w:rsidRPr="00861DF0">
              <w:rPr>
                <w:rFonts w:ascii="Arial" w:hAnsi="Arial" w:cs="Arial"/>
                <w:b/>
                <w:sz w:val="16"/>
                <w:szCs w:val="16"/>
              </w:rPr>
              <w:t>CardHolderName&gt;JACK JONES</w:t>
            </w:r>
            <w:r w:rsidRPr="00861DF0">
              <w:rPr>
                <w:rFonts w:ascii="Arial" w:hAnsi="Arial" w:cs="Arial"/>
                <w:sz w:val="16"/>
                <w:szCs w:val="16"/>
              </w:rPr>
              <w:t>&lt;/CardHolderName&gt;</w:t>
            </w:r>
          </w:p>
          <w:p w14:paraId="16B335F2"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5F3" w14:textId="77777777" w:rsidR="00814D8A" w:rsidRPr="00D20D45" w:rsidRDefault="00814D8A" w:rsidP="001F179A">
            <w:pPr>
              <w:pStyle w:val="StyleArial8ptCenteredAfter0ptLinespacingsingle"/>
              <w:rPr>
                <w:color w:val="0000FF"/>
              </w:rPr>
            </w:pPr>
            <w:r w:rsidRPr="00D20D45">
              <w:rPr>
                <w:color w:val="0000FF"/>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5F4" w14:textId="77777777" w:rsidR="00814D8A" w:rsidRPr="00D20D45" w:rsidRDefault="00814D8A" w:rsidP="00925C6A">
            <w:pPr>
              <w:spacing w:after="0" w:line="240" w:lineRule="auto"/>
              <w:rPr>
                <w:rFonts w:ascii="Arial" w:hAnsi="Arial" w:cs="Arial"/>
                <w:color w:val="0000FF"/>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5F5" w14:textId="77777777" w:rsidR="00814D8A" w:rsidRPr="00E07112" w:rsidRDefault="00814D8A" w:rsidP="001F179A">
            <w:pPr>
              <w:pStyle w:val="StyleArial8ptBefore3ptAfter3ptLinespacingsing"/>
            </w:pPr>
            <w:r w:rsidRPr="00E07112">
              <w:t>Name on Credit Card</w:t>
            </w:r>
          </w:p>
          <w:p w14:paraId="16B335F6" w14:textId="77777777" w:rsidR="00814D8A" w:rsidRPr="00E07112" w:rsidRDefault="00814D8A" w:rsidP="00D8050D">
            <w:pPr>
              <w:pStyle w:val="StyleArial8ptBefore3ptAfter3ptLinespacingsing"/>
            </w:pPr>
            <w:r w:rsidRPr="00E07112">
              <w:t>GDS=40</w:t>
            </w:r>
          </w:p>
          <w:p w14:paraId="16B335F7" w14:textId="77777777" w:rsidR="00814D8A" w:rsidRPr="00E07112" w:rsidRDefault="00814D8A" w:rsidP="00D8050D">
            <w:pPr>
              <w:pStyle w:val="StyleArial8ptBefore3ptAfter3ptLinespacingsing"/>
              <w:rPr>
                <w:color w:val="0000FF"/>
              </w:rPr>
            </w:pPr>
            <w:r w:rsidRPr="00E07112">
              <w:rPr>
                <w:rFonts w:cs="Arial"/>
                <w:b/>
                <w:szCs w:val="16"/>
              </w:rPr>
              <w:t xml:space="preserve">GDS </w:t>
            </w:r>
            <w:r w:rsidR="000876E3" w:rsidRPr="00E07112">
              <w:rPr>
                <w:rFonts w:cs="Arial"/>
                <w:b/>
                <w:szCs w:val="16"/>
              </w:rPr>
              <w:t>Certification Testing Note</w:t>
            </w:r>
            <w:r w:rsidRPr="00E07112">
              <w:rPr>
                <w:rFonts w:cs="Arial"/>
                <w:b/>
                <w:szCs w:val="16"/>
              </w:rPr>
              <w:t xml:space="preserve">: </w:t>
            </w:r>
            <w:r w:rsidRPr="00E07112">
              <w:rPr>
                <w:rFonts w:cs="Arial"/>
                <w:szCs w:val="16"/>
              </w:rPr>
              <w:t xml:space="preserve"> Applicable to Worldspan</w:t>
            </w:r>
            <w:r w:rsidRPr="00E07112">
              <w:rPr>
                <w:rFonts w:cs="Arial"/>
                <w:color w:val="0000FF"/>
                <w:szCs w:val="16"/>
              </w:rPr>
              <w:t xml:space="preserve"> and Galileo/ Apollo Complete Pricing Plus.</w:t>
            </w:r>
          </w:p>
        </w:tc>
      </w:tr>
      <w:tr w:rsidR="00814D8A" w:rsidRPr="00F860DF" w14:paraId="16B335FF"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5F9"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5FA"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5FB"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5FC"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5FD"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5FE" w14:textId="77777777" w:rsidR="00814D8A" w:rsidRPr="00F860DF" w:rsidRDefault="00814D8A" w:rsidP="00B03A8B">
            <w:pPr>
              <w:pStyle w:val="TableText"/>
              <w:spacing w:before="0" w:after="0"/>
              <w:rPr>
                <w:b/>
                <w:sz w:val="16"/>
                <w:szCs w:val="16"/>
              </w:rPr>
            </w:pPr>
          </w:p>
        </w:tc>
      </w:tr>
      <w:tr w:rsidR="00814D8A" w:rsidRPr="00925C6A" w14:paraId="16B3362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600" w14:textId="77777777" w:rsidR="00814D8A" w:rsidRPr="00925C6A" w:rsidRDefault="00814D8A" w:rsidP="001F179A">
            <w:pPr>
              <w:pStyle w:val="StyleArial8ptBoldAfter0ptLinespacing15lines"/>
            </w:pPr>
            <w:r w:rsidRPr="00925C6A">
              <w:t>1</w:t>
            </w:r>
          </w:p>
          <w:p w14:paraId="16B33601" w14:textId="77777777" w:rsidR="00814D8A" w:rsidRPr="00925C6A" w:rsidRDefault="00814D8A" w:rsidP="001F179A">
            <w:pPr>
              <w:pStyle w:val="StyleArial8ptBoldAfter0ptLinespacing15lines"/>
            </w:pPr>
            <w:r w:rsidRPr="00925C6A">
              <w:t>2</w:t>
            </w:r>
          </w:p>
          <w:p w14:paraId="16B33602" w14:textId="77777777" w:rsidR="00814D8A" w:rsidRPr="00925C6A" w:rsidRDefault="00814D8A" w:rsidP="001F179A">
            <w:pPr>
              <w:pStyle w:val="StyleArial8ptBoldAfter0ptLinespacing15lines"/>
            </w:pPr>
            <w:r w:rsidRPr="00925C6A">
              <w:t>3</w:t>
            </w:r>
          </w:p>
          <w:p w14:paraId="16B33603" w14:textId="77777777" w:rsidR="00814D8A" w:rsidRPr="00925C6A" w:rsidRDefault="00814D8A" w:rsidP="001F179A">
            <w:pPr>
              <w:pStyle w:val="StyleArial8ptBoldAfter0ptLinespacing15lines"/>
            </w:pPr>
            <w:r w:rsidRPr="00925C6A">
              <w:t>4</w:t>
            </w:r>
          </w:p>
          <w:p w14:paraId="16B33604" w14:textId="77777777" w:rsidR="00814D8A" w:rsidRPr="00925C6A" w:rsidRDefault="00814D8A" w:rsidP="001F179A">
            <w:pPr>
              <w:pStyle w:val="StyleArial8ptBoldAfter0ptLinespacing15lines"/>
            </w:pPr>
            <w:r w:rsidRPr="00925C6A">
              <w:t>5</w:t>
            </w:r>
          </w:p>
          <w:p w14:paraId="16B33605" w14:textId="77777777" w:rsidR="00814D8A" w:rsidRPr="00925C6A" w:rsidRDefault="00814D8A" w:rsidP="001F179A">
            <w:pPr>
              <w:pStyle w:val="StyleArial8ptBoldAfter0ptLinespacing15lines"/>
            </w:pPr>
            <w:r w:rsidRPr="00925C6A">
              <w:t>6</w:t>
            </w:r>
          </w:p>
          <w:p w14:paraId="16B33606" w14:textId="77777777" w:rsidR="00814D8A" w:rsidRPr="00925C6A" w:rsidRDefault="00814D8A" w:rsidP="001F179A">
            <w:pPr>
              <w:pStyle w:val="StyleArial8ptBoldAfter0ptLinespacing15lines"/>
            </w:pPr>
            <w:r w:rsidRPr="00925C6A">
              <w:t>7</w:t>
            </w:r>
          </w:p>
          <w:p w14:paraId="16B33607" w14:textId="77777777" w:rsidR="00814D8A" w:rsidRPr="00925C6A" w:rsidRDefault="00814D8A" w:rsidP="001F179A">
            <w:pPr>
              <w:pStyle w:val="StyleArial8ptBoldAfter0ptLinespacing15lines"/>
            </w:pPr>
            <w:r w:rsidRPr="00925C6A">
              <w:t>8</w:t>
            </w:r>
          </w:p>
          <w:p w14:paraId="16B33608" w14:textId="77777777" w:rsidR="00814D8A" w:rsidRPr="00925C6A" w:rsidRDefault="00814D8A" w:rsidP="001F179A">
            <w:pPr>
              <w:pStyle w:val="StyleArial8ptBoldAfter0ptLinespacing15lines"/>
            </w:pPr>
            <w:r w:rsidRPr="00925C6A">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609" w14:textId="77777777" w:rsidR="00814D8A" w:rsidRPr="00344437" w:rsidRDefault="00814D8A" w:rsidP="001F179A">
            <w:pPr>
              <w:pStyle w:val="StyleArial8ptBoldAfter0ptLinespacing15lines"/>
            </w:pPr>
            <w:r w:rsidRPr="00344437">
              <w:t>HotelRes</w:t>
            </w:r>
            <w:r>
              <w:t>Modifies</w:t>
            </w:r>
          </w:p>
          <w:p w14:paraId="16B3360A" w14:textId="77777777" w:rsidR="00814D8A" w:rsidRPr="00344437" w:rsidRDefault="00814D8A" w:rsidP="001F179A">
            <w:pPr>
              <w:pStyle w:val="StyleArial8ptBoldAfter0ptLinespacing15lines"/>
            </w:pPr>
            <w:r w:rsidRPr="00344437">
              <w:t>HotelRes</w:t>
            </w:r>
            <w:r>
              <w:t>Modify</w:t>
            </w:r>
          </w:p>
          <w:p w14:paraId="16B3360B" w14:textId="77777777" w:rsidR="00814D8A" w:rsidRPr="00925C6A" w:rsidRDefault="00814D8A" w:rsidP="001F179A">
            <w:pPr>
              <w:pStyle w:val="StyleArial8ptBoldAfter0ptLinespacing15lines"/>
            </w:pPr>
            <w:r w:rsidRPr="00925C6A">
              <w:t>RoomStays</w:t>
            </w:r>
          </w:p>
          <w:p w14:paraId="16B3360C" w14:textId="77777777" w:rsidR="00814D8A" w:rsidRPr="00925C6A" w:rsidRDefault="00814D8A" w:rsidP="001F179A">
            <w:pPr>
              <w:pStyle w:val="StyleArial8ptBoldAfter0ptLinespacing15lines"/>
            </w:pPr>
            <w:r w:rsidRPr="00925C6A">
              <w:t>RoomStay</w:t>
            </w:r>
          </w:p>
          <w:p w14:paraId="16B3360D" w14:textId="77777777" w:rsidR="00814D8A" w:rsidRPr="00925C6A" w:rsidRDefault="00814D8A" w:rsidP="001F179A">
            <w:pPr>
              <w:pStyle w:val="StyleArial8ptBoldAfter0ptLinespacing15lines"/>
            </w:pPr>
            <w:r w:rsidRPr="00925C6A">
              <w:t>Guarantee</w:t>
            </w:r>
          </w:p>
          <w:p w14:paraId="16B3360E" w14:textId="77777777" w:rsidR="00814D8A" w:rsidRPr="00925C6A" w:rsidRDefault="00814D8A" w:rsidP="001F179A">
            <w:pPr>
              <w:pStyle w:val="StyleArial8ptBoldAfter0ptLinespacing15lines"/>
            </w:pPr>
            <w:r w:rsidRPr="00925C6A">
              <w:t>GuaranteesAccepted</w:t>
            </w:r>
          </w:p>
          <w:p w14:paraId="16B3360F" w14:textId="77777777" w:rsidR="00814D8A" w:rsidRPr="00925C6A" w:rsidRDefault="00814D8A" w:rsidP="001F179A">
            <w:pPr>
              <w:pStyle w:val="StyleArial8ptBoldAfter0ptLinespacing15lines"/>
            </w:pPr>
            <w:r w:rsidRPr="00925C6A">
              <w:t>GuaranteeAccepted</w:t>
            </w:r>
          </w:p>
          <w:p w14:paraId="16B33610" w14:textId="77777777" w:rsidR="00814D8A" w:rsidRPr="00925C6A" w:rsidRDefault="00814D8A" w:rsidP="001F179A">
            <w:pPr>
              <w:pStyle w:val="StyleArial8ptBoldAfter0ptLinespacing15lines"/>
            </w:pPr>
            <w:r w:rsidRPr="00925C6A">
              <w:t>PaymentCard</w:t>
            </w:r>
          </w:p>
          <w:p w14:paraId="16B33611" w14:textId="77777777" w:rsidR="00814D8A" w:rsidRPr="00925C6A" w:rsidRDefault="00814D8A" w:rsidP="001F179A">
            <w:pPr>
              <w:pStyle w:val="StyleArial8ptBoldAfter0ptLinespacing15lines"/>
            </w:pPr>
            <w:r w:rsidRPr="00925C6A">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612" w14:textId="77777777" w:rsidR="00814D8A" w:rsidRPr="00925C6A" w:rsidRDefault="00814D8A" w:rsidP="001F179A">
            <w:pPr>
              <w:pStyle w:val="StyleArial8ptBoldAfter0ptLinespacing15lines"/>
            </w:pPr>
            <w:r w:rsidRPr="00925C6A">
              <w:t>M</w:t>
            </w:r>
          </w:p>
          <w:p w14:paraId="16B33613" w14:textId="77777777" w:rsidR="00814D8A" w:rsidRPr="00925C6A" w:rsidRDefault="00814D8A" w:rsidP="001F179A">
            <w:pPr>
              <w:pStyle w:val="StyleArial8ptBoldAfter0ptLinespacing15lines"/>
            </w:pPr>
            <w:r w:rsidRPr="00925C6A">
              <w:t>M</w:t>
            </w:r>
          </w:p>
          <w:p w14:paraId="16B33614" w14:textId="77777777" w:rsidR="00814D8A" w:rsidRPr="00925C6A" w:rsidRDefault="00814D8A" w:rsidP="001F179A">
            <w:pPr>
              <w:pStyle w:val="StyleArial8ptBoldAfter0ptLinespacing15lines"/>
            </w:pPr>
            <w:r w:rsidRPr="00925C6A">
              <w:t>M</w:t>
            </w:r>
          </w:p>
          <w:p w14:paraId="16B33615" w14:textId="77777777" w:rsidR="00814D8A" w:rsidRPr="00925C6A" w:rsidRDefault="00814D8A" w:rsidP="001F179A">
            <w:pPr>
              <w:pStyle w:val="StyleArial8ptBoldAfter0ptLinespacing15lines"/>
            </w:pPr>
            <w:r w:rsidRPr="00925C6A">
              <w:t>M</w:t>
            </w:r>
          </w:p>
          <w:p w14:paraId="16B33616" w14:textId="77777777" w:rsidR="00814D8A" w:rsidRPr="00925C6A" w:rsidRDefault="00814D8A" w:rsidP="001F179A">
            <w:pPr>
              <w:pStyle w:val="StyleArial8ptBoldAfter0ptLinespacing15lines"/>
            </w:pPr>
            <w:r w:rsidRPr="00925C6A">
              <w:t>A</w:t>
            </w:r>
          </w:p>
          <w:p w14:paraId="16B33617" w14:textId="77777777" w:rsidR="00814D8A" w:rsidRPr="00925C6A" w:rsidRDefault="00814D8A" w:rsidP="001F179A">
            <w:pPr>
              <w:pStyle w:val="StyleArial8ptBoldAfter0ptLinespacing15lines"/>
            </w:pPr>
            <w:r w:rsidRPr="00925C6A">
              <w:t>M</w:t>
            </w:r>
          </w:p>
          <w:p w14:paraId="16B33618" w14:textId="77777777" w:rsidR="00814D8A" w:rsidRPr="00925C6A" w:rsidRDefault="00814D8A" w:rsidP="001F179A">
            <w:pPr>
              <w:pStyle w:val="StyleArial8ptBoldAfter0ptLinespacing15lines"/>
            </w:pPr>
            <w:r w:rsidRPr="00925C6A">
              <w:t>M</w:t>
            </w:r>
          </w:p>
          <w:p w14:paraId="16B33619" w14:textId="77777777" w:rsidR="00814D8A" w:rsidRPr="00925C6A" w:rsidRDefault="00814D8A" w:rsidP="001F179A">
            <w:pPr>
              <w:pStyle w:val="StyleArial8ptBoldAfter0ptLinespacing15lines"/>
            </w:pPr>
            <w:r>
              <w:t>M</w:t>
            </w:r>
          </w:p>
          <w:p w14:paraId="16B3361A" w14:textId="77777777" w:rsidR="00814D8A" w:rsidRPr="00925C6A" w:rsidRDefault="00814D8A"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61B" w14:textId="77777777" w:rsidR="00814D8A" w:rsidRPr="00925C6A" w:rsidRDefault="00814D8A" w:rsidP="00D02A7C">
            <w:pPr>
              <w:pStyle w:val="StyleTableText6ptAfterbefore"/>
              <w:rPr>
                <w:rFonts w:cs="Arial"/>
                <w:b/>
                <w:szCs w:val="16"/>
              </w:rPr>
            </w:pPr>
            <w:r w:rsidRPr="00E92958">
              <w:rPr>
                <w:b/>
              </w:rPr>
              <w:t xml:space="preserve">GDS Note:  </w:t>
            </w:r>
            <w:r w:rsidRPr="00D02A7C">
              <w:t>Applicable to Guarantee Code “GCC”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61C"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61D" w14:textId="77777777" w:rsidR="00814D8A" w:rsidRPr="00925C6A" w:rsidRDefault="00814D8A"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61E" w14:textId="77777777" w:rsidR="00814D8A" w:rsidRPr="00E92958" w:rsidRDefault="00814D8A" w:rsidP="009E7F9E">
            <w:pPr>
              <w:pStyle w:val="StyleTableText6ptAfterbefore"/>
              <w:rPr>
                <w:b/>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61F" w14:textId="77777777" w:rsidR="00814D8A" w:rsidRPr="00925C6A" w:rsidRDefault="00814D8A" w:rsidP="00925C6A">
            <w:pPr>
              <w:spacing w:after="0" w:line="360" w:lineRule="auto"/>
              <w:rPr>
                <w:rFonts w:ascii="Arial" w:hAnsi="Arial" w:cs="Arial"/>
                <w:b/>
                <w:sz w:val="16"/>
                <w:szCs w:val="16"/>
              </w:rPr>
            </w:pPr>
          </w:p>
        </w:tc>
      </w:tr>
      <w:tr w:rsidR="00814D8A" w:rsidRPr="002C7D75" w14:paraId="16B3363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621" w14:textId="77777777" w:rsidR="00814D8A" w:rsidRPr="00694E30" w:rsidRDefault="00814D8A" w:rsidP="005232E4">
            <w:pPr>
              <w:pStyle w:val="StyleArial8ptAfter0ptLinespacingsingle"/>
              <w:rPr>
                <w:b/>
                <w:color w:val="0000FF"/>
              </w:rPr>
            </w:pPr>
            <w:r w:rsidRPr="00694E30">
              <w:rPr>
                <w:b/>
                <w:color w:val="0000FF"/>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622" w14:textId="77777777" w:rsidR="00814D8A" w:rsidRPr="00694E30" w:rsidRDefault="00814D8A" w:rsidP="005232E4">
            <w:pPr>
              <w:pStyle w:val="StyleArial8ptAfter0ptLinespacingsingle"/>
              <w:rPr>
                <w:b/>
                <w:color w:val="0000FF"/>
              </w:rPr>
            </w:pPr>
            <w:r w:rsidRPr="00694E30">
              <w:rPr>
                <w:b/>
                <w:color w:val="0000FF"/>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623" w14:textId="77777777" w:rsidR="00814D8A" w:rsidRPr="00694E30" w:rsidRDefault="00814D8A" w:rsidP="005232E4">
            <w:pPr>
              <w:pStyle w:val="StyleArial8ptAfter0ptLinespacingsingle"/>
              <w:rPr>
                <w:b/>
                <w:color w:val="0000FF"/>
              </w:rPr>
            </w:pPr>
            <w:r w:rsidRPr="00694E30">
              <w:rPr>
                <w:b/>
                <w:color w:val="0000FF"/>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624" w14:textId="77777777" w:rsidR="00814D8A" w:rsidRPr="00694E30" w:rsidRDefault="00814D8A" w:rsidP="001F179A">
            <w:pPr>
              <w:pStyle w:val="StyleArial8ptAfter0ptLinespacingsingle"/>
              <w:rPr>
                <w:color w:val="0000FF"/>
              </w:rPr>
            </w:pPr>
            <w:r w:rsidRPr="00694E30">
              <w:rPr>
                <w:color w:val="0000FF"/>
              </w:rPr>
              <w:t>StringLength1to255</w:t>
            </w:r>
          </w:p>
          <w:p w14:paraId="16B33625" w14:textId="77777777" w:rsidR="00814D8A" w:rsidRPr="00694E30" w:rsidRDefault="00814D8A" w:rsidP="001F179A">
            <w:pPr>
              <w:pStyle w:val="StyleTableText8pt"/>
              <w:rPr>
                <w:color w:val="0000FF"/>
              </w:rPr>
            </w:pPr>
            <w:r w:rsidRPr="00694E30">
              <w:rPr>
                <w:i/>
                <w:color w:val="0000FF"/>
              </w:rPr>
              <w:t>Example:</w:t>
            </w:r>
          </w:p>
          <w:p w14:paraId="16B33626" w14:textId="77777777" w:rsidR="00814D8A" w:rsidRPr="00694E30" w:rsidRDefault="00814D8A" w:rsidP="001F179A">
            <w:pPr>
              <w:pStyle w:val="StyleArial8ptAfter0ptLinespacingsingle"/>
              <w:rPr>
                <w:color w:val="0000FF"/>
              </w:rPr>
            </w:pPr>
            <w:r w:rsidRPr="00694E30">
              <w:rPr>
                <w:color w:val="0000FF"/>
              </w:rPr>
              <w:t>&lt;Guarantee GuaranteeCode="GCC"&gt;</w:t>
            </w:r>
          </w:p>
          <w:p w14:paraId="16B33627" w14:textId="77777777" w:rsidR="00814D8A" w:rsidRPr="00694E30" w:rsidRDefault="00814D8A" w:rsidP="001F179A">
            <w:pPr>
              <w:pStyle w:val="StyleArial8ptAfter0ptLinespacingsingle"/>
              <w:rPr>
                <w:color w:val="0000FF"/>
              </w:rPr>
            </w:pPr>
            <w:r w:rsidRPr="00694E30">
              <w:rPr>
                <w:color w:val="0000FF"/>
              </w:rPr>
              <w:t>&lt;GuaranteesAccepted&gt; &lt;GuaranteeAccepted&gt;</w:t>
            </w:r>
          </w:p>
          <w:p w14:paraId="16B33628" w14:textId="77777777" w:rsidR="00814D8A" w:rsidRPr="00694E30" w:rsidRDefault="00814D8A" w:rsidP="001F179A">
            <w:pPr>
              <w:pStyle w:val="StyleArial8ptAfter0ptLinespacingsingle"/>
              <w:rPr>
                <w:color w:val="0000FF"/>
              </w:rPr>
            </w:pPr>
            <w:r w:rsidRPr="00694E30">
              <w:rPr>
                <w:color w:val="0000FF"/>
              </w:rPr>
              <w:t>&lt;PaymentCard CardType=”1” CardCode=”AX” CardNumber=”1234567890123” ExpireDate=”1009”&gt;</w:t>
            </w:r>
          </w:p>
          <w:p w14:paraId="16B33629" w14:textId="77777777" w:rsidR="00814D8A" w:rsidRPr="00694E30" w:rsidRDefault="00814D8A" w:rsidP="001F179A">
            <w:pPr>
              <w:pStyle w:val="StyleArial8ptAfter0ptLinespacingsingle"/>
              <w:rPr>
                <w:color w:val="0000FF"/>
              </w:rPr>
            </w:pPr>
            <w:r w:rsidRPr="00694E30">
              <w:rPr>
                <w:color w:val="0000FF"/>
              </w:rPr>
              <w:t>&lt;CardHolderName&gt;JACK JONES&lt;/CardHolderName&gt;</w:t>
            </w:r>
          </w:p>
          <w:p w14:paraId="16B3362A" w14:textId="77777777" w:rsidR="00814D8A" w:rsidRPr="00694E30" w:rsidRDefault="00814D8A" w:rsidP="001F179A">
            <w:pPr>
              <w:pStyle w:val="StyleArial8ptAfter0ptLinespacingsingle"/>
              <w:rPr>
                <w:color w:val="0000FF"/>
              </w:rPr>
            </w:pPr>
            <w:r w:rsidRPr="00694E30">
              <w:rPr>
                <w:color w:val="0000FF"/>
              </w:rPr>
              <w:t>&lt;Address&gt;</w:t>
            </w:r>
          </w:p>
          <w:p w14:paraId="16B3362B" w14:textId="77777777" w:rsidR="00814D8A" w:rsidRPr="00694E30" w:rsidRDefault="00814D8A" w:rsidP="00DC6BAD">
            <w:pPr>
              <w:spacing w:after="0" w:line="240" w:lineRule="auto"/>
              <w:rPr>
                <w:rFonts w:ascii="Arial" w:hAnsi="Arial" w:cs="Arial"/>
                <w:color w:val="0000FF"/>
                <w:sz w:val="16"/>
                <w:szCs w:val="16"/>
              </w:rPr>
            </w:pPr>
            <w:r w:rsidRPr="00694E30">
              <w:rPr>
                <w:rFonts w:ascii="Arial" w:hAnsi="Arial" w:cs="Arial"/>
                <w:b/>
                <w:color w:val="0000FF"/>
                <w:sz w:val="16"/>
                <w:szCs w:val="16"/>
              </w:rPr>
              <w:t>&lt;AddressLine&gt;12345 S Main St Big Town USA 12345-1212”&lt;/AddressLine</w:t>
            </w:r>
            <w:r w:rsidRPr="00694E30">
              <w:rPr>
                <w:rFonts w:ascii="Arial" w:hAnsi="Arial" w:cs="Arial"/>
                <w:color w:val="0000FF"/>
                <w:sz w:val="16"/>
                <w:szCs w:val="16"/>
              </w:rPr>
              <w:t>&gt;</w:t>
            </w:r>
          </w:p>
          <w:p w14:paraId="16B3362C" w14:textId="77777777" w:rsidR="00814D8A" w:rsidRPr="00694E30" w:rsidRDefault="00814D8A" w:rsidP="001F179A">
            <w:pPr>
              <w:pStyle w:val="StyleArial8ptAfter0ptLinespacingsingle"/>
              <w:rPr>
                <w:color w:val="0000FF"/>
              </w:rPr>
            </w:pPr>
            <w:r w:rsidRPr="00694E30">
              <w:rPr>
                <w:color w:val="0000FF"/>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62D" w14:textId="77777777" w:rsidR="00814D8A" w:rsidRPr="00694E30" w:rsidRDefault="00814D8A" w:rsidP="001F179A">
            <w:pPr>
              <w:pStyle w:val="StyleArial8ptCenteredAfter0ptLinespacingsingle"/>
              <w:rPr>
                <w:color w:val="0000FF"/>
              </w:rPr>
            </w:pPr>
            <w:r w:rsidRPr="00694E30">
              <w:rPr>
                <w:color w:val="0000FF"/>
              </w:rPr>
              <w:t>1-5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62E" w14:textId="77777777" w:rsidR="00814D8A" w:rsidRPr="00694E30" w:rsidRDefault="00814D8A" w:rsidP="00805786">
            <w:pPr>
              <w:spacing w:after="0" w:line="240" w:lineRule="auto"/>
              <w:rPr>
                <w:rFonts w:ascii="Arial" w:hAnsi="Arial" w:cs="Arial"/>
                <w:color w:val="0000FF"/>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62F" w14:textId="77777777" w:rsidR="00814D8A" w:rsidRPr="00694E30" w:rsidRDefault="00814D8A" w:rsidP="002C7D75">
            <w:pPr>
              <w:spacing w:before="60" w:after="60" w:line="240" w:lineRule="auto"/>
              <w:rPr>
                <w:rFonts w:ascii="Arial" w:hAnsi="Arial" w:cs="Arial"/>
                <w:color w:val="0000FF"/>
                <w:sz w:val="16"/>
                <w:szCs w:val="16"/>
              </w:rPr>
            </w:pPr>
            <w:r w:rsidRPr="00694E30">
              <w:rPr>
                <w:rFonts w:ascii="Arial" w:hAnsi="Arial" w:cs="Arial"/>
                <w:color w:val="0000FF"/>
                <w:sz w:val="16"/>
                <w:szCs w:val="16"/>
              </w:rPr>
              <w:t>Credit Card Billing Address</w:t>
            </w:r>
          </w:p>
          <w:p w14:paraId="16B33630" w14:textId="77777777" w:rsidR="00814D8A" w:rsidRPr="00694E30" w:rsidRDefault="00814D8A" w:rsidP="002C7D75">
            <w:pPr>
              <w:spacing w:before="60" w:after="60" w:line="240" w:lineRule="auto"/>
              <w:rPr>
                <w:rFonts w:ascii="Arial" w:hAnsi="Arial" w:cs="Arial"/>
                <w:color w:val="0000FF"/>
                <w:sz w:val="16"/>
                <w:szCs w:val="16"/>
              </w:rPr>
            </w:pPr>
            <w:r w:rsidRPr="00694E30">
              <w:rPr>
                <w:rFonts w:ascii="Arial" w:hAnsi="Arial" w:cs="Arial"/>
                <w:color w:val="0000FF"/>
                <w:sz w:val="16"/>
                <w:szCs w:val="16"/>
              </w:rPr>
              <w:t>GDS=99</w:t>
            </w:r>
          </w:p>
          <w:p w14:paraId="16B33631" w14:textId="77777777" w:rsidR="00814D8A" w:rsidRPr="00694E30" w:rsidRDefault="00814D8A" w:rsidP="002C7D75">
            <w:pPr>
              <w:pStyle w:val="StyleArial8ptBefore3ptAfter3ptLinespacingsing"/>
              <w:rPr>
                <w:color w:val="0000FF"/>
              </w:rPr>
            </w:pPr>
            <w:r w:rsidRPr="00694E30">
              <w:rPr>
                <w:rFonts w:cs="Arial"/>
                <w:b/>
                <w:color w:val="0000FF"/>
                <w:szCs w:val="16"/>
              </w:rPr>
              <w:t xml:space="preserve">GDS Note:  </w:t>
            </w:r>
            <w:r w:rsidRPr="00694E30">
              <w:rPr>
                <w:rFonts w:cs="Arial"/>
                <w:i/>
                <w:color w:val="0000FF"/>
                <w:szCs w:val="16"/>
              </w:rPr>
              <w:t>Applicable to Galileo/ Apollo Complete Pricing Plus</w:t>
            </w:r>
          </w:p>
        </w:tc>
      </w:tr>
      <w:tr w:rsidR="00814D8A" w:rsidRPr="00F860DF" w14:paraId="16B33639"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633"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634"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635"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636"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637"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638" w14:textId="77777777" w:rsidR="00814D8A" w:rsidRPr="00F860DF" w:rsidRDefault="00814D8A" w:rsidP="00B03A8B">
            <w:pPr>
              <w:pStyle w:val="TableText"/>
              <w:spacing w:before="0" w:after="0"/>
              <w:rPr>
                <w:b/>
                <w:sz w:val="16"/>
                <w:szCs w:val="16"/>
              </w:rPr>
            </w:pPr>
          </w:p>
        </w:tc>
      </w:tr>
      <w:tr w:rsidR="00814D8A" w:rsidRPr="00925C6A" w14:paraId="16B33651"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63A" w14:textId="77777777" w:rsidR="00814D8A" w:rsidRPr="00925C6A" w:rsidRDefault="00814D8A" w:rsidP="001F179A">
            <w:pPr>
              <w:pStyle w:val="StyleArial8ptBoldAfter0ptLinespacing15lines"/>
            </w:pPr>
            <w:r w:rsidRPr="00925C6A">
              <w:t>1</w:t>
            </w:r>
          </w:p>
          <w:p w14:paraId="16B3363B" w14:textId="77777777" w:rsidR="00814D8A" w:rsidRPr="00925C6A" w:rsidRDefault="00814D8A" w:rsidP="001F179A">
            <w:pPr>
              <w:pStyle w:val="StyleArial8ptBoldAfter0ptLinespacing15lines"/>
            </w:pPr>
            <w:r w:rsidRPr="00925C6A">
              <w:t>2</w:t>
            </w:r>
          </w:p>
          <w:p w14:paraId="16B3363C" w14:textId="77777777" w:rsidR="00814D8A" w:rsidRPr="00925C6A" w:rsidRDefault="00814D8A" w:rsidP="001F179A">
            <w:pPr>
              <w:pStyle w:val="StyleArial8ptBoldAfter0ptLinespacing15lines"/>
            </w:pPr>
            <w:r w:rsidRPr="00925C6A">
              <w:t>3</w:t>
            </w:r>
          </w:p>
          <w:p w14:paraId="16B3363D" w14:textId="77777777" w:rsidR="00814D8A" w:rsidRPr="00925C6A" w:rsidRDefault="00814D8A" w:rsidP="001F179A">
            <w:pPr>
              <w:pStyle w:val="StyleArial8ptBoldAfter0ptLinespacing15lines"/>
            </w:pPr>
            <w:r w:rsidRPr="00925C6A">
              <w:t>4</w:t>
            </w:r>
          </w:p>
          <w:p w14:paraId="16B3363E" w14:textId="77777777" w:rsidR="00814D8A" w:rsidRPr="00925C6A" w:rsidRDefault="00814D8A" w:rsidP="001F179A">
            <w:pPr>
              <w:pStyle w:val="StyleArial8ptBoldAfter0ptLinespacing15lines"/>
            </w:pPr>
            <w:r w:rsidRPr="00925C6A">
              <w:t>5</w:t>
            </w:r>
          </w:p>
          <w:p w14:paraId="16B3363F" w14:textId="77777777" w:rsidR="00814D8A" w:rsidRPr="00925C6A" w:rsidRDefault="00814D8A" w:rsidP="001F179A">
            <w:pPr>
              <w:pStyle w:val="StyleArial8ptBoldAfter0ptLinespacing15lines"/>
            </w:pPr>
            <w:r w:rsidRPr="00925C6A">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640" w14:textId="77777777" w:rsidR="00814D8A" w:rsidRPr="00344437" w:rsidRDefault="00814D8A" w:rsidP="001F179A">
            <w:pPr>
              <w:pStyle w:val="StyleArial8ptBoldAfter0ptLinespacing15lines"/>
            </w:pPr>
            <w:r w:rsidRPr="00344437">
              <w:t>HotelRes</w:t>
            </w:r>
            <w:r>
              <w:t>Modifies</w:t>
            </w:r>
          </w:p>
          <w:p w14:paraId="16B33641" w14:textId="77777777" w:rsidR="00814D8A" w:rsidRPr="00344437" w:rsidRDefault="00814D8A" w:rsidP="001F179A">
            <w:pPr>
              <w:pStyle w:val="StyleArial8ptBoldAfter0ptLinespacing15lines"/>
            </w:pPr>
            <w:r w:rsidRPr="00344437">
              <w:t>HotelRes</w:t>
            </w:r>
            <w:r>
              <w:t>Modify</w:t>
            </w:r>
          </w:p>
          <w:p w14:paraId="16B33642" w14:textId="77777777" w:rsidR="00814D8A" w:rsidRPr="00925C6A" w:rsidRDefault="00814D8A" w:rsidP="001F179A">
            <w:pPr>
              <w:pStyle w:val="StyleArial8ptBoldAfter0ptLinespacing15lines"/>
            </w:pPr>
            <w:r w:rsidRPr="00925C6A">
              <w:t>RoomStays</w:t>
            </w:r>
          </w:p>
          <w:p w14:paraId="16B33643" w14:textId="77777777" w:rsidR="00814D8A" w:rsidRPr="00925C6A" w:rsidRDefault="00814D8A" w:rsidP="001F179A">
            <w:pPr>
              <w:pStyle w:val="StyleArial8ptBoldAfter0ptLinespacing15lines"/>
            </w:pPr>
            <w:r w:rsidRPr="00925C6A">
              <w:t>RoomStay</w:t>
            </w:r>
          </w:p>
          <w:p w14:paraId="16B33644" w14:textId="77777777" w:rsidR="00814D8A" w:rsidRPr="00925C6A" w:rsidRDefault="00814D8A" w:rsidP="001F179A">
            <w:pPr>
              <w:pStyle w:val="StyleArial8ptBoldAfter0ptLinespacing15lines"/>
            </w:pPr>
            <w:r w:rsidRPr="00925C6A">
              <w:t>Guarantee</w:t>
            </w:r>
          </w:p>
          <w:p w14:paraId="16B33645" w14:textId="77777777" w:rsidR="00814D8A" w:rsidRPr="00925C6A" w:rsidRDefault="00814D8A" w:rsidP="001F179A">
            <w:pPr>
              <w:pStyle w:val="StyleArial8ptBoldAfter0ptLinespacing15lines"/>
            </w:pPr>
            <w:r w:rsidRPr="00925C6A">
              <w:t>GuaranteeDescription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646" w14:textId="77777777" w:rsidR="00814D8A" w:rsidRPr="00925C6A" w:rsidRDefault="00814D8A" w:rsidP="001F179A">
            <w:pPr>
              <w:pStyle w:val="StyleArial8ptBoldAfter0ptLinespacing15lines"/>
            </w:pPr>
            <w:r w:rsidRPr="00925C6A">
              <w:t>M</w:t>
            </w:r>
          </w:p>
          <w:p w14:paraId="16B33647" w14:textId="77777777" w:rsidR="00814D8A" w:rsidRPr="00925C6A" w:rsidRDefault="00814D8A" w:rsidP="001F179A">
            <w:pPr>
              <w:pStyle w:val="StyleArial8ptBoldAfter0ptLinespacing15lines"/>
            </w:pPr>
            <w:r w:rsidRPr="00925C6A">
              <w:t>M</w:t>
            </w:r>
          </w:p>
          <w:p w14:paraId="16B33648" w14:textId="77777777" w:rsidR="00814D8A" w:rsidRPr="00925C6A" w:rsidRDefault="00814D8A" w:rsidP="001F179A">
            <w:pPr>
              <w:pStyle w:val="StyleArial8ptBoldAfter0ptLinespacing15lines"/>
            </w:pPr>
            <w:r w:rsidRPr="00925C6A">
              <w:t>M</w:t>
            </w:r>
          </w:p>
          <w:p w14:paraId="16B33649" w14:textId="77777777" w:rsidR="00814D8A" w:rsidRPr="00925C6A" w:rsidRDefault="00814D8A" w:rsidP="001F179A">
            <w:pPr>
              <w:pStyle w:val="StyleArial8ptBoldAfter0ptLinespacing15lines"/>
            </w:pPr>
            <w:r w:rsidRPr="00925C6A">
              <w:t>M</w:t>
            </w:r>
          </w:p>
          <w:p w14:paraId="16B3364A" w14:textId="77777777" w:rsidR="00814D8A" w:rsidRPr="00925C6A" w:rsidRDefault="00814D8A" w:rsidP="001F179A">
            <w:pPr>
              <w:pStyle w:val="StyleArial8ptBoldAfter0ptLinespacing15lines"/>
            </w:pPr>
            <w:r>
              <w:t>A</w:t>
            </w:r>
          </w:p>
          <w:p w14:paraId="16B3364B" w14:textId="77777777" w:rsidR="00814D8A" w:rsidRPr="00925C6A" w:rsidRDefault="00814D8A"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64C" w14:textId="77777777" w:rsidR="00814D8A" w:rsidRPr="00D02A7C" w:rsidRDefault="00814D8A" w:rsidP="00D02A7C">
            <w:pPr>
              <w:pStyle w:val="StyleTableText6ptAfterbefore"/>
              <w:rPr>
                <w:b/>
              </w:rPr>
            </w:pPr>
            <w:r w:rsidRPr="00E92958">
              <w:rPr>
                <w:b/>
              </w:rPr>
              <w:t xml:space="preserve">GDS Note:  </w:t>
            </w:r>
            <w:r w:rsidRPr="00D02A7C">
              <w:t>Applicable to the following Guarantee Codes: GCI, GTA, GAT, GAB, GAH, GFG, GFT, GOV and GSP</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64D"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64E" w14:textId="77777777" w:rsidR="00814D8A" w:rsidRPr="00925C6A" w:rsidRDefault="00814D8A"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64F" w14:textId="77777777" w:rsidR="00814D8A" w:rsidRPr="00E92958" w:rsidRDefault="00814D8A" w:rsidP="009E7F9E">
            <w:pPr>
              <w:pStyle w:val="StyleTableText6ptAfterbefore"/>
              <w:rPr>
                <w:b/>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650" w14:textId="77777777" w:rsidR="00814D8A" w:rsidRPr="00925C6A" w:rsidRDefault="00814D8A" w:rsidP="00925C6A">
            <w:pPr>
              <w:spacing w:after="0" w:line="360" w:lineRule="auto"/>
              <w:rPr>
                <w:rFonts w:ascii="Arial" w:hAnsi="Arial" w:cs="Arial"/>
                <w:b/>
                <w:sz w:val="16"/>
                <w:szCs w:val="16"/>
              </w:rPr>
            </w:pPr>
          </w:p>
        </w:tc>
      </w:tr>
      <w:tr w:rsidR="00814D8A" w:rsidRPr="00451543" w14:paraId="16B3367C" w14:textId="77777777" w:rsidTr="00814D8A">
        <w:trPr>
          <w:cantSplit/>
          <w:trHeight w:val="309"/>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652" w14:textId="77777777" w:rsidR="00814D8A" w:rsidRPr="005232E4" w:rsidRDefault="00814D8A" w:rsidP="005232E4">
            <w:pPr>
              <w:pStyle w:val="StyleArial8ptAfter0ptLinespacingsingle"/>
              <w:rPr>
                <w:b/>
              </w:rPr>
            </w:pPr>
            <w:r w:rsidRPr="005232E4">
              <w:rPr>
                <w:b/>
              </w:rPr>
              <w:t>7</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653" w14:textId="77777777" w:rsidR="00814D8A" w:rsidRPr="005232E4" w:rsidRDefault="00814D8A" w:rsidP="005232E4">
            <w:pPr>
              <w:pStyle w:val="StyleArial8ptAfter0ptLinespacingsingle"/>
              <w:rPr>
                <w:b/>
              </w:rPr>
            </w:pPr>
            <w:r w:rsidRPr="005232E4">
              <w:rPr>
                <w:b/>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654" w14:textId="77777777" w:rsidR="00814D8A" w:rsidRPr="005232E4" w:rsidRDefault="00814D8A" w:rsidP="005232E4">
            <w:pPr>
              <w:pStyle w:val="StyleArial8ptAfter0ptLinespacingsingle"/>
              <w:rPr>
                <w:b/>
              </w:rPr>
            </w:pPr>
            <w:r w:rsidRPr="005232E4">
              <w:rPr>
                <w:b/>
              </w:rPr>
              <w:t>A</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655" w14:textId="77777777" w:rsidR="00814D8A" w:rsidRPr="00451543" w:rsidRDefault="00814D8A" w:rsidP="001F179A">
            <w:pPr>
              <w:pStyle w:val="StyleArial8ptAfter0ptLinespacingsingle"/>
            </w:pPr>
            <w:r w:rsidRPr="00451543">
              <w:t>FormattedTextTextType</w:t>
            </w:r>
          </w:p>
          <w:p w14:paraId="16B33656" w14:textId="77777777" w:rsidR="00814D8A" w:rsidRPr="00451543" w:rsidRDefault="00814D8A" w:rsidP="001F179A">
            <w:pPr>
              <w:pStyle w:val="StyleTableText8pt"/>
            </w:pPr>
            <w:r w:rsidRPr="00451543">
              <w:rPr>
                <w:i/>
              </w:rPr>
              <w:t>Example value for Guarantee to IATA Number</w:t>
            </w:r>
            <w:r w:rsidRPr="00451543">
              <w:t>:</w:t>
            </w:r>
          </w:p>
          <w:p w14:paraId="16B33657" w14:textId="77777777" w:rsidR="00814D8A" w:rsidRPr="00451543" w:rsidRDefault="00814D8A" w:rsidP="001F179A">
            <w:pPr>
              <w:pStyle w:val="StyleArial8ptAfter0ptLinespacingsingle"/>
            </w:pPr>
            <w:r w:rsidRPr="00451543">
              <w:t>&lt;Guarantee GuaranteeCode="GTA"&gt;</w:t>
            </w:r>
          </w:p>
          <w:p w14:paraId="16B33658" w14:textId="77777777" w:rsidR="00814D8A" w:rsidRPr="00451543" w:rsidRDefault="00814D8A" w:rsidP="001F179A">
            <w:pPr>
              <w:pStyle w:val="StyleArial8ptAfter0ptLinespacingsingle"/>
            </w:pPr>
            <w:r w:rsidRPr="00451543">
              <w:t>&lt;GuaranteeDescription&gt;</w:t>
            </w:r>
          </w:p>
          <w:p w14:paraId="16B33659" w14:textId="77777777" w:rsidR="00814D8A" w:rsidRPr="00451543" w:rsidRDefault="00814D8A" w:rsidP="00691C5C">
            <w:pPr>
              <w:spacing w:after="0" w:line="240" w:lineRule="auto"/>
              <w:rPr>
                <w:rFonts w:ascii="Arial" w:hAnsi="Arial" w:cs="Arial"/>
                <w:sz w:val="16"/>
                <w:szCs w:val="16"/>
              </w:rPr>
            </w:pPr>
            <w:r w:rsidRPr="00451543">
              <w:rPr>
                <w:rFonts w:ascii="Arial" w:hAnsi="Arial" w:cs="Arial"/>
                <w:b/>
                <w:sz w:val="16"/>
                <w:szCs w:val="16"/>
              </w:rPr>
              <w:t>&lt;Text&gt;1776385&lt;/Text&gt;</w:t>
            </w:r>
            <w:r w:rsidRPr="00451543">
              <w:rPr>
                <w:rFonts w:ascii="Arial" w:hAnsi="Arial" w:cs="Arial"/>
                <w:sz w:val="16"/>
                <w:szCs w:val="16"/>
              </w:rPr>
              <w:t xml:space="preserve"> &lt;/GuaranteeDescription&gt;</w:t>
            </w:r>
          </w:p>
          <w:p w14:paraId="16B3365A" w14:textId="77777777" w:rsidR="00814D8A" w:rsidRPr="00451543" w:rsidRDefault="00814D8A" w:rsidP="001F179A">
            <w:pPr>
              <w:pStyle w:val="StyleArial8ptAfter0ptLinespacingsingle"/>
            </w:pPr>
            <w:r w:rsidRPr="00451543">
              <w:t>&lt;/Guarantee&gt;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65B" w14:textId="77777777" w:rsidR="00814D8A" w:rsidRPr="00451543" w:rsidRDefault="00814D8A" w:rsidP="001F179A">
            <w:pPr>
              <w:pStyle w:val="StyleArial8ptCenteredAfter0ptLinespacingsingle"/>
            </w:pPr>
            <w:r w:rsidRPr="00451543">
              <w:t>1</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7"/>
              <w:gridCol w:w="1232"/>
            </w:tblGrid>
            <w:tr w:rsidR="00814D8A" w:rsidRPr="00AB306E" w14:paraId="16B3365E" w14:textId="77777777" w:rsidTr="008847A0">
              <w:tc>
                <w:tcPr>
                  <w:tcW w:w="787" w:type="dxa"/>
                </w:tcPr>
                <w:p w14:paraId="16B3365C" w14:textId="77777777" w:rsidR="00814D8A" w:rsidRPr="009E7F9E" w:rsidRDefault="00814D8A" w:rsidP="009E7F9E">
                  <w:pPr>
                    <w:pStyle w:val="StyleTableText6ptAfterbefore"/>
                    <w:rPr>
                      <w:b/>
                      <w:u w:val="single"/>
                    </w:rPr>
                  </w:pPr>
                  <w:r w:rsidRPr="009E7F9E">
                    <w:rPr>
                      <w:b/>
                      <w:u w:val="single"/>
                    </w:rPr>
                    <w:t>Code</w:t>
                  </w:r>
                </w:p>
              </w:tc>
              <w:tc>
                <w:tcPr>
                  <w:tcW w:w="1232" w:type="dxa"/>
                </w:tcPr>
                <w:p w14:paraId="16B3365D" w14:textId="77777777" w:rsidR="00814D8A" w:rsidRPr="009E7F9E" w:rsidRDefault="00814D8A" w:rsidP="009E7F9E">
                  <w:pPr>
                    <w:pStyle w:val="StyleTableText6ptAfterbefore"/>
                    <w:rPr>
                      <w:b/>
                      <w:u w:val="single"/>
                    </w:rPr>
                  </w:pPr>
                  <w:r w:rsidRPr="009E7F9E">
                    <w:rPr>
                      <w:b/>
                      <w:u w:val="single"/>
                    </w:rPr>
                    <w:t>Max Length</w:t>
                  </w:r>
                </w:p>
              </w:tc>
            </w:tr>
            <w:tr w:rsidR="00814D8A" w:rsidRPr="00AB306E" w14:paraId="16B33661" w14:textId="77777777" w:rsidTr="008847A0">
              <w:tc>
                <w:tcPr>
                  <w:tcW w:w="787" w:type="dxa"/>
                </w:tcPr>
                <w:p w14:paraId="16B3365F" w14:textId="77777777" w:rsidR="00814D8A" w:rsidRPr="00451543" w:rsidRDefault="00814D8A" w:rsidP="001F179A">
                  <w:pPr>
                    <w:pStyle w:val="StyleArial8ptCenteredAfter0ptLinespacingsingle"/>
                  </w:pPr>
                  <w:r w:rsidRPr="00451543">
                    <w:t>GCI</w:t>
                  </w:r>
                </w:p>
              </w:tc>
              <w:tc>
                <w:tcPr>
                  <w:tcW w:w="1232" w:type="dxa"/>
                </w:tcPr>
                <w:p w14:paraId="16B33660" w14:textId="77777777" w:rsidR="00814D8A" w:rsidRPr="00451543" w:rsidRDefault="00814D8A" w:rsidP="001F179A">
                  <w:pPr>
                    <w:pStyle w:val="StyleArial8ptCenteredAfter0ptLinespacingsingle"/>
                  </w:pPr>
                  <w:r w:rsidRPr="00451543">
                    <w:t>20</w:t>
                  </w:r>
                </w:p>
              </w:tc>
            </w:tr>
            <w:tr w:rsidR="00814D8A" w:rsidRPr="00AB306E" w14:paraId="16B33664" w14:textId="77777777" w:rsidTr="00AB306E">
              <w:trPr>
                <w:trHeight w:val="531"/>
              </w:trPr>
              <w:tc>
                <w:tcPr>
                  <w:tcW w:w="787" w:type="dxa"/>
                </w:tcPr>
                <w:p w14:paraId="16B33662" w14:textId="77777777" w:rsidR="00814D8A" w:rsidRPr="00451543" w:rsidRDefault="00814D8A" w:rsidP="001F179A">
                  <w:pPr>
                    <w:pStyle w:val="StyleArial8ptCenteredAfter0ptLinespacingsingle"/>
                  </w:pPr>
                  <w:r w:rsidRPr="00451543">
                    <w:t>GTA</w:t>
                  </w:r>
                </w:p>
              </w:tc>
              <w:tc>
                <w:tcPr>
                  <w:tcW w:w="1232" w:type="dxa"/>
                </w:tcPr>
                <w:p w14:paraId="16B33663" w14:textId="77777777" w:rsidR="00814D8A" w:rsidRPr="00451543" w:rsidRDefault="00814D8A" w:rsidP="001F179A">
                  <w:pPr>
                    <w:pStyle w:val="StyleArial8ptCenteredAfter0ptLinespacingsingle"/>
                  </w:pPr>
                  <w:r w:rsidRPr="00451543">
                    <w:t>8</w:t>
                  </w:r>
                </w:p>
              </w:tc>
            </w:tr>
            <w:tr w:rsidR="00814D8A" w:rsidRPr="00AB306E" w14:paraId="16B33667" w14:textId="77777777" w:rsidTr="008847A0">
              <w:tc>
                <w:tcPr>
                  <w:tcW w:w="787" w:type="dxa"/>
                </w:tcPr>
                <w:p w14:paraId="16B33665" w14:textId="77777777" w:rsidR="00814D8A" w:rsidRPr="00451543" w:rsidRDefault="00814D8A" w:rsidP="001F179A">
                  <w:pPr>
                    <w:pStyle w:val="StyleArial8ptCenteredAfter0ptLinespacingsingle"/>
                  </w:pPr>
                  <w:r w:rsidRPr="00451543">
                    <w:t>GAT</w:t>
                  </w:r>
                </w:p>
              </w:tc>
              <w:tc>
                <w:tcPr>
                  <w:tcW w:w="1232" w:type="dxa"/>
                </w:tcPr>
                <w:p w14:paraId="16B33666" w14:textId="77777777" w:rsidR="00814D8A" w:rsidRPr="00451543" w:rsidRDefault="00814D8A" w:rsidP="001F179A">
                  <w:pPr>
                    <w:pStyle w:val="StyleArial8ptCenteredAfter0ptLinespacingsingle"/>
                  </w:pPr>
                  <w:r w:rsidRPr="00451543">
                    <w:t>87</w:t>
                  </w:r>
                </w:p>
              </w:tc>
            </w:tr>
            <w:tr w:rsidR="00814D8A" w:rsidRPr="00AB306E" w14:paraId="16B3366A" w14:textId="77777777" w:rsidTr="008847A0">
              <w:tc>
                <w:tcPr>
                  <w:tcW w:w="787" w:type="dxa"/>
                </w:tcPr>
                <w:p w14:paraId="16B33668" w14:textId="77777777" w:rsidR="00814D8A" w:rsidRPr="00451543" w:rsidRDefault="00814D8A" w:rsidP="001F179A">
                  <w:pPr>
                    <w:pStyle w:val="StyleArial8ptCenteredAfter0ptLinespacingsingle"/>
                  </w:pPr>
                  <w:r w:rsidRPr="00451543">
                    <w:t>GAB</w:t>
                  </w:r>
                </w:p>
              </w:tc>
              <w:tc>
                <w:tcPr>
                  <w:tcW w:w="1232" w:type="dxa"/>
                </w:tcPr>
                <w:p w14:paraId="16B33669" w14:textId="77777777" w:rsidR="00814D8A" w:rsidRPr="00451543" w:rsidRDefault="00814D8A" w:rsidP="001F179A">
                  <w:pPr>
                    <w:pStyle w:val="StyleArial8ptCenteredAfter0ptLinespacingsingle"/>
                  </w:pPr>
                  <w:r w:rsidRPr="00451543">
                    <w:t>87</w:t>
                  </w:r>
                </w:p>
              </w:tc>
            </w:tr>
            <w:tr w:rsidR="00814D8A" w:rsidRPr="00AB306E" w14:paraId="16B3366D" w14:textId="77777777" w:rsidTr="008847A0">
              <w:tc>
                <w:tcPr>
                  <w:tcW w:w="787" w:type="dxa"/>
                </w:tcPr>
                <w:p w14:paraId="16B3366B" w14:textId="77777777" w:rsidR="00814D8A" w:rsidRPr="00451543" w:rsidRDefault="00814D8A" w:rsidP="001F179A">
                  <w:pPr>
                    <w:pStyle w:val="StyleArial8ptCenteredAfter0ptLinespacingsingle"/>
                  </w:pPr>
                  <w:r w:rsidRPr="00451543">
                    <w:t>GAH</w:t>
                  </w:r>
                </w:p>
              </w:tc>
              <w:tc>
                <w:tcPr>
                  <w:tcW w:w="1232" w:type="dxa"/>
                </w:tcPr>
                <w:p w14:paraId="16B3366C" w14:textId="77777777" w:rsidR="00814D8A" w:rsidRPr="00451543" w:rsidRDefault="00814D8A" w:rsidP="001F179A">
                  <w:pPr>
                    <w:pStyle w:val="StyleArial8ptCenteredAfter0ptLinespacingsingle"/>
                  </w:pPr>
                  <w:r w:rsidRPr="00451543">
                    <w:t>87</w:t>
                  </w:r>
                </w:p>
              </w:tc>
            </w:tr>
            <w:tr w:rsidR="00814D8A" w:rsidRPr="00AB306E" w14:paraId="16B33670" w14:textId="77777777" w:rsidTr="008847A0">
              <w:tc>
                <w:tcPr>
                  <w:tcW w:w="787" w:type="dxa"/>
                </w:tcPr>
                <w:p w14:paraId="16B3366E" w14:textId="77777777" w:rsidR="00814D8A" w:rsidRPr="00451543" w:rsidRDefault="00814D8A" w:rsidP="001F179A">
                  <w:pPr>
                    <w:pStyle w:val="StyleArial8ptCenteredAfter0ptLinespacingsingle"/>
                  </w:pPr>
                  <w:r w:rsidRPr="00451543">
                    <w:t>GFG</w:t>
                  </w:r>
                </w:p>
              </w:tc>
              <w:tc>
                <w:tcPr>
                  <w:tcW w:w="1232" w:type="dxa"/>
                </w:tcPr>
                <w:p w14:paraId="16B3366F" w14:textId="77777777" w:rsidR="00814D8A" w:rsidRPr="00451543" w:rsidRDefault="00814D8A" w:rsidP="001F179A">
                  <w:pPr>
                    <w:pStyle w:val="StyleArial8ptCenteredAfter0ptLinespacingsingle"/>
                  </w:pPr>
                  <w:r w:rsidRPr="00451543">
                    <w:t>13</w:t>
                  </w:r>
                </w:p>
              </w:tc>
            </w:tr>
            <w:tr w:rsidR="00814D8A" w:rsidRPr="00AB306E" w14:paraId="16B33673" w14:textId="77777777" w:rsidTr="008847A0">
              <w:tc>
                <w:tcPr>
                  <w:tcW w:w="787" w:type="dxa"/>
                </w:tcPr>
                <w:p w14:paraId="16B33671" w14:textId="77777777" w:rsidR="00814D8A" w:rsidRPr="00451543" w:rsidRDefault="00814D8A" w:rsidP="001F179A">
                  <w:pPr>
                    <w:pStyle w:val="StyleArial8ptCenteredAfter0ptLinespacingsingle"/>
                  </w:pPr>
                  <w:r w:rsidRPr="00451543">
                    <w:t>GFT</w:t>
                  </w:r>
                </w:p>
              </w:tc>
              <w:tc>
                <w:tcPr>
                  <w:tcW w:w="1232" w:type="dxa"/>
                </w:tcPr>
                <w:p w14:paraId="16B33672" w14:textId="77777777" w:rsidR="00814D8A" w:rsidRPr="00451543" w:rsidRDefault="00814D8A" w:rsidP="001F179A">
                  <w:pPr>
                    <w:pStyle w:val="StyleArial8ptCenteredAfter0ptLinespacingsingle"/>
                  </w:pPr>
                  <w:r w:rsidRPr="00451543">
                    <w:t>22</w:t>
                  </w:r>
                </w:p>
              </w:tc>
            </w:tr>
            <w:tr w:rsidR="00814D8A" w:rsidRPr="00AB306E" w14:paraId="16B33676" w14:textId="77777777" w:rsidTr="008847A0">
              <w:tc>
                <w:tcPr>
                  <w:tcW w:w="787" w:type="dxa"/>
                </w:tcPr>
                <w:p w14:paraId="16B33674" w14:textId="77777777" w:rsidR="00814D8A" w:rsidRPr="00451543" w:rsidRDefault="00814D8A" w:rsidP="001F179A">
                  <w:pPr>
                    <w:pStyle w:val="StyleArial8ptCenteredAfter0ptLinespacingsingle"/>
                  </w:pPr>
                  <w:r w:rsidRPr="00451543">
                    <w:t>GOV</w:t>
                  </w:r>
                </w:p>
              </w:tc>
              <w:tc>
                <w:tcPr>
                  <w:tcW w:w="1232" w:type="dxa"/>
                </w:tcPr>
                <w:p w14:paraId="16B33675" w14:textId="77777777" w:rsidR="00814D8A" w:rsidRPr="00451543" w:rsidRDefault="00814D8A" w:rsidP="001F179A">
                  <w:pPr>
                    <w:pStyle w:val="StyleArial8ptCenteredAfter0ptLinespacingsingle"/>
                  </w:pPr>
                  <w:r w:rsidRPr="00451543">
                    <w:t>87</w:t>
                  </w:r>
                </w:p>
              </w:tc>
            </w:tr>
            <w:tr w:rsidR="00814D8A" w:rsidRPr="00AB306E" w14:paraId="16B33679" w14:textId="77777777" w:rsidTr="008847A0">
              <w:tc>
                <w:tcPr>
                  <w:tcW w:w="787" w:type="dxa"/>
                </w:tcPr>
                <w:p w14:paraId="16B33677" w14:textId="77777777" w:rsidR="00814D8A" w:rsidRPr="00451543" w:rsidRDefault="00814D8A" w:rsidP="001F179A">
                  <w:pPr>
                    <w:pStyle w:val="StyleArial8ptCenteredAfter0ptLinespacingsingle"/>
                  </w:pPr>
                  <w:r w:rsidRPr="00451543">
                    <w:t>GSP</w:t>
                  </w:r>
                </w:p>
              </w:tc>
              <w:tc>
                <w:tcPr>
                  <w:tcW w:w="1232" w:type="dxa"/>
                </w:tcPr>
                <w:p w14:paraId="16B33678" w14:textId="77777777" w:rsidR="00814D8A" w:rsidRPr="00451543" w:rsidRDefault="00814D8A" w:rsidP="001F179A">
                  <w:pPr>
                    <w:pStyle w:val="StyleArial8ptCenteredAfter0ptLinespacingsingle"/>
                  </w:pPr>
                  <w:r w:rsidRPr="00451543">
                    <w:t>87</w:t>
                  </w:r>
                </w:p>
              </w:tc>
            </w:tr>
          </w:tbl>
          <w:p w14:paraId="16B3367A" w14:textId="77777777" w:rsidR="00814D8A" w:rsidRPr="00451543" w:rsidRDefault="00814D8A" w:rsidP="009E7F9E">
            <w:pPr>
              <w:pStyle w:val="StyleTableText8pt"/>
            </w:pPr>
            <w:r w:rsidRPr="00451543">
              <w:t>See App</w:t>
            </w:r>
            <w:r>
              <w:t>endix</w:t>
            </w:r>
            <w:r w:rsidRPr="00451543">
              <w:t xml:space="preserve"> A, Figure 9 for </w:t>
            </w:r>
            <w:r>
              <w:t>c</w:t>
            </w:r>
            <w:r w:rsidRPr="00451543">
              <w:t xml:space="preserve">ode </w:t>
            </w:r>
            <w:r>
              <w:t>l</w:t>
            </w:r>
            <w:r w:rsidRPr="00451543">
              <w:t>ist</w:t>
            </w:r>
            <w:r>
              <w:t>.</w:t>
            </w:r>
          </w:p>
        </w:tc>
        <w:tc>
          <w:tcPr>
            <w:tcW w:w="387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67B" w14:textId="77777777" w:rsidR="00814D8A" w:rsidRPr="00451543" w:rsidRDefault="00814D8A" w:rsidP="00026D6D">
            <w:pPr>
              <w:spacing w:after="0" w:line="240" w:lineRule="auto"/>
              <w:rPr>
                <w:rFonts w:ascii="Arial" w:hAnsi="Arial" w:cs="Arial"/>
                <w:sz w:val="16"/>
                <w:szCs w:val="16"/>
              </w:rPr>
            </w:pPr>
          </w:p>
        </w:tc>
      </w:tr>
      <w:tr w:rsidR="00814D8A" w:rsidRPr="00451543" w14:paraId="16B33684" w14:textId="77777777" w:rsidTr="00814D8A">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16B3367D"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67E"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67F"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680"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681"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682"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683" w14:textId="77777777" w:rsidR="00814D8A" w:rsidRPr="00451543" w:rsidRDefault="00814D8A" w:rsidP="00214888">
            <w:pPr>
              <w:spacing w:after="0" w:line="240" w:lineRule="auto"/>
              <w:rPr>
                <w:rFonts w:ascii="Arial" w:hAnsi="Arial" w:cs="Arial"/>
                <w:sz w:val="16"/>
                <w:szCs w:val="16"/>
              </w:rPr>
            </w:pPr>
          </w:p>
        </w:tc>
      </w:tr>
      <w:tr w:rsidR="00814D8A" w:rsidRPr="00451543" w14:paraId="16B3368C" w14:textId="77777777" w:rsidTr="00814D8A">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16B33685"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686"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687"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688"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689"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68A"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68B" w14:textId="77777777" w:rsidR="00814D8A" w:rsidRPr="00451543" w:rsidRDefault="00814D8A" w:rsidP="00214888">
            <w:pPr>
              <w:spacing w:after="0" w:line="240" w:lineRule="auto"/>
              <w:rPr>
                <w:rFonts w:ascii="Arial" w:hAnsi="Arial" w:cs="Arial"/>
                <w:sz w:val="16"/>
                <w:szCs w:val="16"/>
              </w:rPr>
            </w:pPr>
          </w:p>
        </w:tc>
      </w:tr>
      <w:tr w:rsidR="00814D8A" w:rsidRPr="00451543" w14:paraId="16B33694" w14:textId="77777777" w:rsidTr="00814D8A">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16B3368D"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68E"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68F"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690"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691"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692"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693" w14:textId="77777777" w:rsidR="00814D8A" w:rsidRPr="00451543" w:rsidRDefault="00814D8A" w:rsidP="00214888">
            <w:pPr>
              <w:spacing w:after="0" w:line="240" w:lineRule="auto"/>
              <w:rPr>
                <w:rFonts w:ascii="Arial" w:hAnsi="Arial" w:cs="Arial"/>
                <w:sz w:val="16"/>
                <w:szCs w:val="16"/>
              </w:rPr>
            </w:pPr>
          </w:p>
        </w:tc>
      </w:tr>
      <w:tr w:rsidR="00814D8A" w:rsidRPr="00451543" w14:paraId="16B3369C" w14:textId="77777777" w:rsidTr="00814D8A">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16B33695"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696"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697"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698"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699"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69A"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69B" w14:textId="77777777" w:rsidR="00814D8A" w:rsidRPr="00451543" w:rsidRDefault="00814D8A" w:rsidP="00214888">
            <w:pPr>
              <w:spacing w:after="0" w:line="240" w:lineRule="auto"/>
              <w:rPr>
                <w:rFonts w:ascii="Arial" w:hAnsi="Arial" w:cs="Arial"/>
                <w:sz w:val="16"/>
                <w:szCs w:val="16"/>
              </w:rPr>
            </w:pPr>
          </w:p>
        </w:tc>
      </w:tr>
      <w:tr w:rsidR="00814D8A" w:rsidRPr="00451543" w14:paraId="16B336A4" w14:textId="77777777" w:rsidTr="00814D8A">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16B3369D"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69E"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69F"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6A0"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6A1"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6A2"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6A3" w14:textId="77777777" w:rsidR="00814D8A" w:rsidRPr="00451543" w:rsidRDefault="00814D8A" w:rsidP="00214888">
            <w:pPr>
              <w:spacing w:after="0" w:line="240" w:lineRule="auto"/>
              <w:rPr>
                <w:rFonts w:ascii="Arial" w:hAnsi="Arial" w:cs="Arial"/>
                <w:sz w:val="16"/>
                <w:szCs w:val="16"/>
              </w:rPr>
            </w:pPr>
          </w:p>
        </w:tc>
      </w:tr>
      <w:tr w:rsidR="00814D8A" w:rsidRPr="00451543" w14:paraId="16B336AC" w14:textId="77777777" w:rsidTr="00814D8A">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16B336A5"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6A6"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6A7"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6A8"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6A9"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6AA"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6AB" w14:textId="77777777" w:rsidR="00814D8A" w:rsidRPr="00451543" w:rsidRDefault="00814D8A" w:rsidP="00214888">
            <w:pPr>
              <w:spacing w:after="0" w:line="240" w:lineRule="auto"/>
              <w:rPr>
                <w:rFonts w:ascii="Arial" w:hAnsi="Arial" w:cs="Arial"/>
                <w:sz w:val="16"/>
                <w:szCs w:val="16"/>
              </w:rPr>
            </w:pPr>
          </w:p>
        </w:tc>
      </w:tr>
      <w:tr w:rsidR="00814D8A" w:rsidRPr="00451543" w14:paraId="16B336B4" w14:textId="77777777" w:rsidTr="00814D8A">
        <w:trPr>
          <w:cantSplit/>
          <w:trHeight w:val="184"/>
        </w:trPr>
        <w:tc>
          <w:tcPr>
            <w:tcW w:w="450" w:type="dxa"/>
            <w:vMerge/>
            <w:tcBorders>
              <w:left w:val="single" w:sz="4" w:space="0" w:color="C0C0C0"/>
              <w:right w:val="single" w:sz="4" w:space="0" w:color="C0C0C0"/>
            </w:tcBorders>
            <w:shd w:val="clear" w:color="auto" w:fill="F2F2F2" w:themeFill="background1" w:themeFillShade="F2"/>
          </w:tcPr>
          <w:p w14:paraId="16B336AD"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6AE"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6AF"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36B0"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6B1"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6B2"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6B3" w14:textId="77777777" w:rsidR="00814D8A" w:rsidRPr="00451543" w:rsidRDefault="00814D8A" w:rsidP="00214888">
            <w:pPr>
              <w:spacing w:after="0" w:line="240" w:lineRule="auto"/>
              <w:rPr>
                <w:rFonts w:ascii="Arial" w:hAnsi="Arial" w:cs="Arial"/>
                <w:sz w:val="16"/>
                <w:szCs w:val="16"/>
              </w:rPr>
            </w:pPr>
          </w:p>
        </w:tc>
      </w:tr>
      <w:tr w:rsidR="00814D8A" w:rsidRPr="00F860DF" w14:paraId="16B336BC" w14:textId="77777777" w:rsidTr="00814D8A">
        <w:trPr>
          <w:cantSplit/>
          <w:trHeight w:val="184"/>
        </w:trPr>
        <w:tc>
          <w:tcPr>
            <w:tcW w:w="450" w:type="dxa"/>
            <w:vMerge/>
            <w:tcBorders>
              <w:left w:val="single" w:sz="4" w:space="0" w:color="C0C0C0"/>
              <w:bottom w:val="single" w:sz="4" w:space="0" w:color="C0C0C0"/>
              <w:right w:val="single" w:sz="4" w:space="0" w:color="C0C0C0"/>
            </w:tcBorders>
            <w:shd w:val="clear" w:color="auto" w:fill="F2F2F2" w:themeFill="background1" w:themeFillShade="F2"/>
          </w:tcPr>
          <w:p w14:paraId="16B336B5" w14:textId="77777777" w:rsidR="00814D8A" w:rsidRPr="00451543" w:rsidRDefault="00814D8A"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F2F2F2" w:themeFill="background1" w:themeFillShade="F2"/>
          </w:tcPr>
          <w:p w14:paraId="16B336B6" w14:textId="77777777" w:rsidR="00814D8A" w:rsidRPr="00451543" w:rsidRDefault="00814D8A"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F2F2F2" w:themeFill="background1" w:themeFillShade="F2"/>
          </w:tcPr>
          <w:p w14:paraId="16B336B7" w14:textId="77777777" w:rsidR="00814D8A" w:rsidRPr="00451543" w:rsidRDefault="00814D8A"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6B8" w14:textId="77777777" w:rsidR="00814D8A" w:rsidRPr="00451543" w:rsidRDefault="00814D8A"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6B9" w14:textId="77777777" w:rsidR="00814D8A" w:rsidRPr="00451543" w:rsidRDefault="00814D8A"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36BA" w14:textId="77777777" w:rsidR="00814D8A" w:rsidRPr="00451543" w:rsidRDefault="00814D8A" w:rsidP="00214888">
            <w:pPr>
              <w:spacing w:after="0" w:line="240" w:lineRule="auto"/>
              <w:rPr>
                <w:rFonts w:ascii="Arial" w:hAnsi="Arial" w:cs="Arial"/>
                <w:sz w:val="16"/>
                <w:szCs w:val="16"/>
              </w:rPr>
            </w:pPr>
          </w:p>
        </w:tc>
        <w:tc>
          <w:tcPr>
            <w:tcW w:w="3870" w:type="dxa"/>
            <w:vMerge/>
            <w:tcBorders>
              <w:left w:val="single" w:sz="4" w:space="0" w:color="C0C0C0"/>
              <w:bottom w:val="single" w:sz="4" w:space="0" w:color="C0C0C0"/>
              <w:right w:val="single" w:sz="4" w:space="0" w:color="C0C0C0"/>
            </w:tcBorders>
            <w:shd w:val="clear" w:color="auto" w:fill="auto"/>
          </w:tcPr>
          <w:p w14:paraId="16B336BB" w14:textId="77777777" w:rsidR="00814D8A" w:rsidRPr="00451543" w:rsidRDefault="00814D8A" w:rsidP="00214888">
            <w:pPr>
              <w:spacing w:after="0" w:line="240" w:lineRule="auto"/>
              <w:rPr>
                <w:rFonts w:ascii="Arial" w:hAnsi="Arial" w:cs="Arial"/>
                <w:sz w:val="16"/>
                <w:szCs w:val="16"/>
              </w:rPr>
            </w:pPr>
          </w:p>
        </w:tc>
      </w:tr>
      <w:tr w:rsidR="00814D8A" w:rsidRPr="00F860DF" w14:paraId="16B336C3"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6BD"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6BE"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6BF"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6C0"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6C1"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6C2" w14:textId="77777777" w:rsidR="00814D8A" w:rsidRPr="00F860DF" w:rsidRDefault="00814D8A" w:rsidP="00B03A8B">
            <w:pPr>
              <w:pStyle w:val="TableText"/>
              <w:spacing w:before="0" w:after="0"/>
              <w:rPr>
                <w:b/>
                <w:sz w:val="16"/>
                <w:szCs w:val="16"/>
              </w:rPr>
            </w:pPr>
          </w:p>
        </w:tc>
      </w:tr>
      <w:tr w:rsidR="00814D8A" w:rsidRPr="00925C6A" w14:paraId="16B336D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6C4" w14:textId="77777777" w:rsidR="00814D8A" w:rsidRPr="0061132B" w:rsidRDefault="00814D8A" w:rsidP="001F179A">
            <w:pPr>
              <w:pStyle w:val="StyleArial8ptBoldAfter0ptLinespacing15lines"/>
            </w:pPr>
            <w:r w:rsidRPr="0061132B">
              <w:t>1</w:t>
            </w:r>
          </w:p>
          <w:p w14:paraId="16B336C5" w14:textId="77777777" w:rsidR="00814D8A" w:rsidRPr="0061132B" w:rsidRDefault="00814D8A" w:rsidP="001F179A">
            <w:pPr>
              <w:pStyle w:val="StyleArial8ptBoldAfter0ptLinespacing15lines"/>
            </w:pPr>
            <w:r w:rsidRPr="0061132B">
              <w:t>2</w:t>
            </w:r>
          </w:p>
          <w:p w14:paraId="16B336C6" w14:textId="77777777" w:rsidR="00814D8A" w:rsidRPr="0061132B" w:rsidRDefault="00814D8A" w:rsidP="001F179A">
            <w:pPr>
              <w:pStyle w:val="StyleArial8ptBoldAfter0ptLinespacing15lines"/>
            </w:pPr>
            <w:r w:rsidRPr="0061132B">
              <w:t>3</w:t>
            </w:r>
          </w:p>
          <w:p w14:paraId="16B336C7" w14:textId="77777777" w:rsidR="00814D8A" w:rsidRPr="0061132B" w:rsidRDefault="00814D8A" w:rsidP="001F179A">
            <w:pPr>
              <w:pStyle w:val="StyleArial8ptBoldAfter0ptLinespacing15lines"/>
            </w:pPr>
            <w:r w:rsidRPr="0061132B">
              <w:t>4</w:t>
            </w:r>
          </w:p>
          <w:p w14:paraId="16B336C8" w14:textId="77777777" w:rsidR="00814D8A" w:rsidRPr="0061132B" w:rsidRDefault="00814D8A" w:rsidP="001F179A">
            <w:pPr>
              <w:pStyle w:val="StyleArial8ptBoldAfter0ptLinespacing15lines"/>
            </w:pPr>
            <w:r w:rsidRPr="0061132B">
              <w:t>5</w:t>
            </w:r>
          </w:p>
          <w:p w14:paraId="16B336C9" w14:textId="77777777" w:rsidR="00814D8A" w:rsidRPr="0061132B" w:rsidRDefault="00814D8A" w:rsidP="001F179A">
            <w:pPr>
              <w:pStyle w:val="StyleArial8ptBoldAfter0ptLinespacing15lines"/>
            </w:pPr>
            <w:r w:rsidRPr="0061132B">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6CA" w14:textId="77777777" w:rsidR="00814D8A" w:rsidRPr="00344437" w:rsidRDefault="00814D8A" w:rsidP="001F179A">
            <w:pPr>
              <w:pStyle w:val="StyleArial8ptBoldAfter0ptLinespacing15lines"/>
            </w:pPr>
            <w:r w:rsidRPr="00344437">
              <w:t>HotelRes</w:t>
            </w:r>
            <w:r>
              <w:t>Modifies</w:t>
            </w:r>
          </w:p>
          <w:p w14:paraId="16B336CB" w14:textId="77777777" w:rsidR="00814D8A" w:rsidRPr="00344437" w:rsidRDefault="00814D8A" w:rsidP="001F179A">
            <w:pPr>
              <w:pStyle w:val="StyleArial8ptBoldAfter0ptLinespacing15lines"/>
            </w:pPr>
            <w:r w:rsidRPr="00344437">
              <w:t>HotelRes</w:t>
            </w:r>
            <w:r>
              <w:t>Modify</w:t>
            </w:r>
          </w:p>
          <w:p w14:paraId="16B336CC" w14:textId="77777777" w:rsidR="00814D8A" w:rsidRPr="0061132B" w:rsidRDefault="00814D8A" w:rsidP="001F179A">
            <w:pPr>
              <w:pStyle w:val="StyleArial8ptBoldAfter0ptLinespacing15lines"/>
            </w:pPr>
            <w:r w:rsidRPr="0061132B">
              <w:t>RoomStays</w:t>
            </w:r>
          </w:p>
          <w:p w14:paraId="16B336CD" w14:textId="77777777" w:rsidR="00814D8A" w:rsidRPr="0061132B" w:rsidRDefault="00814D8A" w:rsidP="001F179A">
            <w:pPr>
              <w:pStyle w:val="StyleArial8ptBoldAfter0ptLinespacing15lines"/>
            </w:pPr>
            <w:r w:rsidRPr="0061132B">
              <w:t>RoomStay</w:t>
            </w:r>
          </w:p>
          <w:p w14:paraId="16B336CE" w14:textId="77777777" w:rsidR="00814D8A" w:rsidRPr="0061132B" w:rsidRDefault="00814D8A" w:rsidP="001F179A">
            <w:pPr>
              <w:pStyle w:val="StyleArial8ptBoldAfter0ptLinespacing15lines"/>
            </w:pPr>
            <w:r w:rsidRPr="0061132B">
              <w:t>DepositPayments</w:t>
            </w:r>
          </w:p>
          <w:p w14:paraId="16B336CF" w14:textId="77777777" w:rsidR="00814D8A" w:rsidRPr="0061132B" w:rsidRDefault="00814D8A" w:rsidP="001F179A">
            <w:pPr>
              <w:pStyle w:val="StyleArial8ptBoldAfter0ptLinespacing15lines"/>
            </w:pPr>
            <w:r w:rsidRPr="0061132B">
              <w:t>GuaranteePayment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6D0" w14:textId="77777777" w:rsidR="00814D8A" w:rsidRPr="0061132B" w:rsidRDefault="00814D8A" w:rsidP="001F179A">
            <w:pPr>
              <w:pStyle w:val="StyleArial8ptBoldAfter0ptLinespacing15lines"/>
            </w:pPr>
            <w:r w:rsidRPr="0061132B">
              <w:t>M</w:t>
            </w:r>
          </w:p>
          <w:p w14:paraId="16B336D1" w14:textId="77777777" w:rsidR="00814D8A" w:rsidRPr="0061132B" w:rsidRDefault="00814D8A" w:rsidP="001F179A">
            <w:pPr>
              <w:pStyle w:val="StyleArial8ptBoldAfter0ptLinespacing15lines"/>
            </w:pPr>
            <w:r w:rsidRPr="0061132B">
              <w:t>M</w:t>
            </w:r>
          </w:p>
          <w:p w14:paraId="16B336D2" w14:textId="77777777" w:rsidR="00814D8A" w:rsidRPr="0061132B" w:rsidRDefault="00814D8A" w:rsidP="001F179A">
            <w:pPr>
              <w:pStyle w:val="StyleArial8ptBoldAfter0ptLinespacing15lines"/>
            </w:pPr>
            <w:r w:rsidRPr="0061132B">
              <w:t>M</w:t>
            </w:r>
          </w:p>
          <w:p w14:paraId="16B336D3" w14:textId="77777777" w:rsidR="00814D8A" w:rsidRPr="0061132B" w:rsidRDefault="00814D8A" w:rsidP="001F179A">
            <w:pPr>
              <w:pStyle w:val="StyleArial8ptBoldAfter0ptLinespacing15lines"/>
            </w:pPr>
            <w:r w:rsidRPr="0061132B">
              <w:t>M</w:t>
            </w:r>
          </w:p>
          <w:p w14:paraId="16B336D4" w14:textId="77777777" w:rsidR="00814D8A" w:rsidRPr="0061132B" w:rsidRDefault="00814D8A" w:rsidP="001F179A">
            <w:pPr>
              <w:pStyle w:val="StyleArial8ptBoldAfter0ptLinespacing15lines"/>
            </w:pPr>
            <w:r w:rsidRPr="0061132B">
              <w:t>A</w:t>
            </w:r>
          </w:p>
          <w:p w14:paraId="16B336D5" w14:textId="77777777" w:rsidR="00814D8A" w:rsidRPr="0061132B" w:rsidRDefault="00814D8A" w:rsidP="001F179A">
            <w:pPr>
              <w:pStyle w:val="StyleArial8ptBoldAfter0ptLinespacing15lines"/>
            </w:pPr>
            <w:r w:rsidRPr="0061132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6D6" w14:textId="77777777" w:rsidR="00814D8A" w:rsidRPr="0061132B" w:rsidRDefault="00814D8A"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6D7"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6D8" w14:textId="77777777" w:rsidR="00814D8A" w:rsidRPr="0061132B" w:rsidRDefault="00814D8A"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6D9" w14:textId="77777777" w:rsidR="00814D8A" w:rsidRPr="0061132B" w:rsidRDefault="00814D8A" w:rsidP="00925C6A">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6DA" w14:textId="77777777" w:rsidR="00814D8A" w:rsidRPr="0061132B" w:rsidRDefault="00814D8A" w:rsidP="00925C6A">
            <w:pPr>
              <w:spacing w:after="0" w:line="360" w:lineRule="auto"/>
              <w:rPr>
                <w:rFonts w:ascii="Arial" w:hAnsi="Arial" w:cs="Arial"/>
                <w:b/>
                <w:sz w:val="16"/>
                <w:szCs w:val="16"/>
              </w:rPr>
            </w:pPr>
          </w:p>
        </w:tc>
      </w:tr>
      <w:tr w:rsidR="00814D8A" w:rsidRPr="00F860DF" w14:paraId="16B336E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6DC" w14:textId="77777777" w:rsidR="00814D8A" w:rsidRPr="00F860DF" w:rsidRDefault="00814D8A"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6DD" w14:textId="77777777" w:rsidR="00814D8A" w:rsidRPr="00C456C2" w:rsidRDefault="00814D8A" w:rsidP="001F179A">
            <w:pPr>
              <w:pStyle w:val="StyleArial8ptAfter0ptLinespacingsingle"/>
            </w:pPr>
            <w:r w:rsidRPr="00C456C2">
              <w:t>@PaymentCode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6DE"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6DF" w14:textId="77777777" w:rsidR="00814D8A" w:rsidRPr="006F198C" w:rsidRDefault="00814D8A" w:rsidP="001F179A">
            <w:pPr>
              <w:pStyle w:val="StyleArial8ptAfter0ptLinespacingsingle"/>
            </w:pPr>
            <w:r w:rsidRPr="006F198C">
              <w:t>StringLength1to8</w:t>
            </w:r>
          </w:p>
          <w:p w14:paraId="16B336E0" w14:textId="77777777" w:rsidR="00814D8A" w:rsidRPr="006F198C" w:rsidRDefault="00814D8A" w:rsidP="001F179A">
            <w:pPr>
              <w:pStyle w:val="StyleTableText8pt"/>
            </w:pPr>
            <w:r w:rsidRPr="006F198C">
              <w:rPr>
                <w:i/>
              </w:rPr>
              <w:t>Example:</w:t>
            </w:r>
          </w:p>
          <w:p w14:paraId="16B336E1" w14:textId="77777777" w:rsidR="00814D8A" w:rsidRPr="006F198C" w:rsidRDefault="00814D8A" w:rsidP="00B05079">
            <w:pPr>
              <w:spacing w:after="0" w:line="240" w:lineRule="auto"/>
              <w:rPr>
                <w:rFonts w:ascii="Arial" w:hAnsi="Arial" w:cs="Arial"/>
                <w:sz w:val="16"/>
                <w:szCs w:val="16"/>
              </w:rPr>
            </w:pPr>
            <w:r w:rsidRPr="006F198C">
              <w:rPr>
                <w:rFonts w:ascii="Arial" w:hAnsi="Arial" w:cs="Arial"/>
                <w:sz w:val="16"/>
                <w:szCs w:val="16"/>
              </w:rPr>
              <w:t>&lt;GuaranteePayment</w:t>
            </w:r>
            <w:r w:rsidRPr="006F198C">
              <w:rPr>
                <w:rFonts w:ascii="Arial" w:hAnsi="Arial" w:cs="Arial"/>
                <w:b/>
                <w:sz w:val="16"/>
                <w:szCs w:val="16"/>
              </w:rPr>
              <w:t xml:space="preserve"> PaymentCode="GDC"&gt;</w:t>
            </w:r>
          </w:p>
          <w:p w14:paraId="16B336E2" w14:textId="77777777" w:rsidR="00814D8A" w:rsidRPr="006F198C" w:rsidRDefault="00814D8A" w:rsidP="001F179A">
            <w:pPr>
              <w:pStyle w:val="StyleArial8ptAfter0ptLinespacingsingle"/>
            </w:pPr>
            <w:r w:rsidRPr="006F198C">
              <w:t>&lt;AcceptedPayments&gt; &lt;AcceptedPayment&gt;</w:t>
            </w:r>
          </w:p>
          <w:p w14:paraId="16B336E3" w14:textId="77777777" w:rsidR="00814D8A" w:rsidRPr="006F198C" w:rsidRDefault="00814D8A" w:rsidP="001F179A">
            <w:pPr>
              <w:pStyle w:val="StyleArial8ptAfter0ptLinespacingsingle"/>
            </w:pPr>
            <w:r w:rsidRPr="006F198C">
              <w:t>&lt;PaymentCard CardType=”1” CardCode=”AX” CardNumber=”1234567890123” ExpireDate=”1009”&gt;</w:t>
            </w:r>
          </w:p>
          <w:p w14:paraId="16B336E4" w14:textId="77777777" w:rsidR="00814D8A" w:rsidRPr="006F198C" w:rsidRDefault="00814D8A" w:rsidP="001F179A">
            <w:pPr>
              <w:pStyle w:val="StyleArial8ptAfter0ptLinespacingsingle"/>
            </w:pPr>
            <w:r w:rsidRPr="006F198C">
              <w:t>&lt;CardHolderName&gt;JACK JONES&lt;/CardHolderName&gt;</w:t>
            </w:r>
          </w:p>
          <w:p w14:paraId="16B336E5"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6E6"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6E7" w14:textId="77777777" w:rsidR="00814D8A" w:rsidRPr="005435F1" w:rsidRDefault="00814D8A" w:rsidP="001F179A">
            <w:pPr>
              <w:pStyle w:val="StyleTableText8pt"/>
            </w:pPr>
            <w:r w:rsidRPr="005435F1">
              <w:t>Deposit Codes</w:t>
            </w:r>
          </w:p>
          <w:p w14:paraId="16B336E8" w14:textId="77777777" w:rsidR="00814D8A" w:rsidRPr="005435F1" w:rsidRDefault="00814D8A" w:rsidP="001F179A">
            <w:pPr>
              <w:pStyle w:val="StyleTableText8pt"/>
            </w:pPr>
            <w:r w:rsidRPr="005435F1">
              <w:t>See Appendix A, Figure 10 for list.</w:t>
            </w:r>
          </w:p>
          <w:p w14:paraId="16B336E9" w14:textId="77777777" w:rsidR="00814D8A" w:rsidRPr="005435F1" w:rsidRDefault="00814D8A" w:rsidP="001F179A">
            <w:pPr>
              <w:pStyle w:val="StyleTableText8pt"/>
            </w:pPr>
            <w:r w:rsidRPr="005435F1">
              <w:rPr>
                <w:i/>
              </w:rPr>
              <w:t>Example value</w:t>
            </w:r>
            <w:r w:rsidRPr="005435F1">
              <w:t>:</w:t>
            </w:r>
          </w:p>
          <w:p w14:paraId="16B336EA" w14:textId="77777777" w:rsidR="00814D8A" w:rsidRPr="005435F1" w:rsidRDefault="00814D8A" w:rsidP="00E72399">
            <w:pPr>
              <w:pStyle w:val="StyleArial8ptAfter0ptLinespacingsingle"/>
            </w:pPr>
            <w:r w:rsidRPr="005435F1">
              <w:rPr>
                <w:lang w:val="en-AU"/>
              </w:rPr>
              <w:t>GDC = Charge Deposit to Credit Card</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6EB" w14:textId="77777777" w:rsidR="00814D8A" w:rsidRPr="00A47787" w:rsidRDefault="00814D8A" w:rsidP="007A28EF">
            <w:pPr>
              <w:spacing w:after="0" w:line="240" w:lineRule="auto"/>
              <w:jc w:val="center"/>
              <w:rPr>
                <w:rFonts w:ascii="Arial" w:hAnsi="Arial" w:cs="Arial"/>
                <w:sz w:val="16"/>
                <w:szCs w:val="16"/>
              </w:rPr>
            </w:pPr>
          </w:p>
        </w:tc>
      </w:tr>
      <w:tr w:rsidR="00814D8A" w:rsidRPr="00F860DF" w14:paraId="16B336F3"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6ED"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6EE"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6EF"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6F0"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6F1"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6F2" w14:textId="77777777" w:rsidR="00814D8A" w:rsidRPr="00F860DF" w:rsidRDefault="00814D8A" w:rsidP="00B03A8B">
            <w:pPr>
              <w:pStyle w:val="TableText"/>
              <w:spacing w:before="0" w:after="0"/>
              <w:rPr>
                <w:b/>
                <w:sz w:val="16"/>
                <w:szCs w:val="16"/>
              </w:rPr>
            </w:pPr>
          </w:p>
        </w:tc>
      </w:tr>
      <w:tr w:rsidR="00814D8A" w:rsidRPr="00925C6A" w14:paraId="16B3371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6F4" w14:textId="77777777" w:rsidR="00814D8A" w:rsidRPr="0061132B" w:rsidRDefault="00814D8A" w:rsidP="001F179A">
            <w:pPr>
              <w:pStyle w:val="StyleArial8ptBoldAfter0ptLinespacing15lines"/>
            </w:pPr>
            <w:r w:rsidRPr="0061132B">
              <w:t>1</w:t>
            </w:r>
          </w:p>
          <w:p w14:paraId="16B336F5" w14:textId="77777777" w:rsidR="00814D8A" w:rsidRPr="0061132B" w:rsidRDefault="00814D8A" w:rsidP="001F179A">
            <w:pPr>
              <w:pStyle w:val="StyleArial8ptBoldAfter0ptLinespacing15lines"/>
            </w:pPr>
            <w:r w:rsidRPr="0061132B">
              <w:t>2</w:t>
            </w:r>
          </w:p>
          <w:p w14:paraId="16B336F6" w14:textId="77777777" w:rsidR="00814D8A" w:rsidRPr="0061132B" w:rsidRDefault="00814D8A" w:rsidP="001F179A">
            <w:pPr>
              <w:pStyle w:val="StyleArial8ptBoldAfter0ptLinespacing15lines"/>
            </w:pPr>
            <w:r w:rsidRPr="0061132B">
              <w:t>3</w:t>
            </w:r>
          </w:p>
          <w:p w14:paraId="16B336F7" w14:textId="77777777" w:rsidR="00814D8A" w:rsidRPr="0061132B" w:rsidRDefault="00814D8A" w:rsidP="001F179A">
            <w:pPr>
              <w:pStyle w:val="StyleArial8ptBoldAfter0ptLinespacing15lines"/>
            </w:pPr>
            <w:r w:rsidRPr="0061132B">
              <w:t>4</w:t>
            </w:r>
          </w:p>
          <w:p w14:paraId="16B336F8" w14:textId="77777777" w:rsidR="00814D8A" w:rsidRPr="0061132B" w:rsidRDefault="00814D8A" w:rsidP="001F179A">
            <w:pPr>
              <w:pStyle w:val="StyleArial8ptBoldAfter0ptLinespacing15lines"/>
            </w:pPr>
            <w:r w:rsidRPr="0061132B">
              <w:t>5</w:t>
            </w:r>
          </w:p>
          <w:p w14:paraId="16B336F9" w14:textId="77777777" w:rsidR="00814D8A" w:rsidRPr="0061132B" w:rsidRDefault="00814D8A" w:rsidP="001F179A">
            <w:pPr>
              <w:pStyle w:val="StyleArial8ptBoldAfter0ptLinespacing15lines"/>
            </w:pPr>
            <w:r w:rsidRPr="0061132B">
              <w:t>6</w:t>
            </w:r>
          </w:p>
          <w:p w14:paraId="16B336FA" w14:textId="77777777" w:rsidR="00814D8A" w:rsidRPr="0061132B" w:rsidRDefault="00814D8A" w:rsidP="001F179A">
            <w:pPr>
              <w:pStyle w:val="StyleArial8ptBoldAfter0ptLinespacing15lines"/>
            </w:pPr>
            <w:r w:rsidRPr="0061132B">
              <w:t>7</w:t>
            </w:r>
          </w:p>
          <w:p w14:paraId="16B336FB" w14:textId="77777777" w:rsidR="00814D8A" w:rsidRPr="0061132B" w:rsidRDefault="00814D8A" w:rsidP="001F179A">
            <w:pPr>
              <w:pStyle w:val="StyleArial8ptBoldAfter0ptLinespacing15lines"/>
            </w:pPr>
            <w:r w:rsidRPr="0061132B">
              <w:t>8</w:t>
            </w:r>
          </w:p>
          <w:p w14:paraId="16B336FC" w14:textId="77777777" w:rsidR="00814D8A" w:rsidRPr="0061132B" w:rsidRDefault="00814D8A" w:rsidP="001F179A">
            <w:pPr>
              <w:pStyle w:val="StyleArial8ptBoldAfter0ptLinespacing15lines"/>
            </w:pPr>
            <w:r w:rsidRPr="0061132B">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6FD" w14:textId="77777777" w:rsidR="00814D8A" w:rsidRPr="00344437" w:rsidRDefault="00814D8A" w:rsidP="001F179A">
            <w:pPr>
              <w:pStyle w:val="StyleArial8ptBoldAfter0ptLinespacing15lines"/>
            </w:pPr>
            <w:r w:rsidRPr="00344437">
              <w:t>HotelRes</w:t>
            </w:r>
            <w:r>
              <w:t>Modifies</w:t>
            </w:r>
          </w:p>
          <w:p w14:paraId="16B336FE" w14:textId="77777777" w:rsidR="00814D8A" w:rsidRPr="00344437" w:rsidRDefault="00814D8A" w:rsidP="001F179A">
            <w:pPr>
              <w:pStyle w:val="StyleArial8ptBoldAfter0ptLinespacing15lines"/>
            </w:pPr>
            <w:r w:rsidRPr="00344437">
              <w:t>HotelRes</w:t>
            </w:r>
            <w:r>
              <w:t>Modify</w:t>
            </w:r>
          </w:p>
          <w:p w14:paraId="16B336FF" w14:textId="77777777" w:rsidR="00814D8A" w:rsidRPr="0061132B" w:rsidRDefault="00814D8A" w:rsidP="001F179A">
            <w:pPr>
              <w:pStyle w:val="StyleArial8ptBoldAfter0ptLinespacing15lines"/>
            </w:pPr>
            <w:r w:rsidRPr="0061132B">
              <w:t>RoomStays</w:t>
            </w:r>
          </w:p>
          <w:p w14:paraId="16B33700" w14:textId="77777777" w:rsidR="00814D8A" w:rsidRPr="0061132B" w:rsidRDefault="00814D8A" w:rsidP="001F179A">
            <w:pPr>
              <w:pStyle w:val="StyleArial8ptBoldAfter0ptLinespacing15lines"/>
            </w:pPr>
            <w:r w:rsidRPr="0061132B">
              <w:t>RoomStay</w:t>
            </w:r>
          </w:p>
          <w:p w14:paraId="16B33701" w14:textId="77777777" w:rsidR="00814D8A" w:rsidRPr="0061132B" w:rsidRDefault="00814D8A" w:rsidP="001F179A">
            <w:pPr>
              <w:pStyle w:val="StyleArial8ptBoldAfter0ptLinespacing15lines"/>
            </w:pPr>
            <w:r w:rsidRPr="0061132B">
              <w:t>DepositPayments</w:t>
            </w:r>
          </w:p>
          <w:p w14:paraId="16B33702" w14:textId="77777777" w:rsidR="00814D8A" w:rsidRPr="0061132B" w:rsidRDefault="00814D8A" w:rsidP="001F179A">
            <w:pPr>
              <w:pStyle w:val="StyleArial8ptBoldAfter0ptLinespacing15lines"/>
            </w:pPr>
            <w:r w:rsidRPr="0061132B">
              <w:t>GuaranteePayment</w:t>
            </w:r>
          </w:p>
          <w:p w14:paraId="16B33703" w14:textId="77777777" w:rsidR="00814D8A" w:rsidRPr="0061132B" w:rsidRDefault="00814D8A" w:rsidP="001F179A">
            <w:pPr>
              <w:pStyle w:val="StyleArial8ptBoldAfter0ptLinespacing15lines"/>
            </w:pPr>
            <w:r w:rsidRPr="0061132B">
              <w:t>AcceptedPayments</w:t>
            </w:r>
          </w:p>
          <w:p w14:paraId="16B33704" w14:textId="77777777" w:rsidR="00814D8A" w:rsidRPr="0061132B" w:rsidRDefault="00814D8A" w:rsidP="001F179A">
            <w:pPr>
              <w:pStyle w:val="StyleArial8ptBoldAfter0ptLinespacing15lines"/>
            </w:pPr>
            <w:r w:rsidRPr="0061132B">
              <w:t>AcceptedPayment</w:t>
            </w:r>
          </w:p>
          <w:p w14:paraId="16B33705" w14:textId="77777777" w:rsidR="00814D8A" w:rsidRPr="0061132B" w:rsidRDefault="00814D8A" w:rsidP="001F179A">
            <w:pPr>
              <w:pStyle w:val="StyleArial8ptBoldAfter0ptLinespacing15lines"/>
            </w:pPr>
            <w:r w:rsidRPr="0061132B">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706" w14:textId="77777777" w:rsidR="00814D8A" w:rsidRPr="0061132B" w:rsidRDefault="00814D8A" w:rsidP="001F179A">
            <w:pPr>
              <w:pStyle w:val="StyleArial8ptBoldAfter0ptLinespacing15lines"/>
            </w:pPr>
            <w:r w:rsidRPr="0061132B">
              <w:t>M</w:t>
            </w:r>
          </w:p>
          <w:p w14:paraId="16B33707" w14:textId="77777777" w:rsidR="00814D8A" w:rsidRPr="0061132B" w:rsidRDefault="00814D8A" w:rsidP="001F179A">
            <w:pPr>
              <w:pStyle w:val="StyleArial8ptBoldAfter0ptLinespacing15lines"/>
            </w:pPr>
            <w:r w:rsidRPr="0061132B">
              <w:t>M</w:t>
            </w:r>
          </w:p>
          <w:p w14:paraId="16B33708" w14:textId="77777777" w:rsidR="00814D8A" w:rsidRPr="0061132B" w:rsidRDefault="00814D8A" w:rsidP="001F179A">
            <w:pPr>
              <w:pStyle w:val="StyleArial8ptBoldAfter0ptLinespacing15lines"/>
            </w:pPr>
            <w:r w:rsidRPr="0061132B">
              <w:t>M</w:t>
            </w:r>
          </w:p>
          <w:p w14:paraId="16B33709" w14:textId="77777777" w:rsidR="00814D8A" w:rsidRPr="0061132B" w:rsidRDefault="00814D8A" w:rsidP="001F179A">
            <w:pPr>
              <w:pStyle w:val="StyleArial8ptBoldAfter0ptLinespacing15lines"/>
            </w:pPr>
            <w:r w:rsidRPr="0061132B">
              <w:t>M</w:t>
            </w:r>
          </w:p>
          <w:p w14:paraId="16B3370A" w14:textId="77777777" w:rsidR="00814D8A" w:rsidRPr="0061132B" w:rsidRDefault="00814D8A" w:rsidP="001F179A">
            <w:pPr>
              <w:pStyle w:val="StyleArial8ptBoldAfter0ptLinespacing15lines"/>
            </w:pPr>
            <w:r w:rsidRPr="0061132B">
              <w:t>A</w:t>
            </w:r>
          </w:p>
          <w:p w14:paraId="16B3370B" w14:textId="77777777" w:rsidR="00814D8A" w:rsidRPr="0061132B" w:rsidRDefault="00814D8A" w:rsidP="001F179A">
            <w:pPr>
              <w:pStyle w:val="StyleArial8ptBoldAfter0ptLinespacing15lines"/>
            </w:pPr>
            <w:r w:rsidRPr="0061132B">
              <w:t>M</w:t>
            </w:r>
          </w:p>
          <w:p w14:paraId="16B3370C" w14:textId="77777777" w:rsidR="00814D8A" w:rsidRPr="0061132B" w:rsidRDefault="00814D8A" w:rsidP="001F179A">
            <w:pPr>
              <w:pStyle w:val="StyleArial8ptBoldAfter0ptLinespacing15lines"/>
            </w:pPr>
            <w:r w:rsidRPr="0061132B">
              <w:t>A</w:t>
            </w:r>
          </w:p>
          <w:p w14:paraId="16B3370D" w14:textId="77777777" w:rsidR="00814D8A" w:rsidRPr="0061132B" w:rsidRDefault="00814D8A" w:rsidP="001F179A">
            <w:pPr>
              <w:pStyle w:val="StyleArial8ptBoldAfter0ptLinespacing15lines"/>
            </w:pPr>
            <w:r w:rsidRPr="0061132B">
              <w:t>M</w:t>
            </w:r>
          </w:p>
          <w:p w14:paraId="16B3370E" w14:textId="77777777" w:rsidR="00814D8A" w:rsidRPr="0061132B" w:rsidRDefault="00814D8A" w:rsidP="001F179A">
            <w:pPr>
              <w:pStyle w:val="StyleArial8ptBoldAfter0ptLinespacing15lines"/>
            </w:pPr>
            <w:r w:rsidRPr="0061132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0F" w14:textId="77777777" w:rsidR="00814D8A" w:rsidRPr="00D02A7C" w:rsidRDefault="00814D8A" w:rsidP="00B226BD">
            <w:pPr>
              <w:pStyle w:val="TableText"/>
              <w:spacing w:line="360" w:lineRule="auto"/>
              <w:rPr>
                <w:sz w:val="16"/>
                <w:szCs w:val="16"/>
              </w:rPr>
            </w:pPr>
            <w:r w:rsidRPr="00D02A7C">
              <w:rPr>
                <w:b/>
                <w:sz w:val="16"/>
                <w:szCs w:val="16"/>
              </w:rPr>
              <w:t xml:space="preserve">GDS Note:  </w:t>
            </w:r>
            <w:r w:rsidRPr="00D02A7C">
              <w:rPr>
                <w:sz w:val="16"/>
                <w:szCs w:val="16"/>
              </w:rPr>
              <w:t>Applicable to @PaymentCode “GDC”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10"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711" w14:textId="77777777" w:rsidR="00814D8A" w:rsidRPr="0061132B" w:rsidRDefault="00814D8A"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12" w14:textId="77777777" w:rsidR="00814D8A" w:rsidRPr="0061132B" w:rsidRDefault="00814D8A" w:rsidP="009E7F9E">
            <w:pPr>
              <w:pStyle w:val="StyleTableText6ptAfterbefore"/>
              <w:rPr>
                <w:b/>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713" w14:textId="77777777" w:rsidR="00814D8A" w:rsidRPr="0061132B" w:rsidRDefault="00814D8A" w:rsidP="0015692A">
            <w:pPr>
              <w:spacing w:before="60" w:after="60" w:line="360" w:lineRule="auto"/>
              <w:rPr>
                <w:rFonts w:ascii="Arial" w:hAnsi="Arial" w:cs="Arial"/>
                <w:b/>
                <w:sz w:val="16"/>
                <w:szCs w:val="16"/>
              </w:rPr>
            </w:pPr>
          </w:p>
        </w:tc>
      </w:tr>
      <w:tr w:rsidR="00814D8A" w:rsidRPr="009C1728" w14:paraId="16B3372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715" w14:textId="77777777" w:rsidR="00814D8A" w:rsidRPr="00F860DF" w:rsidRDefault="00814D8A"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716" w14:textId="77777777" w:rsidR="00814D8A" w:rsidRPr="00C456C2" w:rsidRDefault="00814D8A" w:rsidP="001F179A">
            <w:pPr>
              <w:pStyle w:val="StyleArial8ptAfter0ptLinespacingsingle"/>
            </w:pPr>
            <w:r w:rsidRPr="00C456C2">
              <w:t>@CardType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17" w14:textId="77777777" w:rsidR="00814D8A" w:rsidRPr="00451543" w:rsidRDefault="00814D8A" w:rsidP="001F179A">
            <w:pPr>
              <w:pStyle w:val="StyleArial8ptAfter0ptLinespacingsingle"/>
            </w:pPr>
            <w:r w:rsidRPr="0045154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18" w14:textId="77777777" w:rsidR="00814D8A" w:rsidRPr="00451543" w:rsidRDefault="00814D8A" w:rsidP="001F179A">
            <w:pPr>
              <w:pStyle w:val="StyleArial8ptAfter0ptLinespacingsingle"/>
            </w:pPr>
            <w:r w:rsidRPr="00451543">
              <w:t>OTA_CardType</w:t>
            </w:r>
          </w:p>
          <w:p w14:paraId="16B33719" w14:textId="77777777" w:rsidR="00814D8A" w:rsidRPr="00451543" w:rsidRDefault="00814D8A" w:rsidP="001F179A">
            <w:pPr>
              <w:pStyle w:val="StyleTableText8pt"/>
            </w:pPr>
            <w:r w:rsidRPr="00451543">
              <w:rPr>
                <w:i/>
              </w:rPr>
              <w:t>Example:</w:t>
            </w:r>
          </w:p>
          <w:p w14:paraId="16B3371A" w14:textId="77777777" w:rsidR="00814D8A" w:rsidRPr="00451543" w:rsidRDefault="00814D8A" w:rsidP="001F179A">
            <w:pPr>
              <w:pStyle w:val="StyleArial8ptAfter0ptLinespacingsingle"/>
            </w:pPr>
            <w:r w:rsidRPr="00451543">
              <w:t>&lt;GuaranteePayment PaymentCode="GDC"&gt;</w:t>
            </w:r>
          </w:p>
          <w:p w14:paraId="16B3371B" w14:textId="77777777" w:rsidR="00814D8A" w:rsidRPr="00451543" w:rsidRDefault="00814D8A" w:rsidP="001F179A">
            <w:pPr>
              <w:pStyle w:val="StyleArial8ptAfter0ptLinespacingsingle"/>
            </w:pPr>
            <w:r w:rsidRPr="00451543">
              <w:t>&lt;AcceptedPayments&gt; &lt;AcceptedPayment&gt;</w:t>
            </w:r>
          </w:p>
          <w:p w14:paraId="16B3371C" w14:textId="77777777" w:rsidR="00814D8A" w:rsidRPr="00451543" w:rsidRDefault="00814D8A" w:rsidP="00A47787">
            <w:pPr>
              <w:spacing w:after="0" w:line="240" w:lineRule="auto"/>
              <w:rPr>
                <w:rFonts w:ascii="Arial" w:hAnsi="Arial" w:cs="Arial"/>
                <w:sz w:val="16"/>
                <w:szCs w:val="16"/>
              </w:rPr>
            </w:pPr>
            <w:r w:rsidRPr="00451543">
              <w:rPr>
                <w:rFonts w:ascii="Arial" w:hAnsi="Arial" w:cs="Arial"/>
                <w:sz w:val="16"/>
                <w:szCs w:val="16"/>
              </w:rPr>
              <w:t xml:space="preserve">&lt;PaymentCard </w:t>
            </w:r>
            <w:r w:rsidRPr="00451543">
              <w:rPr>
                <w:rFonts w:ascii="Arial" w:hAnsi="Arial" w:cs="Arial"/>
                <w:b/>
                <w:sz w:val="16"/>
                <w:szCs w:val="16"/>
              </w:rPr>
              <w:t>CardType=”1”</w:t>
            </w:r>
            <w:r w:rsidRPr="00451543">
              <w:rPr>
                <w:rFonts w:ascii="Arial" w:hAnsi="Arial" w:cs="Arial"/>
                <w:sz w:val="16"/>
                <w:szCs w:val="16"/>
              </w:rPr>
              <w:t xml:space="preserve"> CardCode=”AX” CardNumber=”1234567890123” ExpireDate=”1009”&gt;</w:t>
            </w:r>
          </w:p>
          <w:p w14:paraId="16B3371D" w14:textId="77777777" w:rsidR="00814D8A" w:rsidRPr="00451543" w:rsidRDefault="00814D8A" w:rsidP="001F179A">
            <w:pPr>
              <w:pStyle w:val="StyleArial8ptAfter0ptLinespacingsingle"/>
            </w:pPr>
            <w:r w:rsidRPr="00451543">
              <w:t>&lt;CardHolderName&gt;JACK JONES&lt;/CardHolderName&gt;</w:t>
            </w:r>
          </w:p>
          <w:p w14:paraId="16B3371E" w14:textId="77777777" w:rsidR="00814D8A" w:rsidRPr="00451543" w:rsidRDefault="00814D8A" w:rsidP="001F179A">
            <w:pPr>
              <w:pStyle w:val="StyleArial8ptAfter0ptLinespacingsingle"/>
            </w:pPr>
            <w:r w:rsidRPr="00451543">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1F" w14:textId="77777777" w:rsidR="00814D8A" w:rsidRPr="00451543" w:rsidRDefault="00814D8A" w:rsidP="001F179A">
            <w:pPr>
              <w:pStyle w:val="StyleArial8ptCenteredAfter0ptLinespacingsingle"/>
            </w:pPr>
            <w:r w:rsidRPr="0045154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20" w14:textId="77777777" w:rsidR="00814D8A" w:rsidRPr="00451543" w:rsidRDefault="00814D8A" w:rsidP="001F179A">
            <w:pPr>
              <w:pStyle w:val="StyleTableText8pt"/>
            </w:pPr>
            <w:r w:rsidRPr="00451543">
              <w:t>OTA Code List – Card Type (CDT)</w:t>
            </w:r>
          </w:p>
          <w:p w14:paraId="16B33721" w14:textId="77777777" w:rsidR="00814D8A" w:rsidRPr="00451543" w:rsidRDefault="00814D8A" w:rsidP="001F179A">
            <w:pPr>
              <w:pStyle w:val="StyleTableText8pt"/>
            </w:pPr>
            <w:r w:rsidRPr="00451543">
              <w:rPr>
                <w:i/>
              </w:rPr>
              <w:t>Valid value</w:t>
            </w:r>
            <w:r w:rsidRPr="00451543">
              <w:t>:</w:t>
            </w:r>
          </w:p>
          <w:p w14:paraId="16B33722" w14:textId="77777777" w:rsidR="00814D8A" w:rsidRPr="00451543" w:rsidRDefault="00814D8A" w:rsidP="00E72399">
            <w:pPr>
              <w:spacing w:after="0" w:line="240" w:lineRule="auto"/>
              <w:rPr>
                <w:sz w:val="16"/>
                <w:szCs w:val="16"/>
              </w:rPr>
            </w:pPr>
            <w:r w:rsidRPr="00451543">
              <w:rPr>
                <w:rFonts w:ascii="Arial" w:hAnsi="Arial" w:cs="Arial"/>
                <w:sz w:val="16"/>
                <w:szCs w:val="16"/>
                <w:lang w:val="en-AU"/>
              </w:rPr>
              <w:t>1 = Credit</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23" w14:textId="77777777" w:rsidR="00814D8A" w:rsidRPr="00451543" w:rsidRDefault="00814D8A" w:rsidP="00D8050D">
            <w:pPr>
              <w:pStyle w:val="StyleArial8ptBefore3ptAfter3ptLinespacingsing"/>
            </w:pPr>
            <w:r w:rsidRPr="00451543">
              <w:t>Charge Deposit to Credit Card</w:t>
            </w:r>
          </w:p>
        </w:tc>
      </w:tr>
      <w:tr w:rsidR="00814D8A" w:rsidRPr="009C1728" w14:paraId="16B3373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725" w14:textId="77777777" w:rsidR="00814D8A" w:rsidRPr="009C1728"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726" w14:textId="77777777" w:rsidR="00814D8A" w:rsidRPr="00C456C2" w:rsidRDefault="00814D8A" w:rsidP="001F179A">
            <w:pPr>
              <w:pStyle w:val="StyleArial8ptAfter0ptLinespacingsingle"/>
            </w:pPr>
            <w:r w:rsidRPr="00C456C2">
              <w:t>@CardCode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27"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28" w14:textId="77777777" w:rsidR="00814D8A" w:rsidRPr="006F198C" w:rsidRDefault="00814D8A" w:rsidP="001F179A">
            <w:pPr>
              <w:pStyle w:val="StyleArial8ptAfter0ptLinespacingsingle"/>
            </w:pPr>
            <w:r w:rsidRPr="006F198C">
              <w:t>PaymentCardCodeType</w:t>
            </w:r>
          </w:p>
          <w:p w14:paraId="16B33729" w14:textId="77777777" w:rsidR="00814D8A" w:rsidRPr="006F198C" w:rsidRDefault="00814D8A" w:rsidP="001F179A">
            <w:pPr>
              <w:pStyle w:val="StyleTableText8pt"/>
            </w:pPr>
            <w:r w:rsidRPr="006F198C">
              <w:rPr>
                <w:i/>
              </w:rPr>
              <w:t>Example:</w:t>
            </w:r>
          </w:p>
          <w:p w14:paraId="16B3372A" w14:textId="77777777" w:rsidR="00814D8A" w:rsidRPr="006F198C" w:rsidRDefault="00814D8A" w:rsidP="001F179A">
            <w:pPr>
              <w:pStyle w:val="StyleArial8ptAfter0ptLinespacingsingle"/>
            </w:pPr>
            <w:r w:rsidRPr="006F198C">
              <w:t>&lt;GuaranteePayment PaymentCode="GDC"&gt;</w:t>
            </w:r>
          </w:p>
          <w:p w14:paraId="16B3372B" w14:textId="77777777" w:rsidR="00814D8A" w:rsidRPr="006F198C" w:rsidRDefault="00814D8A" w:rsidP="001F179A">
            <w:pPr>
              <w:pStyle w:val="StyleArial8ptAfter0ptLinespacingsingle"/>
            </w:pPr>
            <w:r w:rsidRPr="006F198C">
              <w:t>&lt;AcceptedPayments&gt; &lt;AcceptedPayment&gt;</w:t>
            </w:r>
          </w:p>
          <w:p w14:paraId="16B3372C" w14:textId="77777777" w:rsidR="00814D8A" w:rsidRPr="006F198C" w:rsidRDefault="00814D8A" w:rsidP="00A47787">
            <w:pPr>
              <w:spacing w:after="0" w:line="240" w:lineRule="auto"/>
              <w:rPr>
                <w:rFonts w:ascii="Arial" w:hAnsi="Arial" w:cs="Arial"/>
                <w:sz w:val="16"/>
                <w:szCs w:val="16"/>
              </w:rPr>
            </w:pPr>
            <w:r w:rsidRPr="006F198C">
              <w:rPr>
                <w:rFonts w:ascii="Arial" w:hAnsi="Arial" w:cs="Arial"/>
                <w:sz w:val="16"/>
                <w:szCs w:val="16"/>
              </w:rPr>
              <w:t xml:space="preserve">&lt;PaymentCard CardType=”1” </w:t>
            </w:r>
            <w:r w:rsidRPr="006F198C">
              <w:rPr>
                <w:rFonts w:ascii="Arial" w:hAnsi="Arial" w:cs="Arial"/>
                <w:b/>
                <w:sz w:val="16"/>
                <w:szCs w:val="16"/>
              </w:rPr>
              <w:t>CardCode=”AX”</w:t>
            </w:r>
            <w:r w:rsidRPr="006F198C">
              <w:rPr>
                <w:rFonts w:ascii="Arial" w:hAnsi="Arial" w:cs="Arial"/>
                <w:sz w:val="16"/>
                <w:szCs w:val="16"/>
              </w:rPr>
              <w:t xml:space="preserve"> CardNumber=”1234567890123” ExpireDate=”1009”&gt;</w:t>
            </w:r>
          </w:p>
          <w:p w14:paraId="16B3372D" w14:textId="77777777" w:rsidR="00814D8A" w:rsidRPr="006F198C" w:rsidRDefault="00814D8A" w:rsidP="001F179A">
            <w:pPr>
              <w:pStyle w:val="StyleArial8ptAfter0ptLinespacingsingle"/>
            </w:pPr>
            <w:r w:rsidRPr="006F198C">
              <w:t>&lt;CardHolderName&gt;JACK JONES&lt;/CardHolderName&gt;</w:t>
            </w:r>
          </w:p>
          <w:p w14:paraId="16B3372E"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2F" w14:textId="77777777" w:rsidR="00814D8A" w:rsidRPr="009C1728"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30" w14:textId="77777777" w:rsidR="00814D8A" w:rsidRPr="005435F1" w:rsidRDefault="00814D8A" w:rsidP="00A47787">
            <w:pPr>
              <w:pStyle w:val="TableText"/>
              <w:rPr>
                <w:sz w:val="16"/>
                <w:szCs w:val="16"/>
              </w:rPr>
            </w:pPr>
            <w:r w:rsidRPr="005435F1">
              <w:rPr>
                <w:rFonts w:cs="Times New Roman"/>
                <w:b/>
                <w:sz w:val="16"/>
                <w:szCs w:val="20"/>
              </w:rPr>
              <w:t>GDS Note</w:t>
            </w:r>
            <w:r w:rsidRPr="005435F1">
              <w:rPr>
                <w:rFonts w:cs="Times New Roman"/>
                <w:sz w:val="16"/>
                <w:szCs w:val="20"/>
              </w:rPr>
              <w:t>:  Valid values will be advised and reviewed during the pre-implementation process</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31" w14:textId="77777777" w:rsidR="00814D8A" w:rsidRPr="009C1728" w:rsidRDefault="00814D8A" w:rsidP="0015692A">
            <w:pPr>
              <w:spacing w:before="60" w:after="60" w:line="240" w:lineRule="auto"/>
              <w:rPr>
                <w:rFonts w:ascii="Arial" w:hAnsi="Arial" w:cs="Arial"/>
                <w:sz w:val="16"/>
                <w:szCs w:val="16"/>
              </w:rPr>
            </w:pPr>
          </w:p>
        </w:tc>
      </w:tr>
      <w:tr w:rsidR="00814D8A" w:rsidRPr="009C1728" w14:paraId="16B3374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733" w14:textId="77777777" w:rsidR="00814D8A" w:rsidRPr="009C1728"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734" w14:textId="77777777" w:rsidR="00814D8A" w:rsidRPr="00C456C2" w:rsidRDefault="00814D8A" w:rsidP="001F179A">
            <w:pPr>
              <w:pStyle w:val="StyleArial8ptAfter0ptLinespacingsingle"/>
            </w:pPr>
            <w:r w:rsidRPr="00C456C2">
              <w:t>@CardNumber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35"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36" w14:textId="77777777" w:rsidR="00814D8A" w:rsidRPr="006F198C" w:rsidRDefault="00814D8A" w:rsidP="001F179A">
            <w:pPr>
              <w:pStyle w:val="StyleArial8ptAfter0ptLinespacingsingle"/>
            </w:pPr>
            <w:r w:rsidRPr="006F198C">
              <w:t>NumericStringLength1to19</w:t>
            </w:r>
          </w:p>
          <w:p w14:paraId="16B33737" w14:textId="77777777" w:rsidR="00814D8A" w:rsidRPr="006F198C" w:rsidRDefault="00814D8A" w:rsidP="001F179A">
            <w:pPr>
              <w:pStyle w:val="StyleTableText8pt"/>
            </w:pPr>
            <w:r w:rsidRPr="006F198C">
              <w:rPr>
                <w:i/>
              </w:rPr>
              <w:t>Example:</w:t>
            </w:r>
          </w:p>
          <w:p w14:paraId="16B33738" w14:textId="77777777" w:rsidR="00814D8A" w:rsidRPr="006F198C" w:rsidRDefault="00814D8A" w:rsidP="001F179A">
            <w:pPr>
              <w:pStyle w:val="StyleArial8ptAfter0ptLinespacingsingle"/>
            </w:pPr>
            <w:r w:rsidRPr="006F198C">
              <w:t>&lt;GuaranteePayment PaymentCode="GDC"&gt;</w:t>
            </w:r>
          </w:p>
          <w:p w14:paraId="16B33739" w14:textId="77777777" w:rsidR="00814D8A" w:rsidRPr="006F198C" w:rsidRDefault="00814D8A" w:rsidP="001F179A">
            <w:pPr>
              <w:pStyle w:val="StyleArial8ptAfter0ptLinespacingsingle"/>
            </w:pPr>
            <w:r w:rsidRPr="006F198C">
              <w:t>&lt;AcceptedPayments&gt; &lt;AcceptedPayment&gt;</w:t>
            </w:r>
          </w:p>
          <w:p w14:paraId="16B3373A" w14:textId="77777777" w:rsidR="00814D8A" w:rsidRPr="006F198C" w:rsidRDefault="00814D8A" w:rsidP="00A47787">
            <w:pPr>
              <w:spacing w:after="0" w:line="240" w:lineRule="auto"/>
              <w:rPr>
                <w:rFonts w:ascii="Arial" w:hAnsi="Arial" w:cs="Arial"/>
                <w:sz w:val="16"/>
                <w:szCs w:val="16"/>
              </w:rPr>
            </w:pPr>
            <w:r w:rsidRPr="006F198C">
              <w:rPr>
                <w:rFonts w:ascii="Arial" w:hAnsi="Arial" w:cs="Arial"/>
                <w:sz w:val="16"/>
                <w:szCs w:val="16"/>
              </w:rPr>
              <w:t xml:space="preserve">&lt;PaymentCard CardType=”1” CardCode=”AX” </w:t>
            </w:r>
            <w:r w:rsidRPr="006F198C">
              <w:rPr>
                <w:rFonts w:ascii="Arial" w:hAnsi="Arial" w:cs="Arial"/>
                <w:b/>
                <w:sz w:val="16"/>
                <w:szCs w:val="16"/>
              </w:rPr>
              <w:t>CardNumber=”1234567890123”</w:t>
            </w:r>
            <w:r w:rsidRPr="006F198C">
              <w:rPr>
                <w:rFonts w:ascii="Arial" w:hAnsi="Arial" w:cs="Arial"/>
                <w:sz w:val="16"/>
                <w:szCs w:val="16"/>
              </w:rPr>
              <w:t xml:space="preserve"> ExpireDate=”1009”&gt;</w:t>
            </w:r>
          </w:p>
          <w:p w14:paraId="16B3373B" w14:textId="77777777" w:rsidR="00814D8A" w:rsidRPr="006F198C" w:rsidRDefault="00814D8A" w:rsidP="001F179A">
            <w:pPr>
              <w:pStyle w:val="StyleArial8ptAfter0ptLinespacingsingle"/>
            </w:pPr>
            <w:r w:rsidRPr="006F198C">
              <w:t>&lt;CardHolderName&gt;JACK JONES&lt;/CardHolderName&gt;</w:t>
            </w:r>
          </w:p>
          <w:p w14:paraId="16B3373C"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3D" w14:textId="77777777" w:rsidR="00814D8A" w:rsidRPr="009C1728"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3E" w14:textId="77777777" w:rsidR="00814D8A" w:rsidRPr="009C1728" w:rsidRDefault="00814D8A" w:rsidP="00691C5C">
            <w:pPr>
              <w:pStyle w:val="TableText"/>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3F" w14:textId="77777777" w:rsidR="00814D8A" w:rsidRPr="009C1728" w:rsidRDefault="00814D8A" w:rsidP="0015692A">
            <w:pPr>
              <w:spacing w:before="60" w:after="60" w:line="240" w:lineRule="auto"/>
              <w:rPr>
                <w:rFonts w:ascii="Arial" w:hAnsi="Arial" w:cs="Arial"/>
                <w:sz w:val="16"/>
                <w:szCs w:val="16"/>
              </w:rPr>
            </w:pPr>
          </w:p>
        </w:tc>
      </w:tr>
      <w:tr w:rsidR="00814D8A" w:rsidRPr="009C1728" w14:paraId="16B33751"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741" w14:textId="77777777" w:rsidR="00814D8A" w:rsidRPr="00861DF0"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742" w14:textId="77777777" w:rsidR="00814D8A" w:rsidRPr="00861DF0" w:rsidRDefault="00814D8A" w:rsidP="00D20D45">
            <w:pPr>
              <w:spacing w:before="60" w:after="0" w:line="240" w:lineRule="auto"/>
            </w:pPr>
            <w:r w:rsidRPr="00861DF0">
              <w:rPr>
                <w:rFonts w:ascii="Arial" w:hAnsi="Arial" w:cs="Arial"/>
                <w:sz w:val="16"/>
                <w:szCs w:val="16"/>
              </w:rPr>
              <w:t>@SeriesCode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43" w14:textId="77777777" w:rsidR="00814D8A" w:rsidRPr="00861DF0" w:rsidRDefault="00814D8A" w:rsidP="00D20D45">
            <w:pPr>
              <w:spacing w:before="60" w:after="0" w:line="240" w:lineRule="auto"/>
              <w:rPr>
                <w:rFonts w:ascii="Arial" w:hAnsi="Arial" w:cs="Arial"/>
                <w:sz w:val="16"/>
                <w:szCs w:val="16"/>
              </w:rPr>
            </w:pPr>
            <w:r w:rsidRPr="00861DF0">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44" w14:textId="77777777" w:rsidR="00814D8A" w:rsidRPr="00861DF0" w:rsidRDefault="00814D8A" w:rsidP="001F179A">
            <w:pPr>
              <w:pStyle w:val="StyleArial8ptAfter0ptLinespacingsingle"/>
            </w:pPr>
            <w:r w:rsidRPr="00861DF0">
              <w:t>NumericStringLength1to8</w:t>
            </w:r>
          </w:p>
          <w:p w14:paraId="16B33745" w14:textId="77777777" w:rsidR="00814D8A" w:rsidRPr="00861DF0" w:rsidRDefault="00814D8A" w:rsidP="001F179A">
            <w:pPr>
              <w:pStyle w:val="StyleTableText8pt"/>
            </w:pPr>
            <w:r w:rsidRPr="00861DF0">
              <w:rPr>
                <w:i/>
              </w:rPr>
              <w:t>Example:</w:t>
            </w:r>
          </w:p>
          <w:p w14:paraId="16B33746" w14:textId="77777777" w:rsidR="00814D8A" w:rsidRPr="00861DF0" w:rsidRDefault="00814D8A" w:rsidP="001F179A">
            <w:pPr>
              <w:pStyle w:val="StyleArial8ptAfter0ptLinespacingsingle"/>
            </w:pPr>
            <w:r w:rsidRPr="00861DF0">
              <w:t>&lt;GuaranteePayment PaymentCode="GDD"&gt;</w:t>
            </w:r>
          </w:p>
          <w:p w14:paraId="16B33747" w14:textId="77777777" w:rsidR="00814D8A" w:rsidRPr="00861DF0" w:rsidRDefault="00814D8A" w:rsidP="001F179A">
            <w:pPr>
              <w:pStyle w:val="StyleArial8ptAfter0ptLinespacingsingle"/>
            </w:pPr>
            <w:r w:rsidRPr="00861DF0">
              <w:t>&lt;AcceptedPayments&gt; &lt;AcceptedPayment&gt;</w:t>
            </w:r>
          </w:p>
          <w:p w14:paraId="16B33748" w14:textId="77777777" w:rsidR="00814D8A" w:rsidRPr="00861DF0" w:rsidRDefault="00814D8A" w:rsidP="00A47787">
            <w:pPr>
              <w:spacing w:after="0" w:line="240" w:lineRule="auto"/>
              <w:rPr>
                <w:rFonts w:ascii="Arial" w:hAnsi="Arial" w:cs="Arial"/>
                <w:sz w:val="16"/>
                <w:szCs w:val="16"/>
              </w:rPr>
            </w:pPr>
            <w:r w:rsidRPr="00861DF0">
              <w:rPr>
                <w:rFonts w:ascii="Arial" w:hAnsi="Arial" w:cs="Arial"/>
                <w:sz w:val="16"/>
                <w:szCs w:val="16"/>
              </w:rPr>
              <w:t xml:space="preserve">&lt;PaymentCard CardType=”1” CardCode=”AX” CardNumber=”1234567890123” </w:t>
            </w:r>
            <w:r w:rsidRPr="00861DF0">
              <w:rPr>
                <w:rFonts w:ascii="Arial" w:hAnsi="Arial" w:cs="Arial"/>
                <w:b/>
                <w:sz w:val="16"/>
                <w:szCs w:val="16"/>
              </w:rPr>
              <w:t>SeriesCode=”122”</w:t>
            </w:r>
            <w:r w:rsidRPr="00861DF0">
              <w:rPr>
                <w:rFonts w:ascii="Arial" w:hAnsi="Arial" w:cs="Arial"/>
                <w:sz w:val="16"/>
                <w:szCs w:val="16"/>
              </w:rPr>
              <w:t xml:space="preserve"> ExpireDate=”1009”&gt;</w:t>
            </w:r>
          </w:p>
          <w:p w14:paraId="16B33749" w14:textId="77777777" w:rsidR="00814D8A" w:rsidRPr="00861DF0" w:rsidRDefault="00814D8A" w:rsidP="001F179A">
            <w:pPr>
              <w:pStyle w:val="StyleArial8ptAfter0ptLinespacingsingle"/>
            </w:pPr>
            <w:r w:rsidRPr="00861DF0">
              <w:t>&lt;CardHolderName&gt;JACK JONES&lt;/CardHolderName&gt;</w:t>
            </w:r>
          </w:p>
          <w:p w14:paraId="16B3374A" w14:textId="77777777" w:rsidR="00814D8A" w:rsidRPr="00861DF0" w:rsidRDefault="00814D8A" w:rsidP="001F179A">
            <w:pPr>
              <w:pStyle w:val="StyleArial8ptAfter0ptLinespacingsingle"/>
            </w:pPr>
            <w:r w:rsidRPr="00861DF0">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4B" w14:textId="77777777" w:rsidR="00814D8A" w:rsidRPr="00694E30" w:rsidRDefault="00814D8A" w:rsidP="00D20D45">
            <w:pPr>
              <w:spacing w:before="60" w:after="0" w:line="240" w:lineRule="auto"/>
              <w:jc w:val="center"/>
              <w:rPr>
                <w:rFonts w:ascii="Arial" w:hAnsi="Arial" w:cs="Arial"/>
                <w:color w:val="0000FF"/>
                <w:sz w:val="16"/>
                <w:szCs w:val="16"/>
              </w:rPr>
            </w:pPr>
            <w:r w:rsidRPr="00694E30">
              <w:rPr>
                <w:rFonts w:ascii="Arial" w:hAnsi="Arial" w:cs="Arial"/>
                <w:color w:val="0000FF"/>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4C" w14:textId="77777777" w:rsidR="00814D8A" w:rsidRPr="00694E30" w:rsidRDefault="00814D8A" w:rsidP="00691C5C">
            <w:pPr>
              <w:pStyle w:val="TableText"/>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4D" w14:textId="77777777" w:rsidR="00814D8A" w:rsidRPr="00E07112" w:rsidRDefault="00814D8A" w:rsidP="00051D62">
            <w:pPr>
              <w:spacing w:before="60" w:after="60" w:line="240" w:lineRule="auto"/>
              <w:rPr>
                <w:rFonts w:ascii="Arial" w:hAnsi="Arial" w:cs="Arial"/>
                <w:sz w:val="16"/>
                <w:szCs w:val="16"/>
              </w:rPr>
            </w:pPr>
            <w:r w:rsidRPr="00E07112">
              <w:rPr>
                <w:rFonts w:ascii="Arial" w:hAnsi="Arial" w:cs="Arial"/>
                <w:sz w:val="16"/>
                <w:szCs w:val="16"/>
              </w:rPr>
              <w:t>Credit Card Security ID</w:t>
            </w:r>
          </w:p>
          <w:p w14:paraId="16B3374E" w14:textId="77777777" w:rsidR="00814D8A" w:rsidRPr="00E07112" w:rsidRDefault="00814D8A" w:rsidP="00051D62">
            <w:pPr>
              <w:spacing w:before="60" w:after="60" w:line="240" w:lineRule="auto"/>
              <w:rPr>
                <w:rFonts w:ascii="Arial" w:hAnsi="Arial" w:cs="Arial"/>
                <w:sz w:val="16"/>
                <w:szCs w:val="16"/>
              </w:rPr>
            </w:pPr>
            <w:r w:rsidRPr="00E07112">
              <w:rPr>
                <w:rFonts w:ascii="Arial" w:hAnsi="Arial" w:cs="Arial"/>
                <w:sz w:val="16"/>
                <w:szCs w:val="16"/>
              </w:rPr>
              <w:t>GDS=3-4</w:t>
            </w:r>
          </w:p>
          <w:p w14:paraId="16B3374F" w14:textId="77777777" w:rsidR="00814D8A" w:rsidRPr="00E07112" w:rsidRDefault="00814D8A" w:rsidP="00051D62">
            <w:pPr>
              <w:spacing w:before="60" w:after="60"/>
              <w:rPr>
                <w:rFonts w:ascii="Arial" w:hAnsi="Arial" w:cs="Arial"/>
                <w:b/>
                <w:strike/>
                <w:sz w:val="16"/>
                <w:szCs w:val="16"/>
              </w:rPr>
            </w:pPr>
          </w:p>
          <w:p w14:paraId="16B33750" w14:textId="77777777" w:rsidR="00814D8A" w:rsidRPr="00E07112" w:rsidRDefault="00814D8A" w:rsidP="00051D62">
            <w:pPr>
              <w:spacing w:before="60" w:after="60"/>
              <w:rPr>
                <w:rFonts w:ascii="Arial" w:hAnsi="Arial" w:cs="Arial"/>
                <w:color w:val="0000FF"/>
                <w:sz w:val="16"/>
                <w:szCs w:val="16"/>
              </w:rPr>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Worldspan</w:t>
            </w:r>
            <w:r w:rsidRPr="00E07112">
              <w:rPr>
                <w:rFonts w:ascii="Arial" w:hAnsi="Arial" w:cs="Arial"/>
                <w:i/>
                <w:color w:val="0000FF"/>
                <w:sz w:val="16"/>
                <w:szCs w:val="16"/>
              </w:rPr>
              <w:t xml:space="preserve"> and Galileo/ Apollo Complete Pricing Plus</w:t>
            </w:r>
          </w:p>
        </w:tc>
      </w:tr>
      <w:tr w:rsidR="00814D8A" w:rsidRPr="00F860DF" w14:paraId="16B3375F"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752" w14:textId="77777777" w:rsidR="00814D8A" w:rsidRPr="009C1728"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753" w14:textId="77777777" w:rsidR="00814D8A" w:rsidRPr="00537256" w:rsidRDefault="00814D8A" w:rsidP="001F179A">
            <w:pPr>
              <w:pStyle w:val="StyleArial8ptAfter0ptLinespacingsingle"/>
            </w:pPr>
            <w:r w:rsidRPr="00537256">
              <w:t>@ExpireDate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54" w14:textId="77777777" w:rsidR="00814D8A" w:rsidRPr="00451543" w:rsidRDefault="00814D8A" w:rsidP="001F179A">
            <w:pPr>
              <w:pStyle w:val="StyleArial8ptAfter0ptLinespacingsingle"/>
            </w:pPr>
            <w:r w:rsidRPr="0045154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55" w14:textId="77777777" w:rsidR="00814D8A" w:rsidRPr="00451543" w:rsidRDefault="00814D8A" w:rsidP="001F179A">
            <w:pPr>
              <w:pStyle w:val="StyleArial8ptAfter0ptLinespacingsingle"/>
            </w:pPr>
            <w:r w:rsidRPr="00451543">
              <w:t>MMYYDate</w:t>
            </w:r>
          </w:p>
          <w:p w14:paraId="16B33756" w14:textId="77777777" w:rsidR="00814D8A" w:rsidRPr="00451543" w:rsidRDefault="00814D8A" w:rsidP="001F179A">
            <w:pPr>
              <w:pStyle w:val="StyleTableText8pt"/>
            </w:pPr>
            <w:r w:rsidRPr="00451543">
              <w:rPr>
                <w:i/>
              </w:rPr>
              <w:t>Example:</w:t>
            </w:r>
          </w:p>
          <w:p w14:paraId="16B33757" w14:textId="77777777" w:rsidR="00814D8A" w:rsidRPr="00451543" w:rsidRDefault="00814D8A" w:rsidP="001F179A">
            <w:pPr>
              <w:pStyle w:val="StyleArial8ptAfter0ptLinespacingsingle"/>
            </w:pPr>
            <w:r w:rsidRPr="00451543">
              <w:t>&lt;GuaranteePayment PaymentCode="GDC"&gt;</w:t>
            </w:r>
          </w:p>
          <w:p w14:paraId="16B33758" w14:textId="77777777" w:rsidR="00814D8A" w:rsidRPr="00451543" w:rsidRDefault="00814D8A" w:rsidP="001F179A">
            <w:pPr>
              <w:pStyle w:val="StyleArial8ptAfter0ptLinespacingsingle"/>
            </w:pPr>
            <w:r w:rsidRPr="00451543">
              <w:t>&lt;AcceptedPayments&gt; &lt;AcceptedPayment&gt;</w:t>
            </w:r>
          </w:p>
          <w:p w14:paraId="16B33759" w14:textId="77777777" w:rsidR="00814D8A" w:rsidRPr="00451543" w:rsidRDefault="00814D8A" w:rsidP="00A47787">
            <w:pPr>
              <w:spacing w:after="0" w:line="240" w:lineRule="auto"/>
              <w:rPr>
                <w:rFonts w:ascii="Arial" w:hAnsi="Arial" w:cs="Arial"/>
                <w:sz w:val="16"/>
                <w:szCs w:val="16"/>
              </w:rPr>
            </w:pPr>
            <w:r w:rsidRPr="00451543">
              <w:rPr>
                <w:rFonts w:ascii="Arial" w:hAnsi="Arial" w:cs="Arial"/>
                <w:sz w:val="16"/>
                <w:szCs w:val="16"/>
              </w:rPr>
              <w:t xml:space="preserve">&lt;PaymentCard CardType=”1” CardCode=”AX” CardNumber=”1234567890123” </w:t>
            </w:r>
            <w:r w:rsidRPr="00451543">
              <w:rPr>
                <w:rFonts w:ascii="Arial" w:hAnsi="Arial" w:cs="Arial"/>
                <w:b/>
                <w:sz w:val="16"/>
                <w:szCs w:val="16"/>
              </w:rPr>
              <w:t>ExpireDate=”1009</w:t>
            </w:r>
            <w:r w:rsidRPr="00451543">
              <w:rPr>
                <w:rFonts w:ascii="Arial" w:hAnsi="Arial" w:cs="Arial"/>
                <w:sz w:val="16"/>
                <w:szCs w:val="16"/>
              </w:rPr>
              <w:t>”&gt;</w:t>
            </w:r>
          </w:p>
          <w:p w14:paraId="16B3375A" w14:textId="77777777" w:rsidR="00814D8A" w:rsidRPr="00451543" w:rsidRDefault="00814D8A" w:rsidP="001F179A">
            <w:pPr>
              <w:pStyle w:val="StyleArial8ptAfter0ptLinespacingsingle"/>
            </w:pPr>
            <w:r w:rsidRPr="00451543">
              <w:t>&lt;CardHolderName&gt;JACK JONES&lt;/CardHolderName&gt;</w:t>
            </w:r>
          </w:p>
          <w:p w14:paraId="16B3375B" w14:textId="77777777" w:rsidR="00814D8A" w:rsidRPr="00451543" w:rsidRDefault="00814D8A" w:rsidP="001F179A">
            <w:pPr>
              <w:pStyle w:val="StyleArial8ptAfter0ptLinespacingsingle"/>
            </w:pPr>
            <w:r w:rsidRPr="00451543">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5C" w14:textId="77777777" w:rsidR="00814D8A" w:rsidRPr="00451543" w:rsidRDefault="00814D8A" w:rsidP="001F179A">
            <w:pPr>
              <w:pStyle w:val="StyleArial8ptCenteredAfter0ptLinespacingsingle"/>
            </w:pPr>
            <w:r w:rsidRPr="0045154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5D" w14:textId="77777777" w:rsidR="00814D8A" w:rsidRPr="00451543" w:rsidRDefault="00814D8A" w:rsidP="00691C5C">
            <w:pPr>
              <w:pStyle w:val="TableText"/>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5E" w14:textId="77777777" w:rsidR="00814D8A" w:rsidRPr="00451543" w:rsidRDefault="00814D8A" w:rsidP="00214888">
            <w:pPr>
              <w:spacing w:after="0" w:line="240" w:lineRule="auto"/>
              <w:rPr>
                <w:rFonts w:ascii="Arial" w:hAnsi="Arial" w:cs="Arial"/>
                <w:sz w:val="16"/>
                <w:szCs w:val="16"/>
              </w:rPr>
            </w:pPr>
          </w:p>
        </w:tc>
      </w:tr>
      <w:tr w:rsidR="00814D8A" w:rsidRPr="00F860DF" w14:paraId="16B33766"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760"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61"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62"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63"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64"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65" w14:textId="77777777" w:rsidR="00814D8A" w:rsidRPr="00F860DF" w:rsidRDefault="00814D8A" w:rsidP="00B03A8B">
            <w:pPr>
              <w:pStyle w:val="TableText"/>
              <w:spacing w:before="0" w:after="0"/>
              <w:rPr>
                <w:b/>
                <w:sz w:val="16"/>
                <w:szCs w:val="16"/>
              </w:rPr>
            </w:pPr>
          </w:p>
        </w:tc>
      </w:tr>
      <w:tr w:rsidR="00814D8A" w:rsidRPr="00925C6A" w14:paraId="16B33787"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767" w14:textId="77777777" w:rsidR="00814D8A" w:rsidRPr="00925C6A" w:rsidRDefault="00814D8A" w:rsidP="001F179A">
            <w:pPr>
              <w:pStyle w:val="StyleArial8ptBoldAfter0ptLinespacing15lines"/>
            </w:pPr>
            <w:r w:rsidRPr="00925C6A">
              <w:t>1</w:t>
            </w:r>
          </w:p>
          <w:p w14:paraId="16B33768" w14:textId="77777777" w:rsidR="00814D8A" w:rsidRPr="00925C6A" w:rsidRDefault="00814D8A" w:rsidP="001F179A">
            <w:pPr>
              <w:pStyle w:val="StyleArial8ptBoldAfter0ptLinespacing15lines"/>
            </w:pPr>
            <w:r w:rsidRPr="00925C6A">
              <w:t>2</w:t>
            </w:r>
          </w:p>
          <w:p w14:paraId="16B33769" w14:textId="77777777" w:rsidR="00814D8A" w:rsidRPr="00925C6A" w:rsidRDefault="00814D8A" w:rsidP="001F179A">
            <w:pPr>
              <w:pStyle w:val="StyleArial8ptBoldAfter0ptLinespacing15lines"/>
            </w:pPr>
            <w:r w:rsidRPr="00925C6A">
              <w:t>3</w:t>
            </w:r>
          </w:p>
          <w:p w14:paraId="16B3376A" w14:textId="77777777" w:rsidR="00814D8A" w:rsidRPr="00925C6A" w:rsidRDefault="00814D8A" w:rsidP="001F179A">
            <w:pPr>
              <w:pStyle w:val="StyleArial8ptBoldAfter0ptLinespacing15lines"/>
            </w:pPr>
            <w:r w:rsidRPr="00925C6A">
              <w:t>4</w:t>
            </w:r>
          </w:p>
          <w:p w14:paraId="16B3376B" w14:textId="77777777" w:rsidR="00814D8A" w:rsidRPr="00925C6A" w:rsidRDefault="00814D8A" w:rsidP="001F179A">
            <w:pPr>
              <w:pStyle w:val="StyleArial8ptBoldAfter0ptLinespacing15lines"/>
            </w:pPr>
            <w:r w:rsidRPr="00925C6A">
              <w:t>5</w:t>
            </w:r>
          </w:p>
          <w:p w14:paraId="16B3376C" w14:textId="77777777" w:rsidR="00814D8A" w:rsidRPr="00925C6A" w:rsidRDefault="00814D8A" w:rsidP="001F179A">
            <w:pPr>
              <w:pStyle w:val="StyleArial8ptBoldAfter0ptLinespacing15lines"/>
            </w:pPr>
            <w:r w:rsidRPr="00925C6A">
              <w:t>6</w:t>
            </w:r>
          </w:p>
          <w:p w14:paraId="16B3376D" w14:textId="77777777" w:rsidR="00814D8A" w:rsidRPr="00925C6A" w:rsidRDefault="00814D8A" w:rsidP="001F179A">
            <w:pPr>
              <w:pStyle w:val="StyleArial8ptBoldAfter0ptLinespacing15lines"/>
            </w:pPr>
            <w:r w:rsidRPr="00925C6A">
              <w:t>7</w:t>
            </w:r>
          </w:p>
          <w:p w14:paraId="16B3376E" w14:textId="77777777" w:rsidR="00814D8A" w:rsidRPr="00925C6A" w:rsidRDefault="00814D8A" w:rsidP="001F179A">
            <w:pPr>
              <w:pStyle w:val="StyleArial8ptBoldAfter0ptLinespacing15lines"/>
            </w:pPr>
            <w:r w:rsidRPr="00925C6A">
              <w:t>8</w:t>
            </w:r>
          </w:p>
          <w:p w14:paraId="16B3376F" w14:textId="77777777" w:rsidR="00814D8A" w:rsidRPr="00925C6A" w:rsidRDefault="00814D8A" w:rsidP="001F179A">
            <w:pPr>
              <w:pStyle w:val="StyleArial8ptBoldAfter0ptLinespacing15lines"/>
            </w:pPr>
            <w:r w:rsidRPr="00925C6A">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770" w14:textId="77777777" w:rsidR="00814D8A" w:rsidRPr="00344437" w:rsidRDefault="00814D8A" w:rsidP="001F179A">
            <w:pPr>
              <w:pStyle w:val="StyleArial8ptBoldAfter0ptLinespacing15lines"/>
            </w:pPr>
            <w:r w:rsidRPr="00344437">
              <w:t>HotelRes</w:t>
            </w:r>
            <w:r>
              <w:t>Modifies</w:t>
            </w:r>
          </w:p>
          <w:p w14:paraId="16B33771" w14:textId="77777777" w:rsidR="00814D8A" w:rsidRPr="00344437" w:rsidRDefault="00814D8A" w:rsidP="001F179A">
            <w:pPr>
              <w:pStyle w:val="StyleArial8ptBoldAfter0ptLinespacing15lines"/>
            </w:pPr>
            <w:r w:rsidRPr="00344437">
              <w:t>HotelRes</w:t>
            </w:r>
            <w:r>
              <w:t>Modify</w:t>
            </w:r>
          </w:p>
          <w:p w14:paraId="16B33772" w14:textId="77777777" w:rsidR="00814D8A" w:rsidRPr="00925C6A" w:rsidRDefault="00814D8A" w:rsidP="001F179A">
            <w:pPr>
              <w:pStyle w:val="StyleArial8ptBoldAfter0ptLinespacing15lines"/>
            </w:pPr>
            <w:r w:rsidRPr="00925C6A">
              <w:t>RoomStays</w:t>
            </w:r>
          </w:p>
          <w:p w14:paraId="16B33773" w14:textId="77777777" w:rsidR="00814D8A" w:rsidRPr="00925C6A" w:rsidRDefault="00814D8A" w:rsidP="001F179A">
            <w:pPr>
              <w:pStyle w:val="StyleArial8ptBoldAfter0ptLinespacing15lines"/>
            </w:pPr>
            <w:r w:rsidRPr="00925C6A">
              <w:t>RoomStay</w:t>
            </w:r>
          </w:p>
          <w:p w14:paraId="16B33774" w14:textId="77777777" w:rsidR="00814D8A" w:rsidRPr="00925C6A" w:rsidRDefault="00814D8A" w:rsidP="001F179A">
            <w:pPr>
              <w:pStyle w:val="StyleArial8ptBoldAfter0ptLinespacing15lines"/>
            </w:pPr>
            <w:r w:rsidRPr="00925C6A">
              <w:t>DepositPayments</w:t>
            </w:r>
          </w:p>
          <w:p w14:paraId="16B33775" w14:textId="77777777" w:rsidR="00814D8A" w:rsidRPr="00925C6A" w:rsidRDefault="00814D8A" w:rsidP="001F179A">
            <w:pPr>
              <w:pStyle w:val="StyleArial8ptBoldAfter0ptLinespacing15lines"/>
            </w:pPr>
            <w:r w:rsidRPr="00925C6A">
              <w:t>GuaranteePayment</w:t>
            </w:r>
          </w:p>
          <w:p w14:paraId="16B33776" w14:textId="77777777" w:rsidR="00814D8A" w:rsidRPr="00925C6A" w:rsidRDefault="00814D8A" w:rsidP="001F179A">
            <w:pPr>
              <w:pStyle w:val="StyleArial8ptBoldAfter0ptLinespacing15lines"/>
            </w:pPr>
            <w:r w:rsidRPr="00925C6A">
              <w:t>AcceptedPayments</w:t>
            </w:r>
          </w:p>
          <w:p w14:paraId="16B33777" w14:textId="77777777" w:rsidR="00814D8A" w:rsidRPr="00925C6A" w:rsidRDefault="00814D8A" w:rsidP="001F179A">
            <w:pPr>
              <w:pStyle w:val="StyleArial8ptBoldAfter0ptLinespacing15lines"/>
            </w:pPr>
            <w:r w:rsidRPr="00925C6A">
              <w:t>AcceptedPayment</w:t>
            </w:r>
          </w:p>
          <w:p w14:paraId="16B33778" w14:textId="77777777" w:rsidR="00814D8A" w:rsidRPr="00925C6A" w:rsidRDefault="00814D8A" w:rsidP="001F179A">
            <w:pPr>
              <w:pStyle w:val="StyleArial8ptBoldAfter0ptLinespacing15lines"/>
            </w:pPr>
            <w:r w:rsidRPr="00925C6A">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779" w14:textId="77777777" w:rsidR="00814D8A" w:rsidRPr="00925C6A" w:rsidRDefault="00814D8A" w:rsidP="001F179A">
            <w:pPr>
              <w:pStyle w:val="StyleArial8ptBoldAfter0ptLinespacing15lines"/>
            </w:pPr>
            <w:r w:rsidRPr="00925C6A">
              <w:t>M</w:t>
            </w:r>
          </w:p>
          <w:p w14:paraId="16B3377A" w14:textId="77777777" w:rsidR="00814D8A" w:rsidRPr="00925C6A" w:rsidRDefault="00814D8A" w:rsidP="001F179A">
            <w:pPr>
              <w:pStyle w:val="StyleArial8ptBoldAfter0ptLinespacing15lines"/>
            </w:pPr>
            <w:r w:rsidRPr="00925C6A">
              <w:t>M</w:t>
            </w:r>
          </w:p>
          <w:p w14:paraId="16B3377B" w14:textId="77777777" w:rsidR="00814D8A" w:rsidRPr="00925C6A" w:rsidRDefault="00814D8A" w:rsidP="001F179A">
            <w:pPr>
              <w:pStyle w:val="StyleArial8ptBoldAfter0ptLinespacing15lines"/>
            </w:pPr>
            <w:r w:rsidRPr="00925C6A">
              <w:t>M</w:t>
            </w:r>
          </w:p>
          <w:p w14:paraId="16B3377C" w14:textId="77777777" w:rsidR="00814D8A" w:rsidRPr="00925C6A" w:rsidRDefault="00814D8A" w:rsidP="001F179A">
            <w:pPr>
              <w:pStyle w:val="StyleArial8ptBoldAfter0ptLinespacing15lines"/>
            </w:pPr>
            <w:r w:rsidRPr="00925C6A">
              <w:t>M</w:t>
            </w:r>
          </w:p>
          <w:p w14:paraId="16B3377D" w14:textId="77777777" w:rsidR="00814D8A" w:rsidRPr="00925C6A" w:rsidRDefault="00814D8A" w:rsidP="001F179A">
            <w:pPr>
              <w:pStyle w:val="StyleArial8ptBoldAfter0ptLinespacing15lines"/>
            </w:pPr>
            <w:r>
              <w:t>A</w:t>
            </w:r>
          </w:p>
          <w:p w14:paraId="16B3377E" w14:textId="77777777" w:rsidR="00814D8A" w:rsidRPr="00925C6A" w:rsidRDefault="00814D8A" w:rsidP="001F179A">
            <w:pPr>
              <w:pStyle w:val="StyleArial8ptBoldAfter0ptLinespacing15lines"/>
            </w:pPr>
            <w:r w:rsidRPr="00925C6A">
              <w:t>M</w:t>
            </w:r>
          </w:p>
          <w:p w14:paraId="16B3377F" w14:textId="77777777" w:rsidR="00814D8A" w:rsidRPr="00925C6A" w:rsidRDefault="00814D8A" w:rsidP="001F179A">
            <w:pPr>
              <w:pStyle w:val="StyleArial8ptBoldAfter0ptLinespacing15lines"/>
            </w:pPr>
            <w:r w:rsidRPr="00925C6A">
              <w:t>A</w:t>
            </w:r>
          </w:p>
          <w:p w14:paraId="16B33780" w14:textId="77777777" w:rsidR="00814D8A" w:rsidRPr="00925C6A" w:rsidRDefault="00814D8A" w:rsidP="001F179A">
            <w:pPr>
              <w:pStyle w:val="StyleArial8ptBoldAfter0ptLinespacing15lines"/>
            </w:pPr>
            <w:r w:rsidRPr="00925C6A">
              <w:t>M</w:t>
            </w:r>
          </w:p>
          <w:p w14:paraId="16B33781" w14:textId="77777777" w:rsidR="00814D8A" w:rsidRPr="00925C6A" w:rsidRDefault="00814D8A" w:rsidP="001F179A">
            <w:pPr>
              <w:pStyle w:val="StyleArial8ptBoldAfter0ptLinespacing15lines"/>
            </w:pPr>
            <w:r w:rsidRPr="00925C6A">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782" w14:textId="77777777" w:rsidR="00814D8A" w:rsidRPr="00925C6A" w:rsidRDefault="00814D8A"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83"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784" w14:textId="77777777" w:rsidR="00814D8A" w:rsidRPr="00925C6A" w:rsidRDefault="00814D8A"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785" w14:textId="77777777" w:rsidR="00814D8A" w:rsidRPr="00925C6A" w:rsidRDefault="00814D8A" w:rsidP="00925C6A">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786" w14:textId="77777777" w:rsidR="00814D8A" w:rsidRPr="00925C6A" w:rsidRDefault="00814D8A" w:rsidP="00925C6A">
            <w:pPr>
              <w:spacing w:after="0" w:line="360" w:lineRule="auto"/>
              <w:rPr>
                <w:rFonts w:ascii="Arial" w:hAnsi="Arial" w:cs="Arial"/>
                <w:b/>
                <w:sz w:val="16"/>
                <w:szCs w:val="16"/>
              </w:rPr>
            </w:pPr>
          </w:p>
        </w:tc>
      </w:tr>
      <w:tr w:rsidR="00814D8A" w:rsidRPr="00F860DF" w14:paraId="16B33798"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88" w14:textId="77777777" w:rsidR="00814D8A" w:rsidRPr="00861DF0" w:rsidRDefault="00814D8A" w:rsidP="005232E4">
            <w:pPr>
              <w:pStyle w:val="StyleArial8ptAfter0ptLinespacingsingle"/>
              <w:rPr>
                <w:b/>
              </w:rPr>
            </w:pPr>
            <w:r w:rsidRPr="00861DF0">
              <w:rPr>
                <w:b/>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89" w14:textId="77777777" w:rsidR="00814D8A" w:rsidRPr="00861DF0" w:rsidRDefault="00814D8A" w:rsidP="005232E4">
            <w:pPr>
              <w:pStyle w:val="StyleArial8ptAfter0ptLinespacingsingle"/>
              <w:rPr>
                <w:b/>
              </w:rPr>
            </w:pPr>
            <w:r w:rsidRPr="00861DF0">
              <w:rPr>
                <w:b/>
              </w:rPr>
              <w:t>CardHolderName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8A" w14:textId="77777777" w:rsidR="00814D8A" w:rsidRPr="00861DF0" w:rsidRDefault="00814D8A" w:rsidP="005232E4">
            <w:pPr>
              <w:pStyle w:val="StyleArial8ptAfter0ptLinespacingsingle"/>
              <w:rPr>
                <w:b/>
              </w:rPr>
            </w:pPr>
            <w:r w:rsidRPr="00861DF0">
              <w:rPr>
                <w:b/>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8B" w14:textId="77777777" w:rsidR="00814D8A" w:rsidRPr="00861DF0" w:rsidRDefault="00814D8A" w:rsidP="001F179A">
            <w:pPr>
              <w:pStyle w:val="StyleArial8ptAfter0ptLinespacingsingle"/>
            </w:pPr>
            <w:r w:rsidRPr="00861DF0">
              <w:t>StringLength1to64</w:t>
            </w:r>
          </w:p>
          <w:p w14:paraId="16B3378C" w14:textId="77777777" w:rsidR="00814D8A" w:rsidRPr="00861DF0" w:rsidRDefault="00814D8A" w:rsidP="00D548CD">
            <w:pPr>
              <w:pStyle w:val="StyleTableText8pt"/>
            </w:pPr>
            <w:r w:rsidRPr="00861DF0">
              <w:rPr>
                <w:i/>
              </w:rPr>
              <w:t>Example:</w:t>
            </w:r>
          </w:p>
          <w:p w14:paraId="16B3378D" w14:textId="77777777" w:rsidR="00814D8A" w:rsidRPr="00861DF0" w:rsidRDefault="00814D8A" w:rsidP="001F179A">
            <w:pPr>
              <w:pStyle w:val="StyleArial8ptAfter0ptLinespacingsingle"/>
            </w:pPr>
            <w:r w:rsidRPr="00861DF0">
              <w:t>&lt;GuaranteePayment PaymentCode="GDC"&gt;</w:t>
            </w:r>
          </w:p>
          <w:p w14:paraId="16B3378E" w14:textId="77777777" w:rsidR="00814D8A" w:rsidRPr="00861DF0" w:rsidRDefault="00814D8A" w:rsidP="001F179A">
            <w:pPr>
              <w:pStyle w:val="StyleArial8ptAfter0ptLinespacingsingle"/>
            </w:pPr>
            <w:r w:rsidRPr="00861DF0">
              <w:t>&lt;AcceptedPayments&gt; &lt;AcceptedPayment&gt;</w:t>
            </w:r>
          </w:p>
          <w:p w14:paraId="16B3378F" w14:textId="77777777" w:rsidR="00814D8A" w:rsidRPr="00861DF0" w:rsidRDefault="00814D8A" w:rsidP="001F179A">
            <w:pPr>
              <w:pStyle w:val="StyleArial8ptAfter0ptLinespacingsingle"/>
            </w:pPr>
            <w:r w:rsidRPr="00861DF0">
              <w:t>&lt;PaymentCard CardType=”1” CardCode=”AX” CardNumber=”1234567890123” ExpireDate=”1009”&gt;</w:t>
            </w:r>
          </w:p>
          <w:p w14:paraId="16B33790" w14:textId="77777777" w:rsidR="00814D8A" w:rsidRPr="00861DF0" w:rsidRDefault="00814D8A" w:rsidP="00176164">
            <w:pPr>
              <w:spacing w:after="0" w:line="240" w:lineRule="auto"/>
              <w:rPr>
                <w:rFonts w:ascii="Arial" w:hAnsi="Arial" w:cs="Arial"/>
                <w:b/>
                <w:sz w:val="16"/>
                <w:szCs w:val="16"/>
              </w:rPr>
            </w:pPr>
            <w:r w:rsidRPr="00861DF0">
              <w:rPr>
                <w:rFonts w:ascii="Arial" w:hAnsi="Arial" w:cs="Arial"/>
                <w:b/>
                <w:sz w:val="16"/>
                <w:szCs w:val="16"/>
              </w:rPr>
              <w:t>&lt;CardHolderName&gt;JACK JONES&lt;/CardHolderName&gt;</w:t>
            </w:r>
          </w:p>
          <w:p w14:paraId="16B33791" w14:textId="77777777" w:rsidR="00814D8A" w:rsidRPr="00861DF0" w:rsidRDefault="00814D8A" w:rsidP="001F179A">
            <w:pPr>
              <w:pStyle w:val="StyleArial8ptAfter0ptLinespacingsingle"/>
            </w:pPr>
            <w:r w:rsidRPr="00861DF0">
              <w:t>&lt;Address&gt;</w:t>
            </w:r>
          </w:p>
          <w:p w14:paraId="16B33792" w14:textId="77777777" w:rsidR="00814D8A" w:rsidRPr="00861DF0" w:rsidRDefault="00814D8A" w:rsidP="001F179A">
            <w:pPr>
              <w:pStyle w:val="StyleArial8ptAfter0ptLinespacingsingle"/>
            </w:pPr>
            <w:r w:rsidRPr="00861DF0">
              <w:t>&lt;AddressLine&gt;12345 S Main St Big Town USA 12345-1212&lt;/AddressLine&gt;</w:t>
            </w:r>
          </w:p>
          <w:p w14:paraId="16B33793" w14:textId="77777777" w:rsidR="00814D8A" w:rsidRPr="00861DF0" w:rsidRDefault="00814D8A" w:rsidP="001F179A">
            <w:pPr>
              <w:pStyle w:val="StyleArial8ptAfter0ptLinespacingsingle"/>
            </w:pPr>
            <w:r w:rsidRPr="00861DF0">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94" w14:textId="77777777" w:rsidR="00814D8A" w:rsidRPr="00E07112" w:rsidRDefault="00814D8A" w:rsidP="001F179A">
            <w:pPr>
              <w:pStyle w:val="StyleArial8ptCenteredAfter0ptLinespacingsingle"/>
            </w:pPr>
            <w:r w:rsidRPr="00E07112">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95" w14:textId="77777777" w:rsidR="00814D8A" w:rsidRPr="006F198C" w:rsidRDefault="00814D8A" w:rsidP="00691C5C">
            <w:pPr>
              <w:pStyle w:val="TableText"/>
              <w:rPr>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96" w14:textId="77777777" w:rsidR="00814D8A" w:rsidRPr="00E07112" w:rsidRDefault="00814D8A" w:rsidP="00D20D45">
            <w:pPr>
              <w:spacing w:before="60" w:after="0" w:line="240" w:lineRule="auto"/>
              <w:rPr>
                <w:rFonts w:ascii="Arial" w:hAnsi="Arial" w:cs="Arial"/>
                <w:sz w:val="16"/>
                <w:szCs w:val="16"/>
              </w:rPr>
            </w:pPr>
            <w:r w:rsidRPr="00E07112">
              <w:rPr>
                <w:rFonts w:ascii="Arial" w:hAnsi="Arial" w:cs="Arial"/>
                <w:sz w:val="16"/>
                <w:szCs w:val="16"/>
              </w:rPr>
              <w:t xml:space="preserve">Name on Credit Card </w:t>
            </w:r>
          </w:p>
          <w:p w14:paraId="16B33797" w14:textId="77777777" w:rsidR="00814D8A" w:rsidRPr="00E07112" w:rsidRDefault="00814D8A" w:rsidP="00D20D45">
            <w:pPr>
              <w:spacing w:before="60" w:after="0" w:line="240" w:lineRule="auto"/>
              <w:rPr>
                <w:rFonts w:ascii="Arial" w:hAnsi="Arial" w:cs="Arial"/>
                <w:color w:val="0000FF"/>
                <w:sz w:val="16"/>
                <w:szCs w:val="16"/>
              </w:rPr>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w:t>
            </w:r>
            <w:r w:rsidRPr="00E07112">
              <w:rPr>
                <w:rFonts w:ascii="Arial" w:hAnsi="Arial" w:cs="Arial"/>
                <w:sz w:val="16"/>
                <w:szCs w:val="16"/>
              </w:rPr>
              <w:t xml:space="preserve">  Applicable to Worldspan</w:t>
            </w:r>
            <w:r w:rsidRPr="00E07112">
              <w:rPr>
                <w:rFonts w:ascii="Arial" w:hAnsi="Arial" w:cs="Arial"/>
                <w:color w:val="0000FF"/>
                <w:sz w:val="16"/>
                <w:szCs w:val="16"/>
              </w:rPr>
              <w:t xml:space="preserve"> and Galileo/ Apollo Complete Pricing Plus.</w:t>
            </w:r>
          </w:p>
        </w:tc>
      </w:tr>
      <w:tr w:rsidR="00814D8A" w:rsidRPr="00F860DF" w14:paraId="16B3379F"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799"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9A"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9B"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9C"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9D"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9E" w14:textId="77777777" w:rsidR="00814D8A" w:rsidRPr="00F860DF" w:rsidRDefault="00814D8A" w:rsidP="00B03A8B">
            <w:pPr>
              <w:pStyle w:val="TableText"/>
              <w:spacing w:before="0" w:after="0"/>
              <w:rPr>
                <w:b/>
                <w:sz w:val="16"/>
                <w:szCs w:val="16"/>
              </w:rPr>
            </w:pPr>
          </w:p>
        </w:tc>
      </w:tr>
      <w:tr w:rsidR="00814D8A" w:rsidRPr="00C21C22" w14:paraId="16B337C3"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7A0" w14:textId="77777777" w:rsidR="00814D8A" w:rsidRPr="00C21C22" w:rsidRDefault="00814D8A" w:rsidP="001F179A">
            <w:pPr>
              <w:pStyle w:val="StyleArial8ptBoldAfter0ptLinespacing15lines"/>
            </w:pPr>
            <w:r w:rsidRPr="00C21C22">
              <w:t>1</w:t>
            </w:r>
          </w:p>
          <w:p w14:paraId="16B337A1" w14:textId="77777777" w:rsidR="00814D8A" w:rsidRPr="00C21C22" w:rsidRDefault="00814D8A" w:rsidP="001F179A">
            <w:pPr>
              <w:pStyle w:val="StyleArial8ptBoldAfter0ptLinespacing15lines"/>
            </w:pPr>
            <w:r w:rsidRPr="00C21C22">
              <w:t>2</w:t>
            </w:r>
          </w:p>
          <w:p w14:paraId="16B337A2" w14:textId="77777777" w:rsidR="00814D8A" w:rsidRPr="00C21C22" w:rsidRDefault="00814D8A" w:rsidP="001F179A">
            <w:pPr>
              <w:pStyle w:val="StyleArial8ptBoldAfter0ptLinespacing15lines"/>
            </w:pPr>
            <w:r w:rsidRPr="00C21C22">
              <w:t>3</w:t>
            </w:r>
          </w:p>
          <w:p w14:paraId="16B337A3" w14:textId="77777777" w:rsidR="00814D8A" w:rsidRPr="00C21C22" w:rsidRDefault="00814D8A" w:rsidP="001F179A">
            <w:pPr>
              <w:pStyle w:val="StyleArial8ptBoldAfter0ptLinespacing15lines"/>
            </w:pPr>
            <w:r w:rsidRPr="00C21C22">
              <w:t>4</w:t>
            </w:r>
          </w:p>
          <w:p w14:paraId="16B337A4" w14:textId="77777777" w:rsidR="00814D8A" w:rsidRPr="00C21C22" w:rsidRDefault="00814D8A" w:rsidP="001F179A">
            <w:pPr>
              <w:pStyle w:val="StyleArial8ptBoldAfter0ptLinespacing15lines"/>
            </w:pPr>
            <w:r w:rsidRPr="00C21C22">
              <w:t>5</w:t>
            </w:r>
          </w:p>
          <w:p w14:paraId="16B337A5" w14:textId="77777777" w:rsidR="00814D8A" w:rsidRPr="00C21C22" w:rsidRDefault="00814D8A" w:rsidP="001F179A">
            <w:pPr>
              <w:pStyle w:val="StyleArial8ptBoldAfter0ptLinespacing15lines"/>
            </w:pPr>
            <w:r w:rsidRPr="00C21C22">
              <w:t>6</w:t>
            </w:r>
          </w:p>
          <w:p w14:paraId="16B337A6" w14:textId="77777777" w:rsidR="00814D8A" w:rsidRPr="00C21C22" w:rsidRDefault="00814D8A" w:rsidP="001F179A">
            <w:pPr>
              <w:pStyle w:val="StyleArial8ptBoldAfter0ptLinespacing15lines"/>
            </w:pPr>
            <w:r w:rsidRPr="00C21C22">
              <w:t>7</w:t>
            </w:r>
          </w:p>
          <w:p w14:paraId="16B337A7" w14:textId="77777777" w:rsidR="00814D8A" w:rsidRPr="00C21C22" w:rsidRDefault="00814D8A" w:rsidP="001F179A">
            <w:pPr>
              <w:pStyle w:val="StyleArial8ptBoldAfter0ptLinespacing15lines"/>
            </w:pPr>
            <w:r w:rsidRPr="00C21C22">
              <w:t>8</w:t>
            </w:r>
          </w:p>
          <w:p w14:paraId="16B337A8" w14:textId="77777777" w:rsidR="00814D8A" w:rsidRPr="00C21C22" w:rsidRDefault="00814D8A" w:rsidP="001F179A">
            <w:pPr>
              <w:pStyle w:val="StyleArial8ptBoldAfter0ptLinespacing15lines"/>
            </w:pPr>
            <w:r w:rsidRPr="00C21C22">
              <w:t>9</w:t>
            </w:r>
          </w:p>
          <w:p w14:paraId="16B337A9" w14:textId="77777777" w:rsidR="00814D8A" w:rsidRPr="00C21C22" w:rsidRDefault="00814D8A" w:rsidP="001F179A">
            <w:pPr>
              <w:pStyle w:val="StyleArial8ptBoldAfter0ptLinespacing15lines"/>
            </w:pPr>
            <w:r w:rsidRPr="00C21C22">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7AA" w14:textId="77777777" w:rsidR="00814D8A" w:rsidRPr="00344437" w:rsidRDefault="00814D8A" w:rsidP="001F179A">
            <w:pPr>
              <w:pStyle w:val="StyleArial8ptBoldAfter0ptLinespacing15lines"/>
            </w:pPr>
            <w:r w:rsidRPr="00344437">
              <w:t>HotelRes</w:t>
            </w:r>
            <w:r>
              <w:t>Modifies</w:t>
            </w:r>
          </w:p>
          <w:p w14:paraId="16B337AB" w14:textId="77777777" w:rsidR="00814D8A" w:rsidRPr="00344437" w:rsidRDefault="00814D8A" w:rsidP="001F179A">
            <w:pPr>
              <w:pStyle w:val="StyleArial8ptBoldAfter0ptLinespacing15lines"/>
            </w:pPr>
            <w:r w:rsidRPr="00344437">
              <w:t>HotelRes</w:t>
            </w:r>
            <w:r>
              <w:t>Modify</w:t>
            </w:r>
          </w:p>
          <w:p w14:paraId="16B337AC" w14:textId="77777777" w:rsidR="00814D8A" w:rsidRPr="00C21C22" w:rsidRDefault="00814D8A" w:rsidP="001F179A">
            <w:pPr>
              <w:pStyle w:val="StyleArial8ptBoldAfter0ptLinespacing15lines"/>
            </w:pPr>
            <w:r w:rsidRPr="00C21C22">
              <w:t>RoomStays</w:t>
            </w:r>
          </w:p>
          <w:p w14:paraId="16B337AD" w14:textId="77777777" w:rsidR="00814D8A" w:rsidRPr="00C21C22" w:rsidRDefault="00814D8A" w:rsidP="001F179A">
            <w:pPr>
              <w:pStyle w:val="StyleArial8ptBoldAfter0ptLinespacing15lines"/>
            </w:pPr>
            <w:r w:rsidRPr="00C21C22">
              <w:t>RoomStay</w:t>
            </w:r>
          </w:p>
          <w:p w14:paraId="16B337AE" w14:textId="77777777" w:rsidR="00814D8A" w:rsidRPr="00C21C22" w:rsidRDefault="00814D8A" w:rsidP="001F179A">
            <w:pPr>
              <w:pStyle w:val="StyleArial8ptBoldAfter0ptLinespacing15lines"/>
            </w:pPr>
            <w:r w:rsidRPr="00C21C22">
              <w:t>DepositPayments</w:t>
            </w:r>
          </w:p>
          <w:p w14:paraId="16B337AF" w14:textId="77777777" w:rsidR="00814D8A" w:rsidRPr="00C21C22" w:rsidRDefault="00814D8A" w:rsidP="001F179A">
            <w:pPr>
              <w:pStyle w:val="StyleArial8ptBoldAfter0ptLinespacing15lines"/>
            </w:pPr>
            <w:r w:rsidRPr="00C21C22">
              <w:t>GuaranteePayment</w:t>
            </w:r>
          </w:p>
          <w:p w14:paraId="16B337B0" w14:textId="77777777" w:rsidR="00814D8A" w:rsidRPr="00C21C22" w:rsidRDefault="00814D8A" w:rsidP="001F179A">
            <w:pPr>
              <w:pStyle w:val="StyleArial8ptBoldAfter0ptLinespacing15lines"/>
            </w:pPr>
            <w:r w:rsidRPr="00C21C22">
              <w:t>AcceptedPayments</w:t>
            </w:r>
          </w:p>
          <w:p w14:paraId="16B337B1" w14:textId="77777777" w:rsidR="00814D8A" w:rsidRPr="00C21C22" w:rsidRDefault="00814D8A" w:rsidP="001F179A">
            <w:pPr>
              <w:pStyle w:val="StyleArial8ptBoldAfter0ptLinespacing15lines"/>
            </w:pPr>
            <w:r w:rsidRPr="00C21C22">
              <w:t>AcceptedPayment</w:t>
            </w:r>
          </w:p>
          <w:p w14:paraId="16B337B2" w14:textId="77777777" w:rsidR="00814D8A" w:rsidRPr="00C21C22" w:rsidRDefault="00814D8A" w:rsidP="001F179A">
            <w:pPr>
              <w:pStyle w:val="StyleArial8ptBoldAfter0ptLinespacing15lines"/>
            </w:pPr>
            <w:r w:rsidRPr="00C21C22">
              <w:t>PaymentCard</w:t>
            </w:r>
          </w:p>
          <w:p w14:paraId="16B337B3" w14:textId="77777777" w:rsidR="00814D8A" w:rsidRPr="00C21C22" w:rsidRDefault="00814D8A" w:rsidP="001F179A">
            <w:pPr>
              <w:pStyle w:val="StyleArial8ptBoldAfter0ptLinespacing15lines"/>
            </w:pPr>
            <w:r w:rsidRPr="00C21C22">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7B4" w14:textId="77777777" w:rsidR="00814D8A" w:rsidRPr="00925C6A" w:rsidRDefault="00814D8A" w:rsidP="001F179A">
            <w:pPr>
              <w:pStyle w:val="StyleArial8ptBoldAfter0ptLinespacing15lines"/>
            </w:pPr>
            <w:r w:rsidRPr="00925C6A">
              <w:t>M</w:t>
            </w:r>
          </w:p>
          <w:p w14:paraId="16B337B5" w14:textId="77777777" w:rsidR="00814D8A" w:rsidRPr="00925C6A" w:rsidRDefault="00814D8A" w:rsidP="001F179A">
            <w:pPr>
              <w:pStyle w:val="StyleArial8ptBoldAfter0ptLinespacing15lines"/>
            </w:pPr>
            <w:r w:rsidRPr="00925C6A">
              <w:t>M</w:t>
            </w:r>
          </w:p>
          <w:p w14:paraId="16B337B6" w14:textId="77777777" w:rsidR="00814D8A" w:rsidRPr="00925C6A" w:rsidRDefault="00814D8A" w:rsidP="001F179A">
            <w:pPr>
              <w:pStyle w:val="StyleArial8ptBoldAfter0ptLinespacing15lines"/>
            </w:pPr>
            <w:r w:rsidRPr="00925C6A">
              <w:t>M</w:t>
            </w:r>
          </w:p>
          <w:p w14:paraId="16B337B7" w14:textId="77777777" w:rsidR="00814D8A" w:rsidRPr="00925C6A" w:rsidRDefault="00814D8A" w:rsidP="001F179A">
            <w:pPr>
              <w:pStyle w:val="StyleArial8ptBoldAfter0ptLinespacing15lines"/>
            </w:pPr>
            <w:r w:rsidRPr="00925C6A">
              <w:t>M</w:t>
            </w:r>
          </w:p>
          <w:p w14:paraId="16B337B8" w14:textId="77777777" w:rsidR="00814D8A" w:rsidRPr="00925C6A" w:rsidRDefault="00814D8A" w:rsidP="001F179A">
            <w:pPr>
              <w:pStyle w:val="StyleArial8ptBoldAfter0ptLinespacing15lines"/>
            </w:pPr>
            <w:r>
              <w:t>A</w:t>
            </w:r>
          </w:p>
          <w:p w14:paraId="16B337B9" w14:textId="77777777" w:rsidR="00814D8A" w:rsidRPr="00925C6A" w:rsidRDefault="00814D8A" w:rsidP="001F179A">
            <w:pPr>
              <w:pStyle w:val="StyleArial8ptBoldAfter0ptLinespacing15lines"/>
            </w:pPr>
            <w:r w:rsidRPr="00925C6A">
              <w:t>M</w:t>
            </w:r>
          </w:p>
          <w:p w14:paraId="16B337BA" w14:textId="77777777" w:rsidR="00814D8A" w:rsidRPr="00925C6A" w:rsidRDefault="00814D8A" w:rsidP="001F179A">
            <w:pPr>
              <w:pStyle w:val="StyleArial8ptBoldAfter0ptLinespacing15lines"/>
            </w:pPr>
            <w:r w:rsidRPr="00925C6A">
              <w:t>A</w:t>
            </w:r>
          </w:p>
          <w:p w14:paraId="16B337BB" w14:textId="77777777" w:rsidR="00814D8A" w:rsidRPr="00925C6A" w:rsidRDefault="00814D8A" w:rsidP="001F179A">
            <w:pPr>
              <w:pStyle w:val="StyleArial8ptBoldAfter0ptLinespacing15lines"/>
            </w:pPr>
            <w:r w:rsidRPr="00925C6A">
              <w:t>M</w:t>
            </w:r>
          </w:p>
          <w:p w14:paraId="16B337BC" w14:textId="77777777" w:rsidR="00814D8A" w:rsidRDefault="00814D8A" w:rsidP="001F179A">
            <w:pPr>
              <w:pStyle w:val="StyleArial8ptBoldAfter0ptLinespacing15lines"/>
            </w:pPr>
            <w:r w:rsidRPr="00925C6A">
              <w:t>M</w:t>
            </w:r>
          </w:p>
          <w:p w14:paraId="16B337BD" w14:textId="77777777" w:rsidR="00814D8A" w:rsidRPr="00C21C22" w:rsidRDefault="00814D8A"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7BE" w14:textId="77777777" w:rsidR="00814D8A" w:rsidRPr="00C21C22"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BF"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7C0" w14:textId="77777777" w:rsidR="00814D8A" w:rsidRPr="00C21C22" w:rsidRDefault="00814D8A"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7C1"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7C2" w14:textId="77777777" w:rsidR="00814D8A" w:rsidRPr="00C21C22" w:rsidRDefault="00814D8A" w:rsidP="00C21C22">
            <w:pPr>
              <w:spacing w:after="0" w:line="360" w:lineRule="auto"/>
              <w:rPr>
                <w:rFonts w:ascii="Arial" w:hAnsi="Arial" w:cs="Arial"/>
                <w:b/>
                <w:sz w:val="16"/>
                <w:szCs w:val="16"/>
              </w:rPr>
            </w:pPr>
          </w:p>
        </w:tc>
      </w:tr>
      <w:tr w:rsidR="00814D8A" w:rsidRPr="00F860DF" w14:paraId="16B337D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C4" w14:textId="77777777" w:rsidR="00814D8A" w:rsidRPr="00D20D45" w:rsidRDefault="00814D8A" w:rsidP="005232E4">
            <w:pPr>
              <w:pStyle w:val="StyleArial8ptAfter0ptLinespacingsingle"/>
              <w:rPr>
                <w:b/>
                <w:color w:val="0000FF"/>
              </w:rPr>
            </w:pPr>
            <w:r w:rsidRPr="00D20D45">
              <w:rPr>
                <w:b/>
                <w:color w:val="0000FF"/>
              </w:rPr>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C5" w14:textId="77777777" w:rsidR="00814D8A" w:rsidRPr="00D20D45" w:rsidRDefault="00814D8A" w:rsidP="005232E4">
            <w:pPr>
              <w:pStyle w:val="StyleArial8ptAfter0ptLinespacingsingle"/>
              <w:rPr>
                <w:b/>
                <w:color w:val="0000FF"/>
              </w:rPr>
            </w:pPr>
            <w:r w:rsidRPr="00D20D45">
              <w:rPr>
                <w:b/>
                <w:color w:val="0000FF"/>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C6" w14:textId="77777777" w:rsidR="00814D8A" w:rsidRPr="00D20D45" w:rsidRDefault="00814D8A" w:rsidP="005232E4">
            <w:pPr>
              <w:pStyle w:val="StyleArial8ptAfter0ptLinespacingsingle"/>
              <w:rPr>
                <w:b/>
                <w:color w:val="0000FF"/>
              </w:rPr>
            </w:pPr>
            <w:r w:rsidRPr="00D20D45">
              <w:rPr>
                <w:b/>
                <w:color w:val="0000FF"/>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C7" w14:textId="77777777" w:rsidR="00814D8A" w:rsidRPr="006F198C" w:rsidRDefault="00814D8A" w:rsidP="001F179A">
            <w:pPr>
              <w:pStyle w:val="StyleArial8ptAfter0ptLinespacingsingle"/>
            </w:pPr>
            <w:r w:rsidRPr="006F198C">
              <w:t>StringLength1to255</w:t>
            </w:r>
          </w:p>
          <w:p w14:paraId="16B337C8" w14:textId="77777777" w:rsidR="00814D8A" w:rsidRPr="006F198C" w:rsidRDefault="00814D8A" w:rsidP="001F179A">
            <w:pPr>
              <w:pStyle w:val="StyleTableText8pt"/>
            </w:pPr>
            <w:r w:rsidRPr="006F198C">
              <w:rPr>
                <w:i/>
              </w:rPr>
              <w:t>Example:</w:t>
            </w:r>
          </w:p>
          <w:p w14:paraId="16B337C9" w14:textId="77777777" w:rsidR="00814D8A" w:rsidRPr="006F198C" w:rsidRDefault="00814D8A" w:rsidP="001F179A">
            <w:pPr>
              <w:pStyle w:val="StyleArial8ptAfter0ptLinespacingsingle"/>
            </w:pPr>
            <w:r w:rsidRPr="006F198C">
              <w:t>&lt;GuaranteePayment PaymentCode="GDC"&gt;</w:t>
            </w:r>
          </w:p>
          <w:p w14:paraId="16B337CA" w14:textId="77777777" w:rsidR="00814D8A" w:rsidRPr="006F198C" w:rsidRDefault="00814D8A" w:rsidP="001F179A">
            <w:pPr>
              <w:pStyle w:val="StyleArial8ptAfter0ptLinespacingsingle"/>
            </w:pPr>
            <w:r w:rsidRPr="006F198C">
              <w:t>&lt;AcceptedPayments&gt; &lt;AcceptedPayment&gt;</w:t>
            </w:r>
          </w:p>
          <w:p w14:paraId="16B337CB" w14:textId="77777777" w:rsidR="00814D8A" w:rsidRPr="006F198C" w:rsidRDefault="00814D8A" w:rsidP="001F179A">
            <w:pPr>
              <w:pStyle w:val="StyleArial8ptAfter0ptLinespacingsingle"/>
            </w:pPr>
            <w:r w:rsidRPr="006F198C">
              <w:t>&lt;PaymentCard CardType=”1” CardCode=”AX” CardNumber=”1234567890123” ExpireDate=”1009”&gt;</w:t>
            </w:r>
          </w:p>
          <w:p w14:paraId="16B337CC" w14:textId="77777777" w:rsidR="00814D8A" w:rsidRPr="006F198C" w:rsidRDefault="00814D8A" w:rsidP="001F179A">
            <w:pPr>
              <w:pStyle w:val="StyleArial8ptAfter0ptLinespacingsingle"/>
            </w:pPr>
            <w:r w:rsidRPr="006F198C">
              <w:t>&lt;CardHolderName&gt;JACK JONES&lt;/CardHolderName&gt;</w:t>
            </w:r>
          </w:p>
          <w:p w14:paraId="16B337CD" w14:textId="77777777" w:rsidR="00814D8A" w:rsidRPr="00D20D45" w:rsidRDefault="00814D8A" w:rsidP="001F179A">
            <w:pPr>
              <w:pStyle w:val="StyleArial8ptAfter0ptLinespacingsingle"/>
              <w:rPr>
                <w:color w:val="0000FF"/>
              </w:rPr>
            </w:pPr>
            <w:r w:rsidRPr="00D20D45">
              <w:rPr>
                <w:color w:val="0000FF"/>
              </w:rPr>
              <w:t>&lt;Address&gt;</w:t>
            </w:r>
          </w:p>
          <w:p w14:paraId="16B337CE" w14:textId="77777777" w:rsidR="00814D8A" w:rsidRPr="00D20D45" w:rsidRDefault="00814D8A" w:rsidP="00DB7AFA">
            <w:pPr>
              <w:spacing w:after="0" w:line="240" w:lineRule="auto"/>
              <w:rPr>
                <w:rFonts w:ascii="Arial" w:hAnsi="Arial" w:cs="Arial"/>
                <w:color w:val="0000FF"/>
                <w:sz w:val="16"/>
                <w:szCs w:val="16"/>
              </w:rPr>
            </w:pPr>
            <w:r w:rsidRPr="00D20D45">
              <w:rPr>
                <w:rFonts w:ascii="Arial" w:hAnsi="Arial" w:cs="Arial"/>
                <w:b/>
                <w:color w:val="0000FF"/>
                <w:sz w:val="16"/>
                <w:szCs w:val="16"/>
              </w:rPr>
              <w:t>&lt;AddressLine&gt;12345 S Main St Big Town USA 12345-1212”&lt;/AddressLine</w:t>
            </w:r>
            <w:r w:rsidRPr="00D20D45">
              <w:rPr>
                <w:rFonts w:ascii="Arial" w:hAnsi="Arial" w:cs="Arial"/>
                <w:color w:val="0000FF"/>
                <w:sz w:val="16"/>
                <w:szCs w:val="16"/>
              </w:rPr>
              <w:t>&gt;</w:t>
            </w:r>
          </w:p>
          <w:p w14:paraId="16B337CF" w14:textId="77777777" w:rsidR="00814D8A" w:rsidRPr="006F198C" w:rsidRDefault="00814D8A" w:rsidP="001F179A">
            <w:pPr>
              <w:pStyle w:val="StyleArial8ptAfter0ptLinespacingsingle"/>
            </w:pPr>
            <w:r w:rsidRPr="006F198C">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D0" w14:textId="77777777" w:rsidR="00814D8A" w:rsidRPr="00D20D45" w:rsidRDefault="00814D8A" w:rsidP="001F179A">
            <w:pPr>
              <w:pStyle w:val="StyleArial8ptCenteredAfter0ptLinespacingsingle"/>
              <w:rPr>
                <w:color w:val="0000FF"/>
              </w:rPr>
            </w:pPr>
            <w:r w:rsidRPr="00D20D45">
              <w:rPr>
                <w:color w:val="0000FF"/>
              </w:rPr>
              <w:t>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D1" w14:textId="77777777" w:rsidR="00814D8A" w:rsidRPr="006F198C" w:rsidRDefault="00814D8A" w:rsidP="00DB7AFA">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7D2" w14:textId="77777777" w:rsidR="00814D8A" w:rsidRPr="00D20D45" w:rsidRDefault="00814D8A" w:rsidP="001F179A">
            <w:pPr>
              <w:pStyle w:val="StyleArial8ptBefore3ptAfter3ptLinespacingsing"/>
              <w:rPr>
                <w:color w:val="0000FF"/>
              </w:rPr>
            </w:pPr>
            <w:r w:rsidRPr="00D20D45">
              <w:rPr>
                <w:color w:val="0000FF"/>
              </w:rPr>
              <w:t>Credit Card Billing Address</w:t>
            </w:r>
          </w:p>
          <w:p w14:paraId="16B337D3" w14:textId="77777777" w:rsidR="00814D8A" w:rsidRPr="00D20D45" w:rsidRDefault="00814D8A" w:rsidP="001F179A">
            <w:pPr>
              <w:pStyle w:val="StyleArial8ptBefore3ptAfter3ptLinespacingsing"/>
              <w:rPr>
                <w:color w:val="0000FF"/>
              </w:rPr>
            </w:pPr>
            <w:r w:rsidRPr="00D20D45">
              <w:rPr>
                <w:color w:val="0000FF"/>
              </w:rPr>
              <w:t>GDS=99</w:t>
            </w:r>
          </w:p>
          <w:p w14:paraId="16B337D4" w14:textId="77777777" w:rsidR="00814D8A" w:rsidRPr="00D20D45" w:rsidRDefault="00814D8A" w:rsidP="00FA3716">
            <w:pPr>
              <w:pStyle w:val="StyleArial8ptBefore3ptAfter3ptLinespacingsing"/>
              <w:rPr>
                <w:strike/>
              </w:rPr>
            </w:pPr>
            <w:r w:rsidRPr="00FA3716">
              <w:rPr>
                <w:b/>
                <w:color w:val="0000FF"/>
              </w:rPr>
              <w:t>GDS Note:</w:t>
            </w:r>
            <w:r w:rsidRPr="00FA3716">
              <w:rPr>
                <w:color w:val="0000FF"/>
              </w:rPr>
              <w:t xml:space="preserve">  Applicable to Galileo/ Apollo</w:t>
            </w:r>
            <w:r>
              <w:rPr>
                <w:color w:val="0000FF"/>
              </w:rPr>
              <w:t xml:space="preserve"> Complete Pricing Plus</w:t>
            </w:r>
            <w:r w:rsidRPr="00FA3716">
              <w:rPr>
                <w:color w:val="0000FF"/>
              </w:rPr>
              <w:t>.</w:t>
            </w:r>
          </w:p>
        </w:tc>
      </w:tr>
      <w:tr w:rsidR="00814D8A" w:rsidRPr="00F860DF" w14:paraId="16B337DC"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7D6"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7D7"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7D8"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7D9"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7DA"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7DB" w14:textId="77777777" w:rsidR="00814D8A" w:rsidRPr="00F860DF" w:rsidRDefault="00814D8A" w:rsidP="0015692A">
            <w:pPr>
              <w:pStyle w:val="TableText"/>
              <w:rPr>
                <w:b/>
                <w:sz w:val="16"/>
                <w:szCs w:val="16"/>
              </w:rPr>
            </w:pPr>
          </w:p>
        </w:tc>
      </w:tr>
      <w:tr w:rsidR="00814D8A" w:rsidRPr="00C21C22" w14:paraId="16B337F7"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7DD" w14:textId="77777777" w:rsidR="00814D8A" w:rsidRPr="0061132B" w:rsidRDefault="00814D8A" w:rsidP="001F179A">
            <w:pPr>
              <w:pStyle w:val="StyleArial8ptBoldAfter0ptLinespacing15lines"/>
            </w:pPr>
            <w:r w:rsidRPr="0061132B">
              <w:t>1</w:t>
            </w:r>
          </w:p>
          <w:p w14:paraId="16B337DE" w14:textId="77777777" w:rsidR="00814D8A" w:rsidRPr="0061132B" w:rsidRDefault="00814D8A" w:rsidP="001F179A">
            <w:pPr>
              <w:pStyle w:val="StyleArial8ptBoldAfter0ptLinespacing15lines"/>
            </w:pPr>
            <w:r w:rsidRPr="0061132B">
              <w:t>2</w:t>
            </w:r>
          </w:p>
          <w:p w14:paraId="16B337DF" w14:textId="77777777" w:rsidR="00814D8A" w:rsidRPr="0061132B" w:rsidRDefault="00814D8A" w:rsidP="001F179A">
            <w:pPr>
              <w:pStyle w:val="StyleArial8ptBoldAfter0ptLinespacing15lines"/>
            </w:pPr>
            <w:r w:rsidRPr="0061132B">
              <w:t>3</w:t>
            </w:r>
          </w:p>
          <w:p w14:paraId="16B337E0" w14:textId="77777777" w:rsidR="00814D8A" w:rsidRPr="0061132B" w:rsidRDefault="00814D8A" w:rsidP="001F179A">
            <w:pPr>
              <w:pStyle w:val="StyleArial8ptBoldAfter0ptLinespacing15lines"/>
            </w:pPr>
            <w:r w:rsidRPr="0061132B">
              <w:t>4</w:t>
            </w:r>
          </w:p>
          <w:p w14:paraId="16B337E1" w14:textId="77777777" w:rsidR="00814D8A" w:rsidRPr="0061132B" w:rsidRDefault="00814D8A" w:rsidP="001F179A">
            <w:pPr>
              <w:pStyle w:val="StyleArial8ptBoldAfter0ptLinespacing15lines"/>
            </w:pPr>
            <w:r w:rsidRPr="0061132B">
              <w:t>5</w:t>
            </w:r>
          </w:p>
          <w:p w14:paraId="16B337E2" w14:textId="77777777" w:rsidR="00814D8A" w:rsidRPr="0061132B" w:rsidRDefault="00814D8A" w:rsidP="001F179A">
            <w:pPr>
              <w:pStyle w:val="StyleArial8ptBoldAfter0ptLinespacing15lines"/>
            </w:pPr>
            <w:r w:rsidRPr="0061132B">
              <w:t>6</w:t>
            </w:r>
          </w:p>
          <w:p w14:paraId="16B337E3" w14:textId="77777777" w:rsidR="00814D8A" w:rsidRPr="0061132B" w:rsidRDefault="00814D8A" w:rsidP="001F179A">
            <w:pPr>
              <w:pStyle w:val="StyleArial8ptBoldAfter0ptLinespacing15lines"/>
            </w:pPr>
            <w:r w:rsidRPr="0061132B">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7E4" w14:textId="77777777" w:rsidR="00814D8A" w:rsidRPr="00344437" w:rsidRDefault="00814D8A" w:rsidP="001F179A">
            <w:pPr>
              <w:pStyle w:val="StyleArial8ptBoldAfter0ptLinespacing15lines"/>
            </w:pPr>
            <w:r w:rsidRPr="00344437">
              <w:t>HotelRes</w:t>
            </w:r>
            <w:r>
              <w:t>Modifies</w:t>
            </w:r>
          </w:p>
          <w:p w14:paraId="16B337E5" w14:textId="77777777" w:rsidR="00814D8A" w:rsidRPr="00344437" w:rsidRDefault="00814D8A" w:rsidP="001F179A">
            <w:pPr>
              <w:pStyle w:val="StyleArial8ptBoldAfter0ptLinespacing15lines"/>
            </w:pPr>
            <w:r w:rsidRPr="00344437">
              <w:t>HotelRes</w:t>
            </w:r>
            <w:r>
              <w:t>Modify</w:t>
            </w:r>
          </w:p>
          <w:p w14:paraId="16B337E6" w14:textId="77777777" w:rsidR="00814D8A" w:rsidRPr="0061132B" w:rsidRDefault="00814D8A" w:rsidP="001F179A">
            <w:pPr>
              <w:pStyle w:val="StyleArial8ptBoldAfter0ptLinespacing15lines"/>
            </w:pPr>
            <w:r w:rsidRPr="0061132B">
              <w:t>RoomStays</w:t>
            </w:r>
          </w:p>
          <w:p w14:paraId="16B337E7" w14:textId="77777777" w:rsidR="00814D8A" w:rsidRPr="0061132B" w:rsidRDefault="00814D8A" w:rsidP="001F179A">
            <w:pPr>
              <w:pStyle w:val="StyleArial8ptBoldAfter0ptLinespacing15lines"/>
            </w:pPr>
            <w:r w:rsidRPr="0061132B">
              <w:t>RoomStay</w:t>
            </w:r>
          </w:p>
          <w:p w14:paraId="16B337E8" w14:textId="77777777" w:rsidR="00814D8A" w:rsidRPr="0061132B" w:rsidRDefault="00814D8A" w:rsidP="001F179A">
            <w:pPr>
              <w:pStyle w:val="StyleArial8ptBoldAfter0ptLinespacing15lines"/>
            </w:pPr>
            <w:r w:rsidRPr="0061132B">
              <w:t>DepositPayments</w:t>
            </w:r>
          </w:p>
          <w:p w14:paraId="16B337E9" w14:textId="77777777" w:rsidR="00814D8A" w:rsidRPr="0061132B" w:rsidRDefault="00814D8A" w:rsidP="001F179A">
            <w:pPr>
              <w:pStyle w:val="StyleArial8ptBoldAfter0ptLinespacing15lines"/>
            </w:pPr>
            <w:r w:rsidRPr="0061132B">
              <w:t>GuaranteePayment</w:t>
            </w:r>
          </w:p>
          <w:p w14:paraId="16B337EA" w14:textId="77777777" w:rsidR="00814D8A" w:rsidRPr="0061132B" w:rsidRDefault="00814D8A" w:rsidP="001F179A">
            <w:pPr>
              <w:pStyle w:val="StyleArial8ptBoldAfter0ptLinespacing15lines"/>
            </w:pPr>
            <w:r w:rsidRPr="0061132B">
              <w:t>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7EB" w14:textId="77777777" w:rsidR="00814D8A" w:rsidRPr="0061132B" w:rsidRDefault="00814D8A" w:rsidP="001F179A">
            <w:pPr>
              <w:pStyle w:val="StyleArial8ptBoldAfter0ptLinespacing15lines"/>
            </w:pPr>
            <w:r w:rsidRPr="0061132B">
              <w:t>M</w:t>
            </w:r>
          </w:p>
          <w:p w14:paraId="16B337EC" w14:textId="77777777" w:rsidR="00814D8A" w:rsidRPr="0061132B" w:rsidRDefault="00814D8A" w:rsidP="001F179A">
            <w:pPr>
              <w:pStyle w:val="StyleArial8ptBoldAfter0ptLinespacing15lines"/>
            </w:pPr>
            <w:r w:rsidRPr="0061132B">
              <w:t>M</w:t>
            </w:r>
          </w:p>
          <w:p w14:paraId="16B337ED" w14:textId="77777777" w:rsidR="00814D8A" w:rsidRPr="0061132B" w:rsidRDefault="00814D8A" w:rsidP="001F179A">
            <w:pPr>
              <w:pStyle w:val="StyleArial8ptBoldAfter0ptLinespacing15lines"/>
            </w:pPr>
            <w:r w:rsidRPr="0061132B">
              <w:t>M</w:t>
            </w:r>
          </w:p>
          <w:p w14:paraId="16B337EE" w14:textId="77777777" w:rsidR="00814D8A" w:rsidRPr="0061132B" w:rsidRDefault="00814D8A" w:rsidP="001F179A">
            <w:pPr>
              <w:pStyle w:val="StyleArial8ptBoldAfter0ptLinespacing15lines"/>
            </w:pPr>
            <w:r w:rsidRPr="0061132B">
              <w:t>M</w:t>
            </w:r>
          </w:p>
          <w:p w14:paraId="16B337EF" w14:textId="77777777" w:rsidR="00814D8A" w:rsidRPr="0061132B" w:rsidRDefault="00814D8A" w:rsidP="001F179A">
            <w:pPr>
              <w:pStyle w:val="StyleArial8ptBoldAfter0ptLinespacing15lines"/>
            </w:pPr>
            <w:r w:rsidRPr="0061132B">
              <w:t>M</w:t>
            </w:r>
          </w:p>
          <w:p w14:paraId="16B337F0" w14:textId="77777777" w:rsidR="00814D8A" w:rsidRPr="0061132B" w:rsidRDefault="00814D8A" w:rsidP="001F179A">
            <w:pPr>
              <w:pStyle w:val="StyleArial8ptBoldAfter0ptLinespacing15lines"/>
            </w:pPr>
            <w:r w:rsidRPr="0061132B">
              <w:t>M</w:t>
            </w:r>
          </w:p>
          <w:p w14:paraId="16B337F1" w14:textId="77777777" w:rsidR="00814D8A" w:rsidRPr="0061132B" w:rsidRDefault="00814D8A" w:rsidP="001F179A">
            <w:pPr>
              <w:pStyle w:val="StyleArial8ptBoldAfter0ptLinespacing15lines"/>
            </w:pPr>
            <w:r w:rsidRPr="0061132B">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F2" w14:textId="77777777" w:rsidR="00814D8A" w:rsidRPr="0061132B" w:rsidRDefault="00814D8A" w:rsidP="005435F1">
            <w:pPr>
              <w:pStyle w:val="StyleTableText6ptAfterbefore"/>
              <w:spacing w:line="276" w:lineRule="auto"/>
              <w:rPr>
                <w:rFonts w:cs="Arial"/>
                <w:b/>
                <w:szCs w:val="16"/>
              </w:rPr>
            </w:pPr>
            <w:r w:rsidRPr="0061132B">
              <w:rPr>
                <w:b/>
              </w:rPr>
              <w:t xml:space="preserve">GDS:  Note:  </w:t>
            </w:r>
            <w:r w:rsidRPr="00D02A7C">
              <w:t xml:space="preserve">Applicable to the following Deposit Codes; GDI, GDB, GDH, GDT, GDO, </w:t>
            </w:r>
            <w:r>
              <w:t xml:space="preserve">and </w:t>
            </w:r>
            <w:r w:rsidRPr="00D02A7C">
              <w:t>GDP</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F3" w14:textId="77777777" w:rsidR="00814D8A" w:rsidRDefault="00814D8A" w:rsidP="00CD4D41">
            <w:pPr>
              <w:spacing w:after="0" w:line="360" w:lineRule="auto"/>
              <w:jc w:val="center"/>
              <w:rPr>
                <w:rFonts w:ascii="Arial" w:hAnsi="Arial" w:cs="Arial"/>
                <w:b/>
                <w:sz w:val="16"/>
                <w:szCs w:val="16"/>
              </w:rPr>
            </w:pPr>
            <w:r>
              <w:rPr>
                <w:rFonts w:ascii="Arial" w:hAnsi="Arial" w:cs="Arial"/>
                <w:b/>
                <w:sz w:val="16"/>
                <w:szCs w:val="16"/>
              </w:rPr>
              <w:t>GDS</w:t>
            </w:r>
          </w:p>
          <w:p w14:paraId="16B337F4" w14:textId="77777777" w:rsidR="00814D8A" w:rsidRPr="0061132B" w:rsidRDefault="00814D8A"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7F5" w14:textId="77777777" w:rsidR="00814D8A" w:rsidRPr="00C21C22" w:rsidRDefault="00814D8A" w:rsidP="00D548CD">
            <w:pPr>
              <w:pStyle w:val="StyleTableText6ptAfterbefore"/>
              <w:rPr>
                <w:b/>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7F6" w14:textId="77777777" w:rsidR="00814D8A" w:rsidRPr="00C21C22" w:rsidRDefault="00814D8A" w:rsidP="0015692A">
            <w:pPr>
              <w:spacing w:before="60" w:after="60" w:line="360" w:lineRule="auto"/>
              <w:rPr>
                <w:rFonts w:ascii="Arial" w:hAnsi="Arial" w:cs="Arial"/>
                <w:b/>
                <w:sz w:val="16"/>
                <w:szCs w:val="16"/>
              </w:rPr>
            </w:pPr>
          </w:p>
        </w:tc>
      </w:tr>
      <w:tr w:rsidR="00814D8A" w:rsidRPr="006F198C" w14:paraId="16B33819" w14:textId="77777777" w:rsidTr="00814D8A">
        <w:trPr>
          <w:cantSplit/>
          <w:trHeight w:val="333"/>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7F8" w14:textId="77777777" w:rsidR="00814D8A" w:rsidRPr="00694E30" w:rsidRDefault="00814D8A" w:rsidP="005232E4">
            <w:pPr>
              <w:pStyle w:val="StyleArial8ptAfter0ptLinespacingsingle"/>
              <w:rPr>
                <w:b/>
              </w:rPr>
            </w:pPr>
            <w:r w:rsidRPr="00694E30">
              <w:rPr>
                <w:b/>
              </w:rPr>
              <w:t>8</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7F9" w14:textId="77777777" w:rsidR="00814D8A" w:rsidRPr="00694E30" w:rsidRDefault="00814D8A" w:rsidP="005232E4">
            <w:pPr>
              <w:pStyle w:val="StyleArial8ptAfter0ptLinespacingsingle"/>
              <w:rPr>
                <w:b/>
              </w:rPr>
            </w:pPr>
            <w:r w:rsidRPr="00694E30">
              <w:rPr>
                <w:b/>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7FA" w14:textId="77777777" w:rsidR="00814D8A" w:rsidRPr="00694E30" w:rsidRDefault="00814D8A" w:rsidP="005232E4">
            <w:pPr>
              <w:pStyle w:val="StyleArial8ptAfter0ptLinespacingsingle"/>
              <w:rPr>
                <w:b/>
              </w:rPr>
            </w:pPr>
            <w:r w:rsidRPr="00694E30">
              <w:rPr>
                <w:b/>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7FB" w14:textId="77777777" w:rsidR="00814D8A" w:rsidRPr="00694E30" w:rsidRDefault="00814D8A" w:rsidP="001F179A">
            <w:pPr>
              <w:pStyle w:val="StyleArial8ptAfter0ptLinespacingsingle"/>
            </w:pPr>
            <w:r w:rsidRPr="00694E30">
              <w:t>FormattedTextTextType</w:t>
            </w:r>
          </w:p>
          <w:p w14:paraId="16B337FC" w14:textId="77777777" w:rsidR="00814D8A" w:rsidRPr="00694E30" w:rsidRDefault="00814D8A" w:rsidP="001F179A">
            <w:pPr>
              <w:pStyle w:val="StyleTableText8pt"/>
            </w:pPr>
            <w:r w:rsidRPr="00694E30">
              <w:rPr>
                <w:i/>
              </w:rPr>
              <w:t>Example value for Guarantee Deposit to Corporate ID:</w:t>
            </w:r>
          </w:p>
          <w:p w14:paraId="16B337FD" w14:textId="77777777" w:rsidR="00814D8A" w:rsidRPr="00694E30" w:rsidRDefault="00814D8A" w:rsidP="001F179A">
            <w:pPr>
              <w:pStyle w:val="StyleArial8ptAfter0ptLinespacingsingle"/>
            </w:pPr>
            <w:r w:rsidRPr="00694E30">
              <w:t>&lt;DepositPayment&gt;</w:t>
            </w:r>
          </w:p>
          <w:p w14:paraId="16B337FE" w14:textId="77777777" w:rsidR="00814D8A" w:rsidRPr="00694E30" w:rsidRDefault="00814D8A" w:rsidP="001F179A">
            <w:pPr>
              <w:pStyle w:val="StyleArial8ptAfter0ptLinespacingsingle"/>
            </w:pPr>
            <w:r w:rsidRPr="00694E30">
              <w:t>&lt;GuaranteePayment Payment="GDI"&gt;</w:t>
            </w:r>
          </w:p>
          <w:p w14:paraId="16B337FF" w14:textId="77777777" w:rsidR="00814D8A" w:rsidRPr="00694E30" w:rsidRDefault="00814D8A" w:rsidP="001F179A">
            <w:pPr>
              <w:pStyle w:val="StyleArial8ptAfter0ptLinespacingsingle"/>
            </w:pPr>
            <w:r w:rsidRPr="00694E30">
              <w:t>&lt;Description&gt;</w:t>
            </w:r>
          </w:p>
          <w:p w14:paraId="16B33800" w14:textId="77777777" w:rsidR="00814D8A" w:rsidRPr="00694E30" w:rsidRDefault="00814D8A" w:rsidP="00700E37">
            <w:pPr>
              <w:spacing w:after="0" w:line="240" w:lineRule="auto"/>
              <w:rPr>
                <w:rFonts w:ascii="Arial" w:hAnsi="Arial" w:cs="Arial"/>
                <w:sz w:val="16"/>
                <w:szCs w:val="16"/>
              </w:rPr>
            </w:pPr>
            <w:r w:rsidRPr="00694E30">
              <w:rPr>
                <w:rFonts w:ascii="Arial" w:hAnsi="Arial" w:cs="Arial"/>
                <w:b/>
                <w:sz w:val="16"/>
                <w:szCs w:val="16"/>
              </w:rPr>
              <w:t>&lt;Text&gt;Corp ID 5157846397&lt;/Text&gt;</w:t>
            </w:r>
            <w:r w:rsidRPr="00694E30">
              <w:rPr>
                <w:rFonts w:ascii="Arial" w:hAnsi="Arial" w:cs="Arial"/>
                <w:sz w:val="16"/>
                <w:szCs w:val="16"/>
              </w:rPr>
              <w:t xml:space="preserve"> &lt;/Description&gt;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801" w14:textId="77777777" w:rsidR="00814D8A" w:rsidRPr="00694E30" w:rsidRDefault="00814D8A" w:rsidP="001F179A">
            <w:pPr>
              <w:pStyle w:val="StyleArial8ptCenteredAfter0ptLinespacingsingle"/>
            </w:pPr>
            <w:r w:rsidRPr="00694E30">
              <w:t>1-5</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7"/>
              <w:gridCol w:w="1232"/>
            </w:tblGrid>
            <w:tr w:rsidR="00814D8A" w:rsidRPr="00694E30" w14:paraId="16B33804" w14:textId="77777777" w:rsidTr="00AE42A8">
              <w:tc>
                <w:tcPr>
                  <w:tcW w:w="787" w:type="dxa"/>
                </w:tcPr>
                <w:p w14:paraId="16B33802" w14:textId="77777777" w:rsidR="00814D8A" w:rsidRPr="00694E30" w:rsidRDefault="00814D8A" w:rsidP="00D548CD">
                  <w:pPr>
                    <w:spacing w:before="120" w:after="0" w:line="240" w:lineRule="auto"/>
                    <w:rPr>
                      <w:rFonts w:ascii="Arial" w:hAnsi="Arial" w:cs="Arial"/>
                      <w:b/>
                      <w:sz w:val="16"/>
                      <w:szCs w:val="16"/>
                      <w:u w:val="single"/>
                    </w:rPr>
                  </w:pPr>
                  <w:r w:rsidRPr="00694E30">
                    <w:rPr>
                      <w:rFonts w:ascii="Arial" w:hAnsi="Arial" w:cs="Arial"/>
                      <w:b/>
                      <w:sz w:val="16"/>
                      <w:szCs w:val="16"/>
                      <w:u w:val="single"/>
                    </w:rPr>
                    <w:t>Code</w:t>
                  </w:r>
                </w:p>
              </w:tc>
              <w:tc>
                <w:tcPr>
                  <w:tcW w:w="1232" w:type="dxa"/>
                </w:tcPr>
                <w:p w14:paraId="16B33803" w14:textId="77777777" w:rsidR="00814D8A" w:rsidRPr="00694E30" w:rsidRDefault="00814D8A" w:rsidP="00D548CD">
                  <w:pPr>
                    <w:spacing w:before="120" w:after="0" w:line="240" w:lineRule="auto"/>
                    <w:rPr>
                      <w:rFonts w:ascii="Arial" w:hAnsi="Arial" w:cs="Arial"/>
                      <w:b/>
                      <w:sz w:val="16"/>
                      <w:szCs w:val="16"/>
                      <w:u w:val="single"/>
                    </w:rPr>
                  </w:pPr>
                  <w:r w:rsidRPr="00694E30">
                    <w:rPr>
                      <w:rFonts w:ascii="Arial" w:hAnsi="Arial" w:cs="Arial"/>
                      <w:b/>
                      <w:sz w:val="16"/>
                      <w:szCs w:val="16"/>
                      <w:u w:val="single"/>
                    </w:rPr>
                    <w:t>Max Length</w:t>
                  </w:r>
                </w:p>
              </w:tc>
            </w:tr>
            <w:tr w:rsidR="00814D8A" w:rsidRPr="00694E30" w14:paraId="16B33807" w14:textId="77777777" w:rsidTr="00AE42A8">
              <w:tc>
                <w:tcPr>
                  <w:tcW w:w="787" w:type="dxa"/>
                </w:tcPr>
                <w:p w14:paraId="16B33805" w14:textId="77777777" w:rsidR="00814D8A" w:rsidRPr="00694E30" w:rsidRDefault="00814D8A" w:rsidP="001F179A">
                  <w:pPr>
                    <w:pStyle w:val="StyleArial8ptCenteredAfter0ptLinespacingsingle"/>
                  </w:pPr>
                  <w:r w:rsidRPr="00694E30">
                    <w:t>GDI</w:t>
                  </w:r>
                </w:p>
              </w:tc>
              <w:tc>
                <w:tcPr>
                  <w:tcW w:w="1232" w:type="dxa"/>
                </w:tcPr>
                <w:p w14:paraId="16B33806" w14:textId="77777777" w:rsidR="00814D8A" w:rsidRPr="00694E30" w:rsidRDefault="00814D8A" w:rsidP="001F179A">
                  <w:pPr>
                    <w:pStyle w:val="StyleArial8ptCenteredAfter0ptLinespacingsingle"/>
                  </w:pPr>
                  <w:r w:rsidRPr="00694E30">
                    <w:t>20</w:t>
                  </w:r>
                </w:p>
              </w:tc>
            </w:tr>
            <w:tr w:rsidR="00814D8A" w:rsidRPr="00694E30" w14:paraId="16B3380A" w14:textId="77777777" w:rsidTr="00AE42A8">
              <w:tc>
                <w:tcPr>
                  <w:tcW w:w="787" w:type="dxa"/>
                </w:tcPr>
                <w:p w14:paraId="16B33808" w14:textId="77777777" w:rsidR="00814D8A" w:rsidRPr="00694E30" w:rsidRDefault="00814D8A" w:rsidP="001F179A">
                  <w:pPr>
                    <w:pStyle w:val="StyleArial8ptCenteredAfter0ptLinespacingsingle"/>
                  </w:pPr>
                  <w:r w:rsidRPr="00694E30">
                    <w:t>GDB</w:t>
                  </w:r>
                </w:p>
              </w:tc>
              <w:tc>
                <w:tcPr>
                  <w:tcW w:w="1232" w:type="dxa"/>
                </w:tcPr>
                <w:p w14:paraId="16B33809" w14:textId="77777777" w:rsidR="00814D8A" w:rsidRPr="00694E30" w:rsidRDefault="00814D8A" w:rsidP="001F179A">
                  <w:pPr>
                    <w:pStyle w:val="StyleArial8ptCenteredAfter0ptLinespacingsingle"/>
                  </w:pPr>
                  <w:r w:rsidRPr="00694E30">
                    <w:t>84</w:t>
                  </w:r>
                </w:p>
              </w:tc>
            </w:tr>
            <w:tr w:rsidR="00814D8A" w:rsidRPr="00694E30" w14:paraId="16B3380D" w14:textId="77777777" w:rsidTr="00AE42A8">
              <w:tc>
                <w:tcPr>
                  <w:tcW w:w="787" w:type="dxa"/>
                </w:tcPr>
                <w:p w14:paraId="16B3380B" w14:textId="77777777" w:rsidR="00814D8A" w:rsidRPr="00694E30" w:rsidRDefault="00814D8A" w:rsidP="001F179A">
                  <w:pPr>
                    <w:pStyle w:val="StyleArial8ptCenteredAfter0ptLinespacingsingle"/>
                  </w:pPr>
                  <w:r w:rsidRPr="00694E30">
                    <w:t>GDH</w:t>
                  </w:r>
                </w:p>
              </w:tc>
              <w:tc>
                <w:tcPr>
                  <w:tcW w:w="1232" w:type="dxa"/>
                </w:tcPr>
                <w:p w14:paraId="16B3380C" w14:textId="77777777" w:rsidR="00814D8A" w:rsidRPr="00694E30" w:rsidRDefault="00814D8A" w:rsidP="001F179A">
                  <w:pPr>
                    <w:pStyle w:val="StyleArial8ptCenteredAfter0ptLinespacingsingle"/>
                  </w:pPr>
                  <w:r w:rsidRPr="00694E30">
                    <w:t>84</w:t>
                  </w:r>
                </w:p>
              </w:tc>
            </w:tr>
            <w:tr w:rsidR="00814D8A" w:rsidRPr="00694E30" w14:paraId="16B33810" w14:textId="77777777" w:rsidTr="00AE42A8">
              <w:tc>
                <w:tcPr>
                  <w:tcW w:w="787" w:type="dxa"/>
                </w:tcPr>
                <w:p w14:paraId="16B3380E" w14:textId="77777777" w:rsidR="00814D8A" w:rsidRPr="00694E30" w:rsidRDefault="00814D8A" w:rsidP="001F179A">
                  <w:pPr>
                    <w:pStyle w:val="StyleArial8ptCenteredAfter0ptLinespacingsingle"/>
                  </w:pPr>
                  <w:r w:rsidRPr="00694E30">
                    <w:t>GDT</w:t>
                  </w:r>
                </w:p>
              </w:tc>
              <w:tc>
                <w:tcPr>
                  <w:tcW w:w="1232" w:type="dxa"/>
                </w:tcPr>
                <w:p w14:paraId="16B3380F" w14:textId="77777777" w:rsidR="00814D8A" w:rsidRPr="00694E30" w:rsidRDefault="00814D8A" w:rsidP="001F179A">
                  <w:pPr>
                    <w:pStyle w:val="StyleArial8ptCenteredAfter0ptLinespacingsingle"/>
                  </w:pPr>
                  <w:r w:rsidRPr="00694E30">
                    <w:t>84</w:t>
                  </w:r>
                </w:p>
              </w:tc>
            </w:tr>
            <w:tr w:rsidR="00814D8A" w:rsidRPr="00694E30" w14:paraId="16B33813" w14:textId="77777777" w:rsidTr="00AE42A8">
              <w:tc>
                <w:tcPr>
                  <w:tcW w:w="787" w:type="dxa"/>
                </w:tcPr>
                <w:p w14:paraId="16B33811" w14:textId="77777777" w:rsidR="00814D8A" w:rsidRPr="00694E30" w:rsidRDefault="00814D8A" w:rsidP="001F179A">
                  <w:pPr>
                    <w:pStyle w:val="StyleArial8ptCenteredAfter0ptLinespacingsingle"/>
                  </w:pPr>
                  <w:r w:rsidRPr="00694E30">
                    <w:t>GDO</w:t>
                  </w:r>
                </w:p>
              </w:tc>
              <w:tc>
                <w:tcPr>
                  <w:tcW w:w="1232" w:type="dxa"/>
                </w:tcPr>
                <w:p w14:paraId="16B33812" w14:textId="77777777" w:rsidR="00814D8A" w:rsidRPr="00694E30" w:rsidRDefault="00814D8A" w:rsidP="001F179A">
                  <w:pPr>
                    <w:pStyle w:val="StyleArial8ptCenteredAfter0ptLinespacingsingle"/>
                  </w:pPr>
                  <w:r w:rsidRPr="00694E30">
                    <w:t>84</w:t>
                  </w:r>
                </w:p>
              </w:tc>
            </w:tr>
            <w:tr w:rsidR="00814D8A" w:rsidRPr="00694E30" w14:paraId="16B33816" w14:textId="77777777" w:rsidTr="00AE42A8">
              <w:tc>
                <w:tcPr>
                  <w:tcW w:w="787" w:type="dxa"/>
                </w:tcPr>
                <w:p w14:paraId="16B33814" w14:textId="77777777" w:rsidR="00814D8A" w:rsidRPr="00694E30" w:rsidRDefault="00814D8A" w:rsidP="001F179A">
                  <w:pPr>
                    <w:pStyle w:val="StyleArial8ptCenteredAfter0ptLinespacingsingle"/>
                  </w:pPr>
                  <w:r w:rsidRPr="00694E30">
                    <w:t>GDP</w:t>
                  </w:r>
                </w:p>
              </w:tc>
              <w:tc>
                <w:tcPr>
                  <w:tcW w:w="1232" w:type="dxa"/>
                </w:tcPr>
                <w:p w14:paraId="16B33815" w14:textId="77777777" w:rsidR="00814D8A" w:rsidRPr="00694E30" w:rsidRDefault="00814D8A" w:rsidP="001F179A">
                  <w:pPr>
                    <w:pStyle w:val="StyleArial8ptCenteredAfter0ptLinespacingsingle"/>
                  </w:pPr>
                  <w:r w:rsidRPr="00694E30">
                    <w:t>30</w:t>
                  </w:r>
                </w:p>
              </w:tc>
            </w:tr>
          </w:tbl>
          <w:p w14:paraId="16B33817" w14:textId="77777777" w:rsidR="00814D8A" w:rsidRPr="00694E30" w:rsidRDefault="00814D8A" w:rsidP="00D548CD">
            <w:pPr>
              <w:pStyle w:val="StyleArial8ptAfter0ptLinespacingsingle"/>
            </w:pPr>
            <w:r w:rsidRPr="00694E30">
              <w:t>See Appendix A, Figure 9 for code list.</w:t>
            </w:r>
          </w:p>
        </w:tc>
        <w:tc>
          <w:tcPr>
            <w:tcW w:w="387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818" w14:textId="77777777" w:rsidR="00814D8A" w:rsidRPr="00694E30" w:rsidRDefault="00814D8A" w:rsidP="00D8050D">
            <w:pPr>
              <w:pStyle w:val="StyleArial8ptBefore3ptAfter3ptLinespacingsing"/>
            </w:pPr>
            <w:r w:rsidRPr="00694E30">
              <w:t>Guarantee Deposit</w:t>
            </w:r>
          </w:p>
        </w:tc>
      </w:tr>
      <w:tr w:rsidR="00814D8A" w:rsidRPr="006F198C" w14:paraId="16B33821" w14:textId="77777777" w:rsidTr="00814D8A">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16B3381A" w14:textId="77777777" w:rsidR="00814D8A" w:rsidRPr="006F198C" w:rsidRDefault="00814D8A"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81B" w14:textId="77777777" w:rsidR="00814D8A" w:rsidRPr="006F198C" w:rsidRDefault="00814D8A"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81C" w14:textId="77777777" w:rsidR="00814D8A" w:rsidRPr="006F198C" w:rsidRDefault="00814D8A"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16B3381D"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81E"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81F" w14:textId="77777777" w:rsidR="00814D8A" w:rsidRPr="006F198C"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820" w14:textId="77777777" w:rsidR="00814D8A" w:rsidRPr="006F198C" w:rsidRDefault="00814D8A" w:rsidP="00700E37">
            <w:pPr>
              <w:spacing w:after="0" w:line="240" w:lineRule="auto"/>
              <w:jc w:val="center"/>
              <w:rPr>
                <w:rFonts w:ascii="Arial" w:hAnsi="Arial" w:cs="Arial"/>
                <w:sz w:val="16"/>
                <w:szCs w:val="16"/>
              </w:rPr>
            </w:pPr>
          </w:p>
        </w:tc>
      </w:tr>
      <w:tr w:rsidR="00814D8A" w:rsidRPr="006F198C" w14:paraId="16B33829" w14:textId="77777777" w:rsidTr="00814D8A">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16B33822" w14:textId="77777777" w:rsidR="00814D8A" w:rsidRPr="006F198C" w:rsidRDefault="00814D8A"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823" w14:textId="77777777" w:rsidR="00814D8A" w:rsidRPr="006F198C" w:rsidRDefault="00814D8A"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824" w14:textId="77777777" w:rsidR="00814D8A" w:rsidRPr="006F198C" w:rsidRDefault="00814D8A"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16B33825"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826"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827" w14:textId="77777777" w:rsidR="00814D8A" w:rsidRPr="006F198C"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828" w14:textId="77777777" w:rsidR="00814D8A" w:rsidRPr="006F198C" w:rsidRDefault="00814D8A" w:rsidP="00700E37">
            <w:pPr>
              <w:spacing w:after="0" w:line="240" w:lineRule="auto"/>
              <w:jc w:val="center"/>
              <w:rPr>
                <w:rFonts w:ascii="Arial" w:hAnsi="Arial" w:cs="Arial"/>
                <w:sz w:val="16"/>
                <w:szCs w:val="16"/>
              </w:rPr>
            </w:pPr>
          </w:p>
        </w:tc>
      </w:tr>
      <w:tr w:rsidR="00814D8A" w:rsidRPr="006F198C" w14:paraId="16B33831" w14:textId="77777777" w:rsidTr="00814D8A">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16B3382A" w14:textId="77777777" w:rsidR="00814D8A" w:rsidRPr="006F198C" w:rsidRDefault="00814D8A"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82B" w14:textId="77777777" w:rsidR="00814D8A" w:rsidRPr="006F198C" w:rsidRDefault="00814D8A"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82C" w14:textId="77777777" w:rsidR="00814D8A" w:rsidRPr="006F198C" w:rsidRDefault="00814D8A"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16B3382D"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82E"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82F" w14:textId="77777777" w:rsidR="00814D8A" w:rsidRPr="006F198C"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830" w14:textId="77777777" w:rsidR="00814D8A" w:rsidRPr="006F198C" w:rsidRDefault="00814D8A" w:rsidP="00700E37">
            <w:pPr>
              <w:spacing w:after="0" w:line="240" w:lineRule="auto"/>
              <w:jc w:val="center"/>
              <w:rPr>
                <w:rFonts w:ascii="Arial" w:hAnsi="Arial" w:cs="Arial"/>
                <w:sz w:val="16"/>
                <w:szCs w:val="16"/>
              </w:rPr>
            </w:pPr>
          </w:p>
        </w:tc>
      </w:tr>
      <w:tr w:rsidR="00814D8A" w:rsidRPr="006F198C" w14:paraId="16B33839" w14:textId="77777777" w:rsidTr="00814D8A">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16B33832" w14:textId="77777777" w:rsidR="00814D8A" w:rsidRPr="006F198C" w:rsidRDefault="00814D8A"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833" w14:textId="77777777" w:rsidR="00814D8A" w:rsidRPr="006F198C" w:rsidRDefault="00814D8A"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834" w14:textId="77777777" w:rsidR="00814D8A" w:rsidRPr="006F198C" w:rsidRDefault="00814D8A"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16B33835"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836"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837" w14:textId="77777777" w:rsidR="00814D8A" w:rsidRPr="006F198C"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838" w14:textId="77777777" w:rsidR="00814D8A" w:rsidRPr="006F198C" w:rsidRDefault="00814D8A" w:rsidP="00700E37">
            <w:pPr>
              <w:spacing w:after="0" w:line="240" w:lineRule="auto"/>
              <w:jc w:val="center"/>
              <w:rPr>
                <w:rFonts w:ascii="Arial" w:hAnsi="Arial" w:cs="Arial"/>
                <w:sz w:val="16"/>
                <w:szCs w:val="16"/>
              </w:rPr>
            </w:pPr>
          </w:p>
        </w:tc>
      </w:tr>
      <w:tr w:rsidR="00814D8A" w:rsidRPr="006F198C" w14:paraId="16B33841" w14:textId="77777777" w:rsidTr="00814D8A">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16B3383A" w14:textId="77777777" w:rsidR="00814D8A" w:rsidRPr="006F198C" w:rsidRDefault="00814D8A"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16B3383B" w14:textId="77777777" w:rsidR="00814D8A" w:rsidRPr="006F198C" w:rsidRDefault="00814D8A"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16B3383C" w14:textId="77777777" w:rsidR="00814D8A" w:rsidRPr="006F198C" w:rsidRDefault="00814D8A"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16B3383D"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83E"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83F" w14:textId="77777777" w:rsidR="00814D8A" w:rsidRPr="006F198C" w:rsidRDefault="00814D8A" w:rsidP="00214888">
            <w:pPr>
              <w:spacing w:after="0" w:line="240" w:lineRule="auto"/>
              <w:rPr>
                <w:rFonts w:ascii="Arial" w:hAnsi="Arial" w:cs="Arial"/>
                <w:sz w:val="16"/>
                <w:szCs w:val="16"/>
              </w:rPr>
            </w:pPr>
          </w:p>
        </w:tc>
        <w:tc>
          <w:tcPr>
            <w:tcW w:w="3870" w:type="dxa"/>
            <w:vMerge/>
            <w:tcBorders>
              <w:left w:val="single" w:sz="4" w:space="0" w:color="C0C0C0"/>
              <w:right w:val="single" w:sz="4" w:space="0" w:color="C0C0C0"/>
            </w:tcBorders>
            <w:shd w:val="clear" w:color="auto" w:fill="auto"/>
          </w:tcPr>
          <w:p w14:paraId="16B33840" w14:textId="77777777" w:rsidR="00814D8A" w:rsidRPr="006F198C" w:rsidRDefault="00814D8A" w:rsidP="00700E37">
            <w:pPr>
              <w:spacing w:after="0" w:line="240" w:lineRule="auto"/>
              <w:jc w:val="center"/>
              <w:rPr>
                <w:rFonts w:ascii="Arial" w:hAnsi="Arial" w:cs="Arial"/>
                <w:sz w:val="16"/>
                <w:szCs w:val="16"/>
              </w:rPr>
            </w:pPr>
          </w:p>
        </w:tc>
      </w:tr>
      <w:tr w:rsidR="00814D8A" w:rsidRPr="00F860DF" w14:paraId="16B33849" w14:textId="77777777" w:rsidTr="00814D8A">
        <w:trPr>
          <w:cantSplit/>
          <w:trHeight w:val="332"/>
        </w:trPr>
        <w:tc>
          <w:tcPr>
            <w:tcW w:w="450" w:type="dxa"/>
            <w:vMerge/>
            <w:tcBorders>
              <w:left w:val="single" w:sz="4" w:space="0" w:color="C0C0C0"/>
              <w:bottom w:val="single" w:sz="4" w:space="0" w:color="C0C0C0"/>
              <w:right w:val="single" w:sz="4" w:space="0" w:color="C0C0C0"/>
            </w:tcBorders>
            <w:shd w:val="clear" w:color="auto" w:fill="F2F2F2" w:themeFill="background1" w:themeFillShade="F2"/>
          </w:tcPr>
          <w:p w14:paraId="16B33842" w14:textId="77777777" w:rsidR="00814D8A" w:rsidRPr="006F198C" w:rsidRDefault="00814D8A" w:rsidP="00C21C22">
            <w:pPr>
              <w:spacing w:after="0" w:line="240" w:lineRule="auto"/>
              <w:jc w:val="center"/>
              <w:rPr>
                <w:rFonts w:ascii="Arial" w:hAnsi="Arial" w:cs="Arial"/>
                <w:b/>
                <w:sz w:val="16"/>
                <w:szCs w:val="16"/>
              </w:rPr>
            </w:pPr>
          </w:p>
        </w:tc>
        <w:tc>
          <w:tcPr>
            <w:tcW w:w="2200" w:type="dxa"/>
            <w:vMerge/>
            <w:tcBorders>
              <w:left w:val="single" w:sz="4" w:space="0" w:color="C0C0C0"/>
              <w:bottom w:val="single" w:sz="4" w:space="0" w:color="C0C0C0"/>
              <w:right w:val="single" w:sz="4" w:space="0" w:color="C0C0C0"/>
            </w:tcBorders>
            <w:shd w:val="clear" w:color="auto" w:fill="F2F2F2" w:themeFill="background1" w:themeFillShade="F2"/>
          </w:tcPr>
          <w:p w14:paraId="16B33843" w14:textId="77777777" w:rsidR="00814D8A" w:rsidRPr="006F198C" w:rsidRDefault="00814D8A" w:rsidP="00214888">
            <w:pPr>
              <w:spacing w:after="0" w:line="240" w:lineRule="auto"/>
              <w:rPr>
                <w:rFonts w:ascii="Arial" w:hAnsi="Arial" w:cs="Arial"/>
                <w:b/>
                <w:sz w:val="16"/>
                <w:szCs w:val="16"/>
              </w:rPr>
            </w:pPr>
          </w:p>
        </w:tc>
        <w:tc>
          <w:tcPr>
            <w:tcW w:w="620" w:type="dxa"/>
            <w:vMerge/>
            <w:tcBorders>
              <w:left w:val="single" w:sz="4" w:space="0" w:color="C0C0C0"/>
              <w:bottom w:val="single" w:sz="4" w:space="0" w:color="C0C0C0"/>
              <w:right w:val="single" w:sz="4" w:space="0" w:color="C0C0C0"/>
            </w:tcBorders>
            <w:shd w:val="clear" w:color="auto" w:fill="F2F2F2" w:themeFill="background1" w:themeFillShade="F2"/>
          </w:tcPr>
          <w:p w14:paraId="16B33844" w14:textId="77777777" w:rsidR="00814D8A" w:rsidRPr="006F198C" w:rsidRDefault="00814D8A" w:rsidP="004A7698">
            <w:pPr>
              <w:spacing w:after="0" w:line="240" w:lineRule="auto"/>
              <w:rPr>
                <w:rFonts w:ascii="Arial" w:hAnsi="Arial" w:cs="Arial"/>
                <w:b/>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845" w14:textId="77777777" w:rsidR="00814D8A" w:rsidRPr="006F198C" w:rsidRDefault="00814D8A"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846" w14:textId="77777777" w:rsidR="00814D8A" w:rsidRPr="006F198C" w:rsidRDefault="00814D8A"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3847" w14:textId="77777777" w:rsidR="00814D8A" w:rsidRPr="006F198C" w:rsidRDefault="00814D8A" w:rsidP="00214888">
            <w:pPr>
              <w:spacing w:after="0" w:line="240" w:lineRule="auto"/>
              <w:rPr>
                <w:rFonts w:ascii="Arial" w:hAnsi="Arial" w:cs="Arial"/>
                <w:sz w:val="16"/>
                <w:szCs w:val="16"/>
              </w:rPr>
            </w:pPr>
          </w:p>
        </w:tc>
        <w:tc>
          <w:tcPr>
            <w:tcW w:w="3870" w:type="dxa"/>
            <w:vMerge/>
            <w:tcBorders>
              <w:left w:val="single" w:sz="4" w:space="0" w:color="C0C0C0"/>
              <w:bottom w:val="single" w:sz="4" w:space="0" w:color="C0C0C0"/>
              <w:right w:val="single" w:sz="4" w:space="0" w:color="C0C0C0"/>
            </w:tcBorders>
            <w:shd w:val="clear" w:color="auto" w:fill="auto"/>
          </w:tcPr>
          <w:p w14:paraId="16B33848" w14:textId="77777777" w:rsidR="00814D8A" w:rsidRPr="006F198C" w:rsidRDefault="00814D8A" w:rsidP="00700E37">
            <w:pPr>
              <w:spacing w:after="0" w:line="240" w:lineRule="auto"/>
              <w:jc w:val="center"/>
              <w:rPr>
                <w:rFonts w:ascii="Arial" w:hAnsi="Arial" w:cs="Arial"/>
                <w:sz w:val="16"/>
                <w:szCs w:val="16"/>
              </w:rPr>
            </w:pPr>
          </w:p>
        </w:tc>
      </w:tr>
      <w:tr w:rsidR="00814D8A" w:rsidRPr="00F860DF" w14:paraId="16B33850"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84A"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4B"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4C"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4D"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4E"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4F" w14:textId="77777777" w:rsidR="00814D8A" w:rsidRPr="00F860DF" w:rsidRDefault="00814D8A" w:rsidP="00B03A8B">
            <w:pPr>
              <w:pStyle w:val="TableText"/>
              <w:spacing w:before="0" w:after="0"/>
              <w:rPr>
                <w:b/>
                <w:sz w:val="16"/>
                <w:szCs w:val="16"/>
              </w:rPr>
            </w:pPr>
          </w:p>
        </w:tc>
      </w:tr>
      <w:tr w:rsidR="00814D8A" w:rsidRPr="00C21C22" w14:paraId="16B3386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851" w14:textId="77777777" w:rsidR="00814D8A" w:rsidRPr="00C21C22" w:rsidRDefault="00814D8A" w:rsidP="001F179A">
            <w:pPr>
              <w:pStyle w:val="StyleArial8ptBoldAfter0ptLinespacing15lines"/>
            </w:pPr>
            <w:r w:rsidRPr="00C21C22">
              <w:t>1</w:t>
            </w:r>
          </w:p>
          <w:p w14:paraId="16B33852" w14:textId="77777777" w:rsidR="00814D8A" w:rsidRPr="00C21C22" w:rsidRDefault="00814D8A" w:rsidP="001F179A">
            <w:pPr>
              <w:pStyle w:val="StyleArial8ptBoldAfter0ptLinespacing15lines"/>
            </w:pPr>
            <w:r w:rsidRPr="00C21C22">
              <w:t>2</w:t>
            </w:r>
          </w:p>
          <w:p w14:paraId="16B33853" w14:textId="77777777" w:rsidR="00814D8A" w:rsidRPr="00C21C22" w:rsidRDefault="00814D8A" w:rsidP="001F179A">
            <w:pPr>
              <w:pStyle w:val="StyleArial8ptBoldAfter0ptLinespacing15lines"/>
            </w:pPr>
            <w:r w:rsidRPr="00C21C22">
              <w:t>3</w:t>
            </w:r>
          </w:p>
          <w:p w14:paraId="16B33854" w14:textId="77777777" w:rsidR="00814D8A" w:rsidRPr="00C21C22" w:rsidRDefault="00814D8A" w:rsidP="001F179A">
            <w:pPr>
              <w:pStyle w:val="StyleArial8ptBoldAfter0ptLinespacing15lines"/>
            </w:pPr>
            <w:r w:rsidRPr="00C21C22">
              <w:t>4</w:t>
            </w:r>
          </w:p>
          <w:p w14:paraId="16B33855" w14:textId="77777777" w:rsidR="00814D8A" w:rsidRPr="00C21C22" w:rsidRDefault="00814D8A" w:rsidP="001F179A">
            <w:pPr>
              <w:pStyle w:val="StyleArial8ptBoldAfter0ptLinespacing15lines"/>
            </w:pPr>
            <w:r w:rsidRPr="00C21C22">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856" w14:textId="77777777" w:rsidR="00814D8A" w:rsidRDefault="00814D8A" w:rsidP="001F179A">
            <w:pPr>
              <w:pStyle w:val="StyleArial8ptBoldAfter0ptLinespacing15lines"/>
            </w:pPr>
            <w:r w:rsidRPr="00C21C22">
              <w:t>HotelRes</w:t>
            </w:r>
            <w:r>
              <w:t>Modifies</w:t>
            </w:r>
          </w:p>
          <w:p w14:paraId="16B33857" w14:textId="77777777" w:rsidR="00814D8A" w:rsidRPr="00C21C22" w:rsidRDefault="00814D8A" w:rsidP="001F179A">
            <w:pPr>
              <w:pStyle w:val="StyleArial8ptBoldAfter0ptLinespacing15lines"/>
            </w:pPr>
            <w:r>
              <w:t>HotelResModify</w:t>
            </w:r>
          </w:p>
          <w:p w14:paraId="16B33858" w14:textId="77777777" w:rsidR="00814D8A" w:rsidRPr="00C21C22" w:rsidRDefault="00814D8A" w:rsidP="001F179A">
            <w:pPr>
              <w:pStyle w:val="StyleArial8ptBoldAfter0ptLinespacing15lines"/>
            </w:pPr>
            <w:r w:rsidRPr="00C21C22">
              <w:t>RoomStays</w:t>
            </w:r>
          </w:p>
          <w:p w14:paraId="16B33859" w14:textId="77777777" w:rsidR="00814D8A" w:rsidRPr="00C21C22" w:rsidRDefault="00814D8A" w:rsidP="001F179A">
            <w:pPr>
              <w:pStyle w:val="StyleArial8ptBoldAfter0ptLinespacing15lines"/>
            </w:pPr>
            <w:r w:rsidRPr="00C21C22">
              <w:t>RoomStay</w:t>
            </w:r>
          </w:p>
          <w:p w14:paraId="16B3385A" w14:textId="77777777" w:rsidR="00814D8A" w:rsidRPr="00C21C22" w:rsidRDefault="00814D8A" w:rsidP="001F179A">
            <w:pPr>
              <w:pStyle w:val="StyleArial8ptBoldAfter0ptLinespacing15lines"/>
            </w:pPr>
            <w:r w:rsidRPr="00C21C22">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85B" w14:textId="77777777" w:rsidR="00814D8A" w:rsidRPr="00256611" w:rsidRDefault="00814D8A" w:rsidP="001F179A">
            <w:pPr>
              <w:pStyle w:val="StyleArial8ptBoldAfter0ptLinespacing15lines"/>
            </w:pPr>
            <w:r w:rsidRPr="00256611">
              <w:t>M</w:t>
            </w:r>
          </w:p>
          <w:p w14:paraId="16B3385C" w14:textId="77777777" w:rsidR="00814D8A" w:rsidRPr="00256611" w:rsidRDefault="00814D8A" w:rsidP="001F179A">
            <w:pPr>
              <w:pStyle w:val="StyleArial8ptBoldAfter0ptLinespacing15lines"/>
            </w:pPr>
            <w:r w:rsidRPr="00256611">
              <w:t>M</w:t>
            </w:r>
          </w:p>
          <w:p w14:paraId="16B3385D" w14:textId="77777777" w:rsidR="00814D8A" w:rsidRPr="00256611" w:rsidRDefault="00814D8A" w:rsidP="001F179A">
            <w:pPr>
              <w:pStyle w:val="StyleArial8ptBoldAfter0ptLinespacing15lines"/>
            </w:pPr>
            <w:r w:rsidRPr="00256611">
              <w:t>M</w:t>
            </w:r>
          </w:p>
          <w:p w14:paraId="16B3385E" w14:textId="77777777" w:rsidR="00814D8A" w:rsidRPr="00256611" w:rsidRDefault="00814D8A" w:rsidP="001F179A">
            <w:pPr>
              <w:pStyle w:val="StyleArial8ptBoldAfter0ptLinespacing15lines"/>
            </w:pPr>
            <w:r w:rsidRPr="00256611">
              <w:t>M</w:t>
            </w:r>
          </w:p>
          <w:p w14:paraId="16B3385F" w14:textId="77777777" w:rsidR="00814D8A" w:rsidRPr="00256611" w:rsidRDefault="00814D8A" w:rsidP="001F179A">
            <w:pPr>
              <w:pStyle w:val="StyleArial8ptBoldAfter0ptLinespacing15lines"/>
            </w:pPr>
            <w:r w:rsidRPr="00256611">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860" w14:textId="77777777" w:rsidR="00814D8A" w:rsidRPr="00C21C22"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861" w14:textId="77777777" w:rsidR="00814D8A" w:rsidRDefault="00814D8A" w:rsidP="00023F65">
            <w:pPr>
              <w:spacing w:after="0" w:line="360" w:lineRule="auto"/>
              <w:jc w:val="center"/>
              <w:rPr>
                <w:rFonts w:ascii="Arial" w:hAnsi="Arial" w:cs="Arial"/>
                <w:b/>
                <w:sz w:val="16"/>
                <w:szCs w:val="16"/>
              </w:rPr>
            </w:pPr>
            <w:r>
              <w:rPr>
                <w:rFonts w:ascii="Arial" w:hAnsi="Arial" w:cs="Arial"/>
                <w:b/>
                <w:sz w:val="16"/>
                <w:szCs w:val="16"/>
              </w:rPr>
              <w:t>GDS</w:t>
            </w:r>
          </w:p>
          <w:p w14:paraId="16B33862" w14:textId="77777777" w:rsidR="00814D8A" w:rsidRPr="00C21C22" w:rsidRDefault="00814D8A" w:rsidP="00023F6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863"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864" w14:textId="77777777" w:rsidR="00814D8A" w:rsidRPr="00C21C22" w:rsidRDefault="00814D8A" w:rsidP="00C21C22">
            <w:pPr>
              <w:spacing w:after="0" w:line="360" w:lineRule="auto"/>
              <w:rPr>
                <w:rFonts w:ascii="Arial" w:hAnsi="Arial" w:cs="Arial"/>
                <w:b/>
                <w:sz w:val="16"/>
                <w:szCs w:val="16"/>
              </w:rPr>
            </w:pPr>
          </w:p>
        </w:tc>
      </w:tr>
      <w:tr w:rsidR="00814D8A" w:rsidRPr="006F198C" w14:paraId="16B3387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866"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867" w14:textId="77777777" w:rsidR="00814D8A" w:rsidRPr="00537256" w:rsidRDefault="00814D8A" w:rsidP="001F179A">
            <w:pPr>
              <w:pStyle w:val="StyleArial8ptAfter0ptLinespacingsingle"/>
            </w:pPr>
            <w:r w:rsidRPr="00537256">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68"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69" w14:textId="77777777" w:rsidR="00814D8A" w:rsidRPr="006F198C" w:rsidRDefault="00814D8A" w:rsidP="00801ADC">
            <w:pPr>
              <w:pStyle w:val="StyleTableText6ptAfterbefore"/>
            </w:pPr>
            <w:r w:rsidRPr="006F198C">
              <w:t>StringLength1to8</w:t>
            </w:r>
          </w:p>
          <w:p w14:paraId="16B3386A" w14:textId="77777777" w:rsidR="00814D8A" w:rsidRPr="006F198C" w:rsidRDefault="00814D8A" w:rsidP="00801ADC">
            <w:pPr>
              <w:pStyle w:val="StyleTableText6ptAfterbefore"/>
            </w:pPr>
            <w:r w:rsidRPr="006F198C">
              <w:rPr>
                <w:i/>
              </w:rPr>
              <w:t>Example:</w:t>
            </w:r>
          </w:p>
          <w:p w14:paraId="16B3386B" w14:textId="77777777" w:rsidR="00814D8A" w:rsidRPr="006F198C" w:rsidRDefault="00814D8A" w:rsidP="00801ADC">
            <w:pPr>
              <w:pStyle w:val="StyleTableText6ptAfterbefore"/>
              <w:rPr>
                <w:rFonts w:cs="Arial"/>
                <w:szCs w:val="16"/>
              </w:rPr>
            </w:pPr>
            <w:r w:rsidRPr="006F198C">
              <w:rPr>
                <w:rFonts w:cs="Arial"/>
                <w:szCs w:val="16"/>
              </w:rPr>
              <w:t xml:space="preserve">&lt;BasicPropertyInfo </w:t>
            </w:r>
            <w:r w:rsidRPr="006F198C">
              <w:rPr>
                <w:rFonts w:cs="Arial"/>
                <w:b/>
                <w:szCs w:val="16"/>
              </w:rPr>
              <w:t>ChainCode="XX"</w:t>
            </w:r>
            <w:r w:rsidRPr="006F198C">
              <w:rPr>
                <w:rFonts w:cs="Arial"/>
                <w:szCs w:val="16"/>
              </w:rPr>
              <w:t xml:space="preserve"> HotelCityCode="LBA"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6C"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6D" w14:textId="77777777" w:rsidR="00814D8A" w:rsidRPr="006F198C"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6E" w14:textId="77777777" w:rsidR="00814D8A" w:rsidRPr="006F198C" w:rsidRDefault="00814D8A" w:rsidP="001F179A">
            <w:pPr>
              <w:pStyle w:val="StyleArial8ptBefore3ptAfter3ptLinespacingsing"/>
            </w:pPr>
            <w:r w:rsidRPr="006F198C">
              <w:t>Chain Code</w:t>
            </w:r>
          </w:p>
          <w:p w14:paraId="16B3386F" w14:textId="77777777" w:rsidR="00814D8A" w:rsidRPr="006F198C" w:rsidRDefault="00814D8A" w:rsidP="00D8050D">
            <w:pPr>
              <w:pStyle w:val="StyleArial8ptBefore3ptAfter3ptLinespacingsing"/>
            </w:pPr>
            <w:r w:rsidRPr="006F198C">
              <w:t>GDS = 3</w:t>
            </w:r>
          </w:p>
        </w:tc>
      </w:tr>
      <w:tr w:rsidR="00814D8A" w:rsidRPr="00BD791D" w14:paraId="16B3387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871" w14:textId="77777777" w:rsidR="00814D8A" w:rsidRPr="006F198C"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872" w14:textId="77777777" w:rsidR="00814D8A" w:rsidRPr="00537256" w:rsidRDefault="00814D8A" w:rsidP="001F179A">
            <w:pPr>
              <w:pStyle w:val="StyleArial8ptAfter0ptLinespacingsingle"/>
            </w:pPr>
            <w:r w:rsidRPr="00537256">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73"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74" w14:textId="77777777" w:rsidR="00814D8A" w:rsidRPr="006F198C" w:rsidRDefault="00814D8A" w:rsidP="00801ADC">
            <w:pPr>
              <w:pStyle w:val="StyleTableText6ptAfterbefore"/>
            </w:pPr>
            <w:r w:rsidRPr="006F198C">
              <w:t>StringLength1to16</w:t>
            </w:r>
          </w:p>
          <w:p w14:paraId="16B33875" w14:textId="77777777" w:rsidR="00814D8A" w:rsidRPr="006F198C" w:rsidRDefault="00814D8A" w:rsidP="00801ADC">
            <w:pPr>
              <w:pStyle w:val="StyleTableText6ptAfterbefore"/>
            </w:pPr>
            <w:r w:rsidRPr="006F198C">
              <w:rPr>
                <w:i/>
              </w:rPr>
              <w:t>Example:</w:t>
            </w:r>
          </w:p>
          <w:p w14:paraId="16B33876" w14:textId="77777777" w:rsidR="00814D8A" w:rsidRPr="006F198C" w:rsidRDefault="00814D8A" w:rsidP="00801ADC">
            <w:pPr>
              <w:pStyle w:val="StyleTableText6ptAfterbefore"/>
              <w:rPr>
                <w:rFonts w:cs="Arial"/>
                <w:szCs w:val="16"/>
              </w:rPr>
            </w:pPr>
            <w:r w:rsidRPr="006F198C">
              <w:rPr>
                <w:rFonts w:cs="Arial"/>
                <w:szCs w:val="16"/>
              </w:rPr>
              <w:t xml:space="preserve">&lt;BasicPropertyInfo ChainCode="XX" HotelCityCode="LBA" </w:t>
            </w:r>
            <w:r w:rsidRPr="006F198C">
              <w:rPr>
                <w:rFonts w:cs="Arial"/>
                <w:b/>
                <w:szCs w:val="16"/>
              </w:rPr>
              <w:t>HotelCode="MTLBA"</w:t>
            </w:r>
            <w:r w:rsidRPr="006F198C">
              <w:rPr>
                <w:rFonts w:cs="Arial"/>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77"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78" w14:textId="77777777" w:rsidR="00814D8A" w:rsidRPr="006F198C" w:rsidRDefault="00814D8A" w:rsidP="00077873">
            <w:pPr>
              <w:pStyle w:val="StyleTableText6ptAfterbefore"/>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79" w14:textId="77777777" w:rsidR="00814D8A" w:rsidRPr="006F198C" w:rsidRDefault="00814D8A" w:rsidP="001F179A">
            <w:pPr>
              <w:pStyle w:val="StyleArial8ptBefore3ptAfter3ptLinespacingsing"/>
            </w:pPr>
            <w:r w:rsidRPr="006F198C">
              <w:t>Hotel Code/ Property Number</w:t>
            </w:r>
          </w:p>
          <w:p w14:paraId="16B3387A" w14:textId="77777777" w:rsidR="00814D8A" w:rsidRPr="006F198C" w:rsidRDefault="00814D8A" w:rsidP="00D8050D">
            <w:pPr>
              <w:pStyle w:val="StyleArial8ptBefore3ptAfter3ptLinespacingsing"/>
            </w:pPr>
            <w:r>
              <w:t>GDS</w:t>
            </w:r>
            <w:r w:rsidRPr="006F198C">
              <w:t xml:space="preserve"> = 5</w:t>
            </w:r>
          </w:p>
        </w:tc>
      </w:tr>
      <w:tr w:rsidR="00814D8A" w:rsidRPr="006F198C" w14:paraId="16B33886"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87C" w14:textId="77777777" w:rsidR="00814D8A" w:rsidRPr="00F860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87D" w14:textId="77777777" w:rsidR="00814D8A" w:rsidRPr="00D333E7" w:rsidRDefault="00814D8A" w:rsidP="001F179A">
            <w:pPr>
              <w:pStyle w:val="StyleArial8ptAfter0ptLinespacingsingle"/>
            </w:pPr>
            <w:r w:rsidRPr="00D333E7">
              <w:t>@HotelCityCode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7E" w14:textId="77777777" w:rsidR="00814D8A" w:rsidRPr="006F198C" w:rsidRDefault="00814D8A" w:rsidP="001F179A">
            <w:pPr>
              <w:pStyle w:val="StyleArial8ptAfter0ptLinespacingsingle"/>
            </w:pPr>
            <w:r w:rsidRPr="006F198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7F" w14:textId="77777777" w:rsidR="00814D8A" w:rsidRPr="006F198C" w:rsidRDefault="00814D8A" w:rsidP="00801ADC">
            <w:pPr>
              <w:pStyle w:val="StyleTableText6ptAfterbefore"/>
            </w:pPr>
            <w:r w:rsidRPr="006F198C">
              <w:t>StringLength1to8</w:t>
            </w:r>
          </w:p>
          <w:p w14:paraId="16B33880" w14:textId="77777777" w:rsidR="00814D8A" w:rsidRPr="006F198C" w:rsidRDefault="00814D8A" w:rsidP="00801ADC">
            <w:pPr>
              <w:pStyle w:val="StyleTableText6ptAfterbefore"/>
            </w:pPr>
            <w:r w:rsidRPr="006F198C">
              <w:rPr>
                <w:i/>
              </w:rPr>
              <w:t>Example:</w:t>
            </w:r>
          </w:p>
          <w:p w14:paraId="16B33881" w14:textId="77777777" w:rsidR="00814D8A" w:rsidRPr="006F198C" w:rsidRDefault="00814D8A" w:rsidP="00801ADC">
            <w:pPr>
              <w:pStyle w:val="StyleTableText6ptAfterbefore"/>
              <w:rPr>
                <w:rFonts w:cs="Arial"/>
                <w:szCs w:val="16"/>
              </w:rPr>
            </w:pPr>
            <w:r w:rsidRPr="006F198C">
              <w:rPr>
                <w:rFonts w:cs="Arial"/>
                <w:szCs w:val="16"/>
              </w:rPr>
              <w:t xml:space="preserve">&lt;BasicPropertyInfo ChainCode="XX" </w:t>
            </w:r>
            <w:r w:rsidRPr="006F198C">
              <w:rPr>
                <w:rFonts w:cs="Arial"/>
                <w:b/>
                <w:szCs w:val="16"/>
              </w:rPr>
              <w:t>HotelCityCode="LBA"</w:t>
            </w:r>
            <w:r w:rsidRPr="006F198C">
              <w:rPr>
                <w:rFonts w:cs="Arial"/>
                <w:szCs w:val="16"/>
              </w:rPr>
              <w:t xml:space="preserve">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82"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83" w14:textId="77777777" w:rsidR="00814D8A" w:rsidRPr="006F198C"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84" w14:textId="77777777" w:rsidR="00814D8A" w:rsidRPr="00E07112" w:rsidRDefault="00814D8A" w:rsidP="00D548CD">
            <w:pPr>
              <w:pStyle w:val="StyleTableText6ptAfterbefore"/>
            </w:pPr>
            <w:r w:rsidRPr="00E07112">
              <w:t>Hotel City</w:t>
            </w:r>
          </w:p>
          <w:p w14:paraId="16B33885" w14:textId="77777777" w:rsidR="00814D8A" w:rsidRPr="00E07112" w:rsidRDefault="00814D8A" w:rsidP="00D8050D">
            <w:pPr>
              <w:pStyle w:val="StyleTableText6ptAfterbefore"/>
            </w:pPr>
            <w:r w:rsidRPr="00E07112">
              <w:rPr>
                <w:b/>
              </w:rPr>
              <w:t xml:space="preserve">GDS </w:t>
            </w:r>
            <w:r w:rsidR="000876E3" w:rsidRPr="00E07112">
              <w:rPr>
                <w:b/>
              </w:rPr>
              <w:t>Certification Testing Note</w:t>
            </w:r>
            <w:r w:rsidRPr="00E07112">
              <w:rPr>
                <w:b/>
              </w:rPr>
              <w:t xml:space="preserve">:  </w:t>
            </w:r>
            <w:r w:rsidRPr="00E07112">
              <w:rPr>
                <w:i/>
              </w:rPr>
              <w:t>Applicable to Worldspan</w:t>
            </w:r>
            <w:r w:rsidRPr="00E07112">
              <w:t>.</w:t>
            </w:r>
          </w:p>
        </w:tc>
      </w:tr>
      <w:tr w:rsidR="00814D8A" w:rsidRPr="00F860DF" w14:paraId="16B33893"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887" w14:textId="77777777" w:rsidR="00814D8A" w:rsidRPr="006F198C"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888" w14:textId="77777777" w:rsidR="00814D8A" w:rsidRPr="00537256" w:rsidRDefault="00814D8A" w:rsidP="001F179A">
            <w:pPr>
              <w:pStyle w:val="StyleArial8ptAfter0ptLinespacingsingle"/>
            </w:pPr>
            <w:r w:rsidRPr="00537256">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89"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8A" w14:textId="77777777" w:rsidR="00814D8A" w:rsidRPr="006F198C" w:rsidRDefault="00814D8A" w:rsidP="00801ADC">
            <w:pPr>
              <w:pStyle w:val="StyleTableText6ptAfterbefore"/>
            </w:pPr>
            <w:r w:rsidRPr="006F198C">
              <w:t>StringLength1to32</w:t>
            </w:r>
          </w:p>
          <w:p w14:paraId="16B3388B" w14:textId="77777777" w:rsidR="00814D8A" w:rsidRPr="006F198C" w:rsidRDefault="00814D8A" w:rsidP="00801ADC">
            <w:pPr>
              <w:pStyle w:val="StyleTableText6ptAfterbefore"/>
            </w:pPr>
            <w:r w:rsidRPr="006F198C">
              <w:rPr>
                <w:i/>
              </w:rPr>
              <w:t>Example:</w:t>
            </w:r>
          </w:p>
          <w:p w14:paraId="16B3388C" w14:textId="77777777" w:rsidR="00814D8A" w:rsidRPr="006F198C" w:rsidRDefault="00814D8A" w:rsidP="00801ADC">
            <w:pPr>
              <w:pStyle w:val="StyleTableText6ptAfterbefore"/>
              <w:rPr>
                <w:rFonts w:cs="Arial"/>
                <w:szCs w:val="16"/>
              </w:rPr>
            </w:pPr>
            <w:r w:rsidRPr="006F198C">
              <w:rPr>
                <w:rFonts w:cs="Arial"/>
                <w:szCs w:val="16"/>
              </w:rPr>
              <w:t xml:space="preserve">&lt;BasicPropertyInfo ChainCode="XX" HotelCityCode="LBA" HotelCode="MTLBA" </w:t>
            </w:r>
            <w:r w:rsidRPr="006F198C">
              <w:rPr>
                <w:rFonts w:cs="Arial"/>
                <w:b/>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8D"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8E" w14:textId="77777777" w:rsidR="00814D8A" w:rsidRPr="006F198C" w:rsidRDefault="00814D8A" w:rsidP="001F179A">
            <w:pPr>
              <w:pStyle w:val="StyleTableText8pt"/>
            </w:pPr>
            <w:r w:rsidRPr="006F198C">
              <w:rPr>
                <w:i/>
              </w:rPr>
              <w:t>Valid values</w:t>
            </w:r>
            <w:r w:rsidRPr="006F198C">
              <w:t>:</w:t>
            </w:r>
          </w:p>
          <w:p w14:paraId="16B3388F" w14:textId="77777777" w:rsidR="00814D8A" w:rsidRPr="006F198C" w:rsidRDefault="00814D8A" w:rsidP="00353ACC">
            <w:pPr>
              <w:pStyle w:val="StyleTableText6ptAfterbefore"/>
              <w:numPr>
                <w:ilvl w:val="0"/>
                <w:numId w:val="15"/>
              </w:numPr>
              <w:ind w:left="252" w:hanging="252"/>
            </w:pPr>
            <w:r w:rsidRPr="006F198C">
              <w:t>1V</w:t>
            </w:r>
            <w:r>
              <w:t xml:space="preserve"> =</w:t>
            </w:r>
            <w:r w:rsidRPr="006F198C">
              <w:t xml:space="preserve"> </w:t>
            </w:r>
            <w:r>
              <w:t>Apollo</w:t>
            </w:r>
          </w:p>
          <w:p w14:paraId="16B33890" w14:textId="77777777" w:rsidR="00814D8A" w:rsidRPr="006F198C" w:rsidRDefault="00814D8A" w:rsidP="00353ACC">
            <w:pPr>
              <w:pStyle w:val="StyleTableText6ptAfterbefore"/>
              <w:numPr>
                <w:ilvl w:val="0"/>
                <w:numId w:val="15"/>
              </w:numPr>
              <w:ind w:left="252" w:hanging="252"/>
            </w:pPr>
            <w:r w:rsidRPr="006F198C">
              <w:t xml:space="preserve">1G </w:t>
            </w:r>
            <w:r>
              <w:t xml:space="preserve">= </w:t>
            </w:r>
            <w:r w:rsidRPr="006F198C">
              <w:t>Galileo</w:t>
            </w:r>
          </w:p>
          <w:p w14:paraId="16B33891" w14:textId="77777777" w:rsidR="00814D8A" w:rsidRPr="006F198C" w:rsidRDefault="00814D8A" w:rsidP="00353ACC">
            <w:pPr>
              <w:pStyle w:val="StyleTableText6ptAfterbefore"/>
              <w:numPr>
                <w:ilvl w:val="0"/>
                <w:numId w:val="15"/>
              </w:numPr>
              <w:ind w:left="252" w:hanging="252"/>
            </w:pPr>
            <w:r w:rsidRPr="006F198C">
              <w:t>1P</w:t>
            </w:r>
            <w:r>
              <w:t xml:space="preserve"> =</w:t>
            </w:r>
            <w:r w:rsidRPr="006F198C">
              <w:t xml:space="preserve"> Worldspan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92" w14:textId="77777777" w:rsidR="00814D8A" w:rsidRPr="00F860DF" w:rsidRDefault="00814D8A" w:rsidP="001F179A">
            <w:pPr>
              <w:pStyle w:val="StyleArial8ptBefore3ptAfter3ptLinespacingsing"/>
            </w:pPr>
            <w:r w:rsidRPr="006F198C">
              <w:t>GDS Identifier</w:t>
            </w:r>
          </w:p>
        </w:tc>
      </w:tr>
      <w:tr w:rsidR="00814D8A" w:rsidRPr="00F860DF" w14:paraId="16B3389A"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894"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95"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96"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97"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98"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99" w14:textId="77777777" w:rsidR="00814D8A" w:rsidRPr="00F860DF" w:rsidRDefault="00814D8A" w:rsidP="0015692A">
            <w:pPr>
              <w:pStyle w:val="TableText"/>
              <w:rPr>
                <w:b/>
                <w:sz w:val="16"/>
                <w:szCs w:val="16"/>
              </w:rPr>
            </w:pPr>
          </w:p>
        </w:tc>
      </w:tr>
      <w:tr w:rsidR="00814D8A" w:rsidRPr="00C21C22" w14:paraId="16B338B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89B" w14:textId="77777777" w:rsidR="00814D8A" w:rsidRPr="00C21C22" w:rsidRDefault="00814D8A" w:rsidP="001F179A">
            <w:pPr>
              <w:pStyle w:val="StyleArial8ptBoldAfter0ptLinespacing15lines"/>
            </w:pPr>
            <w:r w:rsidRPr="00C21C22">
              <w:t>1</w:t>
            </w:r>
          </w:p>
          <w:p w14:paraId="16B3389C" w14:textId="77777777" w:rsidR="00814D8A" w:rsidRPr="00C21C22" w:rsidRDefault="00814D8A" w:rsidP="001F179A">
            <w:pPr>
              <w:pStyle w:val="StyleArial8ptBoldAfter0ptLinespacing15lines"/>
            </w:pPr>
            <w:r w:rsidRPr="00C21C22">
              <w:t>2</w:t>
            </w:r>
          </w:p>
          <w:p w14:paraId="16B3389D" w14:textId="77777777" w:rsidR="00814D8A" w:rsidRPr="00C21C22" w:rsidRDefault="00814D8A" w:rsidP="001F179A">
            <w:pPr>
              <w:pStyle w:val="StyleArial8ptBoldAfter0ptLinespacing15lines"/>
            </w:pPr>
            <w:r w:rsidRPr="00C21C22">
              <w:t>3</w:t>
            </w:r>
          </w:p>
          <w:p w14:paraId="16B3389E" w14:textId="77777777" w:rsidR="00814D8A" w:rsidRPr="00C21C22" w:rsidRDefault="00814D8A" w:rsidP="001F179A">
            <w:pPr>
              <w:pStyle w:val="StyleArial8ptBoldAfter0ptLinespacing15lines"/>
            </w:pPr>
            <w:r w:rsidRPr="00C21C22">
              <w:t>4</w:t>
            </w:r>
          </w:p>
          <w:p w14:paraId="16B3389F" w14:textId="77777777" w:rsidR="00814D8A" w:rsidRPr="00C21C22" w:rsidRDefault="00814D8A" w:rsidP="001F179A">
            <w:pPr>
              <w:pStyle w:val="StyleArial8ptBoldAfter0ptLinespacing15lines"/>
            </w:pPr>
            <w:r w:rsidRPr="00C21C22">
              <w:t>5</w:t>
            </w:r>
          </w:p>
          <w:p w14:paraId="16B338A0" w14:textId="77777777" w:rsidR="00814D8A" w:rsidRPr="00C21C22" w:rsidRDefault="00814D8A" w:rsidP="001F179A">
            <w:pPr>
              <w:pStyle w:val="StyleArial8ptBoldAfter0ptLinespacing15lines"/>
            </w:pPr>
            <w:r w:rsidRPr="00C21C22">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8A1" w14:textId="77777777" w:rsidR="00814D8A" w:rsidRPr="00344437" w:rsidRDefault="00814D8A" w:rsidP="001F179A">
            <w:pPr>
              <w:pStyle w:val="StyleArial8ptBoldAfter0ptLinespacing15lines"/>
            </w:pPr>
            <w:r w:rsidRPr="00344437">
              <w:t>HotelRes</w:t>
            </w:r>
            <w:r>
              <w:t>Modifies</w:t>
            </w:r>
          </w:p>
          <w:p w14:paraId="16B338A2" w14:textId="77777777" w:rsidR="00814D8A" w:rsidRPr="00344437" w:rsidRDefault="00814D8A" w:rsidP="001F179A">
            <w:pPr>
              <w:pStyle w:val="StyleArial8ptBoldAfter0ptLinespacing15lines"/>
            </w:pPr>
            <w:r w:rsidRPr="00344437">
              <w:t>HotelRes</w:t>
            </w:r>
            <w:r>
              <w:t>Modify</w:t>
            </w:r>
          </w:p>
          <w:p w14:paraId="16B338A3" w14:textId="77777777" w:rsidR="00814D8A" w:rsidRPr="00C21C22" w:rsidRDefault="00814D8A" w:rsidP="001F179A">
            <w:pPr>
              <w:pStyle w:val="StyleArial8ptBoldAfter0ptLinespacing15lines"/>
            </w:pPr>
            <w:r w:rsidRPr="00C21C22">
              <w:t>RoomStays</w:t>
            </w:r>
          </w:p>
          <w:p w14:paraId="16B338A4" w14:textId="77777777" w:rsidR="00814D8A" w:rsidRPr="00C21C22" w:rsidRDefault="00814D8A" w:rsidP="001F179A">
            <w:pPr>
              <w:pStyle w:val="StyleArial8ptBoldAfter0ptLinespacing15lines"/>
            </w:pPr>
            <w:r w:rsidRPr="00C21C22">
              <w:t>RoomStay</w:t>
            </w:r>
          </w:p>
          <w:p w14:paraId="16B338A5" w14:textId="77777777" w:rsidR="00814D8A" w:rsidRPr="00C21C22" w:rsidRDefault="00814D8A" w:rsidP="001F179A">
            <w:pPr>
              <w:pStyle w:val="StyleArial8ptBoldAfter0ptLinespacing15lines"/>
            </w:pPr>
            <w:r w:rsidRPr="00C21C22">
              <w:t>SpecialRequests</w:t>
            </w:r>
          </w:p>
          <w:p w14:paraId="16B338A6" w14:textId="77777777" w:rsidR="00814D8A" w:rsidRPr="00C21C22" w:rsidRDefault="00814D8A" w:rsidP="001F179A">
            <w:pPr>
              <w:pStyle w:val="StyleArial8ptBoldAfter0ptLinespacing15lines"/>
            </w:pPr>
            <w:r w:rsidRPr="00C21C22">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8A7" w14:textId="77777777" w:rsidR="00814D8A" w:rsidRPr="00C21C22" w:rsidRDefault="00814D8A" w:rsidP="001F179A">
            <w:pPr>
              <w:pStyle w:val="StyleArial8ptBoldAfter0ptLinespacing15lines"/>
            </w:pPr>
            <w:r w:rsidRPr="00C21C22">
              <w:t>M</w:t>
            </w:r>
          </w:p>
          <w:p w14:paraId="16B338A8" w14:textId="77777777" w:rsidR="00814D8A" w:rsidRPr="00C21C22" w:rsidRDefault="00814D8A" w:rsidP="001F179A">
            <w:pPr>
              <w:pStyle w:val="StyleArial8ptBoldAfter0ptLinespacing15lines"/>
            </w:pPr>
            <w:r w:rsidRPr="00C21C22">
              <w:t>M</w:t>
            </w:r>
          </w:p>
          <w:p w14:paraId="16B338A9" w14:textId="77777777" w:rsidR="00814D8A" w:rsidRPr="00C21C22" w:rsidRDefault="00814D8A" w:rsidP="001F179A">
            <w:pPr>
              <w:pStyle w:val="StyleArial8ptBoldAfter0ptLinespacing15lines"/>
            </w:pPr>
            <w:r w:rsidRPr="00C21C22">
              <w:t>M</w:t>
            </w:r>
          </w:p>
          <w:p w14:paraId="16B338AA" w14:textId="77777777" w:rsidR="00814D8A" w:rsidRPr="00C21C22" w:rsidRDefault="00814D8A" w:rsidP="001F179A">
            <w:pPr>
              <w:pStyle w:val="StyleArial8ptBoldAfter0ptLinespacing15lines"/>
            </w:pPr>
            <w:r w:rsidRPr="00C21C22">
              <w:t>M</w:t>
            </w:r>
          </w:p>
          <w:p w14:paraId="16B338AB" w14:textId="77777777" w:rsidR="00814D8A" w:rsidRPr="00C21C22" w:rsidRDefault="00814D8A" w:rsidP="001F179A">
            <w:pPr>
              <w:pStyle w:val="StyleArial8ptBoldAfter0ptLinespacing15lines"/>
            </w:pPr>
            <w:r w:rsidRPr="00C21C22">
              <w:t>A</w:t>
            </w:r>
          </w:p>
          <w:p w14:paraId="16B338AC" w14:textId="77777777" w:rsidR="00814D8A" w:rsidRPr="00C21C22" w:rsidRDefault="00814D8A" w:rsidP="001F179A">
            <w:pPr>
              <w:pStyle w:val="StyleArial8ptBoldAfter0ptLinespacing15lines"/>
            </w:pPr>
            <w:r w:rsidRPr="00C21C2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8AD" w14:textId="77777777" w:rsidR="00814D8A" w:rsidRPr="00C21C22"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8AE" w14:textId="77777777" w:rsidR="00814D8A" w:rsidRDefault="00814D8A" w:rsidP="009B0BEB">
            <w:pPr>
              <w:spacing w:after="0" w:line="360" w:lineRule="auto"/>
              <w:jc w:val="center"/>
              <w:rPr>
                <w:rFonts w:ascii="Arial" w:hAnsi="Arial" w:cs="Arial"/>
                <w:b/>
                <w:sz w:val="16"/>
                <w:szCs w:val="16"/>
              </w:rPr>
            </w:pPr>
            <w:r>
              <w:rPr>
                <w:rFonts w:ascii="Arial" w:hAnsi="Arial" w:cs="Arial"/>
                <w:b/>
                <w:sz w:val="16"/>
                <w:szCs w:val="16"/>
              </w:rPr>
              <w:t>GDS</w:t>
            </w:r>
          </w:p>
          <w:p w14:paraId="16B338AF" w14:textId="77777777" w:rsidR="00814D8A" w:rsidRPr="00C21C22" w:rsidRDefault="00814D8A"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8B0"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8B1" w14:textId="77777777" w:rsidR="00814D8A" w:rsidRPr="00C21C22" w:rsidRDefault="00814D8A" w:rsidP="0015692A">
            <w:pPr>
              <w:spacing w:before="60" w:after="60" w:line="360" w:lineRule="auto"/>
              <w:rPr>
                <w:rFonts w:ascii="Arial" w:hAnsi="Arial" w:cs="Arial"/>
                <w:b/>
                <w:sz w:val="16"/>
                <w:szCs w:val="16"/>
              </w:rPr>
            </w:pPr>
          </w:p>
        </w:tc>
      </w:tr>
      <w:tr w:rsidR="00814D8A" w:rsidRPr="00516793" w14:paraId="16B338BF"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8B3"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8B4" w14:textId="77777777" w:rsidR="00814D8A" w:rsidRPr="006F198C" w:rsidRDefault="00814D8A" w:rsidP="001F179A">
            <w:pPr>
              <w:pStyle w:val="StyleArial8ptAfter0ptLinespacingsingle"/>
            </w:pPr>
            <w:r w:rsidRPr="006F198C">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B5"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B6" w14:textId="77777777" w:rsidR="00814D8A" w:rsidRPr="006F198C" w:rsidRDefault="00814D8A" w:rsidP="001F179A">
            <w:pPr>
              <w:pStyle w:val="StyleArial8ptAfter0ptLinespacingsingle"/>
            </w:pPr>
            <w:r w:rsidRPr="006F198C">
              <w:t>StringLength1to16</w:t>
            </w:r>
          </w:p>
          <w:p w14:paraId="16B338B7" w14:textId="77777777" w:rsidR="00814D8A" w:rsidRPr="006F198C" w:rsidRDefault="00814D8A" w:rsidP="001F179A">
            <w:pPr>
              <w:pStyle w:val="StyleTableText8pt"/>
            </w:pPr>
            <w:r w:rsidRPr="006F198C">
              <w:rPr>
                <w:i/>
              </w:rPr>
              <w:t>Example:</w:t>
            </w:r>
          </w:p>
          <w:p w14:paraId="16B338B8" w14:textId="77777777" w:rsidR="00814D8A" w:rsidRPr="006F198C" w:rsidRDefault="00814D8A" w:rsidP="001F179A">
            <w:pPr>
              <w:pStyle w:val="StyleArial8ptAfter0ptLinespacingsingle"/>
            </w:pPr>
            <w:r w:rsidRPr="006F198C">
              <w:t>&lt;SpecialRequests&gt;</w:t>
            </w:r>
          </w:p>
          <w:p w14:paraId="16B338B9" w14:textId="77777777" w:rsidR="00814D8A" w:rsidRPr="006F198C" w:rsidRDefault="00814D8A" w:rsidP="005D472D">
            <w:pPr>
              <w:spacing w:after="0" w:line="240" w:lineRule="auto"/>
              <w:rPr>
                <w:rFonts w:ascii="Arial" w:hAnsi="Arial" w:cs="Arial"/>
                <w:sz w:val="16"/>
                <w:szCs w:val="16"/>
              </w:rPr>
            </w:pPr>
            <w:r w:rsidRPr="006F198C">
              <w:rPr>
                <w:rFonts w:ascii="Arial" w:hAnsi="Arial" w:cs="Arial"/>
                <w:sz w:val="16"/>
                <w:szCs w:val="16"/>
              </w:rPr>
              <w:t xml:space="preserve">&lt;SpecialRequest  </w:t>
            </w:r>
            <w:r w:rsidRPr="006F198C">
              <w:rPr>
                <w:rFonts w:ascii="Arial" w:hAnsi="Arial" w:cs="Arial"/>
                <w:b/>
                <w:sz w:val="16"/>
                <w:szCs w:val="16"/>
              </w:rPr>
              <w:t>RequestCode="SUP"</w:t>
            </w:r>
            <w:r w:rsidRPr="006F198C">
              <w:rPr>
                <w:rFonts w:ascii="Arial" w:hAnsi="Arial" w:cs="Arial"/>
                <w:sz w:val="16"/>
                <w:szCs w:val="16"/>
              </w:rPr>
              <w:t>&gt;  &lt;Text&gt;Requests Pool Side Room&lt;/Text&gt;</w:t>
            </w:r>
          </w:p>
          <w:p w14:paraId="16B338BA" w14:textId="77777777" w:rsidR="00814D8A" w:rsidRPr="006F198C" w:rsidRDefault="00814D8A" w:rsidP="001F179A">
            <w:pPr>
              <w:pStyle w:val="StyleArial8ptAfter0ptLinespacingsingle"/>
            </w:pPr>
            <w:r w:rsidRPr="006F198C">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BB"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BC" w14:textId="77777777" w:rsidR="00814D8A" w:rsidRPr="006F198C" w:rsidRDefault="00814D8A" w:rsidP="001F179A">
            <w:pPr>
              <w:pStyle w:val="StyleTableText8pt"/>
            </w:pPr>
            <w:r w:rsidRPr="006F198C">
              <w:rPr>
                <w:i/>
              </w:rPr>
              <w:t>Valid values</w:t>
            </w:r>
            <w:r w:rsidRPr="006F198C">
              <w:t>:</w:t>
            </w:r>
          </w:p>
          <w:p w14:paraId="16B338BD" w14:textId="77777777" w:rsidR="00814D8A" w:rsidRPr="006F198C" w:rsidRDefault="00814D8A" w:rsidP="00E72399">
            <w:pPr>
              <w:pStyle w:val="StyleArial8ptAfter0ptLinespacingsingle"/>
            </w:pPr>
            <w:r w:rsidRPr="006F198C">
              <w:rPr>
                <w:lang w:val="en-AU"/>
              </w:rPr>
              <w:t>SUP = Supplemental Information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BE" w14:textId="77777777" w:rsidR="00814D8A" w:rsidRPr="00516793" w:rsidRDefault="00814D8A" w:rsidP="001F179A">
            <w:pPr>
              <w:pStyle w:val="StyleArial8ptBefore3ptAfter3ptLinespacingsing"/>
            </w:pPr>
            <w:r w:rsidRPr="006F198C">
              <w:t>GDS=3</w:t>
            </w:r>
          </w:p>
        </w:tc>
      </w:tr>
      <w:tr w:rsidR="00814D8A" w:rsidRPr="00F860DF" w14:paraId="16B338C6"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8C0"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C1" w14:textId="77777777" w:rsidR="00814D8A" w:rsidRPr="00F860DF" w:rsidRDefault="00814D8A" w:rsidP="00C11E6D">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C2" w14:textId="77777777" w:rsidR="00814D8A" w:rsidRPr="00F860DF" w:rsidRDefault="00814D8A" w:rsidP="00C11E6D">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C3" w14:textId="77777777" w:rsidR="00814D8A" w:rsidRPr="00F860DF" w:rsidRDefault="00814D8A" w:rsidP="00C11E6D">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C4" w14:textId="77777777" w:rsidR="00814D8A" w:rsidRPr="00F860DF" w:rsidRDefault="00814D8A" w:rsidP="00C11E6D">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C5" w14:textId="77777777" w:rsidR="00814D8A" w:rsidRPr="00F860DF" w:rsidRDefault="00814D8A" w:rsidP="00C11E6D">
            <w:pPr>
              <w:pStyle w:val="TableText"/>
              <w:spacing w:before="0" w:after="0"/>
              <w:rPr>
                <w:b/>
                <w:sz w:val="16"/>
                <w:szCs w:val="16"/>
              </w:rPr>
            </w:pPr>
          </w:p>
        </w:tc>
      </w:tr>
      <w:tr w:rsidR="00814D8A" w:rsidRPr="00C21C22" w14:paraId="16B338D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8C7" w14:textId="77777777" w:rsidR="00814D8A" w:rsidRPr="00C21C22" w:rsidRDefault="00814D8A" w:rsidP="001F179A">
            <w:pPr>
              <w:pStyle w:val="StyleArial8ptBoldAfter0ptLinespacing15lines"/>
            </w:pPr>
            <w:r w:rsidRPr="00C21C22">
              <w:t>1</w:t>
            </w:r>
          </w:p>
          <w:p w14:paraId="16B338C8" w14:textId="77777777" w:rsidR="00814D8A" w:rsidRPr="00C21C22" w:rsidRDefault="00814D8A" w:rsidP="001F179A">
            <w:pPr>
              <w:pStyle w:val="StyleArial8ptBoldAfter0ptLinespacing15lines"/>
            </w:pPr>
            <w:r w:rsidRPr="00C21C22">
              <w:t>2</w:t>
            </w:r>
          </w:p>
          <w:p w14:paraId="16B338C9" w14:textId="77777777" w:rsidR="00814D8A" w:rsidRPr="00C21C22" w:rsidRDefault="00814D8A" w:rsidP="001F179A">
            <w:pPr>
              <w:pStyle w:val="StyleArial8ptBoldAfter0ptLinespacing15lines"/>
            </w:pPr>
            <w:r w:rsidRPr="00C21C22">
              <w:t>3</w:t>
            </w:r>
          </w:p>
          <w:p w14:paraId="16B338CA" w14:textId="77777777" w:rsidR="00814D8A" w:rsidRPr="00C21C22" w:rsidRDefault="00814D8A" w:rsidP="001F179A">
            <w:pPr>
              <w:pStyle w:val="StyleArial8ptBoldAfter0ptLinespacing15lines"/>
            </w:pPr>
            <w:r w:rsidRPr="00C21C22">
              <w:t>4</w:t>
            </w:r>
          </w:p>
          <w:p w14:paraId="16B338CB" w14:textId="77777777" w:rsidR="00814D8A" w:rsidRPr="00C21C22" w:rsidRDefault="00814D8A" w:rsidP="001F179A">
            <w:pPr>
              <w:pStyle w:val="StyleArial8ptBoldAfter0ptLinespacing15lines"/>
            </w:pPr>
            <w:r w:rsidRPr="00C21C22">
              <w:t>5</w:t>
            </w:r>
          </w:p>
          <w:p w14:paraId="16B338CC" w14:textId="77777777" w:rsidR="00814D8A" w:rsidRPr="00C21C22" w:rsidRDefault="00814D8A" w:rsidP="001F179A">
            <w:pPr>
              <w:pStyle w:val="StyleArial8ptBoldAfter0ptLinespacing15lines"/>
            </w:pPr>
            <w:r w:rsidRPr="00C21C22">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8CD" w14:textId="77777777" w:rsidR="00814D8A" w:rsidRPr="00344437" w:rsidRDefault="00814D8A" w:rsidP="001F179A">
            <w:pPr>
              <w:pStyle w:val="StyleArial8ptBoldAfter0ptLinespacing15lines"/>
            </w:pPr>
            <w:r w:rsidRPr="00344437">
              <w:t>HotelRes</w:t>
            </w:r>
            <w:r>
              <w:t>Modifies</w:t>
            </w:r>
          </w:p>
          <w:p w14:paraId="16B338CE" w14:textId="77777777" w:rsidR="00814D8A" w:rsidRPr="00344437" w:rsidRDefault="00814D8A" w:rsidP="001F179A">
            <w:pPr>
              <w:pStyle w:val="StyleArial8ptBoldAfter0ptLinespacing15lines"/>
            </w:pPr>
            <w:r w:rsidRPr="00344437">
              <w:t>HotelRes</w:t>
            </w:r>
            <w:r>
              <w:t>Modify</w:t>
            </w:r>
          </w:p>
          <w:p w14:paraId="16B338CF" w14:textId="77777777" w:rsidR="00814D8A" w:rsidRPr="00C21C22" w:rsidRDefault="00814D8A" w:rsidP="001F179A">
            <w:pPr>
              <w:pStyle w:val="StyleArial8ptBoldAfter0ptLinespacing15lines"/>
            </w:pPr>
            <w:r w:rsidRPr="00C21C22">
              <w:t>RoomStays</w:t>
            </w:r>
          </w:p>
          <w:p w14:paraId="16B338D0" w14:textId="77777777" w:rsidR="00814D8A" w:rsidRPr="00C21C22" w:rsidRDefault="00814D8A" w:rsidP="001F179A">
            <w:pPr>
              <w:pStyle w:val="StyleArial8ptBoldAfter0ptLinespacing15lines"/>
            </w:pPr>
            <w:r w:rsidRPr="00C21C22">
              <w:t>RoomStay</w:t>
            </w:r>
          </w:p>
          <w:p w14:paraId="16B338D1" w14:textId="77777777" w:rsidR="00814D8A" w:rsidRPr="00C21C22" w:rsidRDefault="00814D8A" w:rsidP="001F179A">
            <w:pPr>
              <w:pStyle w:val="StyleArial8ptBoldAfter0ptLinespacing15lines"/>
            </w:pPr>
            <w:r w:rsidRPr="00C21C22">
              <w:t>SpecialRequests</w:t>
            </w:r>
          </w:p>
          <w:p w14:paraId="16B338D2" w14:textId="77777777" w:rsidR="00814D8A" w:rsidRPr="00C21C22" w:rsidRDefault="00814D8A" w:rsidP="001F179A">
            <w:pPr>
              <w:pStyle w:val="StyleArial8ptBoldAfter0ptLinespacing15lines"/>
            </w:pPr>
            <w:r w:rsidRPr="00C21C22">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8D3" w14:textId="77777777" w:rsidR="00814D8A" w:rsidRPr="00C21C22" w:rsidRDefault="00814D8A" w:rsidP="001F179A">
            <w:pPr>
              <w:pStyle w:val="StyleArial8ptBoldAfter0ptLinespacing15lines"/>
            </w:pPr>
            <w:r w:rsidRPr="00C21C22">
              <w:t>M</w:t>
            </w:r>
          </w:p>
          <w:p w14:paraId="16B338D4" w14:textId="77777777" w:rsidR="00814D8A" w:rsidRPr="00C21C22" w:rsidRDefault="00814D8A" w:rsidP="001F179A">
            <w:pPr>
              <w:pStyle w:val="StyleArial8ptBoldAfter0ptLinespacing15lines"/>
            </w:pPr>
            <w:r w:rsidRPr="00C21C22">
              <w:t>M</w:t>
            </w:r>
          </w:p>
          <w:p w14:paraId="16B338D5" w14:textId="77777777" w:rsidR="00814D8A" w:rsidRPr="00C21C22" w:rsidRDefault="00814D8A" w:rsidP="001F179A">
            <w:pPr>
              <w:pStyle w:val="StyleArial8ptBoldAfter0ptLinespacing15lines"/>
            </w:pPr>
            <w:r w:rsidRPr="00C21C22">
              <w:t>M</w:t>
            </w:r>
          </w:p>
          <w:p w14:paraId="16B338D6" w14:textId="77777777" w:rsidR="00814D8A" w:rsidRPr="00C21C22" w:rsidRDefault="00814D8A" w:rsidP="001F179A">
            <w:pPr>
              <w:pStyle w:val="StyleArial8ptBoldAfter0ptLinespacing15lines"/>
            </w:pPr>
            <w:r w:rsidRPr="00C21C22">
              <w:t>M</w:t>
            </w:r>
          </w:p>
          <w:p w14:paraId="16B338D7" w14:textId="77777777" w:rsidR="00814D8A" w:rsidRPr="00C21C22" w:rsidRDefault="00814D8A" w:rsidP="001F179A">
            <w:pPr>
              <w:pStyle w:val="StyleArial8ptBoldAfter0ptLinespacing15lines"/>
            </w:pPr>
            <w:r w:rsidRPr="00C21C22">
              <w:t>A</w:t>
            </w:r>
          </w:p>
          <w:p w14:paraId="16B338D8" w14:textId="77777777" w:rsidR="00814D8A" w:rsidRPr="00C21C22" w:rsidRDefault="00814D8A" w:rsidP="001F179A">
            <w:pPr>
              <w:pStyle w:val="StyleArial8ptBoldAfter0ptLinespacing15lines"/>
            </w:pPr>
            <w:r w:rsidRPr="00C21C2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8D9" w14:textId="77777777" w:rsidR="00814D8A" w:rsidRPr="00C21C22" w:rsidRDefault="00814D8A" w:rsidP="00C11E6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8DA" w14:textId="77777777" w:rsidR="00814D8A" w:rsidRDefault="00814D8A" w:rsidP="00C11E6D">
            <w:pPr>
              <w:spacing w:after="0" w:line="360" w:lineRule="auto"/>
              <w:jc w:val="center"/>
              <w:rPr>
                <w:rFonts w:ascii="Arial" w:hAnsi="Arial" w:cs="Arial"/>
                <w:b/>
                <w:sz w:val="16"/>
                <w:szCs w:val="16"/>
              </w:rPr>
            </w:pPr>
            <w:r>
              <w:rPr>
                <w:rFonts w:ascii="Arial" w:hAnsi="Arial" w:cs="Arial"/>
                <w:b/>
                <w:sz w:val="16"/>
                <w:szCs w:val="16"/>
              </w:rPr>
              <w:t>GDS</w:t>
            </w:r>
          </w:p>
          <w:p w14:paraId="16B338DB" w14:textId="77777777" w:rsidR="00814D8A" w:rsidRPr="00C21C22" w:rsidRDefault="00814D8A" w:rsidP="00C11E6D">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8DC" w14:textId="77777777" w:rsidR="00814D8A" w:rsidRPr="00C21C22" w:rsidRDefault="00814D8A" w:rsidP="00C11E6D">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8DD" w14:textId="77777777" w:rsidR="00814D8A" w:rsidRPr="00C21C22" w:rsidRDefault="00814D8A" w:rsidP="00C11E6D">
            <w:pPr>
              <w:spacing w:after="0" w:line="360" w:lineRule="auto"/>
              <w:rPr>
                <w:rFonts w:ascii="Arial" w:hAnsi="Arial" w:cs="Arial"/>
                <w:b/>
                <w:sz w:val="16"/>
                <w:szCs w:val="16"/>
              </w:rPr>
            </w:pPr>
          </w:p>
        </w:tc>
      </w:tr>
      <w:tr w:rsidR="00814D8A" w:rsidRPr="00F860DF" w14:paraId="16B338E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8DF" w14:textId="77777777" w:rsidR="00814D8A" w:rsidRPr="005232E4" w:rsidRDefault="00814D8A" w:rsidP="005232E4">
            <w:pPr>
              <w:pStyle w:val="StyleArial8ptAfter0ptLinespacingsingle"/>
              <w:rPr>
                <w:b/>
              </w:rPr>
            </w:pPr>
            <w:r w:rsidRPr="005232E4">
              <w:rPr>
                <w:b/>
              </w:rPr>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8E0" w14:textId="77777777" w:rsidR="00814D8A" w:rsidRPr="005232E4" w:rsidRDefault="00814D8A" w:rsidP="005232E4">
            <w:pPr>
              <w:pStyle w:val="StyleArial8ptAfter0ptLinespacingsingle"/>
              <w:rPr>
                <w:b/>
              </w:rPr>
            </w:pPr>
            <w:r w:rsidRPr="005232E4">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8E1" w14:textId="77777777" w:rsidR="00814D8A" w:rsidRPr="005232E4" w:rsidRDefault="00814D8A" w:rsidP="005232E4">
            <w:pPr>
              <w:pStyle w:val="StyleArial8ptAfter0ptLinespacingsingle"/>
              <w:rPr>
                <w:b/>
              </w:rPr>
            </w:pPr>
            <w:r w:rsidRPr="005232E4">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8E2" w14:textId="77777777" w:rsidR="00814D8A" w:rsidRPr="006F198C" w:rsidRDefault="00814D8A" w:rsidP="001F179A">
            <w:pPr>
              <w:pStyle w:val="StyleArial8ptAfter0ptLinespacingsingle"/>
            </w:pPr>
            <w:r w:rsidRPr="006F198C">
              <w:t>FormattedTextTextType</w:t>
            </w:r>
          </w:p>
          <w:p w14:paraId="16B338E3" w14:textId="77777777" w:rsidR="00814D8A" w:rsidRPr="006F198C" w:rsidRDefault="00814D8A" w:rsidP="001F179A">
            <w:pPr>
              <w:pStyle w:val="StyleTableText8pt"/>
            </w:pPr>
            <w:r w:rsidRPr="006F198C">
              <w:rPr>
                <w:i/>
              </w:rPr>
              <w:t>Example:</w:t>
            </w:r>
          </w:p>
          <w:p w14:paraId="16B338E4" w14:textId="77777777" w:rsidR="00814D8A" w:rsidRPr="006F198C" w:rsidRDefault="00814D8A" w:rsidP="001F179A">
            <w:pPr>
              <w:pStyle w:val="StyleArial8ptAfter0ptLinespacingsingle"/>
            </w:pPr>
            <w:r w:rsidRPr="006F198C">
              <w:t>&lt;SpecialRequests&gt;</w:t>
            </w:r>
          </w:p>
          <w:p w14:paraId="16B338E5" w14:textId="77777777" w:rsidR="00814D8A" w:rsidRPr="006F198C" w:rsidRDefault="00814D8A" w:rsidP="005D472D">
            <w:pPr>
              <w:spacing w:after="0" w:line="240" w:lineRule="auto"/>
              <w:rPr>
                <w:rFonts w:ascii="Arial" w:hAnsi="Arial" w:cs="Arial"/>
                <w:sz w:val="16"/>
                <w:szCs w:val="16"/>
              </w:rPr>
            </w:pPr>
            <w:r w:rsidRPr="006F198C">
              <w:rPr>
                <w:rFonts w:ascii="Arial" w:hAnsi="Arial" w:cs="Arial"/>
                <w:sz w:val="16"/>
                <w:szCs w:val="16"/>
              </w:rPr>
              <w:t xml:space="preserve">&lt;SpecialRequest  RequestCode="SUP"&gt;  </w:t>
            </w:r>
            <w:r w:rsidRPr="006F198C">
              <w:rPr>
                <w:rFonts w:ascii="Arial" w:hAnsi="Arial" w:cs="Arial"/>
                <w:b/>
                <w:sz w:val="16"/>
                <w:szCs w:val="16"/>
              </w:rPr>
              <w:t>&lt;Text&gt;Requests Pool Side Room&lt;/Text&gt;</w:t>
            </w:r>
          </w:p>
          <w:p w14:paraId="16B338E6" w14:textId="77777777" w:rsidR="00814D8A" w:rsidRPr="006F198C" w:rsidRDefault="00814D8A" w:rsidP="001F179A">
            <w:pPr>
              <w:pStyle w:val="StyleArial8ptAfter0ptLinespacingsingle"/>
            </w:pPr>
            <w:r w:rsidRPr="006F198C">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8E7"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8E8" w14:textId="77777777" w:rsidR="00814D8A" w:rsidRPr="006F198C" w:rsidRDefault="00814D8A" w:rsidP="00A716B1">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8E9" w14:textId="77777777" w:rsidR="00814D8A" w:rsidRPr="006F198C" w:rsidRDefault="00814D8A" w:rsidP="001F179A">
            <w:pPr>
              <w:pStyle w:val="StyleArial8ptAfter0ptLinespacingsingle"/>
            </w:pPr>
            <w:r w:rsidRPr="006F198C">
              <w:t>Supplemen-tal Information</w:t>
            </w:r>
          </w:p>
          <w:p w14:paraId="16B338EA" w14:textId="77777777" w:rsidR="00814D8A" w:rsidRPr="006F198C" w:rsidRDefault="00814D8A" w:rsidP="00D8050D">
            <w:pPr>
              <w:pStyle w:val="StyleArial8ptAfter0ptLinespacingsingle"/>
            </w:pPr>
            <w:r w:rsidRPr="006F198C">
              <w:t>GDS=90</w:t>
            </w:r>
          </w:p>
        </w:tc>
      </w:tr>
      <w:tr w:rsidR="00814D8A" w:rsidRPr="00F860DF" w14:paraId="16B338F2"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8EC"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8ED"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8EE"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8EF"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8F0"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8F1" w14:textId="77777777" w:rsidR="00814D8A" w:rsidRPr="00F860DF" w:rsidRDefault="00814D8A" w:rsidP="00B03A8B">
            <w:pPr>
              <w:pStyle w:val="TableText"/>
              <w:spacing w:before="0" w:after="0"/>
              <w:rPr>
                <w:b/>
                <w:sz w:val="16"/>
                <w:szCs w:val="16"/>
              </w:rPr>
            </w:pPr>
          </w:p>
        </w:tc>
      </w:tr>
      <w:tr w:rsidR="00814D8A" w:rsidRPr="00367D66" w14:paraId="16B3390D"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8F3" w14:textId="77777777" w:rsidR="00814D8A" w:rsidRPr="00367D66" w:rsidRDefault="00814D8A" w:rsidP="001F179A">
            <w:pPr>
              <w:pStyle w:val="StyleArial8ptBoldAfter0ptLinespacing15lines"/>
            </w:pPr>
            <w:r w:rsidRPr="00367D66">
              <w:t>1</w:t>
            </w:r>
          </w:p>
          <w:p w14:paraId="16B338F4" w14:textId="77777777" w:rsidR="00814D8A" w:rsidRPr="00367D66" w:rsidRDefault="00814D8A" w:rsidP="001F179A">
            <w:pPr>
              <w:pStyle w:val="StyleArial8ptBoldAfter0ptLinespacing15lines"/>
            </w:pPr>
            <w:r w:rsidRPr="00367D66">
              <w:t>2</w:t>
            </w:r>
          </w:p>
          <w:p w14:paraId="16B338F5" w14:textId="77777777" w:rsidR="00814D8A" w:rsidRPr="00367D66" w:rsidRDefault="00814D8A" w:rsidP="001F179A">
            <w:pPr>
              <w:pStyle w:val="StyleArial8ptBoldAfter0ptLinespacing15lines"/>
            </w:pPr>
            <w:r w:rsidRPr="00367D66">
              <w:t>3</w:t>
            </w:r>
          </w:p>
          <w:p w14:paraId="16B338F6" w14:textId="77777777" w:rsidR="00814D8A" w:rsidRPr="00367D66" w:rsidRDefault="00814D8A" w:rsidP="001F179A">
            <w:pPr>
              <w:pStyle w:val="StyleArial8ptBoldAfter0ptLinespacing15lines"/>
            </w:pPr>
            <w:r w:rsidRPr="00367D66">
              <w:t>4</w:t>
            </w:r>
          </w:p>
          <w:p w14:paraId="16B338F7" w14:textId="77777777" w:rsidR="00814D8A" w:rsidRPr="00367D66" w:rsidRDefault="00814D8A" w:rsidP="001F179A">
            <w:pPr>
              <w:pStyle w:val="StyleArial8ptBoldAfter0ptLinespacing15lines"/>
            </w:pPr>
            <w:r w:rsidRPr="00367D66">
              <w:t>5</w:t>
            </w:r>
          </w:p>
          <w:p w14:paraId="16B338F8" w14:textId="77777777" w:rsidR="00814D8A" w:rsidRPr="00367D66" w:rsidRDefault="00814D8A" w:rsidP="001F179A">
            <w:pPr>
              <w:pStyle w:val="StyleArial8ptBoldAfter0ptLinespacing15lines"/>
            </w:pPr>
            <w:r w:rsidRPr="00367D66">
              <w:t>6</w:t>
            </w:r>
          </w:p>
          <w:p w14:paraId="16B338F9" w14:textId="77777777" w:rsidR="00814D8A" w:rsidRPr="00367D66" w:rsidRDefault="00814D8A" w:rsidP="001F179A">
            <w:pPr>
              <w:pStyle w:val="StyleArial8ptBoldAfter0ptLinespacing15lines"/>
            </w:pPr>
            <w:r w:rsidRPr="00367D6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8FA" w14:textId="77777777" w:rsidR="00814D8A" w:rsidRPr="00367D66" w:rsidRDefault="00814D8A" w:rsidP="001F179A">
            <w:pPr>
              <w:pStyle w:val="StyleArial8ptBoldAfter0ptLinespacing15lines"/>
            </w:pPr>
            <w:r w:rsidRPr="00367D66">
              <w:t>HotelResModifies</w:t>
            </w:r>
          </w:p>
          <w:p w14:paraId="16B338FB" w14:textId="77777777" w:rsidR="00814D8A" w:rsidRPr="00367D66" w:rsidRDefault="00814D8A" w:rsidP="001F179A">
            <w:pPr>
              <w:pStyle w:val="StyleArial8ptBoldAfter0ptLinespacing15lines"/>
            </w:pPr>
            <w:r w:rsidRPr="00367D66">
              <w:t>HotelResModify</w:t>
            </w:r>
          </w:p>
          <w:p w14:paraId="16B338FC" w14:textId="77777777" w:rsidR="00814D8A" w:rsidRPr="00367D66" w:rsidRDefault="00814D8A" w:rsidP="001F179A">
            <w:pPr>
              <w:pStyle w:val="StyleArial8ptBoldAfter0ptLinespacing15lines"/>
            </w:pPr>
            <w:r w:rsidRPr="00367D66">
              <w:t>Services</w:t>
            </w:r>
          </w:p>
          <w:p w14:paraId="16B338FD" w14:textId="77777777" w:rsidR="00814D8A" w:rsidRPr="00367D66" w:rsidRDefault="00814D8A" w:rsidP="001F179A">
            <w:pPr>
              <w:pStyle w:val="StyleArial8ptBoldAfter0ptLinespacing15lines"/>
            </w:pPr>
            <w:r w:rsidRPr="00367D66">
              <w:t>Service</w:t>
            </w:r>
          </w:p>
          <w:p w14:paraId="16B338FE" w14:textId="77777777" w:rsidR="00814D8A" w:rsidRPr="00367D66" w:rsidRDefault="00814D8A" w:rsidP="001F179A">
            <w:pPr>
              <w:pStyle w:val="StyleArial8ptBoldAfter0ptLinespacing15lines"/>
            </w:pPr>
            <w:r w:rsidRPr="00367D66">
              <w:t>ServiceDetails</w:t>
            </w:r>
          </w:p>
          <w:p w14:paraId="16B338FF" w14:textId="77777777" w:rsidR="00814D8A" w:rsidRPr="00367D66" w:rsidRDefault="00814D8A" w:rsidP="001F179A">
            <w:pPr>
              <w:pStyle w:val="StyleArial8ptBoldAfter0ptLinespacing15lines"/>
            </w:pPr>
            <w:r w:rsidRPr="00367D66">
              <w:t>SpecialRequests</w:t>
            </w:r>
          </w:p>
          <w:p w14:paraId="16B33900" w14:textId="77777777" w:rsidR="00814D8A" w:rsidRPr="00367D66" w:rsidRDefault="00814D8A" w:rsidP="001F179A">
            <w:pPr>
              <w:pStyle w:val="StyleArial8ptBoldAfter0ptLinespacing15lines"/>
            </w:pPr>
            <w:r w:rsidRPr="00367D66">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901" w14:textId="77777777" w:rsidR="00814D8A" w:rsidRPr="00367D66" w:rsidRDefault="00814D8A" w:rsidP="001F179A">
            <w:pPr>
              <w:pStyle w:val="StyleArial8ptBoldAfter0ptLinespacing15lines"/>
            </w:pPr>
            <w:r w:rsidRPr="00367D66">
              <w:t>M</w:t>
            </w:r>
          </w:p>
          <w:p w14:paraId="16B33902" w14:textId="77777777" w:rsidR="00814D8A" w:rsidRPr="00367D66" w:rsidRDefault="00814D8A" w:rsidP="001F179A">
            <w:pPr>
              <w:pStyle w:val="StyleArial8ptBoldAfter0ptLinespacing15lines"/>
            </w:pPr>
            <w:r w:rsidRPr="00367D66">
              <w:t>M</w:t>
            </w:r>
          </w:p>
          <w:p w14:paraId="16B33903" w14:textId="77777777" w:rsidR="00814D8A" w:rsidRPr="00367D66" w:rsidRDefault="00814D8A" w:rsidP="001F179A">
            <w:pPr>
              <w:pStyle w:val="StyleArial8ptBoldAfter0ptLinespacing15lines"/>
            </w:pPr>
            <w:r w:rsidRPr="00367D66">
              <w:t>A</w:t>
            </w:r>
          </w:p>
          <w:p w14:paraId="16B33904" w14:textId="77777777" w:rsidR="00814D8A" w:rsidRPr="00367D66" w:rsidRDefault="00814D8A" w:rsidP="001F179A">
            <w:pPr>
              <w:pStyle w:val="StyleArial8ptBoldAfter0ptLinespacing15lines"/>
            </w:pPr>
            <w:r w:rsidRPr="00367D66">
              <w:t>M</w:t>
            </w:r>
          </w:p>
          <w:p w14:paraId="16B33905" w14:textId="77777777" w:rsidR="00814D8A" w:rsidRPr="00367D66" w:rsidRDefault="00814D8A" w:rsidP="001F179A">
            <w:pPr>
              <w:pStyle w:val="StyleArial8ptBoldAfter0ptLinespacing15lines"/>
            </w:pPr>
            <w:r w:rsidRPr="00367D66">
              <w:t>A</w:t>
            </w:r>
          </w:p>
          <w:p w14:paraId="16B33906" w14:textId="77777777" w:rsidR="00814D8A" w:rsidRPr="00367D66" w:rsidRDefault="00814D8A" w:rsidP="001F179A">
            <w:pPr>
              <w:pStyle w:val="StyleArial8ptBoldAfter0ptLinespacing15lines"/>
            </w:pPr>
            <w:r w:rsidRPr="00367D66">
              <w:t>A</w:t>
            </w:r>
          </w:p>
          <w:p w14:paraId="16B33907" w14:textId="77777777" w:rsidR="00814D8A" w:rsidRPr="00367D66" w:rsidRDefault="00814D8A" w:rsidP="001F179A">
            <w:pPr>
              <w:pStyle w:val="StyleArial8ptBoldAfter0ptLinespacing15lines"/>
            </w:pPr>
            <w:r w:rsidRPr="00367D6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908" w14:textId="77777777" w:rsidR="00814D8A" w:rsidRPr="00367D66"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09" w14:textId="77777777" w:rsidR="00814D8A" w:rsidRDefault="00814D8A" w:rsidP="009B0BEB">
            <w:pPr>
              <w:spacing w:after="0" w:line="360" w:lineRule="auto"/>
              <w:jc w:val="center"/>
              <w:rPr>
                <w:rFonts w:ascii="Arial" w:hAnsi="Arial" w:cs="Arial"/>
                <w:b/>
                <w:sz w:val="16"/>
                <w:szCs w:val="16"/>
              </w:rPr>
            </w:pPr>
            <w:r>
              <w:rPr>
                <w:rFonts w:ascii="Arial" w:hAnsi="Arial" w:cs="Arial"/>
                <w:b/>
                <w:sz w:val="16"/>
                <w:szCs w:val="16"/>
              </w:rPr>
              <w:t>GDS</w:t>
            </w:r>
          </w:p>
          <w:p w14:paraId="16B3390A" w14:textId="77777777" w:rsidR="00814D8A" w:rsidRPr="00367D66" w:rsidRDefault="00814D8A" w:rsidP="009B0BEB">
            <w:pPr>
              <w:spacing w:after="0" w:line="360" w:lineRule="auto"/>
              <w:jc w:val="center"/>
              <w:rPr>
                <w:rFonts w:ascii="Arial" w:hAnsi="Arial" w:cs="Arial"/>
                <w:b/>
                <w:sz w:val="16"/>
                <w:szCs w:val="16"/>
              </w:rPr>
            </w:pPr>
            <w:r w:rsidRPr="00367D6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90B" w14:textId="77777777" w:rsidR="00814D8A" w:rsidRPr="00367D66"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90C" w14:textId="77777777" w:rsidR="00814D8A" w:rsidRPr="00367D66" w:rsidRDefault="00814D8A" w:rsidP="00C21C22">
            <w:pPr>
              <w:spacing w:after="0" w:line="360" w:lineRule="auto"/>
              <w:rPr>
                <w:rFonts w:ascii="Arial" w:hAnsi="Arial" w:cs="Arial"/>
                <w:b/>
                <w:sz w:val="16"/>
                <w:szCs w:val="16"/>
              </w:rPr>
            </w:pPr>
          </w:p>
        </w:tc>
      </w:tr>
      <w:tr w:rsidR="00814D8A" w:rsidRPr="00367D66" w14:paraId="16B3391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90E" w14:textId="77777777" w:rsidR="00814D8A" w:rsidRPr="00367D66"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90F" w14:textId="77777777" w:rsidR="00814D8A" w:rsidRPr="00367D66" w:rsidRDefault="00814D8A" w:rsidP="001F179A">
            <w:pPr>
              <w:pStyle w:val="StyleArial8ptAfter0ptLinespacingsingle"/>
            </w:pPr>
            <w:r w:rsidRPr="00367D66">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10" w14:textId="77777777" w:rsidR="00814D8A" w:rsidRPr="00367D66" w:rsidRDefault="00814D8A" w:rsidP="001F179A">
            <w:pPr>
              <w:pStyle w:val="StyleArial8ptAfter0ptLinespacingsingle"/>
            </w:pPr>
            <w:r w:rsidRPr="00367D66">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11" w14:textId="77777777" w:rsidR="00814D8A" w:rsidRPr="00367D66" w:rsidRDefault="00814D8A" w:rsidP="001F179A">
            <w:pPr>
              <w:pStyle w:val="StyleArial8ptAfter0ptLinespacingsingle"/>
            </w:pPr>
            <w:r w:rsidRPr="00367D66">
              <w:t>StringLength1to16</w:t>
            </w:r>
          </w:p>
          <w:p w14:paraId="16B33912" w14:textId="77777777" w:rsidR="00814D8A" w:rsidRPr="00367D66" w:rsidRDefault="00814D8A" w:rsidP="001F179A">
            <w:pPr>
              <w:pStyle w:val="StyleTableText8pt"/>
            </w:pPr>
            <w:r w:rsidRPr="00367D66">
              <w:rPr>
                <w:i/>
              </w:rPr>
              <w:t>Example:</w:t>
            </w:r>
          </w:p>
          <w:p w14:paraId="16B33913" w14:textId="77777777" w:rsidR="00814D8A" w:rsidRPr="00367D66" w:rsidRDefault="00814D8A" w:rsidP="001F179A">
            <w:pPr>
              <w:pStyle w:val="StyleArial8ptAfter0ptLinespacingsingle"/>
            </w:pPr>
            <w:r w:rsidRPr="00367D66">
              <w:t>&lt;SpecialRequests&gt;</w:t>
            </w:r>
          </w:p>
          <w:p w14:paraId="16B33914" w14:textId="77777777" w:rsidR="00814D8A" w:rsidRPr="00367D66" w:rsidRDefault="00814D8A" w:rsidP="00A716B1">
            <w:pPr>
              <w:spacing w:after="0" w:line="240" w:lineRule="auto"/>
              <w:rPr>
                <w:rFonts w:ascii="Arial" w:hAnsi="Arial" w:cs="Arial"/>
                <w:sz w:val="16"/>
                <w:szCs w:val="16"/>
              </w:rPr>
            </w:pPr>
            <w:r w:rsidRPr="00367D66">
              <w:rPr>
                <w:rFonts w:ascii="Arial" w:hAnsi="Arial" w:cs="Arial"/>
                <w:sz w:val="16"/>
                <w:szCs w:val="16"/>
              </w:rPr>
              <w:t xml:space="preserve">&lt;SpecialRequest  </w:t>
            </w:r>
            <w:r w:rsidRPr="00367D66">
              <w:rPr>
                <w:rFonts w:ascii="Arial" w:hAnsi="Arial" w:cs="Arial"/>
                <w:b/>
                <w:sz w:val="16"/>
                <w:szCs w:val="16"/>
              </w:rPr>
              <w:t>RequestCode="PUP"</w:t>
            </w:r>
            <w:r w:rsidRPr="00367D66">
              <w:rPr>
                <w:rFonts w:ascii="Arial" w:hAnsi="Arial" w:cs="Arial"/>
                <w:sz w:val="16"/>
                <w:szCs w:val="16"/>
              </w:rPr>
              <w:t>&gt;</w:t>
            </w:r>
          </w:p>
          <w:p w14:paraId="16B33915" w14:textId="77777777" w:rsidR="00814D8A" w:rsidRPr="00367D66" w:rsidRDefault="00814D8A" w:rsidP="00A716B1">
            <w:pPr>
              <w:spacing w:after="0" w:line="240" w:lineRule="auto"/>
              <w:rPr>
                <w:rFonts w:ascii="Arial" w:hAnsi="Arial" w:cs="Arial"/>
                <w:sz w:val="16"/>
                <w:szCs w:val="16"/>
              </w:rPr>
            </w:pPr>
            <w:r w:rsidRPr="00367D66">
              <w:rPr>
                <w:rFonts w:ascii="Arial" w:hAnsi="Arial" w:cs="Arial"/>
                <w:sz w:val="16"/>
                <w:szCs w:val="16"/>
              </w:rPr>
              <w:t>&lt;Text&gt;</w:t>
            </w:r>
            <w:r w:rsidRPr="00367D66">
              <w:t xml:space="preserve"> </w:t>
            </w:r>
            <w:r w:rsidRPr="00367D66">
              <w:rPr>
                <w:rFonts w:ascii="Arial" w:hAnsi="Arial" w:cs="Arial"/>
                <w:sz w:val="16"/>
                <w:szCs w:val="16"/>
              </w:rPr>
              <w:t>NN LIMO PUP 9A YX BAGGAGE CLAIM&lt;/Text&gt;</w:t>
            </w:r>
          </w:p>
          <w:p w14:paraId="16B33916" w14:textId="77777777" w:rsidR="00814D8A" w:rsidRPr="00367D66" w:rsidRDefault="00814D8A" w:rsidP="001F179A">
            <w:pPr>
              <w:pStyle w:val="StyleArial8ptAfter0ptLinespacingsingle"/>
            </w:pPr>
            <w:r w:rsidRPr="00367D66">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17" w14:textId="77777777" w:rsidR="00814D8A" w:rsidRPr="00367D66" w:rsidRDefault="00814D8A" w:rsidP="001F179A">
            <w:pPr>
              <w:pStyle w:val="StyleArial8ptCenteredAfter0ptLinespacingsingle"/>
            </w:pPr>
            <w:r w:rsidRPr="00367D6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18" w14:textId="77777777" w:rsidR="00814D8A" w:rsidRPr="00367D66" w:rsidRDefault="00814D8A" w:rsidP="001F179A">
            <w:pPr>
              <w:pStyle w:val="StyleTableText8pt"/>
            </w:pPr>
            <w:r w:rsidRPr="00367D66">
              <w:rPr>
                <w:i/>
              </w:rPr>
              <w:t>Valid values</w:t>
            </w:r>
            <w:r w:rsidRPr="00367D66">
              <w:t>:</w:t>
            </w:r>
          </w:p>
          <w:p w14:paraId="16B33919" w14:textId="77777777" w:rsidR="00814D8A" w:rsidRPr="00367D66" w:rsidRDefault="00814D8A" w:rsidP="00E72399">
            <w:pPr>
              <w:pStyle w:val="StyleArial8ptAfter0ptLinespacingsingle"/>
            </w:pPr>
            <w:r w:rsidRPr="00367D66">
              <w:rPr>
                <w:lang w:val="en-AU"/>
              </w:rPr>
              <w:t>PUP = Pickup Information</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1A" w14:textId="77777777" w:rsidR="00814D8A" w:rsidRPr="00367D66" w:rsidRDefault="00814D8A" w:rsidP="001F179A">
            <w:pPr>
              <w:pStyle w:val="StyleArial8ptBefore3ptAfter3ptLinespacingsing"/>
            </w:pPr>
            <w:r w:rsidRPr="00367D66">
              <w:t>GDS=3</w:t>
            </w:r>
          </w:p>
        </w:tc>
      </w:tr>
      <w:tr w:rsidR="00814D8A" w:rsidRPr="00F860DF" w14:paraId="16B33922"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91C"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1D" w14:textId="77777777" w:rsidR="00814D8A" w:rsidRPr="00F860DF" w:rsidRDefault="00814D8A" w:rsidP="00C11E6D">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1E" w14:textId="77777777" w:rsidR="00814D8A" w:rsidRPr="00F860DF" w:rsidRDefault="00814D8A" w:rsidP="00C11E6D">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1F" w14:textId="77777777" w:rsidR="00814D8A" w:rsidRPr="00F860DF" w:rsidRDefault="00814D8A" w:rsidP="00C11E6D">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20" w14:textId="77777777" w:rsidR="00814D8A" w:rsidRPr="00F860DF" w:rsidRDefault="00814D8A" w:rsidP="00C11E6D">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21" w14:textId="77777777" w:rsidR="00814D8A" w:rsidRPr="00F860DF" w:rsidRDefault="00814D8A" w:rsidP="00C11E6D">
            <w:pPr>
              <w:pStyle w:val="TableText"/>
              <w:spacing w:before="0" w:after="0"/>
              <w:rPr>
                <w:b/>
                <w:sz w:val="16"/>
                <w:szCs w:val="16"/>
              </w:rPr>
            </w:pPr>
          </w:p>
        </w:tc>
      </w:tr>
      <w:tr w:rsidR="00814D8A" w:rsidRPr="00367D66" w14:paraId="16B3393D"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923" w14:textId="77777777" w:rsidR="00814D8A" w:rsidRPr="00367D66" w:rsidRDefault="00814D8A" w:rsidP="001F179A">
            <w:pPr>
              <w:pStyle w:val="StyleArial8ptBoldAfter0ptLinespacing15lines"/>
            </w:pPr>
            <w:r w:rsidRPr="00367D66">
              <w:t>1</w:t>
            </w:r>
          </w:p>
          <w:p w14:paraId="16B33924" w14:textId="77777777" w:rsidR="00814D8A" w:rsidRPr="00367D66" w:rsidRDefault="00814D8A" w:rsidP="001F179A">
            <w:pPr>
              <w:pStyle w:val="StyleArial8ptBoldAfter0ptLinespacing15lines"/>
            </w:pPr>
            <w:r w:rsidRPr="00367D66">
              <w:t>2</w:t>
            </w:r>
          </w:p>
          <w:p w14:paraId="16B33925" w14:textId="77777777" w:rsidR="00814D8A" w:rsidRPr="00367D66" w:rsidRDefault="00814D8A" w:rsidP="001F179A">
            <w:pPr>
              <w:pStyle w:val="StyleArial8ptBoldAfter0ptLinespacing15lines"/>
            </w:pPr>
            <w:r w:rsidRPr="00367D66">
              <w:t>3</w:t>
            </w:r>
          </w:p>
          <w:p w14:paraId="16B33926" w14:textId="77777777" w:rsidR="00814D8A" w:rsidRPr="00367D66" w:rsidRDefault="00814D8A" w:rsidP="001F179A">
            <w:pPr>
              <w:pStyle w:val="StyleArial8ptBoldAfter0ptLinespacing15lines"/>
            </w:pPr>
            <w:r w:rsidRPr="00367D66">
              <w:t>4</w:t>
            </w:r>
          </w:p>
          <w:p w14:paraId="16B33927" w14:textId="77777777" w:rsidR="00814D8A" w:rsidRPr="00367D66" w:rsidRDefault="00814D8A" w:rsidP="001F179A">
            <w:pPr>
              <w:pStyle w:val="StyleArial8ptBoldAfter0ptLinespacing15lines"/>
            </w:pPr>
            <w:r w:rsidRPr="00367D66">
              <w:t>5</w:t>
            </w:r>
          </w:p>
          <w:p w14:paraId="16B33928" w14:textId="77777777" w:rsidR="00814D8A" w:rsidRPr="00367D66" w:rsidRDefault="00814D8A" w:rsidP="001F179A">
            <w:pPr>
              <w:pStyle w:val="StyleArial8ptBoldAfter0ptLinespacing15lines"/>
            </w:pPr>
            <w:r w:rsidRPr="00367D66">
              <w:t>6</w:t>
            </w:r>
          </w:p>
          <w:p w14:paraId="16B33929" w14:textId="77777777" w:rsidR="00814D8A" w:rsidRPr="00367D66" w:rsidRDefault="00814D8A" w:rsidP="001F179A">
            <w:pPr>
              <w:pStyle w:val="StyleArial8ptBoldAfter0ptLinespacing15lines"/>
            </w:pPr>
            <w:r w:rsidRPr="00367D6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92A" w14:textId="77777777" w:rsidR="00814D8A" w:rsidRPr="00367D66" w:rsidRDefault="00814D8A" w:rsidP="001F179A">
            <w:pPr>
              <w:pStyle w:val="StyleArial8ptBoldAfter0ptLinespacing15lines"/>
            </w:pPr>
            <w:r w:rsidRPr="00367D66">
              <w:t>HotelResModifies</w:t>
            </w:r>
          </w:p>
          <w:p w14:paraId="16B3392B" w14:textId="77777777" w:rsidR="00814D8A" w:rsidRPr="00367D66" w:rsidRDefault="00814D8A" w:rsidP="001F179A">
            <w:pPr>
              <w:pStyle w:val="StyleArial8ptBoldAfter0ptLinespacing15lines"/>
            </w:pPr>
            <w:r w:rsidRPr="00367D66">
              <w:t>HotelResModify</w:t>
            </w:r>
          </w:p>
          <w:p w14:paraId="16B3392C" w14:textId="77777777" w:rsidR="00814D8A" w:rsidRPr="00367D66" w:rsidRDefault="00814D8A" w:rsidP="001F179A">
            <w:pPr>
              <w:pStyle w:val="StyleArial8ptBoldAfter0ptLinespacing15lines"/>
            </w:pPr>
            <w:r w:rsidRPr="00367D66">
              <w:t>Services</w:t>
            </w:r>
          </w:p>
          <w:p w14:paraId="16B3392D" w14:textId="77777777" w:rsidR="00814D8A" w:rsidRPr="00367D66" w:rsidRDefault="00814D8A" w:rsidP="001F179A">
            <w:pPr>
              <w:pStyle w:val="StyleArial8ptBoldAfter0ptLinespacing15lines"/>
            </w:pPr>
            <w:r w:rsidRPr="00367D66">
              <w:t>Service</w:t>
            </w:r>
          </w:p>
          <w:p w14:paraId="16B3392E" w14:textId="77777777" w:rsidR="00814D8A" w:rsidRPr="00367D66" w:rsidRDefault="00814D8A" w:rsidP="001F179A">
            <w:pPr>
              <w:pStyle w:val="StyleArial8ptBoldAfter0ptLinespacing15lines"/>
            </w:pPr>
            <w:r w:rsidRPr="00367D66">
              <w:t>ServiceDetails</w:t>
            </w:r>
          </w:p>
          <w:p w14:paraId="16B3392F" w14:textId="77777777" w:rsidR="00814D8A" w:rsidRPr="00367D66" w:rsidRDefault="00814D8A" w:rsidP="001F179A">
            <w:pPr>
              <w:pStyle w:val="StyleArial8ptBoldAfter0ptLinespacing15lines"/>
            </w:pPr>
            <w:r w:rsidRPr="00367D66">
              <w:t>SpecialRequests</w:t>
            </w:r>
          </w:p>
          <w:p w14:paraId="16B33930" w14:textId="77777777" w:rsidR="00814D8A" w:rsidRPr="00367D66" w:rsidRDefault="00814D8A" w:rsidP="001F179A">
            <w:pPr>
              <w:pStyle w:val="StyleArial8ptBoldAfter0ptLinespacing15lines"/>
            </w:pPr>
            <w:r w:rsidRPr="00367D66">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931" w14:textId="77777777" w:rsidR="00814D8A" w:rsidRPr="00367D66" w:rsidRDefault="00814D8A" w:rsidP="001F179A">
            <w:pPr>
              <w:pStyle w:val="StyleArial8ptBoldAfter0ptLinespacing15lines"/>
            </w:pPr>
            <w:r w:rsidRPr="00367D66">
              <w:t>M</w:t>
            </w:r>
          </w:p>
          <w:p w14:paraId="16B33932" w14:textId="77777777" w:rsidR="00814D8A" w:rsidRPr="00367D66" w:rsidRDefault="00814D8A" w:rsidP="001F179A">
            <w:pPr>
              <w:pStyle w:val="StyleArial8ptBoldAfter0ptLinespacing15lines"/>
            </w:pPr>
            <w:r w:rsidRPr="00367D66">
              <w:t>M</w:t>
            </w:r>
          </w:p>
          <w:p w14:paraId="16B33933" w14:textId="77777777" w:rsidR="00814D8A" w:rsidRPr="00367D66" w:rsidRDefault="00814D8A" w:rsidP="001F179A">
            <w:pPr>
              <w:pStyle w:val="StyleArial8ptBoldAfter0ptLinespacing15lines"/>
            </w:pPr>
            <w:r w:rsidRPr="00367D66">
              <w:t>A</w:t>
            </w:r>
          </w:p>
          <w:p w14:paraId="16B33934" w14:textId="77777777" w:rsidR="00814D8A" w:rsidRPr="00367D66" w:rsidRDefault="00814D8A" w:rsidP="001F179A">
            <w:pPr>
              <w:pStyle w:val="StyleArial8ptBoldAfter0ptLinespacing15lines"/>
            </w:pPr>
            <w:r w:rsidRPr="00367D66">
              <w:t>M</w:t>
            </w:r>
          </w:p>
          <w:p w14:paraId="16B33935" w14:textId="77777777" w:rsidR="00814D8A" w:rsidRPr="00367D66" w:rsidRDefault="00814D8A" w:rsidP="001F179A">
            <w:pPr>
              <w:pStyle w:val="StyleArial8ptBoldAfter0ptLinespacing15lines"/>
            </w:pPr>
            <w:r w:rsidRPr="00367D66">
              <w:t>A</w:t>
            </w:r>
          </w:p>
          <w:p w14:paraId="16B33936" w14:textId="77777777" w:rsidR="00814D8A" w:rsidRPr="00367D66" w:rsidRDefault="00814D8A" w:rsidP="001F179A">
            <w:pPr>
              <w:pStyle w:val="StyleArial8ptBoldAfter0ptLinespacing15lines"/>
            </w:pPr>
            <w:r w:rsidRPr="00367D66">
              <w:t>A</w:t>
            </w:r>
          </w:p>
          <w:p w14:paraId="16B33937" w14:textId="77777777" w:rsidR="00814D8A" w:rsidRPr="00367D66" w:rsidRDefault="00814D8A" w:rsidP="001F179A">
            <w:pPr>
              <w:pStyle w:val="StyleArial8ptBoldAfter0ptLinespacing15lines"/>
            </w:pPr>
            <w:r w:rsidRPr="00367D6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938" w14:textId="77777777" w:rsidR="00814D8A" w:rsidRPr="00367D66" w:rsidRDefault="00814D8A" w:rsidP="00C11E6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39" w14:textId="77777777" w:rsidR="00814D8A" w:rsidRDefault="00814D8A" w:rsidP="00C11E6D">
            <w:pPr>
              <w:spacing w:after="0" w:line="360" w:lineRule="auto"/>
              <w:jc w:val="center"/>
              <w:rPr>
                <w:rFonts w:ascii="Arial" w:hAnsi="Arial" w:cs="Arial"/>
                <w:b/>
                <w:sz w:val="16"/>
                <w:szCs w:val="16"/>
              </w:rPr>
            </w:pPr>
            <w:r>
              <w:rPr>
                <w:rFonts w:ascii="Arial" w:hAnsi="Arial" w:cs="Arial"/>
                <w:b/>
                <w:sz w:val="16"/>
                <w:szCs w:val="16"/>
              </w:rPr>
              <w:t>GDS</w:t>
            </w:r>
          </w:p>
          <w:p w14:paraId="16B3393A" w14:textId="77777777" w:rsidR="00814D8A" w:rsidRPr="00367D66" w:rsidRDefault="00814D8A" w:rsidP="00C11E6D">
            <w:pPr>
              <w:spacing w:after="0" w:line="360" w:lineRule="auto"/>
              <w:jc w:val="center"/>
              <w:rPr>
                <w:rFonts w:ascii="Arial" w:hAnsi="Arial" w:cs="Arial"/>
                <w:b/>
                <w:sz w:val="16"/>
                <w:szCs w:val="16"/>
              </w:rPr>
            </w:pPr>
            <w:r w:rsidRPr="00367D6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93B" w14:textId="77777777" w:rsidR="00814D8A" w:rsidRPr="00367D66" w:rsidRDefault="00814D8A" w:rsidP="00C11E6D">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93C" w14:textId="77777777" w:rsidR="00814D8A" w:rsidRPr="00367D66" w:rsidRDefault="00814D8A" w:rsidP="00C11E6D">
            <w:pPr>
              <w:spacing w:after="0" w:line="360" w:lineRule="auto"/>
              <w:rPr>
                <w:rFonts w:ascii="Arial" w:hAnsi="Arial" w:cs="Arial"/>
                <w:b/>
                <w:sz w:val="16"/>
                <w:szCs w:val="16"/>
              </w:rPr>
            </w:pPr>
          </w:p>
        </w:tc>
      </w:tr>
      <w:tr w:rsidR="00814D8A" w:rsidRPr="00367D66" w14:paraId="16B3394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93E" w14:textId="77777777" w:rsidR="00814D8A" w:rsidRPr="005232E4" w:rsidRDefault="00814D8A" w:rsidP="005232E4">
            <w:pPr>
              <w:pStyle w:val="StyleArial8ptAfter0ptLinespacingsingle"/>
              <w:rPr>
                <w:b/>
              </w:rPr>
            </w:pPr>
            <w:r w:rsidRPr="005232E4">
              <w:rPr>
                <w:b/>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93F" w14:textId="77777777" w:rsidR="00814D8A" w:rsidRPr="005232E4" w:rsidRDefault="00814D8A" w:rsidP="005232E4">
            <w:pPr>
              <w:pStyle w:val="StyleArial8ptAfter0ptLinespacingsingle"/>
              <w:rPr>
                <w:b/>
              </w:rPr>
            </w:pPr>
            <w:r w:rsidRPr="005232E4">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940" w14:textId="77777777" w:rsidR="00814D8A" w:rsidRPr="005232E4" w:rsidRDefault="00814D8A" w:rsidP="005232E4">
            <w:pPr>
              <w:pStyle w:val="StyleArial8ptAfter0ptLinespacingsingle"/>
              <w:rPr>
                <w:b/>
              </w:rPr>
            </w:pPr>
            <w:r w:rsidRPr="005232E4">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941" w14:textId="77777777" w:rsidR="00814D8A" w:rsidRPr="00367D66" w:rsidRDefault="00814D8A" w:rsidP="001F179A">
            <w:pPr>
              <w:pStyle w:val="StyleArial8ptAfter0ptLinespacingsingle"/>
            </w:pPr>
            <w:r w:rsidRPr="00367D66">
              <w:t>FormattedTextTextType</w:t>
            </w:r>
          </w:p>
          <w:p w14:paraId="16B33942" w14:textId="77777777" w:rsidR="00814D8A" w:rsidRPr="00367D66" w:rsidRDefault="00814D8A" w:rsidP="001F179A">
            <w:pPr>
              <w:pStyle w:val="StyleTableText8pt"/>
            </w:pPr>
            <w:r w:rsidRPr="00367D66">
              <w:rPr>
                <w:i/>
              </w:rPr>
              <w:t>Example:</w:t>
            </w:r>
          </w:p>
          <w:p w14:paraId="16B33943" w14:textId="77777777" w:rsidR="00814D8A" w:rsidRPr="00367D66" w:rsidRDefault="00814D8A" w:rsidP="001F179A">
            <w:pPr>
              <w:pStyle w:val="StyleArial8ptAfter0ptLinespacingsingle"/>
            </w:pPr>
            <w:r w:rsidRPr="00367D66">
              <w:t>&lt;SpecialRequests&gt;</w:t>
            </w:r>
          </w:p>
          <w:p w14:paraId="16B33944" w14:textId="77777777" w:rsidR="00814D8A" w:rsidRPr="00367D66" w:rsidRDefault="00814D8A" w:rsidP="001F179A">
            <w:pPr>
              <w:pStyle w:val="StyleArial8ptAfter0ptLinespacingsingle"/>
            </w:pPr>
            <w:r w:rsidRPr="00367D66">
              <w:t>&lt;SpecialRequest  RequestCode="PUP"&gt;</w:t>
            </w:r>
          </w:p>
          <w:p w14:paraId="16B33945" w14:textId="77777777" w:rsidR="00814D8A" w:rsidRPr="00367D66" w:rsidRDefault="00814D8A" w:rsidP="00A716B1">
            <w:pPr>
              <w:spacing w:after="0" w:line="240" w:lineRule="auto"/>
              <w:rPr>
                <w:rFonts w:ascii="Arial" w:hAnsi="Arial" w:cs="Arial"/>
                <w:b/>
                <w:sz w:val="16"/>
                <w:szCs w:val="16"/>
              </w:rPr>
            </w:pPr>
            <w:r w:rsidRPr="00367D66">
              <w:rPr>
                <w:rFonts w:ascii="Arial" w:hAnsi="Arial" w:cs="Arial"/>
                <w:b/>
                <w:sz w:val="16"/>
                <w:szCs w:val="16"/>
              </w:rPr>
              <w:t>&lt;Text&gt;</w:t>
            </w:r>
            <w:r w:rsidRPr="00367D66">
              <w:rPr>
                <w:b/>
              </w:rPr>
              <w:t xml:space="preserve"> </w:t>
            </w:r>
            <w:r w:rsidRPr="00367D66">
              <w:rPr>
                <w:rFonts w:ascii="Arial" w:hAnsi="Arial" w:cs="Arial"/>
                <w:b/>
                <w:sz w:val="16"/>
                <w:szCs w:val="16"/>
              </w:rPr>
              <w:t>NN LIMO PUP 9A YX BAGGAGE CLAIM&lt;/Text&gt;</w:t>
            </w:r>
          </w:p>
          <w:p w14:paraId="16B33946" w14:textId="77777777" w:rsidR="00814D8A" w:rsidRPr="00367D66" w:rsidRDefault="00814D8A" w:rsidP="001F179A">
            <w:pPr>
              <w:pStyle w:val="StyleArial8ptAfter0ptLinespacingsingle"/>
            </w:pPr>
            <w:r w:rsidRPr="00367D66">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947" w14:textId="77777777" w:rsidR="00814D8A" w:rsidRPr="00367D66" w:rsidRDefault="00814D8A"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948" w14:textId="77777777" w:rsidR="00814D8A" w:rsidRPr="00367D66"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949" w14:textId="77777777" w:rsidR="00814D8A" w:rsidRPr="00E07112" w:rsidRDefault="00814D8A" w:rsidP="001F179A">
            <w:pPr>
              <w:pStyle w:val="StyleArial8ptBefore3ptAfter3ptLinespacingsing"/>
            </w:pPr>
            <w:r w:rsidRPr="00E07112">
              <w:t>Pickup Information</w:t>
            </w:r>
          </w:p>
          <w:p w14:paraId="16B3394A" w14:textId="77777777" w:rsidR="00814D8A" w:rsidRPr="00E07112" w:rsidRDefault="00814D8A" w:rsidP="001F179A">
            <w:pPr>
              <w:pStyle w:val="StyleArial8ptBefore3ptAfter3ptLinespacingsing"/>
            </w:pPr>
            <w:r w:rsidRPr="00E07112">
              <w:t>GDS=90</w:t>
            </w:r>
          </w:p>
          <w:p w14:paraId="16B3394B" w14:textId="77777777" w:rsidR="00814D8A" w:rsidRPr="00E07112" w:rsidRDefault="00814D8A" w:rsidP="00D8050D">
            <w:pPr>
              <w:spacing w:before="60" w:after="60"/>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Worldspan.</w:t>
            </w:r>
          </w:p>
        </w:tc>
      </w:tr>
      <w:tr w:rsidR="00814D8A" w:rsidRPr="00F860DF" w14:paraId="16B33953"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94D"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4E"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4F"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50"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51"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52" w14:textId="77777777" w:rsidR="00814D8A" w:rsidRPr="00F860DF" w:rsidRDefault="00814D8A" w:rsidP="00B03A8B">
            <w:pPr>
              <w:pStyle w:val="TableText"/>
              <w:spacing w:before="0" w:after="0"/>
              <w:rPr>
                <w:b/>
                <w:sz w:val="16"/>
                <w:szCs w:val="16"/>
              </w:rPr>
            </w:pPr>
          </w:p>
        </w:tc>
      </w:tr>
      <w:tr w:rsidR="00814D8A" w:rsidRPr="00C21C22" w14:paraId="16B3396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954" w14:textId="77777777" w:rsidR="00814D8A" w:rsidRPr="0061132B" w:rsidRDefault="00814D8A" w:rsidP="001F179A">
            <w:pPr>
              <w:pStyle w:val="StyleArial8ptBoldAfter0ptLinespacing15lines"/>
            </w:pPr>
            <w:r w:rsidRPr="0061132B">
              <w:t>1</w:t>
            </w:r>
          </w:p>
          <w:p w14:paraId="16B33955" w14:textId="77777777" w:rsidR="00814D8A" w:rsidRPr="0061132B" w:rsidRDefault="00814D8A" w:rsidP="001F179A">
            <w:pPr>
              <w:pStyle w:val="StyleArial8ptBoldAfter0ptLinespacing15lines"/>
            </w:pPr>
            <w:r w:rsidRPr="0061132B">
              <w:t>2</w:t>
            </w:r>
          </w:p>
          <w:p w14:paraId="16B33956" w14:textId="77777777" w:rsidR="00814D8A" w:rsidRPr="0061132B" w:rsidRDefault="00814D8A" w:rsidP="001F179A">
            <w:pPr>
              <w:pStyle w:val="StyleArial8ptBoldAfter0ptLinespacing15lines"/>
            </w:pPr>
            <w:r w:rsidRPr="0061132B">
              <w:t>3</w:t>
            </w:r>
          </w:p>
          <w:p w14:paraId="16B33957" w14:textId="77777777" w:rsidR="00814D8A" w:rsidRPr="0061132B" w:rsidRDefault="00814D8A" w:rsidP="001F179A">
            <w:pPr>
              <w:pStyle w:val="StyleArial8ptBoldAfter0ptLinespacing15lines"/>
            </w:pPr>
            <w:r w:rsidRPr="0061132B">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958" w14:textId="77777777" w:rsidR="00814D8A" w:rsidRPr="00344437" w:rsidRDefault="00814D8A" w:rsidP="001F179A">
            <w:pPr>
              <w:pStyle w:val="StyleArial8ptBoldAfter0ptLinespacing15lines"/>
            </w:pPr>
            <w:r w:rsidRPr="00344437">
              <w:t>HotelRes</w:t>
            </w:r>
            <w:r>
              <w:t>Modifies</w:t>
            </w:r>
          </w:p>
          <w:p w14:paraId="16B33959" w14:textId="77777777" w:rsidR="00814D8A" w:rsidRPr="00344437" w:rsidRDefault="00814D8A" w:rsidP="001F179A">
            <w:pPr>
              <w:pStyle w:val="StyleArial8ptBoldAfter0ptLinespacing15lines"/>
            </w:pPr>
            <w:r w:rsidRPr="00344437">
              <w:t>HotelRes</w:t>
            </w:r>
            <w:r>
              <w:t>Modify</w:t>
            </w:r>
          </w:p>
          <w:p w14:paraId="16B3395A" w14:textId="77777777" w:rsidR="00814D8A" w:rsidRPr="0061132B" w:rsidRDefault="00814D8A" w:rsidP="001F179A">
            <w:pPr>
              <w:pStyle w:val="StyleArial8ptBoldAfter0ptLinespacing15lines"/>
            </w:pPr>
            <w:r w:rsidRPr="0061132B">
              <w:t>ResGuests</w:t>
            </w:r>
          </w:p>
          <w:p w14:paraId="16B3395B" w14:textId="77777777" w:rsidR="00814D8A" w:rsidRPr="0061132B" w:rsidRDefault="00814D8A" w:rsidP="001F179A">
            <w:pPr>
              <w:pStyle w:val="StyleArial8ptBoldAfter0ptLinespacing15lines"/>
            </w:pPr>
            <w:r w:rsidRPr="0061132B">
              <w:t>ResGuest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95C" w14:textId="77777777" w:rsidR="00814D8A" w:rsidRPr="0061132B" w:rsidRDefault="00814D8A" w:rsidP="001F179A">
            <w:pPr>
              <w:pStyle w:val="StyleArial8ptBoldAfter0ptLinespacing15lines"/>
            </w:pPr>
            <w:r w:rsidRPr="0061132B">
              <w:t>M</w:t>
            </w:r>
          </w:p>
          <w:p w14:paraId="16B3395D" w14:textId="77777777" w:rsidR="00814D8A" w:rsidRPr="0061132B" w:rsidRDefault="00814D8A" w:rsidP="001F179A">
            <w:pPr>
              <w:pStyle w:val="StyleArial8ptBoldAfter0ptLinespacing15lines"/>
            </w:pPr>
            <w:r w:rsidRPr="0061132B">
              <w:t>M</w:t>
            </w:r>
          </w:p>
          <w:p w14:paraId="16B3395E" w14:textId="77777777" w:rsidR="00814D8A" w:rsidRPr="0061132B" w:rsidRDefault="00814D8A" w:rsidP="001F179A">
            <w:pPr>
              <w:pStyle w:val="StyleArial8ptBoldAfter0ptLinespacing15lines"/>
            </w:pPr>
            <w:r w:rsidRPr="0061132B">
              <w:t>A</w:t>
            </w:r>
          </w:p>
          <w:p w14:paraId="16B3395F" w14:textId="77777777" w:rsidR="00814D8A" w:rsidRPr="0061132B" w:rsidRDefault="00814D8A" w:rsidP="001F179A">
            <w:pPr>
              <w:pStyle w:val="StyleArial8ptBoldAfter0ptLinespacing15lines"/>
            </w:pPr>
            <w:r w:rsidRPr="0061132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60" w14:textId="77777777" w:rsidR="00814D8A" w:rsidRPr="00801ADC" w:rsidRDefault="00814D8A" w:rsidP="00B226BD">
            <w:pPr>
              <w:pStyle w:val="StyleTableText6ptAfterbefore"/>
              <w:spacing w:line="276" w:lineRule="auto"/>
              <w:rPr>
                <w:b/>
              </w:rPr>
            </w:pPr>
            <w:r w:rsidRPr="00F43C22">
              <w:rPr>
                <w:b/>
              </w:rPr>
              <w:t>GDS Note:</w:t>
            </w:r>
            <w:r w:rsidRPr="00F43C22">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61" w14:textId="77777777" w:rsidR="00814D8A" w:rsidRDefault="00814D8A" w:rsidP="00023F65">
            <w:pPr>
              <w:spacing w:after="0" w:line="360" w:lineRule="auto"/>
              <w:jc w:val="center"/>
              <w:rPr>
                <w:rFonts w:ascii="Arial" w:hAnsi="Arial" w:cs="Arial"/>
                <w:b/>
                <w:sz w:val="16"/>
                <w:szCs w:val="16"/>
              </w:rPr>
            </w:pPr>
            <w:r>
              <w:rPr>
                <w:rFonts w:ascii="Arial" w:hAnsi="Arial" w:cs="Arial"/>
                <w:b/>
                <w:sz w:val="16"/>
                <w:szCs w:val="16"/>
              </w:rPr>
              <w:t>GDS</w:t>
            </w:r>
          </w:p>
          <w:p w14:paraId="16B33962" w14:textId="77777777" w:rsidR="00814D8A" w:rsidRPr="00C21C22"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963"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964" w14:textId="77777777" w:rsidR="00814D8A" w:rsidRPr="00C21C22" w:rsidRDefault="00814D8A" w:rsidP="00C21C22">
            <w:pPr>
              <w:spacing w:after="0" w:line="360" w:lineRule="auto"/>
              <w:rPr>
                <w:rFonts w:ascii="Arial" w:hAnsi="Arial" w:cs="Arial"/>
                <w:b/>
                <w:sz w:val="16"/>
                <w:szCs w:val="16"/>
              </w:rPr>
            </w:pPr>
          </w:p>
        </w:tc>
      </w:tr>
      <w:tr w:rsidR="00814D8A" w:rsidRPr="00F860DF" w14:paraId="16B33977"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966"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967" w14:textId="77777777" w:rsidR="00814D8A" w:rsidRPr="00537256" w:rsidRDefault="00814D8A" w:rsidP="001F179A">
            <w:pPr>
              <w:pStyle w:val="StyleArial8ptAfter0ptLinespacingsingle"/>
            </w:pPr>
            <w:r w:rsidRPr="00537256">
              <w:t>@ResGuestRPH</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68" w14:textId="77777777" w:rsidR="00814D8A" w:rsidRPr="00537256" w:rsidRDefault="00814D8A" w:rsidP="001F179A">
            <w:pPr>
              <w:pStyle w:val="StyleArial8ptAfter0ptLinespacingsingle"/>
            </w:pPr>
            <w:r w:rsidRPr="00537256">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69" w14:textId="77777777" w:rsidR="00814D8A" w:rsidRPr="006F198C" w:rsidRDefault="00814D8A" w:rsidP="001F179A">
            <w:pPr>
              <w:pStyle w:val="StyleArial8ptAfter0ptLinespacingsingle"/>
            </w:pPr>
            <w:r w:rsidRPr="006F198C">
              <w:t>RPH_Type</w:t>
            </w:r>
          </w:p>
          <w:p w14:paraId="16B3396A" w14:textId="77777777" w:rsidR="00814D8A" w:rsidRPr="006F198C" w:rsidRDefault="00814D8A" w:rsidP="001F179A">
            <w:pPr>
              <w:pStyle w:val="StyleTableText8pt"/>
            </w:pPr>
            <w:r w:rsidRPr="006F198C">
              <w:rPr>
                <w:i/>
              </w:rPr>
              <w:t>Example:</w:t>
            </w:r>
          </w:p>
          <w:p w14:paraId="16B3396B" w14:textId="77777777" w:rsidR="00814D8A" w:rsidRPr="006F198C" w:rsidRDefault="00814D8A" w:rsidP="001F179A">
            <w:pPr>
              <w:pStyle w:val="StyleArial8ptAfter0ptLinespacingsingle"/>
            </w:pPr>
            <w:r w:rsidRPr="006F198C">
              <w:t>&lt;ResGuests&gt;</w:t>
            </w:r>
          </w:p>
          <w:p w14:paraId="16B3396C" w14:textId="77777777" w:rsidR="00814D8A" w:rsidRPr="006F198C" w:rsidRDefault="00814D8A" w:rsidP="00A716B1">
            <w:pPr>
              <w:spacing w:after="0" w:line="240" w:lineRule="auto"/>
              <w:rPr>
                <w:rFonts w:ascii="Arial" w:hAnsi="Arial" w:cs="Arial"/>
                <w:sz w:val="16"/>
                <w:szCs w:val="16"/>
              </w:rPr>
            </w:pPr>
            <w:r w:rsidRPr="006F198C">
              <w:rPr>
                <w:rFonts w:ascii="Arial" w:hAnsi="Arial" w:cs="Arial"/>
                <w:sz w:val="16"/>
                <w:szCs w:val="16"/>
              </w:rPr>
              <w:t xml:space="preserve">&lt;ResGuest </w:t>
            </w:r>
            <w:r w:rsidRPr="006F198C">
              <w:rPr>
                <w:rFonts w:ascii="Arial" w:hAnsi="Arial" w:cs="Arial"/>
                <w:b/>
                <w:sz w:val="16"/>
                <w:szCs w:val="16"/>
              </w:rPr>
              <w:t>ResGuestRPH="1"</w:t>
            </w:r>
            <w:r w:rsidRPr="006F198C">
              <w:rPr>
                <w:rFonts w:ascii="Arial" w:hAnsi="Arial" w:cs="Arial"/>
                <w:sz w:val="16"/>
                <w:szCs w:val="16"/>
              </w:rPr>
              <w:t>&gt;</w:t>
            </w:r>
          </w:p>
          <w:p w14:paraId="16B3396D" w14:textId="77777777" w:rsidR="00814D8A" w:rsidRPr="006F198C" w:rsidRDefault="00814D8A" w:rsidP="001F179A">
            <w:pPr>
              <w:pStyle w:val="StyleArial8ptAfter0ptLinespacingsingle"/>
            </w:pPr>
            <w:r w:rsidRPr="006F198C">
              <w:t>&lt;Profiles&gt;</w:t>
            </w:r>
          </w:p>
          <w:p w14:paraId="16B3396E" w14:textId="77777777" w:rsidR="00814D8A" w:rsidRPr="006F198C" w:rsidRDefault="00814D8A" w:rsidP="001F179A">
            <w:pPr>
              <w:pStyle w:val="StyleArial8ptAfter0ptLinespacingsingle"/>
            </w:pPr>
            <w:r w:rsidRPr="006F198C">
              <w:t>&lt;ProfileInfo&gt;</w:t>
            </w:r>
          </w:p>
          <w:p w14:paraId="16B3396F" w14:textId="77777777" w:rsidR="00814D8A" w:rsidRPr="006F198C" w:rsidRDefault="00814D8A" w:rsidP="001F179A">
            <w:pPr>
              <w:pStyle w:val="StyleArial8ptAfter0ptLinespacingsingle"/>
            </w:pPr>
            <w:r w:rsidRPr="006F198C">
              <w:t>&lt;Profile ProfileType="1"&gt;</w:t>
            </w:r>
          </w:p>
          <w:p w14:paraId="16B33970" w14:textId="77777777" w:rsidR="00814D8A" w:rsidRPr="006F198C" w:rsidRDefault="00814D8A" w:rsidP="001F179A">
            <w:pPr>
              <w:pStyle w:val="StyleArial8ptAfter0ptLinespacingsingle"/>
            </w:pPr>
            <w:r w:rsidRPr="006F198C">
              <w:t xml:space="preserve">&lt;Customer&gt; </w:t>
            </w:r>
          </w:p>
          <w:p w14:paraId="16B33971" w14:textId="77777777" w:rsidR="00814D8A" w:rsidRPr="006F198C" w:rsidRDefault="00814D8A" w:rsidP="001F179A">
            <w:pPr>
              <w:pStyle w:val="StyleArial8ptAfter0ptLinespacingsingle"/>
            </w:pPr>
            <w:r w:rsidRPr="006F198C">
              <w:t>&lt;PersonName&gt;</w:t>
            </w:r>
          </w:p>
          <w:p w14:paraId="16B33972" w14:textId="77777777" w:rsidR="00814D8A" w:rsidRPr="006F198C" w:rsidRDefault="00814D8A" w:rsidP="001F179A">
            <w:pPr>
              <w:pStyle w:val="StyleArial8ptAfter0ptLinespacingsingle"/>
            </w:pPr>
            <w:r w:rsidRPr="006F198C">
              <w:t>&lt;GivenName&gt;MARTY&lt;/GivenName&gt;</w:t>
            </w:r>
          </w:p>
          <w:p w14:paraId="16B33973" w14:textId="77777777" w:rsidR="00814D8A" w:rsidRPr="006F198C" w:rsidRDefault="00814D8A" w:rsidP="001F179A">
            <w:pPr>
              <w:pStyle w:val="StyleArial8ptAfter0ptLinespacingsingle"/>
            </w:pPr>
            <w:r w:rsidRPr="006F198C">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74" w14:textId="77777777" w:rsidR="00814D8A" w:rsidRPr="00F860DF"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75" w14:textId="77777777" w:rsidR="00814D8A" w:rsidRPr="00F860DF"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76" w14:textId="77777777" w:rsidR="00814D8A" w:rsidRPr="00F860DF" w:rsidRDefault="00814D8A" w:rsidP="00214888">
            <w:pPr>
              <w:spacing w:after="0" w:line="240" w:lineRule="auto"/>
              <w:rPr>
                <w:rFonts w:ascii="Arial" w:hAnsi="Arial" w:cs="Arial"/>
                <w:sz w:val="16"/>
                <w:szCs w:val="16"/>
              </w:rPr>
            </w:pPr>
          </w:p>
        </w:tc>
      </w:tr>
      <w:tr w:rsidR="00814D8A" w:rsidRPr="00F860DF" w14:paraId="16B3397E"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978"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79"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7A"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7B"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7C"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7D" w14:textId="77777777" w:rsidR="00814D8A" w:rsidRPr="00F860DF" w:rsidRDefault="00814D8A" w:rsidP="00B03A8B">
            <w:pPr>
              <w:pStyle w:val="TableText"/>
              <w:spacing w:before="0" w:after="0"/>
              <w:rPr>
                <w:b/>
                <w:sz w:val="16"/>
                <w:szCs w:val="16"/>
              </w:rPr>
            </w:pPr>
          </w:p>
        </w:tc>
      </w:tr>
      <w:tr w:rsidR="00814D8A" w:rsidRPr="00C21C22" w14:paraId="16B33999"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97F" w14:textId="77777777" w:rsidR="00814D8A" w:rsidRPr="0061132B" w:rsidRDefault="00814D8A" w:rsidP="001F179A">
            <w:pPr>
              <w:pStyle w:val="StyleArial8ptBoldAfter0ptLinespacing15lines"/>
            </w:pPr>
            <w:r w:rsidRPr="0061132B">
              <w:t>1</w:t>
            </w:r>
          </w:p>
          <w:p w14:paraId="16B33980" w14:textId="77777777" w:rsidR="00814D8A" w:rsidRPr="0061132B" w:rsidRDefault="00814D8A" w:rsidP="001F179A">
            <w:pPr>
              <w:pStyle w:val="StyleArial8ptBoldAfter0ptLinespacing15lines"/>
            </w:pPr>
            <w:r w:rsidRPr="0061132B">
              <w:t>2</w:t>
            </w:r>
          </w:p>
          <w:p w14:paraId="16B33981" w14:textId="77777777" w:rsidR="00814D8A" w:rsidRPr="0061132B" w:rsidRDefault="00814D8A" w:rsidP="001F179A">
            <w:pPr>
              <w:pStyle w:val="StyleArial8ptBoldAfter0ptLinespacing15lines"/>
            </w:pPr>
            <w:r w:rsidRPr="0061132B">
              <w:t>3</w:t>
            </w:r>
          </w:p>
          <w:p w14:paraId="16B33982" w14:textId="77777777" w:rsidR="00814D8A" w:rsidRPr="0061132B" w:rsidRDefault="00814D8A" w:rsidP="001F179A">
            <w:pPr>
              <w:pStyle w:val="StyleArial8ptBoldAfter0ptLinespacing15lines"/>
            </w:pPr>
            <w:r w:rsidRPr="0061132B">
              <w:t>4</w:t>
            </w:r>
          </w:p>
          <w:p w14:paraId="16B33983" w14:textId="77777777" w:rsidR="00814D8A" w:rsidRPr="0061132B" w:rsidRDefault="00814D8A" w:rsidP="001F179A">
            <w:pPr>
              <w:pStyle w:val="StyleArial8ptBoldAfter0ptLinespacing15lines"/>
            </w:pPr>
            <w:r w:rsidRPr="0061132B">
              <w:t>5</w:t>
            </w:r>
          </w:p>
          <w:p w14:paraId="16B33984" w14:textId="77777777" w:rsidR="00814D8A" w:rsidRPr="0061132B" w:rsidRDefault="00814D8A" w:rsidP="001F179A">
            <w:pPr>
              <w:pStyle w:val="StyleArial8ptBoldAfter0ptLinespacing15lines"/>
            </w:pPr>
            <w:r w:rsidRPr="0061132B">
              <w:t>6</w:t>
            </w:r>
          </w:p>
          <w:p w14:paraId="16B33985" w14:textId="77777777" w:rsidR="00814D8A" w:rsidRPr="0061132B" w:rsidRDefault="00814D8A" w:rsidP="001F179A">
            <w:pPr>
              <w:pStyle w:val="StyleArial8ptBoldAfter0ptLinespacing15lines"/>
            </w:pPr>
            <w:r w:rsidRPr="0061132B">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986" w14:textId="77777777" w:rsidR="00814D8A" w:rsidRPr="00344437" w:rsidRDefault="00814D8A" w:rsidP="001F179A">
            <w:pPr>
              <w:pStyle w:val="StyleArial8ptBoldAfter0ptLinespacing15lines"/>
            </w:pPr>
            <w:r w:rsidRPr="00344437">
              <w:t>HotelRes</w:t>
            </w:r>
            <w:r>
              <w:t>Modifies</w:t>
            </w:r>
          </w:p>
          <w:p w14:paraId="16B33987" w14:textId="77777777" w:rsidR="00814D8A" w:rsidRPr="00344437" w:rsidRDefault="00814D8A" w:rsidP="001F179A">
            <w:pPr>
              <w:pStyle w:val="StyleArial8ptBoldAfter0ptLinespacing15lines"/>
            </w:pPr>
            <w:r w:rsidRPr="00344437">
              <w:t>HotelRes</w:t>
            </w:r>
            <w:r>
              <w:t>Modify</w:t>
            </w:r>
          </w:p>
          <w:p w14:paraId="16B33988" w14:textId="77777777" w:rsidR="00814D8A" w:rsidRPr="0061132B" w:rsidRDefault="00814D8A" w:rsidP="001F179A">
            <w:pPr>
              <w:pStyle w:val="StyleArial8ptBoldAfter0ptLinespacing15lines"/>
            </w:pPr>
            <w:r w:rsidRPr="0061132B">
              <w:t>ResGuests</w:t>
            </w:r>
          </w:p>
          <w:p w14:paraId="16B33989" w14:textId="77777777" w:rsidR="00814D8A" w:rsidRPr="0061132B" w:rsidRDefault="00814D8A" w:rsidP="001F179A">
            <w:pPr>
              <w:pStyle w:val="StyleArial8ptBoldAfter0ptLinespacing15lines"/>
            </w:pPr>
            <w:r w:rsidRPr="0061132B">
              <w:t>ResGuest</w:t>
            </w:r>
          </w:p>
          <w:p w14:paraId="16B3398A" w14:textId="77777777" w:rsidR="00814D8A" w:rsidRPr="0061132B" w:rsidRDefault="00814D8A" w:rsidP="001F179A">
            <w:pPr>
              <w:pStyle w:val="StyleArial8ptBoldAfter0ptLinespacing15lines"/>
            </w:pPr>
            <w:r w:rsidRPr="0061132B">
              <w:t>Profiles</w:t>
            </w:r>
          </w:p>
          <w:p w14:paraId="16B3398B" w14:textId="77777777" w:rsidR="00814D8A" w:rsidRPr="0061132B" w:rsidRDefault="00814D8A" w:rsidP="001F179A">
            <w:pPr>
              <w:pStyle w:val="StyleArial8ptBoldAfter0ptLinespacing15lines"/>
            </w:pPr>
            <w:r w:rsidRPr="0061132B">
              <w:t>ProfileInfo</w:t>
            </w:r>
          </w:p>
          <w:p w14:paraId="16B3398C" w14:textId="77777777" w:rsidR="00814D8A" w:rsidRPr="0061132B" w:rsidRDefault="00814D8A" w:rsidP="001F179A">
            <w:pPr>
              <w:pStyle w:val="StyleArial8ptBoldAfter0ptLinespacing15lines"/>
            </w:pPr>
            <w:r w:rsidRPr="0061132B">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98D" w14:textId="77777777" w:rsidR="00814D8A" w:rsidRPr="0061132B" w:rsidRDefault="00814D8A" w:rsidP="001F179A">
            <w:pPr>
              <w:pStyle w:val="StyleArial8ptBoldAfter0ptLinespacing15lines"/>
            </w:pPr>
            <w:r w:rsidRPr="0061132B">
              <w:t>M</w:t>
            </w:r>
          </w:p>
          <w:p w14:paraId="16B3398E" w14:textId="77777777" w:rsidR="00814D8A" w:rsidRPr="0061132B" w:rsidRDefault="00814D8A" w:rsidP="001F179A">
            <w:pPr>
              <w:pStyle w:val="StyleArial8ptBoldAfter0ptLinespacing15lines"/>
            </w:pPr>
            <w:r w:rsidRPr="0061132B">
              <w:t>M</w:t>
            </w:r>
          </w:p>
          <w:p w14:paraId="16B3398F" w14:textId="77777777" w:rsidR="00814D8A" w:rsidRPr="0061132B" w:rsidRDefault="00814D8A" w:rsidP="001F179A">
            <w:pPr>
              <w:pStyle w:val="StyleArial8ptBoldAfter0ptLinespacing15lines"/>
            </w:pPr>
            <w:r w:rsidRPr="0061132B">
              <w:t>A</w:t>
            </w:r>
          </w:p>
          <w:p w14:paraId="16B33990" w14:textId="77777777" w:rsidR="00814D8A" w:rsidRPr="0061132B" w:rsidRDefault="00814D8A" w:rsidP="001F179A">
            <w:pPr>
              <w:pStyle w:val="StyleArial8ptBoldAfter0ptLinespacing15lines"/>
            </w:pPr>
            <w:r w:rsidRPr="0061132B">
              <w:t xml:space="preserve">M </w:t>
            </w:r>
          </w:p>
          <w:p w14:paraId="16B33991" w14:textId="77777777" w:rsidR="00814D8A" w:rsidRPr="0061132B" w:rsidRDefault="00814D8A" w:rsidP="001F179A">
            <w:pPr>
              <w:pStyle w:val="StyleArial8ptBoldAfter0ptLinespacing15lines"/>
            </w:pPr>
            <w:r w:rsidRPr="0061132B">
              <w:t>A</w:t>
            </w:r>
          </w:p>
          <w:p w14:paraId="16B33992" w14:textId="77777777" w:rsidR="00814D8A" w:rsidRPr="0061132B" w:rsidRDefault="00814D8A" w:rsidP="001F179A">
            <w:pPr>
              <w:pStyle w:val="StyleArial8ptBoldAfter0ptLinespacing15lines"/>
            </w:pPr>
            <w:r w:rsidRPr="0061132B">
              <w:t>M</w:t>
            </w:r>
          </w:p>
          <w:p w14:paraId="16B33993" w14:textId="77777777" w:rsidR="00814D8A" w:rsidRPr="0061132B" w:rsidRDefault="00814D8A" w:rsidP="001F179A">
            <w:pPr>
              <w:pStyle w:val="StyleArial8ptBoldAfter0ptLinespacing15lines"/>
            </w:pPr>
            <w:r w:rsidRPr="0061132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94" w14:textId="77777777" w:rsidR="00814D8A" w:rsidRPr="00801ADC" w:rsidRDefault="00814D8A" w:rsidP="00B226BD">
            <w:pPr>
              <w:pStyle w:val="StyleTableText6ptAfterbefore"/>
              <w:spacing w:line="276" w:lineRule="auto"/>
              <w:rPr>
                <w:b/>
              </w:rPr>
            </w:pPr>
            <w:r w:rsidRPr="00F43C22">
              <w:rPr>
                <w:b/>
              </w:rPr>
              <w:t>GDS Note:</w:t>
            </w:r>
            <w:r w:rsidRPr="00F43C22">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95" w14:textId="77777777" w:rsidR="00814D8A" w:rsidRDefault="00814D8A" w:rsidP="00023F65">
            <w:pPr>
              <w:spacing w:after="0" w:line="360" w:lineRule="auto"/>
              <w:jc w:val="center"/>
              <w:rPr>
                <w:rFonts w:ascii="Arial" w:hAnsi="Arial" w:cs="Arial"/>
                <w:b/>
                <w:sz w:val="16"/>
                <w:szCs w:val="16"/>
              </w:rPr>
            </w:pPr>
            <w:r>
              <w:rPr>
                <w:rFonts w:ascii="Arial" w:hAnsi="Arial" w:cs="Arial"/>
                <w:b/>
                <w:sz w:val="16"/>
                <w:szCs w:val="16"/>
              </w:rPr>
              <w:t>GDS</w:t>
            </w:r>
          </w:p>
          <w:p w14:paraId="16B33996" w14:textId="77777777" w:rsidR="00814D8A" w:rsidRPr="00C21C22"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997"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998" w14:textId="77777777" w:rsidR="00814D8A" w:rsidRPr="00C21C22" w:rsidRDefault="00814D8A" w:rsidP="00C21C22">
            <w:pPr>
              <w:spacing w:after="0" w:line="360" w:lineRule="auto"/>
              <w:rPr>
                <w:rFonts w:ascii="Arial" w:hAnsi="Arial" w:cs="Arial"/>
                <w:b/>
                <w:sz w:val="16"/>
                <w:szCs w:val="16"/>
              </w:rPr>
            </w:pPr>
          </w:p>
        </w:tc>
      </w:tr>
      <w:tr w:rsidR="00814D8A" w:rsidRPr="00F860DF" w14:paraId="16B339A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99A"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99B" w14:textId="77777777" w:rsidR="00814D8A" w:rsidRPr="00537256" w:rsidRDefault="00814D8A" w:rsidP="001F179A">
            <w:pPr>
              <w:pStyle w:val="StyleArial8ptAfter0ptLinespacingsingle"/>
            </w:pPr>
            <w:r w:rsidRPr="00537256">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9C"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9D" w14:textId="77777777" w:rsidR="00814D8A" w:rsidRPr="006F198C" w:rsidRDefault="00814D8A" w:rsidP="001F179A">
            <w:pPr>
              <w:pStyle w:val="StyleArial8ptAfter0ptLinespacingsingle"/>
            </w:pPr>
            <w:r w:rsidRPr="006F198C">
              <w:t>OTA_CodeType</w:t>
            </w:r>
          </w:p>
          <w:p w14:paraId="16B3399E" w14:textId="77777777" w:rsidR="00814D8A" w:rsidRPr="006F198C" w:rsidRDefault="00814D8A" w:rsidP="001F179A">
            <w:pPr>
              <w:pStyle w:val="StyleTableText8pt"/>
            </w:pPr>
            <w:r w:rsidRPr="006F198C">
              <w:rPr>
                <w:i/>
              </w:rPr>
              <w:t>Example:</w:t>
            </w:r>
          </w:p>
          <w:p w14:paraId="16B3399F" w14:textId="77777777" w:rsidR="00814D8A" w:rsidRPr="006F198C" w:rsidRDefault="00814D8A" w:rsidP="001F179A">
            <w:pPr>
              <w:pStyle w:val="StyleArial8ptAfter0ptLinespacingsingle"/>
            </w:pPr>
            <w:r w:rsidRPr="006F198C">
              <w:t>&lt;ResGuests&gt;</w:t>
            </w:r>
          </w:p>
          <w:p w14:paraId="16B339A0" w14:textId="77777777" w:rsidR="00814D8A" w:rsidRPr="006F198C" w:rsidRDefault="00814D8A" w:rsidP="001F179A">
            <w:pPr>
              <w:pStyle w:val="StyleArial8ptAfter0ptLinespacingsingle"/>
            </w:pPr>
            <w:r w:rsidRPr="006F198C">
              <w:t>&lt;ResGuest ResGuestRPH="1"&gt;</w:t>
            </w:r>
          </w:p>
          <w:p w14:paraId="16B339A1" w14:textId="77777777" w:rsidR="00814D8A" w:rsidRPr="006F198C" w:rsidRDefault="00814D8A" w:rsidP="001F179A">
            <w:pPr>
              <w:pStyle w:val="StyleArial8ptAfter0ptLinespacingsingle"/>
            </w:pPr>
            <w:r w:rsidRPr="006F198C">
              <w:t>&lt;Profiles&gt;</w:t>
            </w:r>
          </w:p>
          <w:p w14:paraId="16B339A2" w14:textId="77777777" w:rsidR="00814D8A" w:rsidRPr="006F198C" w:rsidRDefault="00814D8A" w:rsidP="001F179A">
            <w:pPr>
              <w:pStyle w:val="StyleArial8ptAfter0ptLinespacingsingle"/>
            </w:pPr>
            <w:r w:rsidRPr="006F198C">
              <w:t>&lt;ProfileInfo&gt;</w:t>
            </w:r>
          </w:p>
          <w:p w14:paraId="16B339A3" w14:textId="77777777" w:rsidR="00814D8A" w:rsidRPr="006F198C" w:rsidRDefault="00814D8A" w:rsidP="00FF5B2F">
            <w:pPr>
              <w:spacing w:after="0" w:line="240" w:lineRule="auto"/>
              <w:rPr>
                <w:rFonts w:ascii="Arial" w:hAnsi="Arial" w:cs="Arial"/>
                <w:sz w:val="16"/>
                <w:szCs w:val="16"/>
              </w:rPr>
            </w:pPr>
            <w:r w:rsidRPr="006F198C">
              <w:rPr>
                <w:rFonts w:ascii="Arial" w:hAnsi="Arial" w:cs="Arial"/>
                <w:sz w:val="16"/>
                <w:szCs w:val="16"/>
              </w:rPr>
              <w:t xml:space="preserve">&lt;Profile </w:t>
            </w:r>
            <w:r w:rsidRPr="006F198C">
              <w:rPr>
                <w:rFonts w:ascii="Arial" w:hAnsi="Arial" w:cs="Arial"/>
                <w:b/>
                <w:sz w:val="16"/>
                <w:szCs w:val="16"/>
              </w:rPr>
              <w:t>ProfileType="1"</w:t>
            </w:r>
            <w:r w:rsidRPr="006F198C">
              <w:rPr>
                <w:rFonts w:ascii="Arial" w:hAnsi="Arial" w:cs="Arial"/>
                <w:sz w:val="16"/>
                <w:szCs w:val="16"/>
              </w:rPr>
              <w:t>&gt;</w:t>
            </w:r>
          </w:p>
          <w:p w14:paraId="16B339A4" w14:textId="77777777" w:rsidR="00814D8A" w:rsidRPr="006F198C" w:rsidRDefault="00814D8A" w:rsidP="001F179A">
            <w:pPr>
              <w:pStyle w:val="StyleArial8ptAfter0ptLinespacingsingle"/>
            </w:pPr>
            <w:r w:rsidRPr="006F198C">
              <w:t xml:space="preserve">&lt;Customer&gt; </w:t>
            </w:r>
          </w:p>
          <w:p w14:paraId="16B339A5" w14:textId="77777777" w:rsidR="00814D8A" w:rsidRPr="006F198C" w:rsidRDefault="00814D8A" w:rsidP="001F179A">
            <w:pPr>
              <w:pStyle w:val="StyleArial8ptAfter0ptLinespacingsingle"/>
            </w:pPr>
            <w:r w:rsidRPr="006F198C">
              <w:t>&lt;PersonName&gt;</w:t>
            </w:r>
          </w:p>
          <w:p w14:paraId="16B339A6" w14:textId="77777777" w:rsidR="00814D8A" w:rsidRPr="006F198C" w:rsidRDefault="00814D8A" w:rsidP="00FF5B2F">
            <w:pPr>
              <w:spacing w:after="0" w:line="240" w:lineRule="auto"/>
              <w:rPr>
                <w:rFonts w:ascii="Arial" w:hAnsi="Arial" w:cs="Arial"/>
                <w:sz w:val="16"/>
                <w:szCs w:val="16"/>
              </w:rPr>
            </w:pPr>
            <w:r w:rsidRPr="006F198C">
              <w:rPr>
                <w:rFonts w:cs="Arial"/>
                <w:b/>
                <w:sz w:val="18"/>
                <w:szCs w:val="18"/>
                <w:lang w:eastAsia="ar-SA"/>
              </w:rPr>
              <w:t>&lt;</w:t>
            </w:r>
            <w:r w:rsidRPr="006F198C">
              <w:rPr>
                <w:rFonts w:ascii="Arial" w:hAnsi="Arial" w:cs="Arial"/>
                <w:sz w:val="16"/>
                <w:szCs w:val="16"/>
              </w:rPr>
              <w:t>NamePrefix&gt;Mr&lt;/NamePrefix&gt;</w:t>
            </w:r>
          </w:p>
          <w:p w14:paraId="16B339A7" w14:textId="77777777" w:rsidR="00814D8A" w:rsidRPr="006F198C" w:rsidRDefault="00814D8A" w:rsidP="001F179A">
            <w:pPr>
              <w:pStyle w:val="StyleArial8ptAfter0ptLinespacingsingle"/>
            </w:pPr>
            <w:r w:rsidRPr="006F198C">
              <w:t>&lt;GivenName&gt;MARTY&lt;/GivenName&gt;</w:t>
            </w:r>
          </w:p>
          <w:p w14:paraId="16B339A8" w14:textId="77777777" w:rsidR="00814D8A" w:rsidRPr="006F198C" w:rsidRDefault="00814D8A" w:rsidP="001F179A">
            <w:pPr>
              <w:pStyle w:val="StyleArial8ptAfter0ptLinespacingsingle"/>
            </w:pPr>
            <w:r w:rsidRPr="006F198C">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A9"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AA" w14:textId="77777777" w:rsidR="00814D8A" w:rsidRPr="006F198C" w:rsidRDefault="00814D8A" w:rsidP="001F179A">
            <w:pPr>
              <w:pStyle w:val="StyleTableText8pt"/>
            </w:pPr>
            <w:r w:rsidRPr="006F198C">
              <w:t>OTA Code List – Profile Type (PRT)</w:t>
            </w:r>
          </w:p>
          <w:p w14:paraId="16B339AB" w14:textId="77777777" w:rsidR="00814D8A" w:rsidRPr="006F198C" w:rsidRDefault="00814D8A" w:rsidP="001F179A">
            <w:pPr>
              <w:pStyle w:val="StyleTableText8pt"/>
            </w:pPr>
            <w:r w:rsidRPr="006F198C">
              <w:rPr>
                <w:i/>
              </w:rPr>
              <w:t>Valid value</w:t>
            </w:r>
            <w:r w:rsidRPr="006F198C">
              <w:t>:</w:t>
            </w:r>
          </w:p>
          <w:p w14:paraId="16B339AC" w14:textId="77777777" w:rsidR="00814D8A" w:rsidRPr="00F860DF" w:rsidRDefault="00814D8A" w:rsidP="00E72399">
            <w:pPr>
              <w:pStyle w:val="StyleArial8ptAfter0ptLinespacingsingle"/>
            </w:pPr>
            <w:r w:rsidRPr="006F198C">
              <w:rPr>
                <w:lang w:val="en-AU"/>
              </w:rPr>
              <w:t>1 = Customer</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AD" w14:textId="77777777" w:rsidR="00814D8A" w:rsidRPr="00F860DF" w:rsidRDefault="00814D8A" w:rsidP="00214888">
            <w:pPr>
              <w:spacing w:after="0" w:line="240" w:lineRule="auto"/>
              <w:rPr>
                <w:rFonts w:ascii="Arial" w:hAnsi="Arial" w:cs="Arial"/>
                <w:sz w:val="16"/>
                <w:szCs w:val="16"/>
              </w:rPr>
            </w:pPr>
          </w:p>
        </w:tc>
      </w:tr>
      <w:tr w:rsidR="00814D8A" w:rsidRPr="00F860DF" w14:paraId="16B339B5"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9AF"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B0"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B1"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B2"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B3"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B4" w14:textId="77777777" w:rsidR="00814D8A" w:rsidRPr="00F860DF" w:rsidRDefault="00814D8A" w:rsidP="00B03A8B">
            <w:pPr>
              <w:pStyle w:val="TableText"/>
              <w:spacing w:before="0" w:after="0"/>
              <w:rPr>
                <w:b/>
                <w:sz w:val="16"/>
                <w:szCs w:val="16"/>
              </w:rPr>
            </w:pPr>
          </w:p>
        </w:tc>
      </w:tr>
      <w:tr w:rsidR="00814D8A" w:rsidRPr="00C21C22" w14:paraId="16B339D6"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9B6" w14:textId="77777777" w:rsidR="00814D8A" w:rsidRPr="0061132B" w:rsidRDefault="00814D8A" w:rsidP="001F179A">
            <w:pPr>
              <w:pStyle w:val="StyleArial8ptBoldAfter0ptLinespacing15lines"/>
            </w:pPr>
            <w:r w:rsidRPr="0061132B">
              <w:t>1</w:t>
            </w:r>
          </w:p>
          <w:p w14:paraId="16B339B7" w14:textId="77777777" w:rsidR="00814D8A" w:rsidRPr="0061132B" w:rsidRDefault="00814D8A" w:rsidP="001F179A">
            <w:pPr>
              <w:pStyle w:val="StyleArial8ptBoldAfter0ptLinespacing15lines"/>
            </w:pPr>
            <w:r w:rsidRPr="0061132B">
              <w:t>2</w:t>
            </w:r>
          </w:p>
          <w:p w14:paraId="16B339B8" w14:textId="77777777" w:rsidR="00814D8A" w:rsidRPr="0061132B" w:rsidRDefault="00814D8A" w:rsidP="001F179A">
            <w:pPr>
              <w:pStyle w:val="StyleArial8ptBoldAfter0ptLinespacing15lines"/>
            </w:pPr>
            <w:r w:rsidRPr="0061132B">
              <w:t>3</w:t>
            </w:r>
          </w:p>
          <w:p w14:paraId="16B339B9" w14:textId="77777777" w:rsidR="00814D8A" w:rsidRPr="0061132B" w:rsidRDefault="00814D8A" w:rsidP="001F179A">
            <w:pPr>
              <w:pStyle w:val="StyleArial8ptBoldAfter0ptLinespacing15lines"/>
            </w:pPr>
            <w:r w:rsidRPr="0061132B">
              <w:t>4</w:t>
            </w:r>
          </w:p>
          <w:p w14:paraId="16B339BA" w14:textId="77777777" w:rsidR="00814D8A" w:rsidRPr="0061132B" w:rsidRDefault="00814D8A" w:rsidP="001F179A">
            <w:pPr>
              <w:pStyle w:val="StyleArial8ptBoldAfter0ptLinespacing15lines"/>
            </w:pPr>
            <w:r w:rsidRPr="0061132B">
              <w:t>5</w:t>
            </w:r>
          </w:p>
          <w:p w14:paraId="16B339BB" w14:textId="77777777" w:rsidR="00814D8A" w:rsidRPr="0061132B" w:rsidRDefault="00814D8A" w:rsidP="001F179A">
            <w:pPr>
              <w:pStyle w:val="StyleArial8ptBoldAfter0ptLinespacing15lines"/>
            </w:pPr>
            <w:r w:rsidRPr="0061132B">
              <w:t>6</w:t>
            </w:r>
          </w:p>
          <w:p w14:paraId="16B339BC" w14:textId="77777777" w:rsidR="00814D8A" w:rsidRPr="0061132B" w:rsidRDefault="00814D8A" w:rsidP="001F179A">
            <w:pPr>
              <w:pStyle w:val="StyleArial8ptBoldAfter0ptLinespacing15lines"/>
            </w:pPr>
            <w:r w:rsidRPr="0061132B">
              <w:t>7</w:t>
            </w:r>
          </w:p>
          <w:p w14:paraId="16B339BD" w14:textId="77777777" w:rsidR="00814D8A" w:rsidRPr="0061132B" w:rsidRDefault="00814D8A" w:rsidP="001F179A">
            <w:pPr>
              <w:pStyle w:val="StyleArial8ptBoldAfter0ptLinespacing15lines"/>
            </w:pPr>
            <w:r w:rsidRPr="0061132B">
              <w:t>8</w:t>
            </w:r>
          </w:p>
          <w:p w14:paraId="16B339BE" w14:textId="77777777" w:rsidR="00814D8A" w:rsidRPr="0061132B" w:rsidRDefault="00814D8A" w:rsidP="001F179A">
            <w:pPr>
              <w:pStyle w:val="StyleArial8ptBoldAfter0ptLinespacing15lines"/>
            </w:pPr>
            <w:r w:rsidRPr="0061132B">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9BF" w14:textId="77777777" w:rsidR="00814D8A" w:rsidRPr="00344437" w:rsidRDefault="00814D8A" w:rsidP="001F179A">
            <w:pPr>
              <w:pStyle w:val="StyleArial8ptBoldAfter0ptLinespacing15lines"/>
            </w:pPr>
            <w:r w:rsidRPr="00344437">
              <w:t>HotelRes</w:t>
            </w:r>
            <w:r>
              <w:t>Modifies</w:t>
            </w:r>
          </w:p>
          <w:p w14:paraId="16B339C0" w14:textId="77777777" w:rsidR="00814D8A" w:rsidRPr="00344437" w:rsidRDefault="00814D8A" w:rsidP="001F179A">
            <w:pPr>
              <w:pStyle w:val="StyleArial8ptBoldAfter0ptLinespacing15lines"/>
            </w:pPr>
            <w:r w:rsidRPr="00344437">
              <w:t>HotelRes</w:t>
            </w:r>
            <w:r>
              <w:t>Modify</w:t>
            </w:r>
          </w:p>
          <w:p w14:paraId="16B339C1" w14:textId="77777777" w:rsidR="00814D8A" w:rsidRPr="0061132B" w:rsidRDefault="00814D8A" w:rsidP="001F179A">
            <w:pPr>
              <w:pStyle w:val="StyleArial8ptBoldAfter0ptLinespacing15lines"/>
            </w:pPr>
            <w:r w:rsidRPr="0061132B">
              <w:t>ResGuests</w:t>
            </w:r>
          </w:p>
          <w:p w14:paraId="16B339C2" w14:textId="77777777" w:rsidR="00814D8A" w:rsidRPr="0061132B" w:rsidRDefault="00814D8A" w:rsidP="001F179A">
            <w:pPr>
              <w:pStyle w:val="StyleArial8ptBoldAfter0ptLinespacing15lines"/>
            </w:pPr>
            <w:r w:rsidRPr="0061132B">
              <w:t>ResGuest</w:t>
            </w:r>
          </w:p>
          <w:p w14:paraId="16B339C3" w14:textId="77777777" w:rsidR="00814D8A" w:rsidRPr="0061132B" w:rsidRDefault="00814D8A" w:rsidP="001F179A">
            <w:pPr>
              <w:pStyle w:val="StyleArial8ptBoldAfter0ptLinespacing15lines"/>
            </w:pPr>
            <w:r w:rsidRPr="0061132B">
              <w:t>Profiles</w:t>
            </w:r>
          </w:p>
          <w:p w14:paraId="16B339C4" w14:textId="77777777" w:rsidR="00814D8A" w:rsidRPr="0061132B" w:rsidRDefault="00814D8A" w:rsidP="001F179A">
            <w:pPr>
              <w:pStyle w:val="StyleArial8ptBoldAfter0ptLinespacing15lines"/>
            </w:pPr>
            <w:r w:rsidRPr="0061132B">
              <w:t>ProfileInfo</w:t>
            </w:r>
          </w:p>
          <w:p w14:paraId="16B339C5" w14:textId="77777777" w:rsidR="00814D8A" w:rsidRPr="0061132B" w:rsidRDefault="00814D8A" w:rsidP="001F179A">
            <w:pPr>
              <w:pStyle w:val="StyleArial8ptBoldAfter0ptLinespacing15lines"/>
            </w:pPr>
            <w:r w:rsidRPr="0061132B">
              <w:t>Profile</w:t>
            </w:r>
          </w:p>
          <w:p w14:paraId="16B339C6" w14:textId="77777777" w:rsidR="00814D8A" w:rsidRPr="0061132B" w:rsidRDefault="00814D8A" w:rsidP="001F179A">
            <w:pPr>
              <w:pStyle w:val="StyleArial8ptBoldAfter0ptLinespacing15lines"/>
            </w:pPr>
            <w:r w:rsidRPr="0061132B">
              <w:t>Customer</w:t>
            </w:r>
          </w:p>
          <w:p w14:paraId="16B339C7" w14:textId="77777777" w:rsidR="00814D8A" w:rsidRPr="0061132B" w:rsidRDefault="00814D8A" w:rsidP="001F179A">
            <w:pPr>
              <w:pStyle w:val="StyleArial8ptBoldAfter0ptLinespacing15lines"/>
            </w:pPr>
            <w:r w:rsidRPr="0061132B">
              <w:t>PersonsName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9C8" w14:textId="77777777" w:rsidR="00814D8A" w:rsidRPr="0061132B" w:rsidRDefault="00814D8A" w:rsidP="001F179A">
            <w:pPr>
              <w:pStyle w:val="StyleArial8ptBoldAfter0ptLinespacing15lines"/>
            </w:pPr>
            <w:r w:rsidRPr="0061132B">
              <w:t>M</w:t>
            </w:r>
          </w:p>
          <w:p w14:paraId="16B339C9" w14:textId="77777777" w:rsidR="00814D8A" w:rsidRPr="0061132B" w:rsidRDefault="00814D8A" w:rsidP="001F179A">
            <w:pPr>
              <w:pStyle w:val="StyleArial8ptBoldAfter0ptLinespacing15lines"/>
            </w:pPr>
            <w:r w:rsidRPr="0061132B">
              <w:t>M</w:t>
            </w:r>
          </w:p>
          <w:p w14:paraId="16B339CA" w14:textId="77777777" w:rsidR="00814D8A" w:rsidRPr="0061132B" w:rsidRDefault="00814D8A" w:rsidP="001F179A">
            <w:pPr>
              <w:pStyle w:val="StyleArial8ptBoldAfter0ptLinespacing15lines"/>
            </w:pPr>
            <w:r w:rsidRPr="0061132B">
              <w:t>A</w:t>
            </w:r>
          </w:p>
          <w:p w14:paraId="16B339CB" w14:textId="77777777" w:rsidR="00814D8A" w:rsidRPr="0061132B" w:rsidRDefault="00814D8A" w:rsidP="001F179A">
            <w:pPr>
              <w:pStyle w:val="StyleArial8ptBoldAfter0ptLinespacing15lines"/>
            </w:pPr>
            <w:r w:rsidRPr="0061132B">
              <w:t xml:space="preserve">M </w:t>
            </w:r>
          </w:p>
          <w:p w14:paraId="16B339CC" w14:textId="77777777" w:rsidR="00814D8A" w:rsidRPr="0061132B" w:rsidRDefault="00814D8A" w:rsidP="001F179A">
            <w:pPr>
              <w:pStyle w:val="StyleArial8ptBoldAfter0ptLinespacing15lines"/>
            </w:pPr>
            <w:r w:rsidRPr="0061132B">
              <w:t>A</w:t>
            </w:r>
          </w:p>
          <w:p w14:paraId="16B339CD" w14:textId="77777777" w:rsidR="00814D8A" w:rsidRPr="0061132B" w:rsidRDefault="00814D8A" w:rsidP="001F179A">
            <w:pPr>
              <w:pStyle w:val="StyleArial8ptBoldAfter0ptLinespacing15lines"/>
            </w:pPr>
            <w:r w:rsidRPr="0061132B">
              <w:t>M</w:t>
            </w:r>
          </w:p>
          <w:p w14:paraId="16B339CE" w14:textId="77777777" w:rsidR="00814D8A" w:rsidRPr="0061132B" w:rsidRDefault="00814D8A" w:rsidP="001F179A">
            <w:pPr>
              <w:pStyle w:val="StyleArial8ptBoldAfter0ptLinespacing15lines"/>
            </w:pPr>
            <w:r w:rsidRPr="0061132B">
              <w:t xml:space="preserve">M </w:t>
            </w:r>
          </w:p>
          <w:p w14:paraId="16B339CF" w14:textId="77777777" w:rsidR="00814D8A" w:rsidRPr="0061132B" w:rsidRDefault="00814D8A" w:rsidP="001F179A">
            <w:pPr>
              <w:pStyle w:val="StyleArial8ptBoldAfter0ptLinespacing15lines"/>
            </w:pPr>
            <w:r w:rsidRPr="0061132B">
              <w:t>M</w:t>
            </w:r>
          </w:p>
          <w:p w14:paraId="16B339D0" w14:textId="77777777" w:rsidR="00814D8A" w:rsidRPr="0061132B" w:rsidRDefault="00814D8A" w:rsidP="001F179A">
            <w:pPr>
              <w:pStyle w:val="StyleArial8ptBoldAfter0ptLinespacing15lines"/>
            </w:pPr>
            <w:r w:rsidRPr="0061132B">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D1" w14:textId="77777777" w:rsidR="00814D8A" w:rsidRPr="00E65CE0" w:rsidRDefault="00814D8A" w:rsidP="00B226BD">
            <w:pPr>
              <w:spacing w:before="120"/>
              <w:rPr>
                <w:rFonts w:ascii="Arial" w:hAnsi="Arial" w:cs="Arial"/>
                <w:b/>
                <w:sz w:val="16"/>
                <w:szCs w:val="16"/>
              </w:rPr>
            </w:pPr>
            <w:r w:rsidRPr="00F43C22">
              <w:rPr>
                <w:rFonts w:ascii="Arial" w:hAnsi="Arial"/>
                <w:b/>
                <w:sz w:val="16"/>
                <w:szCs w:val="20"/>
              </w:rPr>
              <w:t>GDS Note:</w:t>
            </w:r>
            <w:r w:rsidRPr="00F43C22">
              <w:rPr>
                <w:rFonts w:ascii="Arial" w:hAnsi="Arial"/>
                <w:sz w:val="16"/>
                <w:szCs w:val="20"/>
              </w:rPr>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9D2" w14:textId="77777777" w:rsidR="00814D8A" w:rsidRDefault="00814D8A" w:rsidP="009B0BEB">
            <w:pPr>
              <w:spacing w:after="0" w:line="360" w:lineRule="auto"/>
              <w:jc w:val="center"/>
              <w:rPr>
                <w:rFonts w:ascii="Arial" w:hAnsi="Arial" w:cs="Arial"/>
                <w:b/>
                <w:sz w:val="16"/>
                <w:szCs w:val="16"/>
              </w:rPr>
            </w:pPr>
            <w:r>
              <w:rPr>
                <w:rFonts w:ascii="Arial" w:hAnsi="Arial" w:cs="Arial"/>
                <w:b/>
                <w:sz w:val="16"/>
                <w:szCs w:val="16"/>
              </w:rPr>
              <w:t>GDS</w:t>
            </w:r>
          </w:p>
          <w:p w14:paraId="16B339D3" w14:textId="77777777" w:rsidR="00814D8A" w:rsidRPr="00C21C22" w:rsidRDefault="00814D8A" w:rsidP="009B0BEB">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9D4"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9D5" w14:textId="77777777" w:rsidR="00814D8A" w:rsidRPr="00C21C22" w:rsidRDefault="00814D8A" w:rsidP="00C21C22">
            <w:pPr>
              <w:spacing w:after="0" w:line="360" w:lineRule="auto"/>
              <w:rPr>
                <w:rFonts w:ascii="Arial" w:hAnsi="Arial" w:cs="Arial"/>
                <w:b/>
                <w:sz w:val="16"/>
                <w:szCs w:val="16"/>
              </w:rPr>
            </w:pPr>
          </w:p>
        </w:tc>
      </w:tr>
      <w:tr w:rsidR="00814D8A" w:rsidRPr="006F198C" w14:paraId="16B339E9"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9D7"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9D8" w14:textId="77777777" w:rsidR="00814D8A" w:rsidRPr="006F198C" w:rsidRDefault="00814D8A" w:rsidP="001F179A">
            <w:pPr>
              <w:pStyle w:val="StyleArial8ptAfter0ptLinespacingsingle"/>
            </w:pPr>
            <w:r w:rsidRPr="006F198C">
              <w:t>@NamePrefix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D9" w14:textId="77777777" w:rsidR="00814D8A" w:rsidRPr="006F198C" w:rsidRDefault="00814D8A" w:rsidP="001F179A">
            <w:pPr>
              <w:pStyle w:val="StyleArial8ptAfter0ptLinespacingsingle"/>
            </w:pPr>
            <w:r w:rsidRPr="006F198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DA" w14:textId="77777777" w:rsidR="00814D8A" w:rsidRPr="006F198C" w:rsidRDefault="00814D8A" w:rsidP="001F179A">
            <w:pPr>
              <w:pStyle w:val="StyleArial8ptAfter0ptLinespacingsingle"/>
            </w:pPr>
            <w:r w:rsidRPr="006F198C">
              <w:t>StringLength1to16</w:t>
            </w:r>
          </w:p>
          <w:p w14:paraId="16B339DB" w14:textId="77777777" w:rsidR="00814D8A" w:rsidRPr="006F198C" w:rsidRDefault="00814D8A" w:rsidP="001F179A">
            <w:pPr>
              <w:pStyle w:val="StyleTableText8pt"/>
            </w:pPr>
            <w:r w:rsidRPr="006F198C">
              <w:rPr>
                <w:i/>
              </w:rPr>
              <w:t>Example:</w:t>
            </w:r>
          </w:p>
          <w:p w14:paraId="16B339DC" w14:textId="77777777" w:rsidR="00814D8A" w:rsidRPr="006F198C" w:rsidRDefault="00814D8A" w:rsidP="001F179A">
            <w:pPr>
              <w:pStyle w:val="StyleArial8ptAfter0ptLinespacingsingle"/>
            </w:pPr>
            <w:r w:rsidRPr="006F198C">
              <w:t>&lt;ResGuests&gt;</w:t>
            </w:r>
          </w:p>
          <w:p w14:paraId="16B339DD" w14:textId="77777777" w:rsidR="00814D8A" w:rsidRPr="006F198C" w:rsidRDefault="00814D8A" w:rsidP="001F179A">
            <w:pPr>
              <w:pStyle w:val="StyleArial8ptAfter0ptLinespacingsingle"/>
            </w:pPr>
            <w:r w:rsidRPr="006F198C">
              <w:t>&lt;ResGuest ResGuestRPH="1"&gt;</w:t>
            </w:r>
          </w:p>
          <w:p w14:paraId="16B339DE" w14:textId="77777777" w:rsidR="00814D8A" w:rsidRPr="006F198C" w:rsidRDefault="00814D8A" w:rsidP="001F179A">
            <w:pPr>
              <w:pStyle w:val="StyleArial8ptAfter0ptLinespacingsingle"/>
            </w:pPr>
            <w:r w:rsidRPr="006F198C">
              <w:t>&lt;Profiles&gt;</w:t>
            </w:r>
          </w:p>
          <w:p w14:paraId="16B339DF" w14:textId="77777777" w:rsidR="00814D8A" w:rsidRPr="006F198C" w:rsidRDefault="00814D8A" w:rsidP="001F179A">
            <w:pPr>
              <w:pStyle w:val="StyleArial8ptAfter0ptLinespacingsingle"/>
            </w:pPr>
            <w:r w:rsidRPr="006F198C">
              <w:t>&lt;ProfileInfo&gt;</w:t>
            </w:r>
          </w:p>
          <w:p w14:paraId="16B339E0" w14:textId="77777777" w:rsidR="00814D8A" w:rsidRPr="006F198C" w:rsidRDefault="00814D8A" w:rsidP="001F179A">
            <w:pPr>
              <w:pStyle w:val="StyleArial8ptAfter0ptLinespacingsingle"/>
            </w:pPr>
            <w:r w:rsidRPr="006F198C">
              <w:t>&lt;Profile ProfileType="1"&gt;</w:t>
            </w:r>
          </w:p>
          <w:p w14:paraId="16B339E1" w14:textId="77777777" w:rsidR="00814D8A" w:rsidRPr="006F198C" w:rsidRDefault="00814D8A" w:rsidP="001F179A">
            <w:pPr>
              <w:pStyle w:val="StyleArial8ptAfter0ptLinespacingsingle"/>
            </w:pPr>
            <w:r w:rsidRPr="006F198C">
              <w:t xml:space="preserve">&lt;Customer&gt; </w:t>
            </w:r>
          </w:p>
          <w:p w14:paraId="16B339E2" w14:textId="77777777" w:rsidR="00814D8A" w:rsidRPr="006F198C" w:rsidRDefault="00814D8A" w:rsidP="001F179A">
            <w:pPr>
              <w:pStyle w:val="StyleArial8ptAfter0ptLinespacingsingle"/>
            </w:pPr>
            <w:r w:rsidRPr="006F198C">
              <w:t>&lt;PersonName&gt;</w:t>
            </w:r>
          </w:p>
          <w:p w14:paraId="16B339E3" w14:textId="77777777" w:rsidR="00814D8A" w:rsidRPr="006F198C" w:rsidRDefault="00814D8A" w:rsidP="00801A4E">
            <w:pPr>
              <w:spacing w:after="0" w:line="240" w:lineRule="auto"/>
              <w:rPr>
                <w:rFonts w:ascii="Arial" w:hAnsi="Arial" w:cs="Arial"/>
                <w:b/>
                <w:sz w:val="16"/>
                <w:szCs w:val="16"/>
              </w:rPr>
            </w:pPr>
            <w:r w:rsidRPr="006F198C">
              <w:rPr>
                <w:rFonts w:cs="Arial"/>
                <w:b/>
                <w:sz w:val="18"/>
                <w:szCs w:val="18"/>
                <w:lang w:eastAsia="ar-SA"/>
              </w:rPr>
              <w:t>&lt;</w:t>
            </w:r>
            <w:r w:rsidRPr="006F198C">
              <w:rPr>
                <w:rFonts w:ascii="Arial" w:hAnsi="Arial" w:cs="Arial"/>
                <w:b/>
                <w:sz w:val="16"/>
                <w:szCs w:val="16"/>
              </w:rPr>
              <w:t>NamePrefix&gt;Mr&lt;/NamePrefix&gt;</w:t>
            </w:r>
          </w:p>
          <w:p w14:paraId="16B339E4" w14:textId="77777777" w:rsidR="00814D8A" w:rsidRPr="006F198C" w:rsidRDefault="00814D8A" w:rsidP="001F179A">
            <w:pPr>
              <w:pStyle w:val="StyleArial8ptAfter0ptLinespacingsingle"/>
            </w:pPr>
            <w:r w:rsidRPr="006F198C">
              <w:t>&lt;GivenName&gt;MARTY&lt;/GivenName&gt;</w:t>
            </w:r>
          </w:p>
          <w:p w14:paraId="16B339E5" w14:textId="77777777" w:rsidR="00814D8A" w:rsidRPr="006F198C" w:rsidRDefault="00814D8A" w:rsidP="001F179A">
            <w:pPr>
              <w:pStyle w:val="StyleArial8ptAfter0ptLinespacingsingle"/>
            </w:pPr>
            <w:r w:rsidRPr="006F198C">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E6"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E7" w14:textId="77777777" w:rsidR="00814D8A" w:rsidRPr="006F198C" w:rsidRDefault="00814D8A" w:rsidP="001F179A">
            <w:pPr>
              <w:pStyle w:val="StyleArial8ptBefore3ptAfter3ptLinespacingsing"/>
            </w:pPr>
            <w:r w:rsidRPr="006F198C">
              <w:t>GDS=30 for @NamePrefix, @GivenName, @Surname values combined</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E8" w14:textId="77777777" w:rsidR="00814D8A" w:rsidRPr="006F198C" w:rsidRDefault="00814D8A" w:rsidP="00D8050D">
            <w:pPr>
              <w:pStyle w:val="StyleArial8ptBefore3ptAfter3ptLinespacingsing"/>
            </w:pPr>
            <w:r w:rsidRPr="006F198C">
              <w:t>Customer Name Prefix</w:t>
            </w:r>
          </w:p>
        </w:tc>
      </w:tr>
      <w:tr w:rsidR="00814D8A" w:rsidRPr="00F860DF" w14:paraId="16B339F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9EA" w14:textId="77777777" w:rsidR="00814D8A" w:rsidRPr="006F198C"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9EB" w14:textId="77777777" w:rsidR="00814D8A" w:rsidRPr="00537256" w:rsidRDefault="00814D8A" w:rsidP="001F179A">
            <w:pPr>
              <w:pStyle w:val="StyleArial8ptAfter0ptLinespacingsingle"/>
            </w:pPr>
            <w:r w:rsidRPr="00537256">
              <w:t>@GivenName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EC" w14:textId="77777777" w:rsidR="00814D8A" w:rsidRPr="006F198C" w:rsidRDefault="00814D8A" w:rsidP="001F179A">
            <w:pPr>
              <w:pStyle w:val="StyleArial8ptAfter0ptLinespacingsingle"/>
            </w:pPr>
            <w:r w:rsidRPr="006F19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9ED" w14:textId="77777777" w:rsidR="00814D8A" w:rsidRPr="006F198C" w:rsidRDefault="00814D8A" w:rsidP="001F179A">
            <w:pPr>
              <w:pStyle w:val="StyleArial8ptAfter0ptLinespacingsingle"/>
            </w:pPr>
            <w:r w:rsidRPr="006F198C">
              <w:t>StringLength1to64</w:t>
            </w:r>
          </w:p>
          <w:p w14:paraId="16B339EE" w14:textId="77777777" w:rsidR="00814D8A" w:rsidRPr="006F198C" w:rsidRDefault="00814D8A" w:rsidP="001F179A">
            <w:pPr>
              <w:pStyle w:val="StyleTableText8pt"/>
            </w:pPr>
            <w:r w:rsidRPr="006F198C">
              <w:rPr>
                <w:i/>
              </w:rPr>
              <w:t>Example:</w:t>
            </w:r>
          </w:p>
          <w:p w14:paraId="16B339EF" w14:textId="77777777" w:rsidR="00814D8A" w:rsidRPr="006F198C" w:rsidRDefault="00814D8A" w:rsidP="001F179A">
            <w:pPr>
              <w:pStyle w:val="StyleArial8ptAfter0ptLinespacingsingle"/>
            </w:pPr>
            <w:r w:rsidRPr="006F198C">
              <w:t>&lt;ResGuests&gt;</w:t>
            </w:r>
          </w:p>
          <w:p w14:paraId="16B339F0" w14:textId="77777777" w:rsidR="00814D8A" w:rsidRPr="006F198C" w:rsidRDefault="00814D8A" w:rsidP="001F179A">
            <w:pPr>
              <w:pStyle w:val="StyleArial8ptAfter0ptLinespacingsingle"/>
            </w:pPr>
            <w:r w:rsidRPr="006F198C">
              <w:t>&lt;ResGuest ResGuestRPH="1"&gt;</w:t>
            </w:r>
          </w:p>
          <w:p w14:paraId="16B339F1" w14:textId="77777777" w:rsidR="00814D8A" w:rsidRPr="006F198C" w:rsidRDefault="00814D8A" w:rsidP="001F179A">
            <w:pPr>
              <w:pStyle w:val="StyleArial8ptAfter0ptLinespacingsingle"/>
            </w:pPr>
            <w:r w:rsidRPr="006F198C">
              <w:t>&lt;Profiles&gt;</w:t>
            </w:r>
          </w:p>
          <w:p w14:paraId="16B339F2" w14:textId="77777777" w:rsidR="00814D8A" w:rsidRPr="006F198C" w:rsidRDefault="00814D8A" w:rsidP="001F179A">
            <w:pPr>
              <w:pStyle w:val="StyleArial8ptAfter0ptLinespacingsingle"/>
            </w:pPr>
            <w:r w:rsidRPr="006F198C">
              <w:t>&lt;ProfileInfo&gt;</w:t>
            </w:r>
          </w:p>
          <w:p w14:paraId="16B339F3" w14:textId="77777777" w:rsidR="00814D8A" w:rsidRPr="006F198C" w:rsidRDefault="00814D8A" w:rsidP="001F179A">
            <w:pPr>
              <w:pStyle w:val="StyleArial8ptAfter0ptLinespacingsingle"/>
            </w:pPr>
            <w:r w:rsidRPr="006F198C">
              <w:t>&lt;Profile ProfileType="1"&gt;</w:t>
            </w:r>
          </w:p>
          <w:p w14:paraId="16B339F4" w14:textId="77777777" w:rsidR="00814D8A" w:rsidRPr="006F198C" w:rsidRDefault="00814D8A" w:rsidP="001F179A">
            <w:pPr>
              <w:pStyle w:val="StyleArial8ptAfter0ptLinespacingsingle"/>
            </w:pPr>
            <w:r w:rsidRPr="006F198C">
              <w:t xml:space="preserve">&lt;Customer&gt; </w:t>
            </w:r>
          </w:p>
          <w:p w14:paraId="16B339F5" w14:textId="77777777" w:rsidR="00814D8A" w:rsidRPr="006F198C" w:rsidRDefault="00814D8A" w:rsidP="001F179A">
            <w:pPr>
              <w:pStyle w:val="StyleArial8ptAfter0ptLinespacingsingle"/>
            </w:pPr>
            <w:r w:rsidRPr="006F198C">
              <w:t>&lt;PersonName&gt;</w:t>
            </w:r>
          </w:p>
          <w:p w14:paraId="16B339F6" w14:textId="77777777" w:rsidR="00814D8A" w:rsidRPr="006F198C" w:rsidRDefault="00814D8A" w:rsidP="00801A4E">
            <w:pPr>
              <w:spacing w:after="0" w:line="240" w:lineRule="auto"/>
              <w:rPr>
                <w:rFonts w:ascii="Arial" w:hAnsi="Arial" w:cs="Arial"/>
                <w:sz w:val="16"/>
                <w:szCs w:val="16"/>
              </w:rPr>
            </w:pPr>
            <w:r w:rsidRPr="006F198C">
              <w:rPr>
                <w:rFonts w:cs="Arial"/>
                <w:b/>
                <w:sz w:val="18"/>
                <w:szCs w:val="18"/>
                <w:lang w:eastAsia="ar-SA"/>
              </w:rPr>
              <w:t>&lt;</w:t>
            </w:r>
            <w:r w:rsidRPr="006F198C">
              <w:rPr>
                <w:rFonts w:ascii="Arial" w:hAnsi="Arial" w:cs="Arial"/>
                <w:sz w:val="16"/>
                <w:szCs w:val="16"/>
              </w:rPr>
              <w:t>NamePrefix&gt;Mr&lt;/NamePrefix&gt;</w:t>
            </w:r>
          </w:p>
          <w:p w14:paraId="16B339F7" w14:textId="77777777" w:rsidR="00814D8A" w:rsidRPr="006F198C" w:rsidRDefault="00814D8A" w:rsidP="00801A4E">
            <w:pPr>
              <w:spacing w:after="0" w:line="240" w:lineRule="auto"/>
              <w:rPr>
                <w:rFonts w:ascii="Arial" w:hAnsi="Arial" w:cs="Arial"/>
                <w:b/>
                <w:sz w:val="16"/>
                <w:szCs w:val="16"/>
              </w:rPr>
            </w:pPr>
            <w:r w:rsidRPr="006F198C">
              <w:rPr>
                <w:rFonts w:ascii="Arial" w:hAnsi="Arial" w:cs="Arial"/>
                <w:b/>
                <w:sz w:val="16"/>
                <w:szCs w:val="16"/>
              </w:rPr>
              <w:t>&lt;GivenName&gt;MARTY&lt;/GivenName&gt;</w:t>
            </w:r>
          </w:p>
          <w:p w14:paraId="16B339F8" w14:textId="77777777" w:rsidR="00814D8A" w:rsidRPr="006F198C" w:rsidRDefault="00814D8A" w:rsidP="001F179A">
            <w:pPr>
              <w:pStyle w:val="StyleArial8ptAfter0ptLinespacingsingle"/>
            </w:pPr>
            <w:r w:rsidRPr="006F198C">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9F9" w14:textId="77777777" w:rsidR="00814D8A" w:rsidRPr="006F198C" w:rsidRDefault="00814D8A" w:rsidP="001F179A">
            <w:pPr>
              <w:pStyle w:val="StyleArial8ptCenteredAfter0ptLinespacingsingle"/>
            </w:pPr>
            <w:r w:rsidRPr="006F19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9FA" w14:textId="77777777" w:rsidR="00814D8A" w:rsidRPr="006F198C" w:rsidRDefault="00814D8A" w:rsidP="0015692A">
            <w:pPr>
              <w:spacing w:before="60" w:after="6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9FB" w14:textId="77777777" w:rsidR="00814D8A" w:rsidRPr="00276660" w:rsidRDefault="00814D8A" w:rsidP="00D8050D">
            <w:pPr>
              <w:pStyle w:val="StyleArial8ptBefore3ptAfter3ptLinespacingsing"/>
            </w:pPr>
            <w:r w:rsidRPr="006F198C">
              <w:t>Customer Given Name</w:t>
            </w:r>
          </w:p>
        </w:tc>
      </w:tr>
      <w:tr w:rsidR="00814D8A" w:rsidRPr="00F860DF" w14:paraId="16B33A0F"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9FD" w14:textId="77777777" w:rsidR="00814D8A" w:rsidRPr="00F860DF"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9FE" w14:textId="77777777" w:rsidR="00814D8A" w:rsidRPr="00537256" w:rsidRDefault="00814D8A" w:rsidP="001F179A">
            <w:pPr>
              <w:pStyle w:val="StyleArial8ptAfter0ptLinespacingsingle"/>
            </w:pPr>
            <w:r w:rsidRPr="00537256">
              <w:t>@Surname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9FF" w14:textId="77777777" w:rsidR="00814D8A" w:rsidRPr="002C00B4" w:rsidRDefault="00814D8A" w:rsidP="001F179A">
            <w:pPr>
              <w:pStyle w:val="StyleArial8ptAfter0ptLinespacingsingle"/>
            </w:pPr>
            <w:r w:rsidRPr="002C00B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00" w14:textId="77777777" w:rsidR="00814D8A" w:rsidRPr="002C00B4" w:rsidRDefault="00814D8A" w:rsidP="001F179A">
            <w:pPr>
              <w:pStyle w:val="StyleArial8ptAfter0ptLinespacingsingle"/>
            </w:pPr>
            <w:r w:rsidRPr="002C00B4">
              <w:t>StringLength1to64</w:t>
            </w:r>
          </w:p>
          <w:p w14:paraId="16B33A01" w14:textId="77777777" w:rsidR="00814D8A" w:rsidRPr="002C00B4" w:rsidRDefault="00814D8A" w:rsidP="001F179A">
            <w:pPr>
              <w:pStyle w:val="StyleTableText8pt"/>
            </w:pPr>
            <w:r w:rsidRPr="002C00B4">
              <w:rPr>
                <w:i/>
              </w:rPr>
              <w:t>Example:</w:t>
            </w:r>
          </w:p>
          <w:p w14:paraId="16B33A02" w14:textId="77777777" w:rsidR="00814D8A" w:rsidRPr="002C00B4" w:rsidRDefault="00814D8A" w:rsidP="001F179A">
            <w:pPr>
              <w:pStyle w:val="StyleArial8ptAfter0ptLinespacingsingle"/>
            </w:pPr>
            <w:r w:rsidRPr="002C00B4">
              <w:t>&lt;ResGuests&gt;</w:t>
            </w:r>
          </w:p>
          <w:p w14:paraId="16B33A03" w14:textId="77777777" w:rsidR="00814D8A" w:rsidRPr="002C00B4" w:rsidRDefault="00814D8A" w:rsidP="001F179A">
            <w:pPr>
              <w:pStyle w:val="StyleArial8ptAfter0ptLinespacingsingle"/>
            </w:pPr>
            <w:r w:rsidRPr="002C00B4">
              <w:t>&lt;ResGuest ResGuestRPH="1"&gt;</w:t>
            </w:r>
          </w:p>
          <w:p w14:paraId="16B33A04" w14:textId="77777777" w:rsidR="00814D8A" w:rsidRPr="002C00B4" w:rsidRDefault="00814D8A" w:rsidP="001F179A">
            <w:pPr>
              <w:pStyle w:val="StyleArial8ptAfter0ptLinespacingsingle"/>
            </w:pPr>
            <w:r w:rsidRPr="002C00B4">
              <w:t>&lt;Profiles&gt;</w:t>
            </w:r>
          </w:p>
          <w:p w14:paraId="16B33A05" w14:textId="77777777" w:rsidR="00814D8A" w:rsidRPr="002C00B4" w:rsidRDefault="00814D8A" w:rsidP="001F179A">
            <w:pPr>
              <w:pStyle w:val="StyleArial8ptAfter0ptLinespacingsingle"/>
            </w:pPr>
            <w:r w:rsidRPr="002C00B4">
              <w:t>&lt;ProfileInfo&gt;</w:t>
            </w:r>
          </w:p>
          <w:p w14:paraId="16B33A06" w14:textId="77777777" w:rsidR="00814D8A" w:rsidRPr="002C00B4" w:rsidRDefault="00814D8A" w:rsidP="001F179A">
            <w:pPr>
              <w:pStyle w:val="StyleArial8ptAfter0ptLinespacingsingle"/>
            </w:pPr>
            <w:r w:rsidRPr="002C00B4">
              <w:t>&lt;Profile ProfileType="1"&gt;</w:t>
            </w:r>
          </w:p>
          <w:p w14:paraId="16B33A07" w14:textId="77777777" w:rsidR="00814D8A" w:rsidRPr="002C00B4" w:rsidRDefault="00814D8A" w:rsidP="001F179A">
            <w:pPr>
              <w:pStyle w:val="StyleArial8ptAfter0ptLinespacingsingle"/>
            </w:pPr>
            <w:r w:rsidRPr="002C00B4">
              <w:t xml:space="preserve">&lt;Customer&gt; </w:t>
            </w:r>
          </w:p>
          <w:p w14:paraId="16B33A08" w14:textId="77777777" w:rsidR="00814D8A" w:rsidRPr="002C00B4" w:rsidRDefault="00814D8A" w:rsidP="001F179A">
            <w:pPr>
              <w:pStyle w:val="StyleArial8ptAfter0ptLinespacingsingle"/>
            </w:pPr>
            <w:r w:rsidRPr="002C00B4">
              <w:t>&lt;PersonName&gt;</w:t>
            </w:r>
          </w:p>
          <w:p w14:paraId="16B33A09" w14:textId="77777777" w:rsidR="00814D8A" w:rsidRPr="002C00B4" w:rsidRDefault="00814D8A" w:rsidP="00801A4E">
            <w:pPr>
              <w:spacing w:after="0" w:line="240" w:lineRule="auto"/>
              <w:rPr>
                <w:rFonts w:ascii="Arial" w:hAnsi="Arial" w:cs="Arial"/>
                <w:sz w:val="16"/>
                <w:szCs w:val="16"/>
              </w:rPr>
            </w:pPr>
            <w:r w:rsidRPr="002C00B4">
              <w:rPr>
                <w:rFonts w:cs="Arial"/>
                <w:b/>
                <w:sz w:val="18"/>
                <w:szCs w:val="18"/>
                <w:lang w:eastAsia="ar-SA"/>
              </w:rPr>
              <w:t>&lt;</w:t>
            </w:r>
            <w:r w:rsidRPr="002C00B4">
              <w:rPr>
                <w:rFonts w:ascii="Arial" w:hAnsi="Arial" w:cs="Arial"/>
                <w:sz w:val="16"/>
                <w:szCs w:val="16"/>
              </w:rPr>
              <w:t>NamePrefix&gt;Mr&lt;/NamePrefix&gt;</w:t>
            </w:r>
          </w:p>
          <w:p w14:paraId="16B33A0A" w14:textId="77777777" w:rsidR="00814D8A" w:rsidRPr="002C00B4" w:rsidRDefault="00814D8A" w:rsidP="001F179A">
            <w:pPr>
              <w:pStyle w:val="StyleArial8ptAfter0ptLinespacingsingle"/>
            </w:pPr>
            <w:r w:rsidRPr="002C00B4">
              <w:t>&lt;GivenName&gt;MARTY&lt;/GivenName&gt;</w:t>
            </w:r>
          </w:p>
          <w:p w14:paraId="16B33A0B" w14:textId="77777777" w:rsidR="00814D8A" w:rsidRPr="002C00B4" w:rsidRDefault="00814D8A" w:rsidP="00801A4E">
            <w:pPr>
              <w:spacing w:after="0" w:line="240" w:lineRule="auto"/>
              <w:rPr>
                <w:rFonts w:ascii="Arial" w:hAnsi="Arial" w:cs="Arial"/>
                <w:sz w:val="16"/>
                <w:szCs w:val="16"/>
              </w:rPr>
            </w:pPr>
            <w:r w:rsidRPr="002C00B4">
              <w:rPr>
                <w:rFonts w:ascii="Arial" w:hAnsi="Arial" w:cs="Arial"/>
                <w:b/>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0C" w14:textId="77777777" w:rsidR="00814D8A" w:rsidRPr="002C00B4" w:rsidRDefault="00814D8A" w:rsidP="001F179A">
            <w:pPr>
              <w:pStyle w:val="StyleArial8ptCenteredAfter0ptLinespacingsingle"/>
            </w:pPr>
            <w:r w:rsidRPr="002C00B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0D" w14:textId="77777777" w:rsidR="00814D8A" w:rsidRPr="002C00B4"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0E" w14:textId="77777777" w:rsidR="00814D8A" w:rsidRPr="00276660" w:rsidRDefault="00814D8A" w:rsidP="00D8050D">
            <w:pPr>
              <w:pStyle w:val="StyleArial8ptBefore3ptAfter3ptLinespacingsing"/>
            </w:pPr>
            <w:r w:rsidRPr="002C00B4">
              <w:t>Customer Surname</w:t>
            </w:r>
          </w:p>
        </w:tc>
      </w:tr>
      <w:tr w:rsidR="00814D8A" w:rsidRPr="00F860DF" w14:paraId="16B33A16"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A10"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11"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12"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13"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14"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15" w14:textId="77777777" w:rsidR="00814D8A" w:rsidRPr="00F860DF" w:rsidRDefault="00814D8A" w:rsidP="00B03A8B">
            <w:pPr>
              <w:pStyle w:val="TableText"/>
              <w:spacing w:before="0" w:after="0"/>
              <w:rPr>
                <w:b/>
                <w:sz w:val="16"/>
                <w:szCs w:val="16"/>
              </w:rPr>
            </w:pPr>
          </w:p>
        </w:tc>
      </w:tr>
      <w:tr w:rsidR="00814D8A" w:rsidRPr="00C21C22" w14:paraId="16B33A37" w14:textId="77777777" w:rsidTr="00814D8A">
        <w:trPr>
          <w:cantSplit/>
          <w:trHeight w:val="2564"/>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A17" w14:textId="77777777" w:rsidR="00814D8A" w:rsidRPr="0061132B" w:rsidRDefault="00814D8A" w:rsidP="001F179A">
            <w:pPr>
              <w:pStyle w:val="StyleArial8ptBoldAfter0ptLinespacing15lines"/>
            </w:pPr>
            <w:r w:rsidRPr="0061132B">
              <w:t>1</w:t>
            </w:r>
          </w:p>
          <w:p w14:paraId="16B33A18" w14:textId="77777777" w:rsidR="00814D8A" w:rsidRPr="0061132B" w:rsidRDefault="00814D8A" w:rsidP="001F179A">
            <w:pPr>
              <w:pStyle w:val="StyleArial8ptBoldAfter0ptLinespacing15lines"/>
            </w:pPr>
            <w:r w:rsidRPr="0061132B">
              <w:t>2</w:t>
            </w:r>
          </w:p>
          <w:p w14:paraId="16B33A19" w14:textId="77777777" w:rsidR="00814D8A" w:rsidRPr="0061132B" w:rsidRDefault="00814D8A" w:rsidP="001F179A">
            <w:pPr>
              <w:pStyle w:val="StyleArial8ptBoldAfter0ptLinespacing15lines"/>
            </w:pPr>
            <w:r w:rsidRPr="0061132B">
              <w:t>3</w:t>
            </w:r>
          </w:p>
          <w:p w14:paraId="16B33A1A" w14:textId="77777777" w:rsidR="00814D8A" w:rsidRPr="0061132B" w:rsidRDefault="00814D8A" w:rsidP="001F179A">
            <w:pPr>
              <w:pStyle w:val="StyleArial8ptBoldAfter0ptLinespacing15lines"/>
            </w:pPr>
            <w:r w:rsidRPr="0061132B">
              <w:t>4</w:t>
            </w:r>
          </w:p>
          <w:p w14:paraId="16B33A1B" w14:textId="77777777" w:rsidR="00814D8A" w:rsidRPr="0061132B" w:rsidRDefault="00814D8A" w:rsidP="001F179A">
            <w:pPr>
              <w:pStyle w:val="StyleArial8ptBoldAfter0ptLinespacing15lines"/>
            </w:pPr>
            <w:r w:rsidRPr="0061132B">
              <w:t>5</w:t>
            </w:r>
          </w:p>
          <w:p w14:paraId="16B33A1C" w14:textId="77777777" w:rsidR="00814D8A" w:rsidRPr="0061132B" w:rsidRDefault="00814D8A" w:rsidP="001F179A">
            <w:pPr>
              <w:pStyle w:val="StyleArial8ptBoldAfter0ptLinespacing15lines"/>
            </w:pPr>
            <w:r w:rsidRPr="0061132B">
              <w:t>6</w:t>
            </w:r>
          </w:p>
          <w:p w14:paraId="16B33A1D" w14:textId="77777777" w:rsidR="00814D8A" w:rsidRPr="0061132B" w:rsidRDefault="00814D8A" w:rsidP="001F179A">
            <w:pPr>
              <w:pStyle w:val="StyleArial8ptBoldAfter0ptLinespacing15lines"/>
            </w:pPr>
            <w:r w:rsidRPr="0061132B">
              <w:t>7</w:t>
            </w:r>
          </w:p>
          <w:p w14:paraId="16B33A1E" w14:textId="77777777" w:rsidR="00814D8A" w:rsidRPr="0061132B" w:rsidRDefault="00814D8A" w:rsidP="001F179A">
            <w:pPr>
              <w:pStyle w:val="StyleArial8ptBoldAfter0ptLinespacing15lines"/>
            </w:pPr>
            <w:r w:rsidRPr="0061132B">
              <w:t>8</w:t>
            </w:r>
          </w:p>
          <w:p w14:paraId="16B33A1F" w14:textId="77777777" w:rsidR="00814D8A" w:rsidRPr="0061132B" w:rsidRDefault="00814D8A" w:rsidP="001F179A">
            <w:pPr>
              <w:pStyle w:val="StyleArial8ptBoldAfter0ptLinespacing15lines"/>
            </w:pPr>
            <w:r w:rsidRPr="0061132B">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A20" w14:textId="77777777" w:rsidR="00814D8A" w:rsidRPr="00344437" w:rsidRDefault="00814D8A" w:rsidP="001F179A">
            <w:pPr>
              <w:pStyle w:val="StyleArial8ptBoldAfter0ptLinespacing15lines"/>
            </w:pPr>
            <w:r w:rsidRPr="00344437">
              <w:t>HotelRes</w:t>
            </w:r>
            <w:r>
              <w:t>Modifies</w:t>
            </w:r>
          </w:p>
          <w:p w14:paraId="16B33A21" w14:textId="77777777" w:rsidR="00814D8A" w:rsidRPr="00344437" w:rsidRDefault="00814D8A" w:rsidP="001F179A">
            <w:pPr>
              <w:pStyle w:val="StyleArial8ptBoldAfter0ptLinespacing15lines"/>
            </w:pPr>
            <w:r w:rsidRPr="00344437">
              <w:t>HotelRes</w:t>
            </w:r>
            <w:r>
              <w:t>Modify</w:t>
            </w:r>
          </w:p>
          <w:p w14:paraId="16B33A22" w14:textId="77777777" w:rsidR="00814D8A" w:rsidRPr="0061132B" w:rsidRDefault="00814D8A" w:rsidP="001F179A">
            <w:pPr>
              <w:pStyle w:val="StyleArial8ptBoldAfter0ptLinespacing15lines"/>
            </w:pPr>
            <w:r w:rsidRPr="0061132B">
              <w:t>ResGuests</w:t>
            </w:r>
          </w:p>
          <w:p w14:paraId="16B33A23" w14:textId="77777777" w:rsidR="00814D8A" w:rsidRPr="0061132B" w:rsidRDefault="00814D8A" w:rsidP="001F179A">
            <w:pPr>
              <w:pStyle w:val="StyleArial8ptBoldAfter0ptLinespacing15lines"/>
            </w:pPr>
            <w:r w:rsidRPr="0061132B">
              <w:t>ResGuest</w:t>
            </w:r>
          </w:p>
          <w:p w14:paraId="16B33A24" w14:textId="77777777" w:rsidR="00814D8A" w:rsidRPr="0061132B" w:rsidRDefault="00814D8A" w:rsidP="001F179A">
            <w:pPr>
              <w:pStyle w:val="StyleArial8ptBoldAfter0ptLinespacing15lines"/>
            </w:pPr>
            <w:r w:rsidRPr="0061132B">
              <w:t>Profiles</w:t>
            </w:r>
          </w:p>
          <w:p w14:paraId="16B33A25" w14:textId="77777777" w:rsidR="00814D8A" w:rsidRPr="0061132B" w:rsidRDefault="00814D8A" w:rsidP="001F179A">
            <w:pPr>
              <w:pStyle w:val="StyleArial8ptBoldAfter0ptLinespacing15lines"/>
            </w:pPr>
            <w:r w:rsidRPr="0061132B">
              <w:t>ProfileInfo</w:t>
            </w:r>
          </w:p>
          <w:p w14:paraId="16B33A26" w14:textId="77777777" w:rsidR="00814D8A" w:rsidRPr="0061132B" w:rsidRDefault="00814D8A" w:rsidP="001F179A">
            <w:pPr>
              <w:pStyle w:val="StyleArial8ptBoldAfter0ptLinespacing15lines"/>
            </w:pPr>
            <w:r w:rsidRPr="0061132B">
              <w:t>Profile</w:t>
            </w:r>
          </w:p>
          <w:p w14:paraId="16B33A27" w14:textId="77777777" w:rsidR="00814D8A" w:rsidRPr="0061132B" w:rsidRDefault="00814D8A" w:rsidP="001F179A">
            <w:pPr>
              <w:pStyle w:val="StyleArial8ptBoldAfter0ptLinespacing15lines"/>
            </w:pPr>
            <w:r w:rsidRPr="0061132B">
              <w:t>Customer</w:t>
            </w:r>
          </w:p>
          <w:p w14:paraId="16B33A28" w14:textId="77777777" w:rsidR="00814D8A" w:rsidRPr="0061132B" w:rsidRDefault="00814D8A" w:rsidP="001F179A">
            <w:pPr>
              <w:pStyle w:val="StyleArial8ptBoldAfter0ptLinespacing15lines"/>
            </w:pPr>
            <w:r w:rsidRPr="0061132B">
              <w:t>CustLoyalty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A29" w14:textId="77777777" w:rsidR="00814D8A" w:rsidRPr="0061132B" w:rsidRDefault="00814D8A" w:rsidP="001F179A">
            <w:pPr>
              <w:pStyle w:val="StyleArial8ptBoldAfter0ptLinespacing15lines"/>
            </w:pPr>
            <w:r w:rsidRPr="0061132B">
              <w:t>M</w:t>
            </w:r>
          </w:p>
          <w:p w14:paraId="16B33A2A" w14:textId="77777777" w:rsidR="00814D8A" w:rsidRPr="0061132B" w:rsidRDefault="00814D8A" w:rsidP="001F179A">
            <w:pPr>
              <w:pStyle w:val="StyleArial8ptBoldAfter0ptLinespacing15lines"/>
            </w:pPr>
            <w:r w:rsidRPr="0061132B">
              <w:t>M</w:t>
            </w:r>
          </w:p>
          <w:p w14:paraId="16B33A2B" w14:textId="77777777" w:rsidR="00814D8A" w:rsidRPr="0061132B" w:rsidRDefault="00814D8A" w:rsidP="001F179A">
            <w:pPr>
              <w:pStyle w:val="StyleArial8ptBoldAfter0ptLinespacing15lines"/>
            </w:pPr>
            <w:r w:rsidRPr="0061132B">
              <w:t>A</w:t>
            </w:r>
          </w:p>
          <w:p w14:paraId="16B33A2C" w14:textId="77777777" w:rsidR="00814D8A" w:rsidRPr="0061132B" w:rsidRDefault="00814D8A" w:rsidP="001F179A">
            <w:pPr>
              <w:pStyle w:val="StyleArial8ptBoldAfter0ptLinespacing15lines"/>
            </w:pPr>
            <w:r w:rsidRPr="0061132B">
              <w:t xml:space="preserve">M </w:t>
            </w:r>
          </w:p>
          <w:p w14:paraId="16B33A2D" w14:textId="77777777" w:rsidR="00814D8A" w:rsidRPr="0061132B" w:rsidRDefault="00814D8A" w:rsidP="001F179A">
            <w:pPr>
              <w:pStyle w:val="StyleArial8ptBoldAfter0ptLinespacing15lines"/>
            </w:pPr>
            <w:r w:rsidRPr="0061132B">
              <w:t>A</w:t>
            </w:r>
          </w:p>
          <w:p w14:paraId="16B33A2E" w14:textId="77777777" w:rsidR="00814D8A" w:rsidRPr="0061132B" w:rsidRDefault="00814D8A" w:rsidP="001F179A">
            <w:pPr>
              <w:pStyle w:val="StyleArial8ptBoldAfter0ptLinespacing15lines"/>
            </w:pPr>
            <w:r w:rsidRPr="0061132B">
              <w:t>M</w:t>
            </w:r>
          </w:p>
          <w:p w14:paraId="16B33A2F" w14:textId="77777777" w:rsidR="00814D8A" w:rsidRPr="0061132B" w:rsidRDefault="00814D8A" w:rsidP="001F179A">
            <w:pPr>
              <w:pStyle w:val="StyleArial8ptBoldAfter0ptLinespacing15lines"/>
            </w:pPr>
            <w:r w:rsidRPr="0061132B">
              <w:t xml:space="preserve">M </w:t>
            </w:r>
          </w:p>
          <w:p w14:paraId="16B33A30" w14:textId="77777777" w:rsidR="00814D8A" w:rsidRPr="0061132B" w:rsidRDefault="00814D8A" w:rsidP="001F179A">
            <w:pPr>
              <w:pStyle w:val="StyleArial8ptBoldAfter0ptLinespacing15lines"/>
            </w:pPr>
            <w:r w:rsidRPr="0061132B">
              <w:t>M</w:t>
            </w:r>
          </w:p>
          <w:p w14:paraId="16B33A31" w14:textId="77777777" w:rsidR="00814D8A" w:rsidRPr="0061132B" w:rsidRDefault="00814D8A" w:rsidP="001F179A">
            <w:pPr>
              <w:pStyle w:val="StyleArial8ptBoldAfter0ptLinespacing15lines"/>
            </w:pPr>
            <w:r w:rsidRPr="0061132B">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A32" w14:textId="77777777" w:rsidR="00814D8A" w:rsidRPr="0061132B"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A33" w14:textId="77777777" w:rsidR="00814D8A" w:rsidRPr="0061132B" w:rsidRDefault="00814D8A" w:rsidP="00016B4D">
            <w:pPr>
              <w:spacing w:after="0" w:line="360" w:lineRule="auto"/>
              <w:jc w:val="center"/>
              <w:rPr>
                <w:rFonts w:ascii="Arial" w:hAnsi="Arial" w:cs="Arial"/>
                <w:b/>
                <w:sz w:val="16"/>
                <w:szCs w:val="16"/>
              </w:rPr>
            </w:pPr>
            <w:r w:rsidRPr="0061132B">
              <w:rPr>
                <w:rFonts w:ascii="Arial" w:hAnsi="Arial" w:cs="Arial"/>
                <w:b/>
                <w:sz w:val="16"/>
                <w:szCs w:val="16"/>
              </w:rPr>
              <w:t>GDS:</w:t>
            </w:r>
          </w:p>
          <w:p w14:paraId="16B33A34" w14:textId="77777777" w:rsidR="00814D8A" w:rsidRPr="00C21C22" w:rsidRDefault="00814D8A" w:rsidP="00016B4D">
            <w:pPr>
              <w:spacing w:after="0" w:line="360" w:lineRule="auto"/>
              <w:jc w:val="center"/>
              <w:rPr>
                <w:rFonts w:ascii="Arial" w:hAnsi="Arial" w:cs="Arial"/>
                <w:b/>
                <w:sz w:val="16"/>
                <w:szCs w:val="16"/>
              </w:rPr>
            </w:pPr>
            <w:r w:rsidRPr="0061132B">
              <w:rPr>
                <w:rFonts w:ascii="Arial" w:hAnsi="Arial" w:cs="Arial"/>
                <w:b/>
                <w:sz w:val="16"/>
                <w:szCs w:val="16"/>
              </w:rPr>
              <w:t>1</w:t>
            </w:r>
            <w:r>
              <w:rPr>
                <w:rFonts w:ascii="Arial" w:hAnsi="Arial" w:cs="Arial"/>
                <w:b/>
                <w:sz w:val="16"/>
                <w:szCs w:val="16"/>
              </w:rPr>
              <w:t xml:space="preserve"> </w:t>
            </w:r>
            <w:r w:rsidRPr="0061132B">
              <w:rPr>
                <w:rFonts w:ascii="Arial" w:hAnsi="Arial" w:cs="Arial"/>
                <w:b/>
                <w:sz w:val="16"/>
                <w:szCs w:val="16"/>
              </w:rPr>
              <w:t>-</w:t>
            </w:r>
            <w:r>
              <w:rPr>
                <w:rFonts w:ascii="Arial" w:hAnsi="Arial" w:cs="Arial"/>
                <w:b/>
                <w:sz w:val="16"/>
                <w:szCs w:val="16"/>
              </w:rPr>
              <w:t xml:space="preserve"> </w:t>
            </w:r>
            <w:r w:rsidRPr="0061132B">
              <w:rPr>
                <w:rFonts w:ascii="Arial" w:hAnsi="Arial" w:cs="Arial"/>
                <w:b/>
                <w:sz w:val="16"/>
                <w:szCs w:val="16"/>
              </w:rPr>
              <w:t>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A35"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A36" w14:textId="77777777" w:rsidR="00814D8A" w:rsidRPr="00C21C22" w:rsidRDefault="00814D8A" w:rsidP="00C21C22">
            <w:pPr>
              <w:spacing w:after="0" w:line="360" w:lineRule="auto"/>
              <w:rPr>
                <w:rFonts w:ascii="Arial" w:hAnsi="Arial" w:cs="Arial"/>
                <w:b/>
                <w:sz w:val="16"/>
                <w:szCs w:val="16"/>
              </w:rPr>
            </w:pPr>
          </w:p>
        </w:tc>
      </w:tr>
      <w:tr w:rsidR="00814D8A" w:rsidRPr="002C00B4" w14:paraId="16B33A46" w14:textId="77777777" w:rsidTr="00814D8A">
        <w:trPr>
          <w:cantSplit/>
          <w:trHeight w:val="975"/>
        </w:trPr>
        <w:tc>
          <w:tcPr>
            <w:tcW w:w="450" w:type="dxa"/>
            <w:vMerge w:val="restart"/>
            <w:tcBorders>
              <w:top w:val="single" w:sz="4" w:space="0" w:color="C0C0C0"/>
              <w:left w:val="single" w:sz="4" w:space="0" w:color="C0C0C0"/>
              <w:right w:val="single" w:sz="4" w:space="0" w:color="C0C0C0"/>
            </w:tcBorders>
            <w:shd w:val="clear" w:color="auto" w:fill="auto"/>
          </w:tcPr>
          <w:p w14:paraId="16B33A38" w14:textId="77777777" w:rsidR="00814D8A" w:rsidRPr="00F860DF" w:rsidRDefault="00814D8A" w:rsidP="00C21C22">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3A39" w14:textId="77777777" w:rsidR="00814D8A" w:rsidRPr="002C00B4" w:rsidRDefault="00814D8A" w:rsidP="001F179A">
            <w:pPr>
              <w:pStyle w:val="StyleArial8ptAfter0ptLinespacingsingle"/>
            </w:pPr>
            <w:r w:rsidRPr="002C00B4">
              <w:t>@Membershipid</w:t>
            </w:r>
          </w:p>
        </w:tc>
        <w:tc>
          <w:tcPr>
            <w:tcW w:w="620" w:type="dxa"/>
            <w:vMerge w:val="restart"/>
            <w:tcBorders>
              <w:top w:val="single" w:sz="4" w:space="0" w:color="C0C0C0"/>
              <w:left w:val="single" w:sz="4" w:space="0" w:color="C0C0C0"/>
              <w:right w:val="single" w:sz="4" w:space="0" w:color="C0C0C0"/>
            </w:tcBorders>
            <w:shd w:val="clear" w:color="auto" w:fill="auto"/>
          </w:tcPr>
          <w:p w14:paraId="16B33A3A" w14:textId="77777777" w:rsidR="00814D8A" w:rsidRPr="002C00B4" w:rsidRDefault="00814D8A" w:rsidP="001F179A">
            <w:pPr>
              <w:pStyle w:val="StyleArial8ptAfter0ptLinespacingsingle"/>
            </w:pPr>
            <w:r w:rsidRPr="002C00B4">
              <w:t>M</w:t>
            </w:r>
          </w:p>
        </w:tc>
        <w:tc>
          <w:tcPr>
            <w:tcW w:w="2610" w:type="dxa"/>
            <w:vMerge w:val="restart"/>
            <w:tcBorders>
              <w:top w:val="single" w:sz="4" w:space="0" w:color="C0C0C0"/>
              <w:left w:val="single" w:sz="4" w:space="0" w:color="C0C0C0"/>
              <w:right w:val="single" w:sz="4" w:space="0" w:color="C0C0C0"/>
            </w:tcBorders>
            <w:shd w:val="clear" w:color="auto" w:fill="auto"/>
          </w:tcPr>
          <w:p w14:paraId="16B33A3B" w14:textId="77777777" w:rsidR="00814D8A" w:rsidRPr="002C00B4" w:rsidRDefault="00814D8A" w:rsidP="001F179A">
            <w:pPr>
              <w:pStyle w:val="StyleArial8ptAfter0ptLinespacingsingle"/>
            </w:pPr>
            <w:r w:rsidRPr="002C00B4">
              <w:t>StringLength1to32</w:t>
            </w:r>
          </w:p>
          <w:p w14:paraId="16B33A3C" w14:textId="77777777" w:rsidR="00814D8A" w:rsidRPr="002C00B4" w:rsidRDefault="00814D8A" w:rsidP="001F179A">
            <w:pPr>
              <w:pStyle w:val="StyleTableText8pt"/>
            </w:pPr>
            <w:r w:rsidRPr="002C00B4">
              <w:rPr>
                <w:i/>
              </w:rPr>
              <w:t>Example:</w:t>
            </w:r>
          </w:p>
          <w:p w14:paraId="16B33A3D" w14:textId="77777777" w:rsidR="00814D8A" w:rsidRPr="002C00B4" w:rsidRDefault="00814D8A" w:rsidP="001F179A">
            <w:pPr>
              <w:pStyle w:val="StyleArial8ptAfter0pt"/>
            </w:pPr>
            <w:r w:rsidRPr="002C00B4">
              <w:t xml:space="preserve">&lt;CustLoyalty </w:t>
            </w:r>
          </w:p>
          <w:p w14:paraId="16B33A3E" w14:textId="77777777" w:rsidR="00814D8A" w:rsidRPr="002C00B4" w:rsidRDefault="00814D8A" w:rsidP="00D849AE">
            <w:pPr>
              <w:suppressAutoHyphens/>
              <w:spacing w:after="0"/>
              <w:ind w:right="-108"/>
              <w:rPr>
                <w:rFonts w:ascii="Arial" w:hAnsi="Arial" w:cs="Arial"/>
                <w:b/>
                <w:sz w:val="16"/>
                <w:szCs w:val="16"/>
              </w:rPr>
            </w:pPr>
            <w:r w:rsidRPr="002C00B4">
              <w:rPr>
                <w:rFonts w:ascii="Arial" w:hAnsi="Arial" w:cs="Arial"/>
                <w:b/>
                <w:sz w:val="16"/>
                <w:szCs w:val="16"/>
              </w:rPr>
              <w:t>MembershipID=”XX12345673”</w:t>
            </w:r>
          </w:p>
          <w:p w14:paraId="16B33A3F" w14:textId="77777777" w:rsidR="00814D8A" w:rsidRPr="002C00B4" w:rsidRDefault="00814D8A" w:rsidP="00D849AE">
            <w:pPr>
              <w:suppressAutoHyphens/>
              <w:spacing w:after="0"/>
              <w:ind w:right="-108"/>
              <w:rPr>
                <w:rFonts w:ascii="Arial" w:hAnsi="Arial" w:cs="Arial"/>
                <w:sz w:val="16"/>
                <w:szCs w:val="16"/>
              </w:rPr>
            </w:pPr>
            <w:r w:rsidRPr="002C00B4">
              <w:rPr>
                <w:rFonts w:ascii="Arial" w:hAnsi="Arial" w:cs="Arial"/>
                <w:sz w:val="16"/>
                <w:szCs w:val="16"/>
              </w:rPr>
              <w:t>TravelSector=”3”/&gt;</w:t>
            </w:r>
          </w:p>
          <w:p w14:paraId="16B33A40" w14:textId="77777777" w:rsidR="00814D8A" w:rsidRPr="002C00B4" w:rsidRDefault="00814D8A" w:rsidP="00D849AE">
            <w:pPr>
              <w:suppressAutoHyphens/>
              <w:spacing w:after="0"/>
              <w:ind w:right="-108"/>
              <w:rPr>
                <w:rFonts w:ascii="Arial" w:hAnsi="Arial" w:cs="Arial"/>
                <w:sz w:val="16"/>
                <w:szCs w:val="16"/>
              </w:rPr>
            </w:pPr>
          </w:p>
          <w:p w14:paraId="16B33A41" w14:textId="77777777" w:rsidR="00814D8A" w:rsidRPr="002C00B4" w:rsidRDefault="00814D8A" w:rsidP="00D849AE">
            <w:pPr>
              <w:suppressAutoHyphens/>
              <w:spacing w:after="0"/>
              <w:ind w:right="-108"/>
              <w:rPr>
                <w:rFonts w:ascii="Arial" w:hAnsi="Arial" w:cs="Arial"/>
                <w:sz w:val="16"/>
                <w:szCs w:val="16"/>
              </w:rPr>
            </w:pPr>
            <w:r w:rsidRPr="002C00B4">
              <w:rPr>
                <w:rFonts w:ascii="Arial" w:hAnsi="Arial" w:cs="Arial"/>
                <w:sz w:val="16"/>
                <w:szCs w:val="16"/>
              </w:rPr>
              <w:t>XX = Chain Code</w:t>
            </w:r>
          </w:p>
        </w:tc>
        <w:tc>
          <w:tcPr>
            <w:tcW w:w="810" w:type="dxa"/>
            <w:vMerge w:val="restart"/>
            <w:tcBorders>
              <w:top w:val="single" w:sz="4" w:space="0" w:color="C0C0C0"/>
              <w:left w:val="single" w:sz="4" w:space="0" w:color="C0C0C0"/>
              <w:right w:val="single" w:sz="4" w:space="0" w:color="C0C0C0"/>
            </w:tcBorders>
            <w:shd w:val="clear" w:color="auto" w:fill="auto"/>
          </w:tcPr>
          <w:p w14:paraId="16B33A42" w14:textId="77777777" w:rsidR="00814D8A" w:rsidRPr="002C00B4" w:rsidRDefault="00814D8A" w:rsidP="001F179A">
            <w:pPr>
              <w:pStyle w:val="StyleArial8ptCenteredAfter0ptLinespacingsingle"/>
            </w:pPr>
            <w:r w:rsidRPr="002C00B4">
              <w:t>1</w:t>
            </w:r>
          </w:p>
        </w:tc>
        <w:tc>
          <w:tcPr>
            <w:tcW w:w="2250" w:type="dxa"/>
            <w:vMerge w:val="restart"/>
            <w:tcBorders>
              <w:top w:val="single" w:sz="4" w:space="0" w:color="C0C0C0"/>
              <w:left w:val="single" w:sz="4" w:space="0" w:color="C0C0C0"/>
              <w:right w:val="single" w:sz="4" w:space="0" w:color="C0C0C0"/>
            </w:tcBorders>
            <w:shd w:val="clear" w:color="auto" w:fill="auto"/>
          </w:tcPr>
          <w:p w14:paraId="16B33A43" w14:textId="77777777" w:rsidR="00814D8A" w:rsidRPr="002C00B4"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44" w14:textId="77777777" w:rsidR="00814D8A" w:rsidRPr="002C00B4" w:rsidRDefault="00814D8A" w:rsidP="001F179A">
            <w:pPr>
              <w:pStyle w:val="StyleArial8ptBefore3ptAfter3ptLinespacingsing"/>
            </w:pPr>
            <w:r w:rsidRPr="002C00B4">
              <w:t>Hotel Frequent Guest Number</w:t>
            </w:r>
          </w:p>
          <w:p w14:paraId="16B33A45" w14:textId="77777777" w:rsidR="00814D8A" w:rsidRPr="002C00B4" w:rsidRDefault="00814D8A" w:rsidP="00D8050D">
            <w:pPr>
              <w:pStyle w:val="StyleArial8ptBefore3ptAfter3ptLinespacingsing"/>
            </w:pPr>
            <w:r w:rsidRPr="002C00B4">
              <w:t xml:space="preserve">GDS-25 </w:t>
            </w:r>
          </w:p>
        </w:tc>
      </w:tr>
      <w:tr w:rsidR="00814D8A" w:rsidRPr="002C00B4" w14:paraId="16B33A4F" w14:textId="77777777" w:rsidTr="00814D8A">
        <w:trPr>
          <w:cantSplit/>
          <w:trHeight w:val="975"/>
        </w:trPr>
        <w:tc>
          <w:tcPr>
            <w:tcW w:w="450" w:type="dxa"/>
            <w:vMerge/>
            <w:tcBorders>
              <w:left w:val="single" w:sz="4" w:space="0" w:color="C0C0C0"/>
              <w:bottom w:val="single" w:sz="4" w:space="0" w:color="C0C0C0"/>
              <w:right w:val="single" w:sz="4" w:space="0" w:color="C0C0C0"/>
            </w:tcBorders>
            <w:shd w:val="clear" w:color="auto" w:fill="auto"/>
          </w:tcPr>
          <w:p w14:paraId="16B33A47" w14:textId="77777777" w:rsidR="00814D8A" w:rsidRPr="002C00B4" w:rsidRDefault="00814D8A"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3A48" w14:textId="77777777" w:rsidR="00814D8A" w:rsidRPr="002C00B4" w:rsidRDefault="00814D8A" w:rsidP="00FD7DCA">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3A49" w14:textId="77777777" w:rsidR="00814D8A" w:rsidRPr="002C00B4" w:rsidRDefault="00814D8A"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A4A" w14:textId="77777777" w:rsidR="00814D8A" w:rsidRPr="002C00B4" w:rsidRDefault="00814D8A"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A4B" w14:textId="77777777" w:rsidR="00814D8A" w:rsidRPr="002C00B4" w:rsidRDefault="00814D8A"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3A4C" w14:textId="77777777" w:rsidR="00814D8A" w:rsidRPr="002C00B4"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4D" w14:textId="77777777" w:rsidR="00814D8A" w:rsidRDefault="00814D8A" w:rsidP="001F179A">
            <w:pPr>
              <w:pStyle w:val="StyleArial8ptBefore3ptAfter3ptLinespacingsing"/>
            </w:pPr>
            <w:r w:rsidRPr="002C00B4">
              <w:t>Frequent Traveler Number</w:t>
            </w:r>
          </w:p>
          <w:p w14:paraId="16B33A4E" w14:textId="77777777" w:rsidR="00814D8A" w:rsidRPr="002C00B4" w:rsidRDefault="00814D8A" w:rsidP="00D8050D">
            <w:pPr>
              <w:pStyle w:val="StyleArial8ptBefore3ptAfter3ptLinespacingsing"/>
            </w:pPr>
            <w:r w:rsidRPr="002C00B4">
              <w:t xml:space="preserve"> GDS=25</w:t>
            </w:r>
          </w:p>
        </w:tc>
      </w:tr>
      <w:tr w:rsidR="00814D8A" w:rsidRPr="00F860DF" w14:paraId="16B33A5E"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A50" w14:textId="77777777" w:rsidR="00814D8A" w:rsidRPr="002C00B4" w:rsidRDefault="00814D8A"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A51" w14:textId="77777777" w:rsidR="00814D8A" w:rsidRPr="002C00B4" w:rsidRDefault="00814D8A" w:rsidP="001F179A">
            <w:pPr>
              <w:pStyle w:val="StyleArial8ptAfter0ptLinespacingsingle"/>
            </w:pPr>
            <w:r w:rsidRPr="002C00B4">
              <w:t>@TravelSector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52" w14:textId="77777777" w:rsidR="00814D8A" w:rsidRPr="002C00B4" w:rsidRDefault="00814D8A" w:rsidP="001F179A">
            <w:pPr>
              <w:pStyle w:val="StyleArial8ptAfter0ptLinespacingsingle"/>
            </w:pPr>
            <w:r w:rsidRPr="002C00B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53" w14:textId="77777777" w:rsidR="00814D8A" w:rsidRPr="002C00B4" w:rsidRDefault="00814D8A" w:rsidP="001F179A">
            <w:pPr>
              <w:pStyle w:val="StyleArial8ptAfter0ptLinespacingsingle"/>
            </w:pPr>
            <w:r w:rsidRPr="002C00B4">
              <w:t>OTA_CodeType</w:t>
            </w:r>
          </w:p>
          <w:p w14:paraId="16B33A54" w14:textId="77777777" w:rsidR="00814D8A" w:rsidRPr="002C00B4" w:rsidRDefault="00814D8A" w:rsidP="001F179A">
            <w:pPr>
              <w:pStyle w:val="StyleTableText8pt"/>
            </w:pPr>
            <w:r w:rsidRPr="002C00B4">
              <w:rPr>
                <w:i/>
              </w:rPr>
              <w:t>Example:</w:t>
            </w:r>
          </w:p>
          <w:p w14:paraId="16B33A55" w14:textId="77777777" w:rsidR="00814D8A" w:rsidRPr="002C00B4" w:rsidRDefault="00814D8A" w:rsidP="001F179A">
            <w:pPr>
              <w:pStyle w:val="StyleTableText8ptLeft0Hanging012"/>
            </w:pPr>
            <w:r w:rsidRPr="002C00B4">
              <w:t xml:space="preserve">&lt;CustLoyalty </w:t>
            </w:r>
          </w:p>
          <w:p w14:paraId="16B33A56" w14:textId="77777777" w:rsidR="00814D8A" w:rsidRPr="002C00B4" w:rsidRDefault="00814D8A" w:rsidP="00FD7DCA">
            <w:pPr>
              <w:suppressAutoHyphens/>
              <w:spacing w:after="0"/>
              <w:ind w:right="-108"/>
              <w:rPr>
                <w:rFonts w:ascii="Arial" w:hAnsi="Arial" w:cs="Arial"/>
                <w:sz w:val="16"/>
                <w:szCs w:val="16"/>
              </w:rPr>
            </w:pPr>
            <w:r w:rsidRPr="002C00B4">
              <w:rPr>
                <w:rFonts w:ascii="Arial" w:hAnsi="Arial" w:cs="Arial"/>
                <w:sz w:val="16"/>
                <w:szCs w:val="16"/>
              </w:rPr>
              <w:t>MembershipID=”XX12345673”</w:t>
            </w:r>
          </w:p>
          <w:p w14:paraId="16B33A57" w14:textId="77777777" w:rsidR="00814D8A" w:rsidRPr="002C00B4" w:rsidRDefault="00814D8A" w:rsidP="00FD7DCA">
            <w:pPr>
              <w:suppressAutoHyphens/>
              <w:spacing w:after="0"/>
              <w:ind w:right="-108"/>
              <w:rPr>
                <w:rFonts w:ascii="Arial" w:hAnsi="Arial" w:cs="Arial"/>
                <w:sz w:val="16"/>
                <w:szCs w:val="16"/>
              </w:rPr>
            </w:pPr>
            <w:r w:rsidRPr="002C00B4">
              <w:rPr>
                <w:rFonts w:ascii="Arial" w:hAnsi="Arial" w:cs="Arial"/>
                <w:b/>
                <w:sz w:val="16"/>
                <w:szCs w:val="16"/>
              </w:rPr>
              <w:t>TravelSector=”3”</w:t>
            </w:r>
            <w:r w:rsidRPr="002C00B4">
              <w:rPr>
                <w:rFonts w:ascii="Arial" w:hAnsi="Arial" w:cs="Arial"/>
                <w:sz w:val="16"/>
                <w:szCs w:val="16"/>
              </w:rPr>
              <w:t xml:space="preserve">/&gt; </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58" w14:textId="77777777" w:rsidR="00814D8A" w:rsidRPr="002C00B4" w:rsidRDefault="00814D8A" w:rsidP="001F179A">
            <w:pPr>
              <w:pStyle w:val="StyleArial8ptCenteredAfter0ptLinespacingsingle"/>
            </w:pPr>
            <w:r w:rsidRPr="002C00B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59" w14:textId="77777777" w:rsidR="00814D8A" w:rsidRPr="002C00B4" w:rsidRDefault="00814D8A" w:rsidP="001F179A">
            <w:pPr>
              <w:pStyle w:val="StyleTableText8pt"/>
            </w:pPr>
            <w:r w:rsidRPr="002C00B4">
              <w:t>OTA Code List – Travel Sector (TVS)</w:t>
            </w:r>
          </w:p>
          <w:p w14:paraId="16B33A5A" w14:textId="77777777" w:rsidR="00814D8A" w:rsidRPr="002C00B4" w:rsidRDefault="00814D8A" w:rsidP="001F179A">
            <w:pPr>
              <w:pStyle w:val="StyleTableText8pt"/>
            </w:pPr>
            <w:r w:rsidRPr="002C00B4">
              <w:rPr>
                <w:i/>
              </w:rPr>
              <w:t>Valid value</w:t>
            </w:r>
            <w:r w:rsidRPr="002C00B4">
              <w:t>:</w:t>
            </w:r>
          </w:p>
          <w:p w14:paraId="16B33A5B" w14:textId="77777777" w:rsidR="00814D8A" w:rsidRPr="002C00B4" w:rsidRDefault="00814D8A" w:rsidP="00353ACC">
            <w:pPr>
              <w:pStyle w:val="StyleTableText6ptAfterbefore"/>
              <w:numPr>
                <w:ilvl w:val="0"/>
                <w:numId w:val="15"/>
              </w:numPr>
              <w:ind w:left="252" w:hanging="252"/>
            </w:pPr>
            <w:r w:rsidRPr="002C00B4">
              <w:t>3 = Hotel (Frequent Guest)</w:t>
            </w:r>
          </w:p>
          <w:p w14:paraId="16B33A5C" w14:textId="77777777" w:rsidR="00814D8A" w:rsidRPr="00F860DF" w:rsidRDefault="00814D8A" w:rsidP="00353ACC">
            <w:pPr>
              <w:pStyle w:val="StyleTableText6ptAfterbefore"/>
              <w:numPr>
                <w:ilvl w:val="0"/>
                <w:numId w:val="15"/>
              </w:numPr>
              <w:ind w:left="252" w:hanging="252"/>
            </w:pPr>
            <w:r w:rsidRPr="002C00B4">
              <w:t>1 = Air (Frequent Traveler)</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5D" w14:textId="77777777" w:rsidR="00814D8A" w:rsidRPr="00F860DF" w:rsidRDefault="00814D8A" w:rsidP="005E2711">
            <w:pPr>
              <w:spacing w:before="60" w:after="60" w:line="240" w:lineRule="auto"/>
              <w:rPr>
                <w:rFonts w:ascii="Arial" w:hAnsi="Arial" w:cs="Arial"/>
                <w:sz w:val="16"/>
                <w:szCs w:val="16"/>
              </w:rPr>
            </w:pPr>
          </w:p>
        </w:tc>
      </w:tr>
      <w:tr w:rsidR="00814D8A" w:rsidRPr="00F860DF" w14:paraId="16B33A65"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A5F"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60"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61"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62"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63"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64" w14:textId="77777777" w:rsidR="00814D8A" w:rsidRPr="00F860DF" w:rsidRDefault="00814D8A" w:rsidP="00B03A8B">
            <w:pPr>
              <w:pStyle w:val="TableText"/>
              <w:spacing w:before="0" w:after="0"/>
              <w:rPr>
                <w:b/>
                <w:sz w:val="16"/>
                <w:szCs w:val="16"/>
              </w:rPr>
            </w:pPr>
          </w:p>
        </w:tc>
      </w:tr>
      <w:tr w:rsidR="00814D8A" w:rsidRPr="00C21C22" w14:paraId="16B33A7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A66" w14:textId="77777777" w:rsidR="00814D8A" w:rsidRPr="00C21C22" w:rsidRDefault="00814D8A" w:rsidP="001F179A">
            <w:pPr>
              <w:pStyle w:val="StyleArial8ptBoldAfter0ptLinespacing15lines"/>
            </w:pPr>
            <w:r w:rsidRPr="00C21C22">
              <w:t>1</w:t>
            </w:r>
          </w:p>
          <w:p w14:paraId="16B33A67" w14:textId="77777777" w:rsidR="00814D8A" w:rsidRPr="00C21C22" w:rsidRDefault="00814D8A" w:rsidP="001F179A">
            <w:pPr>
              <w:pStyle w:val="StyleArial8ptBoldAfter0ptLinespacing15lines"/>
            </w:pPr>
            <w:r w:rsidRPr="00C21C22">
              <w:t>2</w:t>
            </w:r>
          </w:p>
          <w:p w14:paraId="16B33A68" w14:textId="77777777" w:rsidR="00814D8A" w:rsidRPr="00C21C22" w:rsidRDefault="00814D8A" w:rsidP="001F179A">
            <w:pPr>
              <w:pStyle w:val="StyleArial8ptBoldAfter0ptLinespacing15lines"/>
            </w:pPr>
            <w:r w:rsidRPr="00C21C22">
              <w:t>3</w:t>
            </w:r>
          </w:p>
          <w:p w14:paraId="16B33A69" w14:textId="77777777" w:rsidR="00814D8A" w:rsidRPr="00C21C22" w:rsidRDefault="00814D8A" w:rsidP="001F179A">
            <w:pPr>
              <w:pStyle w:val="StyleArial8ptBoldAfter0ptLinespacing15lines"/>
            </w:pPr>
            <w:r w:rsidRPr="00C21C22">
              <w:t>4</w:t>
            </w:r>
          </w:p>
          <w:p w14:paraId="16B33A6A" w14:textId="77777777" w:rsidR="00814D8A" w:rsidRPr="00C21C22" w:rsidRDefault="00814D8A" w:rsidP="001F179A">
            <w:pPr>
              <w:pStyle w:val="StyleArial8ptBoldAfter0ptLinespacing15lines"/>
            </w:pPr>
            <w:r w:rsidRPr="00C21C22">
              <w:t>5</w:t>
            </w:r>
          </w:p>
          <w:p w14:paraId="16B33A6B" w14:textId="77777777" w:rsidR="00814D8A" w:rsidRPr="00C21C22" w:rsidRDefault="00814D8A" w:rsidP="001F179A">
            <w:pPr>
              <w:pStyle w:val="StyleArial8ptBoldAfter0ptLinespacing15lines"/>
            </w:pPr>
            <w:r w:rsidRPr="00C21C22">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A6C" w14:textId="77777777" w:rsidR="00814D8A" w:rsidRPr="00344437" w:rsidRDefault="00814D8A" w:rsidP="001F179A">
            <w:pPr>
              <w:pStyle w:val="StyleArial8ptBoldAfter0ptLinespacing15lines"/>
            </w:pPr>
            <w:r w:rsidRPr="00344437">
              <w:t>HotelRes</w:t>
            </w:r>
            <w:r>
              <w:t>Modifies</w:t>
            </w:r>
          </w:p>
          <w:p w14:paraId="16B33A6D" w14:textId="77777777" w:rsidR="00814D8A" w:rsidRPr="00344437" w:rsidRDefault="00814D8A" w:rsidP="001F179A">
            <w:pPr>
              <w:pStyle w:val="StyleArial8ptBoldAfter0ptLinespacing15lines"/>
            </w:pPr>
            <w:r w:rsidRPr="00344437">
              <w:t>HotelRes</w:t>
            </w:r>
            <w:r>
              <w:t>Modify</w:t>
            </w:r>
          </w:p>
          <w:p w14:paraId="16B33A6E" w14:textId="77777777" w:rsidR="00814D8A" w:rsidRPr="00C21C22" w:rsidRDefault="00814D8A" w:rsidP="001F179A">
            <w:pPr>
              <w:pStyle w:val="StyleArial8ptBoldAfter0ptLinespacing15lines"/>
            </w:pPr>
            <w:r w:rsidRPr="00C21C22">
              <w:t>ResGuests</w:t>
            </w:r>
          </w:p>
          <w:p w14:paraId="16B33A6F" w14:textId="77777777" w:rsidR="00814D8A" w:rsidRPr="00C21C22" w:rsidRDefault="00814D8A" w:rsidP="001F179A">
            <w:pPr>
              <w:pStyle w:val="StyleArial8ptBoldAfter0ptLinespacing15lines"/>
            </w:pPr>
            <w:r w:rsidRPr="00C21C22">
              <w:t>ResGuest</w:t>
            </w:r>
          </w:p>
          <w:p w14:paraId="16B33A70" w14:textId="77777777" w:rsidR="00814D8A" w:rsidRPr="00C21C22" w:rsidRDefault="00814D8A" w:rsidP="001F179A">
            <w:pPr>
              <w:pStyle w:val="StyleArial8ptBoldAfter0ptLinespacing15lines"/>
            </w:pPr>
            <w:r w:rsidRPr="00C21C22">
              <w:t>ArrivalTransport</w:t>
            </w:r>
          </w:p>
          <w:p w14:paraId="16B33A71" w14:textId="77777777" w:rsidR="00814D8A" w:rsidRPr="00C21C22" w:rsidRDefault="00814D8A" w:rsidP="001F179A">
            <w:pPr>
              <w:pStyle w:val="StyleArial8ptBoldAfter0ptLinespacing15lines"/>
            </w:pPr>
            <w:r w:rsidRPr="00C21C22">
              <w:t>TransportInfo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A72" w14:textId="77777777" w:rsidR="00814D8A" w:rsidRPr="00C21C22" w:rsidRDefault="00814D8A" w:rsidP="001F179A">
            <w:pPr>
              <w:pStyle w:val="StyleArial8ptBoldAfter0ptLinespacing15lines"/>
            </w:pPr>
            <w:r w:rsidRPr="00C21C22">
              <w:t>M</w:t>
            </w:r>
          </w:p>
          <w:p w14:paraId="16B33A73" w14:textId="77777777" w:rsidR="00814D8A" w:rsidRPr="00C21C22" w:rsidRDefault="00814D8A" w:rsidP="001F179A">
            <w:pPr>
              <w:pStyle w:val="StyleArial8ptBoldAfter0ptLinespacing15lines"/>
            </w:pPr>
            <w:r w:rsidRPr="00C21C22">
              <w:t>M</w:t>
            </w:r>
          </w:p>
          <w:p w14:paraId="16B33A74" w14:textId="77777777" w:rsidR="00814D8A" w:rsidRPr="00C21C22" w:rsidRDefault="00814D8A" w:rsidP="001F179A">
            <w:pPr>
              <w:pStyle w:val="StyleArial8ptBoldAfter0ptLinespacing15lines"/>
            </w:pPr>
            <w:r>
              <w:t>A</w:t>
            </w:r>
          </w:p>
          <w:p w14:paraId="16B33A75" w14:textId="77777777" w:rsidR="00814D8A" w:rsidRPr="00C21C22" w:rsidRDefault="00814D8A" w:rsidP="001F179A">
            <w:pPr>
              <w:pStyle w:val="StyleArial8ptBoldAfter0ptLinespacing15lines"/>
            </w:pPr>
            <w:r w:rsidRPr="00C21C22">
              <w:t>M</w:t>
            </w:r>
          </w:p>
          <w:p w14:paraId="16B33A76" w14:textId="77777777" w:rsidR="00814D8A" w:rsidRPr="00C21C22" w:rsidRDefault="00814D8A" w:rsidP="001F179A">
            <w:pPr>
              <w:pStyle w:val="StyleArial8ptBoldAfter0ptLinespacing15lines"/>
            </w:pPr>
            <w:r w:rsidRPr="00C21C22">
              <w:t>A</w:t>
            </w:r>
          </w:p>
          <w:p w14:paraId="16B33A77" w14:textId="77777777" w:rsidR="00814D8A" w:rsidRPr="00C21C22" w:rsidRDefault="00814D8A" w:rsidP="001F179A">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A78" w14:textId="77777777" w:rsidR="00814D8A" w:rsidRPr="00C21C22"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A79" w14:textId="77777777" w:rsidR="00814D8A" w:rsidRPr="00C21C22" w:rsidRDefault="00814D8A" w:rsidP="00023F6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A7A"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A7B" w14:textId="77777777" w:rsidR="00814D8A" w:rsidRPr="00C21C22" w:rsidRDefault="00814D8A" w:rsidP="00C21C22">
            <w:pPr>
              <w:spacing w:after="0" w:line="360" w:lineRule="auto"/>
              <w:rPr>
                <w:rFonts w:ascii="Arial" w:hAnsi="Arial" w:cs="Arial"/>
                <w:b/>
                <w:sz w:val="16"/>
                <w:szCs w:val="16"/>
              </w:rPr>
            </w:pPr>
          </w:p>
        </w:tc>
      </w:tr>
      <w:tr w:rsidR="00814D8A" w:rsidRPr="00F860DF" w14:paraId="16B33A88"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A7D"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A7E" w14:textId="77777777" w:rsidR="00814D8A" w:rsidRPr="002C00B4" w:rsidRDefault="00814D8A" w:rsidP="001F179A">
            <w:pPr>
              <w:pStyle w:val="StyleArial8ptAfter0ptLinespacingsingle"/>
            </w:pPr>
            <w:r w:rsidRPr="002C00B4">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7F" w14:textId="77777777" w:rsidR="00814D8A" w:rsidRPr="002C00B4" w:rsidRDefault="00814D8A" w:rsidP="001F179A">
            <w:pPr>
              <w:pStyle w:val="StyleArial8ptAfter0ptLinespacingsingle"/>
            </w:pPr>
            <w:r w:rsidRPr="002C00B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80" w14:textId="77777777" w:rsidR="00814D8A" w:rsidRPr="002C00B4" w:rsidRDefault="00814D8A" w:rsidP="001F179A">
            <w:pPr>
              <w:pStyle w:val="StyleArial8ptAfter0ptLinespacingsingle"/>
            </w:pPr>
            <w:r w:rsidRPr="002C00B4">
              <w:t>StringLength1to32</w:t>
            </w:r>
          </w:p>
          <w:p w14:paraId="16B33A81" w14:textId="77777777" w:rsidR="00814D8A" w:rsidRPr="002C00B4" w:rsidRDefault="00814D8A" w:rsidP="001F179A">
            <w:pPr>
              <w:pStyle w:val="StyleTableText8pt"/>
            </w:pPr>
            <w:r w:rsidRPr="002C00B4">
              <w:rPr>
                <w:i/>
              </w:rPr>
              <w:t>Example:</w:t>
            </w:r>
          </w:p>
          <w:p w14:paraId="16B33A82" w14:textId="77777777" w:rsidR="00814D8A" w:rsidRPr="002C00B4" w:rsidRDefault="00814D8A" w:rsidP="00FD7DCA">
            <w:pPr>
              <w:suppressAutoHyphens/>
              <w:spacing w:after="0"/>
              <w:ind w:right="-108"/>
              <w:rPr>
                <w:rFonts w:ascii="Arial" w:hAnsi="Arial" w:cs="Arial"/>
                <w:sz w:val="16"/>
                <w:szCs w:val="16"/>
              </w:rPr>
            </w:pPr>
            <w:r w:rsidRPr="002C00B4">
              <w:rPr>
                <w:rFonts w:ascii="Arial" w:hAnsi="Arial" w:cs="Arial"/>
                <w:sz w:val="16"/>
                <w:szCs w:val="16"/>
              </w:rPr>
              <w:t>&lt;</w:t>
            </w:r>
            <w:r w:rsidRPr="002C00B4">
              <w:rPr>
                <w:rFonts w:ascii="Arial" w:hAnsi="Arial" w:cs="Arial"/>
                <w:b/>
                <w:sz w:val="16"/>
                <w:szCs w:val="16"/>
              </w:rPr>
              <w:t>TransportInfo ID="By Car 9PM”/</w:t>
            </w:r>
            <w:r w:rsidRPr="002C00B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83" w14:textId="77777777" w:rsidR="00814D8A" w:rsidRPr="002C00B4" w:rsidRDefault="00814D8A" w:rsidP="001F179A">
            <w:pPr>
              <w:pStyle w:val="StyleArial8ptCenteredAfter0ptLinespacingsingle"/>
            </w:pPr>
            <w:r w:rsidRPr="002C00B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84" w14:textId="77777777" w:rsidR="00814D8A" w:rsidRPr="002C00B4"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85" w14:textId="77777777" w:rsidR="00814D8A" w:rsidRPr="00E07112" w:rsidRDefault="00814D8A" w:rsidP="001F179A">
            <w:pPr>
              <w:pStyle w:val="StyleArial8ptBefore3ptAfter3ptLinespacingsing"/>
            </w:pPr>
            <w:r w:rsidRPr="00E07112">
              <w:t>Arrival Information</w:t>
            </w:r>
          </w:p>
          <w:p w14:paraId="16B33A86" w14:textId="77777777" w:rsidR="00814D8A" w:rsidRPr="00E07112" w:rsidRDefault="00814D8A" w:rsidP="001F179A">
            <w:pPr>
              <w:pStyle w:val="StyleArial8ptBefore3ptAfter3ptLinespacingsing"/>
            </w:pPr>
            <w:r w:rsidRPr="00E07112">
              <w:t xml:space="preserve"> GDS=15</w:t>
            </w:r>
          </w:p>
          <w:p w14:paraId="16B33A87" w14:textId="77777777" w:rsidR="00814D8A" w:rsidRPr="00E07112" w:rsidRDefault="00814D8A" w:rsidP="00D8050D">
            <w:pPr>
              <w:spacing w:before="60" w:after="60"/>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Worldspan.</w:t>
            </w:r>
          </w:p>
        </w:tc>
      </w:tr>
      <w:tr w:rsidR="00814D8A" w:rsidRPr="00F860DF" w14:paraId="16B33A8F"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A89"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8A"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8B"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8C"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8D"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8E" w14:textId="77777777" w:rsidR="00814D8A" w:rsidRPr="00F860DF" w:rsidRDefault="00814D8A" w:rsidP="00B03A8B">
            <w:pPr>
              <w:pStyle w:val="TableText"/>
              <w:spacing w:before="0" w:after="0"/>
              <w:rPr>
                <w:b/>
                <w:sz w:val="16"/>
                <w:szCs w:val="16"/>
              </w:rPr>
            </w:pPr>
          </w:p>
        </w:tc>
      </w:tr>
      <w:tr w:rsidR="00814D8A" w:rsidRPr="00C21C22" w14:paraId="16B33AA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A90" w14:textId="77777777" w:rsidR="00814D8A" w:rsidRPr="0061132B" w:rsidRDefault="00814D8A" w:rsidP="001F179A">
            <w:pPr>
              <w:pStyle w:val="StyleArial8ptBoldAfter0ptLinespacing15lines"/>
            </w:pPr>
            <w:r w:rsidRPr="0061132B">
              <w:t>1</w:t>
            </w:r>
          </w:p>
          <w:p w14:paraId="16B33A91" w14:textId="77777777" w:rsidR="00814D8A" w:rsidRPr="0061132B" w:rsidRDefault="00814D8A" w:rsidP="001F179A">
            <w:pPr>
              <w:pStyle w:val="StyleArial8ptBoldAfter0ptLinespacing15lines"/>
            </w:pPr>
            <w:r w:rsidRPr="0061132B">
              <w:t>2</w:t>
            </w:r>
          </w:p>
          <w:p w14:paraId="16B33A92" w14:textId="77777777" w:rsidR="00814D8A" w:rsidRPr="0061132B" w:rsidRDefault="00814D8A" w:rsidP="001F179A">
            <w:pPr>
              <w:pStyle w:val="StyleArial8ptBoldAfter0ptLinespacing15lines"/>
            </w:pPr>
            <w:r w:rsidRPr="0061132B">
              <w:t>3</w:t>
            </w:r>
          </w:p>
          <w:p w14:paraId="16B33A93" w14:textId="77777777" w:rsidR="00814D8A" w:rsidRPr="0061132B" w:rsidRDefault="00814D8A" w:rsidP="001F179A">
            <w:pPr>
              <w:pStyle w:val="StyleArial8ptBoldAfter0ptLinespacing15lines"/>
            </w:pPr>
            <w:r w:rsidRPr="0061132B">
              <w:t>4</w:t>
            </w:r>
          </w:p>
          <w:p w14:paraId="16B33A94" w14:textId="77777777" w:rsidR="00814D8A" w:rsidRPr="0061132B" w:rsidRDefault="00814D8A" w:rsidP="001F179A">
            <w:pPr>
              <w:pStyle w:val="StyleArial8ptBoldAfter0ptLinespacing15lines"/>
            </w:pPr>
            <w:r w:rsidRPr="0061132B">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A95" w14:textId="77777777" w:rsidR="00814D8A" w:rsidRPr="00344437" w:rsidRDefault="00814D8A" w:rsidP="001F179A">
            <w:pPr>
              <w:pStyle w:val="StyleArial8ptBoldAfter0ptLinespacing15lines"/>
            </w:pPr>
            <w:r w:rsidRPr="00344437">
              <w:t>HotelRes</w:t>
            </w:r>
            <w:r>
              <w:t>Modifies</w:t>
            </w:r>
          </w:p>
          <w:p w14:paraId="16B33A96" w14:textId="77777777" w:rsidR="00814D8A" w:rsidRPr="00344437" w:rsidRDefault="00814D8A" w:rsidP="001F179A">
            <w:pPr>
              <w:pStyle w:val="StyleArial8ptBoldAfter0ptLinespacing15lines"/>
            </w:pPr>
            <w:r w:rsidRPr="00344437">
              <w:t>HotelRes</w:t>
            </w:r>
            <w:r>
              <w:t>Modify</w:t>
            </w:r>
          </w:p>
          <w:p w14:paraId="16B33A97" w14:textId="77777777" w:rsidR="00814D8A" w:rsidRPr="0061132B" w:rsidRDefault="00814D8A" w:rsidP="001F179A">
            <w:pPr>
              <w:pStyle w:val="StyleArial8ptBoldAfter0ptLinespacing15lines"/>
            </w:pPr>
            <w:r w:rsidRPr="0061132B">
              <w:t>ResGlobalInfo</w:t>
            </w:r>
          </w:p>
          <w:p w14:paraId="16B33A98" w14:textId="77777777" w:rsidR="00814D8A" w:rsidRPr="0061132B" w:rsidRDefault="00814D8A" w:rsidP="001F179A">
            <w:pPr>
              <w:pStyle w:val="StyleArial8ptBoldAfter0ptLinespacing15lines"/>
            </w:pPr>
            <w:r w:rsidRPr="0061132B">
              <w:t>HotelReservationIDs</w:t>
            </w:r>
          </w:p>
          <w:p w14:paraId="16B33A99" w14:textId="77777777" w:rsidR="00814D8A" w:rsidRPr="0061132B" w:rsidRDefault="00814D8A" w:rsidP="001F179A">
            <w:pPr>
              <w:pStyle w:val="StyleArial8ptBoldAfter0ptLinespacing15lines"/>
            </w:pPr>
            <w:r w:rsidRPr="0061132B">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A9A" w14:textId="77777777" w:rsidR="00814D8A" w:rsidRPr="00BD3722" w:rsidRDefault="00814D8A" w:rsidP="001F179A">
            <w:pPr>
              <w:pStyle w:val="StyleArial8ptBoldAfter0ptLinespacing15lines"/>
            </w:pPr>
            <w:r w:rsidRPr="00BD3722">
              <w:t>M</w:t>
            </w:r>
          </w:p>
          <w:p w14:paraId="16B33A9B" w14:textId="77777777" w:rsidR="00814D8A" w:rsidRPr="00BD3722" w:rsidRDefault="00814D8A" w:rsidP="001F179A">
            <w:pPr>
              <w:pStyle w:val="StyleArial8ptBoldAfter0ptLinespacing15lines"/>
            </w:pPr>
            <w:r w:rsidRPr="00BD3722">
              <w:t>M</w:t>
            </w:r>
          </w:p>
          <w:p w14:paraId="16B33A9C" w14:textId="77777777" w:rsidR="00814D8A" w:rsidRPr="00BD3722" w:rsidRDefault="00814D8A" w:rsidP="001F179A">
            <w:pPr>
              <w:pStyle w:val="StyleArial8ptBoldAfter0ptLinespacing15lines"/>
            </w:pPr>
            <w:r w:rsidRPr="00BD3722">
              <w:t>M</w:t>
            </w:r>
          </w:p>
          <w:p w14:paraId="16B33A9D" w14:textId="77777777" w:rsidR="00814D8A" w:rsidRPr="00BD3722" w:rsidRDefault="00814D8A" w:rsidP="001F179A">
            <w:pPr>
              <w:pStyle w:val="StyleArial8ptBoldAfter0ptLinespacing15lines"/>
            </w:pPr>
            <w:r w:rsidRPr="00BD3722">
              <w:t>M</w:t>
            </w:r>
          </w:p>
          <w:p w14:paraId="16B33A9E" w14:textId="77777777" w:rsidR="00814D8A" w:rsidRPr="00BD3722" w:rsidRDefault="00814D8A" w:rsidP="001F179A">
            <w:pPr>
              <w:pStyle w:val="StyleArial8ptBoldAfter0ptLinespacing15lines"/>
            </w:pPr>
            <w:r w:rsidRPr="00BD372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A9F" w14:textId="77777777" w:rsidR="00814D8A" w:rsidRPr="000D1D6F" w:rsidRDefault="00814D8A" w:rsidP="00B226BD">
            <w:pPr>
              <w:rPr>
                <w:rFonts w:ascii="Arial" w:hAnsi="Arial" w:cs="Arial"/>
                <w:b/>
                <w:sz w:val="16"/>
                <w:szCs w:val="16"/>
              </w:rPr>
            </w:pPr>
            <w:r w:rsidRPr="009F68C1">
              <w:rPr>
                <w:rFonts w:ascii="Arial" w:hAnsi="Arial"/>
                <w:b/>
                <w:sz w:val="16"/>
                <w:szCs w:val="20"/>
              </w:rPr>
              <w:t>GDS Note:</w:t>
            </w:r>
            <w:r w:rsidRPr="009F68C1">
              <w:rPr>
                <w:rFonts w:ascii="Arial" w:hAnsi="Arial"/>
                <w:sz w:val="16"/>
                <w:szCs w:val="20"/>
              </w:rPr>
              <w:t xml:space="preserve">  One occurrence of Confirmation Number (@Type=”14 and one occurrence of Booking ReferenceID are</w:t>
            </w:r>
            <w:r>
              <w:rPr>
                <w:rFonts w:ascii="Arial" w:hAnsi="Arial"/>
                <w:sz w:val="16"/>
                <w:szCs w:val="20"/>
              </w:rPr>
              <w:t xml:space="preserve"> </w:t>
            </w:r>
            <w:r w:rsidRPr="009F68C1">
              <w:rPr>
                <w:rFonts w:ascii="Arial" w:hAnsi="Arial"/>
                <w:sz w:val="16"/>
                <w:szCs w:val="20"/>
              </w:rPr>
              <w:t>required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AA0" w14:textId="77777777" w:rsidR="00814D8A" w:rsidRPr="006B1439" w:rsidRDefault="00814D8A" w:rsidP="00EC2BAD">
            <w:pPr>
              <w:spacing w:after="0" w:line="360" w:lineRule="auto"/>
              <w:jc w:val="center"/>
              <w:rPr>
                <w:rFonts w:ascii="Arial" w:hAnsi="Arial" w:cs="Arial"/>
                <w:b/>
                <w:sz w:val="16"/>
                <w:szCs w:val="16"/>
              </w:rPr>
            </w:pPr>
            <w:r w:rsidRPr="006B1439">
              <w:rPr>
                <w:rFonts w:ascii="Arial" w:hAnsi="Arial" w:cs="Arial"/>
                <w:b/>
                <w:sz w:val="16"/>
                <w:szCs w:val="16"/>
              </w:rPr>
              <w:t>GDS</w:t>
            </w:r>
          </w:p>
          <w:p w14:paraId="16B33AA1" w14:textId="77777777" w:rsidR="00814D8A" w:rsidRPr="006B1439" w:rsidRDefault="00814D8A" w:rsidP="00EC2BAD">
            <w:pPr>
              <w:spacing w:after="0" w:line="360" w:lineRule="auto"/>
              <w:jc w:val="center"/>
              <w:rPr>
                <w:rFonts w:ascii="Arial" w:hAnsi="Arial" w:cs="Arial"/>
                <w:b/>
                <w:sz w:val="16"/>
                <w:szCs w:val="16"/>
              </w:rPr>
            </w:pPr>
            <w:r w:rsidRPr="006B1439">
              <w:rPr>
                <w:rFonts w:ascii="Arial" w:hAnsi="Arial" w:cs="Arial"/>
                <w:b/>
                <w:sz w:val="16"/>
                <w:szCs w:val="16"/>
              </w:rPr>
              <w:t>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AA2"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AA3" w14:textId="77777777" w:rsidR="00814D8A" w:rsidRPr="00C21C22" w:rsidRDefault="00814D8A" w:rsidP="00C21C22">
            <w:pPr>
              <w:spacing w:after="0" w:line="360" w:lineRule="auto"/>
              <w:rPr>
                <w:rFonts w:ascii="Arial" w:hAnsi="Arial" w:cs="Arial"/>
                <w:b/>
                <w:sz w:val="16"/>
                <w:szCs w:val="16"/>
              </w:rPr>
            </w:pPr>
          </w:p>
        </w:tc>
      </w:tr>
      <w:tr w:rsidR="00814D8A" w:rsidRPr="00D56ABB" w14:paraId="16B33AB8"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AA5"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AA6" w14:textId="77777777" w:rsidR="00814D8A" w:rsidRPr="00537256" w:rsidRDefault="00814D8A" w:rsidP="001F179A">
            <w:pPr>
              <w:pStyle w:val="StyleArial8ptAfter0ptLinespacingsingle"/>
            </w:pPr>
            <w:r w:rsidRPr="00537256">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A7" w14:textId="77777777" w:rsidR="00814D8A" w:rsidRPr="002C00B4" w:rsidRDefault="00814D8A" w:rsidP="001F179A">
            <w:pPr>
              <w:pStyle w:val="StyleArial8ptAfter0ptLinespacingsingle"/>
            </w:pPr>
            <w:r w:rsidRPr="002C00B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A8" w14:textId="77777777" w:rsidR="00814D8A" w:rsidRPr="000E1B5F" w:rsidRDefault="00814D8A" w:rsidP="001F179A">
            <w:pPr>
              <w:pStyle w:val="StyleArial8ptAfter0ptLinespacingsingle"/>
            </w:pPr>
            <w:r w:rsidRPr="000E1B5F">
              <w:t>OTA_CodeType</w:t>
            </w:r>
          </w:p>
          <w:p w14:paraId="16B33AA9" w14:textId="77777777" w:rsidR="00814D8A" w:rsidRPr="000E1B5F" w:rsidRDefault="00814D8A" w:rsidP="001F179A">
            <w:pPr>
              <w:pStyle w:val="StyleTableText8pt"/>
            </w:pPr>
            <w:r w:rsidRPr="000E1B5F">
              <w:rPr>
                <w:i/>
              </w:rPr>
              <w:t>Example – Confirmation Number:</w:t>
            </w:r>
          </w:p>
          <w:p w14:paraId="16B33AAA" w14:textId="77777777" w:rsidR="00814D8A" w:rsidRPr="000E1B5F" w:rsidRDefault="00814D8A" w:rsidP="001F179A">
            <w:pPr>
              <w:pStyle w:val="StyleArial8ptAfter0ptLinespacingsingle"/>
            </w:pPr>
            <w:r w:rsidRPr="000E1B5F">
              <w:t>&lt;HotelReservationID</w:t>
            </w:r>
          </w:p>
          <w:p w14:paraId="16B33AAB" w14:textId="77777777" w:rsidR="00814D8A" w:rsidRPr="000E1B5F" w:rsidRDefault="00814D8A" w:rsidP="005300C4">
            <w:pPr>
              <w:spacing w:after="0" w:line="240" w:lineRule="auto"/>
              <w:rPr>
                <w:rFonts w:ascii="Arial" w:hAnsi="Arial" w:cs="Arial"/>
                <w:sz w:val="16"/>
                <w:szCs w:val="16"/>
              </w:rPr>
            </w:pPr>
            <w:r>
              <w:rPr>
                <w:rFonts w:ascii="Arial" w:hAnsi="Arial" w:cs="Arial"/>
                <w:b/>
                <w:sz w:val="16"/>
                <w:szCs w:val="16"/>
              </w:rPr>
              <w:t>ResID_Type</w:t>
            </w:r>
            <w:r w:rsidRPr="000E1B5F">
              <w:rPr>
                <w:rFonts w:ascii="Arial" w:hAnsi="Arial" w:cs="Arial"/>
                <w:b/>
                <w:sz w:val="16"/>
                <w:szCs w:val="16"/>
              </w:rPr>
              <w:t>=”14”</w:t>
            </w:r>
            <w:r w:rsidRPr="000E1B5F">
              <w:rPr>
                <w:rFonts w:ascii="Arial" w:hAnsi="Arial" w:cs="Arial"/>
                <w:sz w:val="16"/>
                <w:szCs w:val="16"/>
              </w:rPr>
              <w:t xml:space="preserve"> </w:t>
            </w:r>
            <w:r>
              <w:rPr>
                <w:rFonts w:ascii="Arial" w:hAnsi="Arial" w:cs="Arial"/>
                <w:sz w:val="16"/>
                <w:szCs w:val="16"/>
              </w:rPr>
              <w:t>ResID_Value</w:t>
            </w:r>
            <w:r w:rsidRPr="000E1B5F">
              <w:rPr>
                <w:rFonts w:ascii="Arial" w:hAnsi="Arial" w:cs="Arial"/>
                <w:sz w:val="16"/>
                <w:szCs w:val="16"/>
              </w:rPr>
              <w:t>=”1234567890”</w:t>
            </w:r>
          </w:p>
          <w:p w14:paraId="16B33AAC" w14:textId="77777777" w:rsidR="00814D8A" w:rsidRPr="000E1B5F" w:rsidRDefault="00814D8A" w:rsidP="001F179A">
            <w:pPr>
              <w:pStyle w:val="StyleArial8ptAfter0ptLinespacingsingle"/>
            </w:pPr>
            <w:r w:rsidRPr="000E1B5F">
              <w:t>ResID</w:t>
            </w:r>
            <w:r>
              <w:t>_</w:t>
            </w:r>
            <w:r w:rsidRPr="000E1B5F">
              <w:t>SourceContext=”XX”/&gt;</w:t>
            </w:r>
          </w:p>
          <w:p w14:paraId="16B33AAD" w14:textId="77777777" w:rsidR="00814D8A" w:rsidRPr="000E1B5F" w:rsidRDefault="00814D8A" w:rsidP="001F179A">
            <w:pPr>
              <w:pStyle w:val="StyleArial8ptAfter0ptLinespacingsingle"/>
            </w:pPr>
          </w:p>
          <w:p w14:paraId="16B33AAE" w14:textId="77777777" w:rsidR="00814D8A" w:rsidRPr="000E1B5F" w:rsidRDefault="00814D8A" w:rsidP="001F179A">
            <w:pPr>
              <w:pStyle w:val="StyleTableText8pt"/>
            </w:pPr>
            <w:r w:rsidRPr="000E1B5F">
              <w:rPr>
                <w:i/>
              </w:rPr>
              <w:t>Example – Booking Reference</w:t>
            </w:r>
          </w:p>
          <w:p w14:paraId="16B33AAF" w14:textId="77777777" w:rsidR="00814D8A" w:rsidRPr="000E1B5F" w:rsidRDefault="00814D8A" w:rsidP="001F179A">
            <w:pPr>
              <w:pStyle w:val="StyleArial8ptAfter0ptLinespacingsingle"/>
            </w:pPr>
            <w:r w:rsidRPr="000E1B5F">
              <w:t>&lt;HotelReservationID</w:t>
            </w:r>
          </w:p>
          <w:p w14:paraId="16B33AB0" w14:textId="77777777" w:rsidR="00814D8A" w:rsidRPr="000E1B5F" w:rsidRDefault="00814D8A" w:rsidP="00444587">
            <w:pPr>
              <w:spacing w:after="0" w:line="240" w:lineRule="auto"/>
              <w:rPr>
                <w:rFonts w:ascii="Arial" w:hAnsi="Arial" w:cs="Arial"/>
                <w:sz w:val="16"/>
                <w:szCs w:val="16"/>
              </w:rPr>
            </w:pPr>
            <w:r>
              <w:rPr>
                <w:rFonts w:ascii="Arial" w:hAnsi="Arial" w:cs="Arial"/>
                <w:b/>
                <w:sz w:val="16"/>
                <w:szCs w:val="16"/>
              </w:rPr>
              <w:t>ResID_Type</w:t>
            </w:r>
            <w:r w:rsidRPr="000E1B5F">
              <w:rPr>
                <w:rFonts w:ascii="Arial" w:hAnsi="Arial" w:cs="Arial"/>
                <w:b/>
                <w:sz w:val="16"/>
                <w:szCs w:val="16"/>
              </w:rPr>
              <w:t>=</w:t>
            </w:r>
            <w:r w:rsidRPr="000E1B5F">
              <w:rPr>
                <w:rFonts w:ascii="Arial" w:hAnsi="Arial" w:cs="Arial"/>
                <w:b/>
                <w:sz w:val="16"/>
                <w:szCs w:val="16"/>
                <w:lang w:val="en-AU"/>
              </w:rPr>
              <w:t>“18”</w:t>
            </w:r>
            <w:r w:rsidRPr="000E1B5F">
              <w:rPr>
                <w:rFonts w:ascii="Arial" w:hAnsi="Arial" w:cs="Arial"/>
                <w:sz w:val="16"/>
                <w:szCs w:val="16"/>
              </w:rPr>
              <w:t xml:space="preserve"> </w:t>
            </w:r>
            <w:r>
              <w:rPr>
                <w:rFonts w:ascii="Arial" w:hAnsi="Arial" w:cs="Arial"/>
                <w:sz w:val="16"/>
                <w:szCs w:val="16"/>
              </w:rPr>
              <w:t>ResID_Value</w:t>
            </w:r>
            <w:r w:rsidRPr="000E1B5F">
              <w:rPr>
                <w:rFonts w:ascii="Arial" w:hAnsi="Arial" w:cs="Arial"/>
                <w:sz w:val="16"/>
                <w:szCs w:val="16"/>
              </w:rPr>
              <w:t>=”1234567890”</w:t>
            </w:r>
          </w:p>
          <w:p w14:paraId="16B33AB1" w14:textId="77777777" w:rsidR="00814D8A" w:rsidRPr="000E1B5F" w:rsidRDefault="00814D8A" w:rsidP="001F179A">
            <w:pPr>
              <w:pStyle w:val="StyleArial8ptAfter0ptLinespacingsingle"/>
            </w:pPr>
            <w:r w:rsidRPr="000E1B5F">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B2" w14:textId="77777777" w:rsidR="00814D8A" w:rsidRPr="002C00B4" w:rsidRDefault="00814D8A" w:rsidP="001F179A">
            <w:pPr>
              <w:pStyle w:val="StyleArial8ptCenteredAfter0ptLinespacingsingle"/>
            </w:pPr>
            <w:r w:rsidRPr="002C00B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B3" w14:textId="77777777" w:rsidR="00814D8A" w:rsidRPr="002C00B4" w:rsidRDefault="00814D8A" w:rsidP="001F179A">
            <w:pPr>
              <w:pStyle w:val="StyleTableText8pt"/>
            </w:pPr>
            <w:r w:rsidRPr="002C00B4">
              <w:t>OTA Code List – Unique ID (UID</w:t>
            </w:r>
          </w:p>
          <w:p w14:paraId="16B33AB4" w14:textId="77777777" w:rsidR="00814D8A" w:rsidRPr="002C00B4" w:rsidRDefault="00814D8A" w:rsidP="001F179A">
            <w:pPr>
              <w:pStyle w:val="StyleTableText8pt"/>
            </w:pPr>
            <w:r w:rsidRPr="002C00B4">
              <w:rPr>
                <w:i/>
              </w:rPr>
              <w:t>Valid values</w:t>
            </w:r>
            <w:r w:rsidRPr="002C00B4">
              <w:t>:</w:t>
            </w:r>
          </w:p>
          <w:p w14:paraId="16B33AB5" w14:textId="77777777" w:rsidR="00814D8A" w:rsidRPr="002C00B4" w:rsidRDefault="00814D8A" w:rsidP="00353ACC">
            <w:pPr>
              <w:pStyle w:val="StyleTableText6ptAfterbefore"/>
              <w:numPr>
                <w:ilvl w:val="0"/>
                <w:numId w:val="15"/>
              </w:numPr>
              <w:ind w:left="252" w:hanging="252"/>
            </w:pPr>
            <w:r w:rsidRPr="002C00B4">
              <w:t>14 = Reservation (Confirmation Number)</w:t>
            </w:r>
          </w:p>
          <w:p w14:paraId="16B33AB6" w14:textId="77777777" w:rsidR="00814D8A" w:rsidRPr="00D56ABB" w:rsidRDefault="00814D8A" w:rsidP="009F68C1">
            <w:pPr>
              <w:pStyle w:val="StyleTableText6ptAfterbefore"/>
              <w:numPr>
                <w:ilvl w:val="0"/>
                <w:numId w:val="15"/>
              </w:numPr>
              <w:ind w:left="252" w:hanging="252"/>
            </w:pPr>
            <w:r w:rsidRPr="009F68C1">
              <w:t>18 = Other</w:t>
            </w:r>
            <w:r w:rsidRPr="009F68C1">
              <w:br/>
              <w:t>(Booking Reference ID)</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B7" w14:textId="77777777" w:rsidR="00814D8A" w:rsidRPr="00D56ABB" w:rsidRDefault="00814D8A" w:rsidP="005300C4">
            <w:pPr>
              <w:spacing w:after="0" w:line="240" w:lineRule="auto"/>
              <w:rPr>
                <w:rFonts w:ascii="Arial" w:hAnsi="Arial" w:cs="Arial"/>
                <w:sz w:val="16"/>
                <w:szCs w:val="16"/>
              </w:rPr>
            </w:pPr>
          </w:p>
        </w:tc>
      </w:tr>
      <w:tr w:rsidR="00814D8A" w:rsidRPr="002C00B4" w14:paraId="16B33AC9" w14:textId="77777777" w:rsidTr="00814D8A">
        <w:trPr>
          <w:cantSplit/>
          <w:trHeight w:val="1733"/>
        </w:trPr>
        <w:tc>
          <w:tcPr>
            <w:tcW w:w="450" w:type="dxa"/>
            <w:vMerge w:val="restart"/>
            <w:tcBorders>
              <w:top w:val="single" w:sz="4" w:space="0" w:color="C0C0C0"/>
              <w:left w:val="single" w:sz="4" w:space="0" w:color="C0C0C0"/>
              <w:right w:val="single" w:sz="4" w:space="0" w:color="C0C0C0"/>
            </w:tcBorders>
            <w:shd w:val="clear" w:color="auto" w:fill="auto"/>
          </w:tcPr>
          <w:p w14:paraId="16B33AB9" w14:textId="77777777" w:rsidR="00814D8A" w:rsidRPr="00D56ABB" w:rsidRDefault="00814D8A" w:rsidP="005300C4">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3ABA" w14:textId="77777777" w:rsidR="00814D8A" w:rsidRPr="00537256" w:rsidRDefault="00814D8A" w:rsidP="001F179A">
            <w:pPr>
              <w:pStyle w:val="StyleArial8ptAfter0ptLinespacingsingle"/>
            </w:pPr>
            <w:r w:rsidRPr="00537256">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16B33ABB" w14:textId="77777777" w:rsidR="00814D8A" w:rsidRPr="002C00B4" w:rsidRDefault="00814D8A" w:rsidP="001F179A">
            <w:pPr>
              <w:pStyle w:val="StyleArial8ptAfter0ptLinespacingsingle"/>
            </w:pPr>
            <w:r w:rsidRPr="002C00B4">
              <w:t>M</w:t>
            </w:r>
          </w:p>
        </w:tc>
        <w:tc>
          <w:tcPr>
            <w:tcW w:w="2610" w:type="dxa"/>
            <w:vMerge w:val="restart"/>
            <w:tcBorders>
              <w:top w:val="single" w:sz="4" w:space="0" w:color="C0C0C0"/>
              <w:left w:val="single" w:sz="4" w:space="0" w:color="C0C0C0"/>
              <w:right w:val="single" w:sz="4" w:space="0" w:color="C0C0C0"/>
            </w:tcBorders>
            <w:shd w:val="clear" w:color="auto" w:fill="auto"/>
          </w:tcPr>
          <w:p w14:paraId="16B33ABC" w14:textId="77777777" w:rsidR="00814D8A" w:rsidRPr="002C00B4" w:rsidRDefault="00814D8A" w:rsidP="001F179A">
            <w:pPr>
              <w:pStyle w:val="StyleArial8ptAfter0ptLinespacingsingle"/>
            </w:pPr>
            <w:r w:rsidRPr="002C00B4">
              <w:t>StringLength1to64</w:t>
            </w:r>
          </w:p>
          <w:p w14:paraId="16B33ABD" w14:textId="77777777" w:rsidR="00814D8A" w:rsidRPr="002C00B4" w:rsidRDefault="00814D8A" w:rsidP="001F179A">
            <w:pPr>
              <w:pStyle w:val="StyleTableText8pt"/>
            </w:pPr>
            <w:r w:rsidRPr="002C00B4">
              <w:rPr>
                <w:i/>
              </w:rPr>
              <w:t>Example – Confirmation Number</w:t>
            </w:r>
          </w:p>
          <w:p w14:paraId="16B33ABE" w14:textId="77777777" w:rsidR="00814D8A" w:rsidRPr="002C00B4" w:rsidRDefault="00814D8A" w:rsidP="001F179A">
            <w:pPr>
              <w:pStyle w:val="StyleArial8ptAfter0ptLinespacingsingle"/>
            </w:pPr>
            <w:r w:rsidRPr="002C00B4">
              <w:t>&lt;HotelReservationID</w:t>
            </w:r>
          </w:p>
          <w:p w14:paraId="16B33ABF" w14:textId="77777777" w:rsidR="00814D8A" w:rsidRPr="002C00B4" w:rsidRDefault="00814D8A" w:rsidP="005300C4">
            <w:pPr>
              <w:spacing w:after="0" w:line="240" w:lineRule="auto"/>
              <w:rPr>
                <w:rFonts w:ascii="Arial" w:hAnsi="Arial" w:cs="Arial"/>
                <w:sz w:val="16"/>
                <w:szCs w:val="16"/>
              </w:rPr>
            </w:pPr>
            <w:r>
              <w:rPr>
                <w:rFonts w:ascii="Arial" w:hAnsi="Arial" w:cs="Arial"/>
                <w:sz w:val="16"/>
                <w:szCs w:val="16"/>
              </w:rPr>
              <w:t>ResID_Type</w:t>
            </w:r>
            <w:r w:rsidRPr="002C00B4">
              <w:rPr>
                <w:rFonts w:ascii="Arial" w:hAnsi="Arial" w:cs="Arial"/>
                <w:sz w:val="16"/>
                <w:szCs w:val="16"/>
              </w:rPr>
              <w:t xml:space="preserve">=”14” </w:t>
            </w:r>
            <w:r>
              <w:rPr>
                <w:rFonts w:ascii="Arial" w:hAnsi="Arial" w:cs="Arial"/>
                <w:b/>
                <w:sz w:val="16"/>
                <w:szCs w:val="16"/>
              </w:rPr>
              <w:t>ResID_Value</w:t>
            </w:r>
            <w:r w:rsidRPr="002C00B4">
              <w:rPr>
                <w:rFonts w:ascii="Arial" w:hAnsi="Arial" w:cs="Arial"/>
                <w:b/>
                <w:sz w:val="16"/>
                <w:szCs w:val="16"/>
              </w:rPr>
              <w:t>=”1234567890</w:t>
            </w:r>
            <w:r w:rsidRPr="002C00B4">
              <w:rPr>
                <w:rFonts w:ascii="Arial" w:hAnsi="Arial" w:cs="Arial"/>
                <w:sz w:val="16"/>
                <w:szCs w:val="16"/>
              </w:rPr>
              <w:t>”</w:t>
            </w:r>
          </w:p>
          <w:p w14:paraId="16B33AC0" w14:textId="77777777" w:rsidR="00814D8A" w:rsidRPr="002C00B4" w:rsidRDefault="00814D8A" w:rsidP="001F179A">
            <w:pPr>
              <w:pStyle w:val="StyleArial8ptAfter0ptLinespacingsingle"/>
            </w:pPr>
            <w:r>
              <w:t>ResID_SourceContext</w:t>
            </w:r>
            <w:r w:rsidRPr="002C00B4">
              <w:t>=”XX”/&gt;</w:t>
            </w:r>
          </w:p>
          <w:p w14:paraId="16B33AC1" w14:textId="77777777" w:rsidR="00814D8A" w:rsidRPr="002C00B4" w:rsidRDefault="00814D8A" w:rsidP="001F179A">
            <w:pPr>
              <w:pStyle w:val="StyleTableText8pt"/>
            </w:pPr>
            <w:r w:rsidRPr="002C00B4">
              <w:rPr>
                <w:i/>
              </w:rPr>
              <w:t>Example – Booking Reference</w:t>
            </w:r>
          </w:p>
          <w:p w14:paraId="16B33AC2" w14:textId="77777777" w:rsidR="00814D8A" w:rsidRPr="002C00B4" w:rsidRDefault="00814D8A" w:rsidP="001F179A">
            <w:pPr>
              <w:pStyle w:val="StyleArial8ptAfter0ptLinespacingsingle"/>
            </w:pPr>
            <w:r w:rsidRPr="002C00B4">
              <w:t>&lt;HotelReservationID</w:t>
            </w:r>
          </w:p>
          <w:p w14:paraId="16B33AC3" w14:textId="77777777" w:rsidR="00814D8A" w:rsidRPr="002C00B4" w:rsidRDefault="00814D8A" w:rsidP="00444587">
            <w:pPr>
              <w:spacing w:after="0" w:line="240" w:lineRule="auto"/>
              <w:rPr>
                <w:rFonts w:ascii="Arial" w:hAnsi="Arial" w:cs="Arial"/>
                <w:b/>
                <w:sz w:val="16"/>
                <w:szCs w:val="16"/>
              </w:rPr>
            </w:pPr>
            <w:r>
              <w:rPr>
                <w:rFonts w:ascii="Arial" w:hAnsi="Arial" w:cs="Arial"/>
                <w:sz w:val="16"/>
                <w:szCs w:val="16"/>
              </w:rPr>
              <w:t>ResID_Type</w:t>
            </w:r>
            <w:r w:rsidRPr="000E1B5F">
              <w:rPr>
                <w:rFonts w:ascii="Arial" w:hAnsi="Arial" w:cs="Arial"/>
                <w:sz w:val="16"/>
                <w:szCs w:val="16"/>
              </w:rPr>
              <w:t>=</w:t>
            </w:r>
            <w:r w:rsidRPr="000E1B5F">
              <w:rPr>
                <w:rFonts w:ascii="Arial" w:hAnsi="Arial" w:cs="Arial"/>
                <w:sz w:val="16"/>
                <w:szCs w:val="16"/>
                <w:lang w:val="en-AU"/>
              </w:rPr>
              <w:t>“18”</w:t>
            </w:r>
            <w:r w:rsidRPr="002C00B4">
              <w:rPr>
                <w:rFonts w:ascii="Arial" w:hAnsi="Arial" w:cs="Arial"/>
                <w:sz w:val="16"/>
                <w:szCs w:val="16"/>
              </w:rPr>
              <w:t xml:space="preserve"> </w:t>
            </w:r>
            <w:r>
              <w:rPr>
                <w:rFonts w:ascii="Arial" w:hAnsi="Arial" w:cs="Arial"/>
                <w:b/>
                <w:sz w:val="16"/>
                <w:szCs w:val="16"/>
              </w:rPr>
              <w:t>ResID_Value</w:t>
            </w:r>
            <w:r w:rsidRPr="002C00B4">
              <w:rPr>
                <w:rFonts w:ascii="Arial" w:hAnsi="Arial" w:cs="Arial"/>
                <w:b/>
                <w:sz w:val="16"/>
                <w:szCs w:val="16"/>
              </w:rPr>
              <w:t>=”1234567890”</w:t>
            </w:r>
          </w:p>
          <w:p w14:paraId="16B33AC4" w14:textId="77777777" w:rsidR="00814D8A" w:rsidRPr="002C00B4" w:rsidRDefault="00814D8A" w:rsidP="001F179A">
            <w:pPr>
              <w:pStyle w:val="StyleArial8ptAfter0ptLinespacingsingle"/>
            </w:pPr>
            <w:r w:rsidRPr="002C00B4">
              <w:t>ResID_Source=”</w:t>
            </w:r>
            <w:r>
              <w:t>1G</w:t>
            </w:r>
            <w:r w:rsidRPr="002C00B4">
              <w:t>”/&gt;</w:t>
            </w:r>
          </w:p>
        </w:tc>
        <w:tc>
          <w:tcPr>
            <w:tcW w:w="810" w:type="dxa"/>
            <w:vMerge w:val="restart"/>
            <w:tcBorders>
              <w:top w:val="single" w:sz="4" w:space="0" w:color="C0C0C0"/>
              <w:left w:val="single" w:sz="4" w:space="0" w:color="C0C0C0"/>
              <w:right w:val="single" w:sz="4" w:space="0" w:color="C0C0C0"/>
            </w:tcBorders>
            <w:shd w:val="clear" w:color="auto" w:fill="auto"/>
          </w:tcPr>
          <w:p w14:paraId="16B33AC5" w14:textId="77777777" w:rsidR="00814D8A" w:rsidRPr="002C00B4" w:rsidRDefault="00814D8A" w:rsidP="001F179A">
            <w:pPr>
              <w:pStyle w:val="StyleArial8ptCenteredAfter0ptLinespacingsingle"/>
            </w:pPr>
            <w:r w:rsidRPr="002C00B4">
              <w:t>1</w:t>
            </w:r>
          </w:p>
        </w:tc>
        <w:tc>
          <w:tcPr>
            <w:tcW w:w="2250" w:type="dxa"/>
            <w:vMerge w:val="restart"/>
            <w:tcBorders>
              <w:top w:val="single" w:sz="4" w:space="0" w:color="C0C0C0"/>
              <w:left w:val="single" w:sz="4" w:space="0" w:color="C0C0C0"/>
              <w:right w:val="single" w:sz="4" w:space="0" w:color="C0C0C0"/>
            </w:tcBorders>
            <w:shd w:val="clear" w:color="auto" w:fill="auto"/>
          </w:tcPr>
          <w:p w14:paraId="16B33AC6" w14:textId="77777777" w:rsidR="00814D8A" w:rsidRPr="002C00B4" w:rsidRDefault="00814D8A" w:rsidP="005E2711">
            <w:pPr>
              <w:spacing w:before="60" w:after="0" w:line="240" w:lineRule="auto"/>
              <w:rPr>
                <w:rFonts w:ascii="Arial" w:hAnsi="Arial" w:cs="Arial"/>
                <w:sz w:val="16"/>
                <w:szCs w:val="16"/>
              </w:rPr>
            </w:pPr>
          </w:p>
        </w:tc>
        <w:tc>
          <w:tcPr>
            <w:tcW w:w="3870" w:type="dxa"/>
            <w:tcBorders>
              <w:top w:val="single" w:sz="4" w:space="0" w:color="C0C0C0"/>
              <w:left w:val="single" w:sz="4" w:space="0" w:color="C0C0C0"/>
              <w:right w:val="single" w:sz="4" w:space="0" w:color="C0C0C0"/>
            </w:tcBorders>
            <w:shd w:val="clear" w:color="auto" w:fill="auto"/>
          </w:tcPr>
          <w:p w14:paraId="16B33AC7" w14:textId="77777777" w:rsidR="00814D8A" w:rsidRPr="006906E6" w:rsidRDefault="00814D8A" w:rsidP="006906E6">
            <w:pPr>
              <w:pStyle w:val="StyleArial8ptAfter0ptLinespacingsingle"/>
            </w:pPr>
            <w:r w:rsidRPr="006906E6">
              <w:t xml:space="preserve">Confirmation Number </w:t>
            </w:r>
          </w:p>
          <w:p w14:paraId="16B33AC8" w14:textId="77777777" w:rsidR="00814D8A" w:rsidRPr="006906E6" w:rsidRDefault="00814D8A" w:rsidP="00D8050D">
            <w:pPr>
              <w:pStyle w:val="StyleArial8ptAfter0ptLinespacingsingle"/>
            </w:pPr>
            <w:r w:rsidRPr="006906E6">
              <w:t>GDS=30</w:t>
            </w:r>
          </w:p>
        </w:tc>
      </w:tr>
      <w:tr w:rsidR="00814D8A" w:rsidRPr="002C00B4" w14:paraId="16B33AD3" w14:textId="77777777" w:rsidTr="00814D8A">
        <w:trPr>
          <w:cantSplit/>
          <w:trHeight w:val="1732"/>
        </w:trPr>
        <w:tc>
          <w:tcPr>
            <w:tcW w:w="450" w:type="dxa"/>
            <w:vMerge/>
            <w:tcBorders>
              <w:left w:val="single" w:sz="4" w:space="0" w:color="C0C0C0"/>
              <w:bottom w:val="single" w:sz="4" w:space="0" w:color="C0C0C0"/>
              <w:right w:val="single" w:sz="4" w:space="0" w:color="C0C0C0"/>
            </w:tcBorders>
            <w:shd w:val="clear" w:color="auto" w:fill="auto"/>
          </w:tcPr>
          <w:p w14:paraId="16B33ACA" w14:textId="77777777" w:rsidR="00814D8A" w:rsidRPr="002C00B4" w:rsidRDefault="00814D8A" w:rsidP="005300C4">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3ACB" w14:textId="77777777" w:rsidR="00814D8A" w:rsidRPr="002C00B4" w:rsidRDefault="00814D8A" w:rsidP="005300C4">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3ACC" w14:textId="77777777" w:rsidR="00814D8A" w:rsidRPr="002C00B4" w:rsidRDefault="00814D8A" w:rsidP="005300C4">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ACD" w14:textId="77777777" w:rsidR="00814D8A" w:rsidRPr="002C00B4" w:rsidRDefault="00814D8A" w:rsidP="005300C4">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ACE" w14:textId="77777777" w:rsidR="00814D8A" w:rsidRPr="002C00B4" w:rsidRDefault="00814D8A" w:rsidP="005300C4">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3ACF" w14:textId="77777777" w:rsidR="00814D8A" w:rsidRPr="002C00B4" w:rsidRDefault="00814D8A" w:rsidP="005E2711">
            <w:pPr>
              <w:spacing w:before="60" w:after="0" w:line="240" w:lineRule="auto"/>
              <w:rPr>
                <w:rFonts w:ascii="Arial" w:hAnsi="Arial" w:cs="Arial"/>
                <w:sz w:val="16"/>
                <w:szCs w:val="16"/>
              </w:rPr>
            </w:pPr>
          </w:p>
        </w:tc>
        <w:tc>
          <w:tcPr>
            <w:tcW w:w="3870" w:type="dxa"/>
            <w:tcBorders>
              <w:left w:val="single" w:sz="4" w:space="0" w:color="C0C0C0"/>
              <w:bottom w:val="single" w:sz="4" w:space="0" w:color="C0C0C0"/>
              <w:right w:val="single" w:sz="4" w:space="0" w:color="C0C0C0"/>
            </w:tcBorders>
            <w:shd w:val="clear" w:color="auto" w:fill="auto"/>
          </w:tcPr>
          <w:p w14:paraId="16B33AD0" w14:textId="77777777" w:rsidR="00814D8A" w:rsidRPr="002C00B4" w:rsidRDefault="00814D8A" w:rsidP="00E20473">
            <w:pPr>
              <w:pStyle w:val="StyleTableText6ptAfterbefore"/>
            </w:pPr>
            <w:r w:rsidRPr="002C00B4">
              <w:t>Booking Reference ID</w:t>
            </w:r>
          </w:p>
          <w:p w14:paraId="16B33AD1" w14:textId="77777777" w:rsidR="00814D8A" w:rsidRPr="002C00B4" w:rsidRDefault="00814D8A" w:rsidP="00E20473">
            <w:pPr>
              <w:pStyle w:val="StyleTableText6ptAfterbefore"/>
            </w:pPr>
            <w:r w:rsidRPr="002C00B4">
              <w:t>GDS=25</w:t>
            </w:r>
          </w:p>
          <w:p w14:paraId="16B33AD2" w14:textId="77777777" w:rsidR="00814D8A" w:rsidRPr="002C00B4" w:rsidRDefault="00814D8A" w:rsidP="00E20473">
            <w:pPr>
              <w:pStyle w:val="StyleTableText6ptAfterbefore"/>
            </w:pPr>
            <w:r w:rsidRPr="002C00B4">
              <w:rPr>
                <w:b/>
              </w:rPr>
              <w:t>GDS Note:</w:t>
            </w:r>
            <w:r w:rsidRPr="002C00B4">
              <w:t xml:space="preserve">  Assigned by the originating system.  This ID permanently resides with the booking.</w:t>
            </w:r>
          </w:p>
        </w:tc>
      </w:tr>
      <w:tr w:rsidR="00814D8A" w:rsidRPr="002C00B4" w14:paraId="16B33AE3" w14:textId="77777777" w:rsidTr="00814D8A">
        <w:trPr>
          <w:cantSplit/>
          <w:trHeight w:val="1732"/>
        </w:trPr>
        <w:tc>
          <w:tcPr>
            <w:tcW w:w="450" w:type="dxa"/>
            <w:tcBorders>
              <w:left w:val="single" w:sz="4" w:space="0" w:color="C0C0C0"/>
              <w:bottom w:val="single" w:sz="4" w:space="0" w:color="C0C0C0"/>
              <w:right w:val="single" w:sz="4" w:space="0" w:color="C0C0C0"/>
            </w:tcBorders>
            <w:shd w:val="clear" w:color="auto" w:fill="auto"/>
          </w:tcPr>
          <w:p w14:paraId="16B33AD4" w14:textId="77777777" w:rsidR="00814D8A" w:rsidRPr="002C00B4" w:rsidRDefault="00814D8A" w:rsidP="005300C4">
            <w:pPr>
              <w:spacing w:after="0" w:line="240" w:lineRule="auto"/>
              <w:jc w:val="center"/>
              <w:rPr>
                <w:rFonts w:ascii="Arial" w:hAnsi="Arial" w:cs="Arial"/>
                <w:sz w:val="16"/>
                <w:szCs w:val="16"/>
              </w:rPr>
            </w:pPr>
          </w:p>
        </w:tc>
        <w:tc>
          <w:tcPr>
            <w:tcW w:w="2200" w:type="dxa"/>
            <w:tcBorders>
              <w:left w:val="single" w:sz="4" w:space="0" w:color="C0C0C0"/>
              <w:bottom w:val="single" w:sz="4" w:space="0" w:color="C0C0C0"/>
              <w:right w:val="single" w:sz="4" w:space="0" w:color="C0C0C0"/>
            </w:tcBorders>
            <w:shd w:val="clear" w:color="auto" w:fill="auto"/>
          </w:tcPr>
          <w:p w14:paraId="16B33AD5" w14:textId="77777777" w:rsidR="00814D8A" w:rsidRPr="002C00B4" w:rsidRDefault="00814D8A" w:rsidP="001F179A">
            <w:pPr>
              <w:pStyle w:val="StyleArial8ptAfter0ptLinespacingsingle"/>
            </w:pPr>
            <w:r w:rsidRPr="002C00B4">
              <w:t>@ResID_Source</w:t>
            </w:r>
          </w:p>
        </w:tc>
        <w:tc>
          <w:tcPr>
            <w:tcW w:w="620" w:type="dxa"/>
            <w:tcBorders>
              <w:left w:val="single" w:sz="4" w:space="0" w:color="C0C0C0"/>
              <w:bottom w:val="single" w:sz="4" w:space="0" w:color="C0C0C0"/>
              <w:right w:val="single" w:sz="4" w:space="0" w:color="C0C0C0"/>
            </w:tcBorders>
            <w:shd w:val="clear" w:color="auto" w:fill="auto"/>
          </w:tcPr>
          <w:p w14:paraId="16B33AD6" w14:textId="77777777" w:rsidR="00814D8A" w:rsidRPr="00B21F12" w:rsidRDefault="00814D8A" w:rsidP="006B1439">
            <w:pPr>
              <w:pStyle w:val="StyleArial8ptAfter0ptLinespacingsingle"/>
              <w:rPr>
                <w:strike/>
              </w:rPr>
            </w:pPr>
            <w:r w:rsidRPr="00B21F12">
              <w:t>A</w:t>
            </w:r>
          </w:p>
        </w:tc>
        <w:tc>
          <w:tcPr>
            <w:tcW w:w="2610" w:type="dxa"/>
            <w:tcBorders>
              <w:left w:val="single" w:sz="4" w:space="0" w:color="C0C0C0"/>
              <w:bottom w:val="single" w:sz="4" w:space="0" w:color="C0C0C0"/>
              <w:right w:val="single" w:sz="4" w:space="0" w:color="C0C0C0"/>
            </w:tcBorders>
            <w:shd w:val="clear" w:color="auto" w:fill="auto"/>
          </w:tcPr>
          <w:p w14:paraId="16B33AD7" w14:textId="77777777" w:rsidR="00814D8A" w:rsidRPr="000E1B5F" w:rsidRDefault="00814D8A" w:rsidP="001F179A">
            <w:pPr>
              <w:pStyle w:val="StyleArial8ptAfter0ptLinespacingsingle"/>
            </w:pPr>
            <w:r w:rsidRPr="000E1B5F">
              <w:t>StringLength1to64</w:t>
            </w:r>
          </w:p>
          <w:p w14:paraId="16B33AD8" w14:textId="77777777" w:rsidR="00814D8A" w:rsidRPr="000E1B5F" w:rsidRDefault="00814D8A" w:rsidP="001F179A">
            <w:pPr>
              <w:pStyle w:val="StyleTableText8pt"/>
            </w:pPr>
            <w:r w:rsidRPr="000E1B5F">
              <w:rPr>
                <w:i/>
              </w:rPr>
              <w:t>Example – Booking Reference</w:t>
            </w:r>
          </w:p>
          <w:p w14:paraId="16B33AD9" w14:textId="77777777" w:rsidR="00814D8A" w:rsidRPr="000E1B5F" w:rsidRDefault="00814D8A" w:rsidP="001F179A">
            <w:pPr>
              <w:pStyle w:val="StyleArial8ptAfter0ptLinespacingsingle"/>
            </w:pPr>
            <w:r w:rsidRPr="000E1B5F">
              <w:t>&lt;HotelReservationID</w:t>
            </w:r>
          </w:p>
          <w:p w14:paraId="16B33ADA" w14:textId="77777777" w:rsidR="00814D8A" w:rsidRPr="000E1B5F" w:rsidRDefault="00814D8A" w:rsidP="001F179A">
            <w:pPr>
              <w:pStyle w:val="StyleArial8ptAfter0ptLinespacingsingle"/>
            </w:pPr>
            <w:r>
              <w:t>ResID_Type</w:t>
            </w:r>
            <w:r w:rsidRPr="000E1B5F">
              <w:t>=</w:t>
            </w:r>
            <w:r w:rsidRPr="000E1B5F">
              <w:rPr>
                <w:rFonts w:cs="Arial"/>
                <w:szCs w:val="16"/>
                <w:lang w:val="en-AU"/>
              </w:rPr>
              <w:t>“18”</w:t>
            </w:r>
            <w:r w:rsidRPr="000E1B5F">
              <w:t xml:space="preserve"> </w:t>
            </w:r>
            <w:r>
              <w:t>ResID_Value</w:t>
            </w:r>
            <w:r w:rsidRPr="000E1B5F">
              <w:t>=”1234567890”</w:t>
            </w:r>
          </w:p>
          <w:p w14:paraId="16B33ADB" w14:textId="77777777" w:rsidR="00814D8A" w:rsidRPr="000E1B5F" w:rsidRDefault="00814D8A" w:rsidP="00DE435B">
            <w:pPr>
              <w:spacing w:after="0" w:line="240" w:lineRule="auto"/>
              <w:rPr>
                <w:rFonts w:ascii="Arial" w:hAnsi="Arial" w:cs="Arial"/>
                <w:sz w:val="16"/>
                <w:szCs w:val="16"/>
              </w:rPr>
            </w:pPr>
            <w:r w:rsidRPr="000E1B5F">
              <w:rPr>
                <w:rFonts w:ascii="Arial" w:hAnsi="Arial" w:cs="Arial"/>
                <w:b/>
                <w:sz w:val="16"/>
                <w:szCs w:val="16"/>
              </w:rPr>
              <w:t>ResID_Source=”1G”/&gt;</w:t>
            </w:r>
          </w:p>
        </w:tc>
        <w:tc>
          <w:tcPr>
            <w:tcW w:w="810" w:type="dxa"/>
            <w:tcBorders>
              <w:left w:val="single" w:sz="4" w:space="0" w:color="C0C0C0"/>
              <w:bottom w:val="single" w:sz="4" w:space="0" w:color="C0C0C0"/>
              <w:right w:val="single" w:sz="4" w:space="0" w:color="C0C0C0"/>
            </w:tcBorders>
            <w:shd w:val="clear" w:color="auto" w:fill="auto"/>
          </w:tcPr>
          <w:p w14:paraId="16B33ADC" w14:textId="77777777" w:rsidR="00814D8A" w:rsidRPr="000E1B5F" w:rsidRDefault="00814D8A" w:rsidP="001F179A">
            <w:pPr>
              <w:pStyle w:val="StyleArial8ptCenteredAfter0ptLinespacingsingle"/>
            </w:pPr>
            <w:r w:rsidRPr="000E1B5F">
              <w:t>1</w:t>
            </w:r>
          </w:p>
        </w:tc>
        <w:tc>
          <w:tcPr>
            <w:tcW w:w="2250" w:type="dxa"/>
            <w:tcBorders>
              <w:left w:val="single" w:sz="4" w:space="0" w:color="C0C0C0"/>
              <w:bottom w:val="single" w:sz="4" w:space="0" w:color="C0C0C0"/>
              <w:right w:val="single" w:sz="4" w:space="0" w:color="C0C0C0"/>
            </w:tcBorders>
            <w:shd w:val="clear" w:color="auto" w:fill="auto"/>
          </w:tcPr>
          <w:p w14:paraId="16B33ADD" w14:textId="77777777" w:rsidR="00814D8A" w:rsidRPr="00BB30AA" w:rsidRDefault="00814D8A" w:rsidP="00E20473">
            <w:pPr>
              <w:pStyle w:val="TableText"/>
              <w:spacing w:before="120"/>
              <w:rPr>
                <w:i/>
                <w:sz w:val="16"/>
                <w:szCs w:val="16"/>
              </w:rPr>
            </w:pPr>
            <w:r w:rsidRPr="000E1B5F">
              <w:rPr>
                <w:i/>
                <w:sz w:val="16"/>
                <w:szCs w:val="16"/>
              </w:rPr>
              <w:t>Valid value  for Booking Reference ID @ResID_Type</w:t>
            </w:r>
            <w:r w:rsidRPr="00BB30AA">
              <w:rPr>
                <w:i/>
                <w:sz w:val="16"/>
                <w:szCs w:val="16"/>
              </w:rPr>
              <w:t>=</w:t>
            </w:r>
            <w:r w:rsidRPr="00BB30AA">
              <w:rPr>
                <w:sz w:val="16"/>
                <w:szCs w:val="16"/>
              </w:rPr>
              <w:t>“18”</w:t>
            </w:r>
            <w:r w:rsidRPr="00BB30AA">
              <w:rPr>
                <w:i/>
                <w:sz w:val="16"/>
                <w:szCs w:val="16"/>
              </w:rPr>
              <w:t>:</w:t>
            </w:r>
          </w:p>
          <w:p w14:paraId="16B33ADE" w14:textId="77777777" w:rsidR="00814D8A" w:rsidRPr="000E1B5F" w:rsidRDefault="00814D8A" w:rsidP="001F179A">
            <w:pPr>
              <w:pStyle w:val="StyleArial8ptAfter0ptLinespacingsingle"/>
              <w:rPr>
                <w:lang w:val="en-AU"/>
              </w:rPr>
            </w:pPr>
          </w:p>
          <w:p w14:paraId="16B33ADF" w14:textId="77777777" w:rsidR="00814D8A" w:rsidRPr="000E1B5F" w:rsidRDefault="00814D8A" w:rsidP="00353ACC">
            <w:pPr>
              <w:pStyle w:val="StyleTableText6ptAfterbefore"/>
              <w:numPr>
                <w:ilvl w:val="0"/>
                <w:numId w:val="15"/>
              </w:numPr>
              <w:ind w:left="252" w:hanging="252"/>
            </w:pPr>
            <w:r w:rsidRPr="000E1B5F">
              <w:t>1V = Apollo</w:t>
            </w:r>
          </w:p>
          <w:p w14:paraId="16B33AE0" w14:textId="77777777" w:rsidR="00814D8A" w:rsidRPr="000E1B5F" w:rsidRDefault="00814D8A" w:rsidP="00353ACC">
            <w:pPr>
              <w:pStyle w:val="StyleTableText6ptAfterbefore"/>
              <w:numPr>
                <w:ilvl w:val="0"/>
                <w:numId w:val="15"/>
              </w:numPr>
              <w:ind w:left="252" w:hanging="252"/>
            </w:pPr>
            <w:r w:rsidRPr="000E1B5F">
              <w:t>1G = Galileo</w:t>
            </w:r>
          </w:p>
          <w:p w14:paraId="16B33AE1" w14:textId="77777777" w:rsidR="00814D8A" w:rsidRPr="000E1B5F" w:rsidRDefault="00814D8A" w:rsidP="00353ACC">
            <w:pPr>
              <w:pStyle w:val="StyleTableText6ptAfterbefore"/>
              <w:numPr>
                <w:ilvl w:val="0"/>
                <w:numId w:val="15"/>
              </w:numPr>
              <w:ind w:left="252" w:hanging="252"/>
            </w:pPr>
            <w:r w:rsidRPr="000E1B5F">
              <w:t>1P = Worldspan</w:t>
            </w:r>
          </w:p>
        </w:tc>
        <w:tc>
          <w:tcPr>
            <w:tcW w:w="3870" w:type="dxa"/>
            <w:tcBorders>
              <w:left w:val="single" w:sz="4" w:space="0" w:color="C0C0C0"/>
              <w:bottom w:val="single" w:sz="4" w:space="0" w:color="C0C0C0"/>
              <w:right w:val="single" w:sz="4" w:space="0" w:color="C0C0C0"/>
            </w:tcBorders>
            <w:shd w:val="clear" w:color="auto" w:fill="auto"/>
          </w:tcPr>
          <w:p w14:paraId="16B33AE2" w14:textId="77777777" w:rsidR="00814D8A" w:rsidRPr="002C00B4" w:rsidRDefault="00814D8A" w:rsidP="006516FD">
            <w:pPr>
              <w:spacing w:after="0"/>
              <w:jc w:val="center"/>
              <w:rPr>
                <w:rFonts w:ascii="Arial" w:hAnsi="Arial" w:cs="Arial"/>
                <w:sz w:val="16"/>
                <w:szCs w:val="16"/>
              </w:rPr>
            </w:pPr>
          </w:p>
        </w:tc>
      </w:tr>
      <w:tr w:rsidR="00814D8A" w:rsidRPr="00F860DF" w14:paraId="16B33AF1"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AE4" w14:textId="77777777" w:rsidR="00814D8A" w:rsidRPr="002C00B4" w:rsidRDefault="00814D8A" w:rsidP="005300C4">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AE5" w14:textId="77777777" w:rsidR="00814D8A" w:rsidRPr="002C00B4" w:rsidRDefault="00814D8A" w:rsidP="00DC75E7">
            <w:pPr>
              <w:pStyle w:val="StyleArial8ptAfter0ptLinespacingsingle"/>
            </w:pPr>
            <w:r w:rsidRPr="002C00B4">
              <w:t>@Res</w:t>
            </w:r>
            <w:r>
              <w:t>ID_</w:t>
            </w:r>
            <w:r w:rsidRPr="002C00B4">
              <w:t>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E6" w14:textId="77777777" w:rsidR="00814D8A" w:rsidRPr="002C00B4" w:rsidRDefault="00814D8A" w:rsidP="001F179A">
            <w:pPr>
              <w:pStyle w:val="StyleArial8ptAfter0ptLinespacingsingle"/>
            </w:pPr>
            <w:r w:rsidRPr="002C00B4">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E7" w14:textId="77777777" w:rsidR="00814D8A" w:rsidRPr="002C00B4" w:rsidRDefault="00814D8A" w:rsidP="00E20473">
            <w:pPr>
              <w:pStyle w:val="StyleTableText6ptAfterbefore"/>
            </w:pPr>
            <w:r w:rsidRPr="002C00B4">
              <w:t>StringLength1to64</w:t>
            </w:r>
          </w:p>
          <w:p w14:paraId="16B33AE8" w14:textId="77777777" w:rsidR="00814D8A" w:rsidRPr="002C00B4" w:rsidRDefault="00814D8A" w:rsidP="00E20473">
            <w:pPr>
              <w:pStyle w:val="StyleTableText6ptAfterbefore"/>
            </w:pPr>
            <w:r w:rsidRPr="002C00B4">
              <w:rPr>
                <w:i/>
              </w:rPr>
              <w:t>Example – Confirmation Number:</w:t>
            </w:r>
          </w:p>
          <w:p w14:paraId="16B33AE9" w14:textId="77777777" w:rsidR="00814D8A" w:rsidRPr="002C00B4" w:rsidRDefault="00814D8A" w:rsidP="00E20473">
            <w:pPr>
              <w:pStyle w:val="StyleTableText6ptAfterbefore"/>
            </w:pPr>
            <w:r w:rsidRPr="002C00B4">
              <w:t>&lt;HotelReservationID</w:t>
            </w:r>
          </w:p>
          <w:p w14:paraId="16B33AEA" w14:textId="77777777" w:rsidR="00814D8A" w:rsidRPr="002C00B4" w:rsidRDefault="00814D8A" w:rsidP="00E20473">
            <w:pPr>
              <w:pStyle w:val="StyleTableText6ptAfterbefore"/>
            </w:pPr>
            <w:r>
              <w:t>ResID_Type</w:t>
            </w:r>
            <w:r w:rsidRPr="002C00B4">
              <w:t xml:space="preserve">=”14” </w:t>
            </w:r>
            <w:r>
              <w:t>ResID_Value</w:t>
            </w:r>
            <w:r w:rsidRPr="002C00B4">
              <w:t>=”1234567890”</w:t>
            </w:r>
          </w:p>
          <w:p w14:paraId="16B33AEB" w14:textId="77777777" w:rsidR="00814D8A" w:rsidRPr="002C00B4" w:rsidRDefault="00814D8A" w:rsidP="00E20473">
            <w:pPr>
              <w:pStyle w:val="StyleTableText6ptAfterbefore"/>
              <w:rPr>
                <w:rFonts w:cs="Arial"/>
                <w:b/>
                <w:szCs w:val="16"/>
              </w:rPr>
            </w:pPr>
            <w:r>
              <w:rPr>
                <w:rFonts w:cs="Arial"/>
                <w:b/>
                <w:szCs w:val="16"/>
              </w:rPr>
              <w:t>ResID_SourceContext</w:t>
            </w:r>
            <w:r w:rsidRPr="002C00B4">
              <w:rPr>
                <w:rFonts w:cs="Arial"/>
                <w:b/>
                <w:szCs w:val="16"/>
              </w:rPr>
              <w:t>=”XX”/&gt;</w:t>
            </w:r>
          </w:p>
          <w:p w14:paraId="16B33AEC" w14:textId="77777777" w:rsidR="00814D8A" w:rsidRPr="002C00B4" w:rsidRDefault="00814D8A" w:rsidP="00E20473">
            <w:pPr>
              <w:pStyle w:val="StyleTableText6ptAfterbefore"/>
              <w:rPr>
                <w:rFonts w:cs="Arial"/>
                <w:b/>
                <w:szCs w:val="16"/>
              </w:rPr>
            </w:pPr>
            <w:r w:rsidRPr="002C00B4">
              <w:rPr>
                <w:rFonts w:cs="Arial"/>
                <w:szCs w:val="16"/>
              </w:rPr>
              <w:t>XX = Chain Code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ED" w14:textId="77777777" w:rsidR="00814D8A" w:rsidRPr="002C00B4" w:rsidRDefault="00814D8A" w:rsidP="001F179A">
            <w:pPr>
              <w:pStyle w:val="StyleArial8ptCenteredAfter0ptLinespacingsingle"/>
            </w:pPr>
            <w:r w:rsidRPr="002C00B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EE" w14:textId="77777777" w:rsidR="00814D8A" w:rsidRPr="002C00B4" w:rsidRDefault="00814D8A" w:rsidP="00E20473">
            <w:pPr>
              <w:pStyle w:val="TableText"/>
              <w:spacing w:before="120"/>
              <w:rPr>
                <w:i/>
                <w:sz w:val="16"/>
                <w:szCs w:val="16"/>
              </w:rPr>
            </w:pPr>
            <w:r w:rsidRPr="002C00B4">
              <w:rPr>
                <w:i/>
                <w:sz w:val="16"/>
                <w:szCs w:val="16"/>
              </w:rPr>
              <w:t>Valid value for Confirmation Number, @ResID_Type=”14”:</w:t>
            </w:r>
          </w:p>
          <w:p w14:paraId="16B33AEF" w14:textId="77777777" w:rsidR="00814D8A" w:rsidRPr="002C00B4" w:rsidRDefault="00814D8A" w:rsidP="001F179A">
            <w:pPr>
              <w:pStyle w:val="StyleArial8ptAfter0ptLinespacingsingle"/>
            </w:pPr>
            <w:r>
              <w:rPr>
                <w:lang w:val="en-AU"/>
              </w:rPr>
              <w:t>Two-</w:t>
            </w:r>
            <w:r w:rsidRPr="002C00B4">
              <w:rPr>
                <w:lang w:val="en-AU"/>
              </w:rPr>
              <w:t>character Hotel Chain Code</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F0" w14:textId="77777777" w:rsidR="00814D8A" w:rsidRPr="002C00B4" w:rsidRDefault="00814D8A" w:rsidP="005300C4">
            <w:pPr>
              <w:spacing w:after="0" w:line="240" w:lineRule="auto"/>
              <w:rPr>
                <w:rFonts w:ascii="Arial" w:hAnsi="Arial" w:cs="Arial"/>
                <w:sz w:val="16"/>
                <w:szCs w:val="16"/>
              </w:rPr>
            </w:pPr>
          </w:p>
        </w:tc>
      </w:tr>
      <w:tr w:rsidR="00814D8A" w:rsidRPr="00F860DF" w14:paraId="16B33AF8"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AF2"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AF3"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AF4"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AF5"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AF6"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AF7" w14:textId="77777777" w:rsidR="00814D8A" w:rsidRPr="00F860DF" w:rsidRDefault="00814D8A" w:rsidP="00B03A8B">
            <w:pPr>
              <w:pStyle w:val="TableText"/>
              <w:spacing w:before="0" w:after="0"/>
              <w:rPr>
                <w:b/>
                <w:sz w:val="16"/>
                <w:szCs w:val="16"/>
              </w:rPr>
            </w:pPr>
          </w:p>
        </w:tc>
      </w:tr>
      <w:tr w:rsidR="00814D8A" w:rsidRPr="00C21C22" w14:paraId="16B33B10"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AF9" w14:textId="77777777" w:rsidR="00814D8A" w:rsidRPr="0061132B" w:rsidRDefault="00814D8A" w:rsidP="001F179A">
            <w:pPr>
              <w:pStyle w:val="StyleArial8ptBoldAfter0ptLinespacing15lines"/>
            </w:pPr>
            <w:r w:rsidRPr="0061132B">
              <w:t>1</w:t>
            </w:r>
          </w:p>
          <w:p w14:paraId="16B33AFA" w14:textId="77777777" w:rsidR="00814D8A" w:rsidRPr="0061132B" w:rsidRDefault="00814D8A" w:rsidP="001F179A">
            <w:pPr>
              <w:pStyle w:val="StyleArial8ptBoldAfter0ptLinespacing15lines"/>
            </w:pPr>
            <w:r w:rsidRPr="0061132B">
              <w:t>2</w:t>
            </w:r>
          </w:p>
          <w:p w14:paraId="16B33AFB" w14:textId="77777777" w:rsidR="00814D8A" w:rsidRPr="0061132B" w:rsidRDefault="00814D8A" w:rsidP="001F179A">
            <w:pPr>
              <w:pStyle w:val="StyleArial8ptBoldAfter0ptLinespacing15lines"/>
            </w:pPr>
            <w:r w:rsidRPr="0061132B">
              <w:t>3</w:t>
            </w:r>
          </w:p>
          <w:p w14:paraId="16B33AFC" w14:textId="77777777" w:rsidR="00814D8A" w:rsidRPr="0061132B" w:rsidRDefault="00814D8A" w:rsidP="001F179A">
            <w:pPr>
              <w:pStyle w:val="StyleArial8ptBoldAfter0ptLinespacing15lines"/>
            </w:pPr>
            <w:r w:rsidRPr="0061132B">
              <w:t>4</w:t>
            </w:r>
          </w:p>
          <w:p w14:paraId="16B33AFD" w14:textId="77777777" w:rsidR="00814D8A" w:rsidRPr="0061132B" w:rsidRDefault="00814D8A" w:rsidP="001F179A">
            <w:pPr>
              <w:pStyle w:val="StyleArial8ptBoldAfter0ptLinespacing15lines"/>
            </w:pPr>
            <w:r w:rsidRPr="0061132B">
              <w:t>5</w:t>
            </w:r>
          </w:p>
          <w:p w14:paraId="16B33AFE" w14:textId="77777777" w:rsidR="00814D8A" w:rsidRPr="0061132B" w:rsidRDefault="00814D8A" w:rsidP="001F179A">
            <w:pPr>
              <w:pStyle w:val="StyleArial8ptBoldAfter0ptLinespacing15lines"/>
            </w:pPr>
            <w:r w:rsidRPr="0061132B">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AFF" w14:textId="77777777" w:rsidR="00814D8A" w:rsidRPr="00344437" w:rsidRDefault="00814D8A" w:rsidP="001F179A">
            <w:pPr>
              <w:pStyle w:val="StyleArial8ptBoldAfter0ptLinespacing15lines"/>
            </w:pPr>
            <w:r w:rsidRPr="00344437">
              <w:t>HotelRes</w:t>
            </w:r>
            <w:r>
              <w:t>Modifies</w:t>
            </w:r>
          </w:p>
          <w:p w14:paraId="16B33B00" w14:textId="77777777" w:rsidR="00814D8A" w:rsidRPr="00344437" w:rsidRDefault="00814D8A" w:rsidP="001F179A">
            <w:pPr>
              <w:pStyle w:val="StyleArial8ptBoldAfter0ptLinespacing15lines"/>
            </w:pPr>
            <w:r w:rsidRPr="00344437">
              <w:t>HotelRes</w:t>
            </w:r>
            <w:r>
              <w:t>Modify</w:t>
            </w:r>
          </w:p>
          <w:p w14:paraId="16B33B01" w14:textId="77777777" w:rsidR="00814D8A" w:rsidRPr="0061132B" w:rsidRDefault="00814D8A" w:rsidP="001F179A">
            <w:pPr>
              <w:pStyle w:val="StyleArial8ptBoldAfter0ptLinespacing15lines"/>
            </w:pPr>
            <w:r w:rsidRPr="0061132B">
              <w:t>ResGlobalInfo</w:t>
            </w:r>
          </w:p>
          <w:p w14:paraId="16B33B02" w14:textId="77777777" w:rsidR="00814D8A" w:rsidRPr="0061132B" w:rsidRDefault="00814D8A" w:rsidP="001F179A">
            <w:pPr>
              <w:pStyle w:val="StyleArial8ptBoldAfter0ptLinespacing15lines"/>
            </w:pPr>
            <w:r w:rsidRPr="0061132B">
              <w:t>Profiles</w:t>
            </w:r>
          </w:p>
          <w:p w14:paraId="16B33B03" w14:textId="77777777" w:rsidR="00814D8A" w:rsidRPr="0061132B" w:rsidRDefault="00814D8A" w:rsidP="001F179A">
            <w:pPr>
              <w:pStyle w:val="StyleArial8ptBoldAfter0ptLinespacing15lines"/>
            </w:pPr>
            <w:r w:rsidRPr="0061132B">
              <w:t>ProfileInfo</w:t>
            </w:r>
          </w:p>
          <w:p w14:paraId="16B33B04" w14:textId="77777777" w:rsidR="00814D8A" w:rsidRPr="0061132B" w:rsidRDefault="00814D8A" w:rsidP="001F179A">
            <w:pPr>
              <w:pStyle w:val="StyleArial8ptBoldAfter0ptLinespacing15lines"/>
            </w:pPr>
            <w:r w:rsidRPr="0061132B">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B05" w14:textId="77777777" w:rsidR="00814D8A" w:rsidRPr="0061132B" w:rsidRDefault="00814D8A" w:rsidP="001F179A">
            <w:pPr>
              <w:pStyle w:val="StyleArial8ptBoldAfter0ptLinespacing15lines"/>
            </w:pPr>
            <w:r w:rsidRPr="0061132B">
              <w:t>M</w:t>
            </w:r>
          </w:p>
          <w:p w14:paraId="16B33B06" w14:textId="77777777" w:rsidR="00814D8A" w:rsidRPr="0061132B" w:rsidRDefault="00814D8A" w:rsidP="001F179A">
            <w:pPr>
              <w:pStyle w:val="StyleArial8ptBoldAfter0ptLinespacing15lines"/>
            </w:pPr>
            <w:r w:rsidRPr="0061132B">
              <w:t>M</w:t>
            </w:r>
          </w:p>
          <w:p w14:paraId="16B33B07" w14:textId="77777777" w:rsidR="00814D8A" w:rsidRPr="0061132B" w:rsidRDefault="00814D8A" w:rsidP="001F179A">
            <w:pPr>
              <w:pStyle w:val="StyleArial8ptBoldAfter0ptLinespacing15lines"/>
            </w:pPr>
            <w:r w:rsidRPr="0061132B">
              <w:t>M</w:t>
            </w:r>
          </w:p>
          <w:p w14:paraId="16B33B08" w14:textId="77777777" w:rsidR="00814D8A" w:rsidRPr="0061132B" w:rsidRDefault="00814D8A" w:rsidP="001F179A">
            <w:pPr>
              <w:pStyle w:val="StyleArial8ptBoldAfter0ptLinespacing15lines"/>
            </w:pPr>
            <w:r w:rsidRPr="0061132B">
              <w:t>A</w:t>
            </w:r>
          </w:p>
          <w:p w14:paraId="16B33B09" w14:textId="77777777" w:rsidR="00814D8A" w:rsidRPr="0061132B" w:rsidRDefault="00814D8A" w:rsidP="001F179A">
            <w:pPr>
              <w:pStyle w:val="StyleArial8ptBoldAfter0ptLinespacing15lines"/>
            </w:pPr>
            <w:r w:rsidRPr="0061132B">
              <w:t>M</w:t>
            </w:r>
          </w:p>
          <w:p w14:paraId="16B33B0A" w14:textId="77777777" w:rsidR="00814D8A" w:rsidRPr="0061132B" w:rsidRDefault="00814D8A" w:rsidP="001F179A">
            <w:pPr>
              <w:pStyle w:val="StyleArial8ptBoldAfter0ptLinespacing15lines"/>
            </w:pPr>
            <w:r w:rsidRPr="0061132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B0B" w14:textId="77777777" w:rsidR="00814D8A" w:rsidRPr="0061132B"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B0C" w14:textId="77777777" w:rsidR="00814D8A" w:rsidRPr="0061132B"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16B33B0D" w14:textId="77777777" w:rsidR="00814D8A" w:rsidRPr="00C21C22"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B0E"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B0F" w14:textId="77777777" w:rsidR="00814D8A" w:rsidRPr="00C21C22" w:rsidRDefault="00814D8A" w:rsidP="00C21C22">
            <w:pPr>
              <w:spacing w:after="0" w:line="360" w:lineRule="auto"/>
              <w:rPr>
                <w:rFonts w:ascii="Arial" w:hAnsi="Arial" w:cs="Arial"/>
                <w:b/>
                <w:sz w:val="16"/>
                <w:szCs w:val="16"/>
              </w:rPr>
            </w:pPr>
          </w:p>
        </w:tc>
      </w:tr>
      <w:tr w:rsidR="00814D8A" w:rsidRPr="00F860DF" w14:paraId="16B33B22"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B11"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B12" w14:textId="77777777" w:rsidR="00814D8A" w:rsidRPr="002C00B4" w:rsidRDefault="00814D8A" w:rsidP="001F179A">
            <w:pPr>
              <w:pStyle w:val="StyleArial8ptAfter0ptLinespacingsingle"/>
            </w:pPr>
            <w:r w:rsidRPr="002C00B4">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B13" w14:textId="77777777" w:rsidR="00814D8A" w:rsidRPr="002C00B4" w:rsidRDefault="00814D8A" w:rsidP="001F179A">
            <w:pPr>
              <w:pStyle w:val="StyleArial8ptAfter0ptLinespacingsingle"/>
            </w:pPr>
            <w:r w:rsidRPr="002C00B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B14" w14:textId="77777777" w:rsidR="00814D8A" w:rsidRPr="002C00B4" w:rsidRDefault="00814D8A" w:rsidP="001F179A">
            <w:pPr>
              <w:pStyle w:val="StyleArial8ptAfter0ptLinespacingsingle"/>
            </w:pPr>
            <w:r w:rsidRPr="002C00B4">
              <w:t>OTA_CodeType</w:t>
            </w:r>
          </w:p>
          <w:p w14:paraId="16B33B15" w14:textId="77777777" w:rsidR="00814D8A" w:rsidRPr="002C00B4" w:rsidRDefault="00814D8A" w:rsidP="001F179A">
            <w:pPr>
              <w:pStyle w:val="StyleTableText8pt"/>
            </w:pPr>
            <w:r w:rsidRPr="002C00B4">
              <w:rPr>
                <w:i/>
              </w:rPr>
              <w:t>Example:</w:t>
            </w:r>
          </w:p>
          <w:p w14:paraId="16B33B16" w14:textId="77777777" w:rsidR="00814D8A" w:rsidRPr="002C00B4" w:rsidRDefault="00814D8A" w:rsidP="007923C9">
            <w:pPr>
              <w:spacing w:after="0" w:line="240" w:lineRule="auto"/>
              <w:rPr>
                <w:rFonts w:ascii="Arial" w:hAnsi="Arial" w:cs="Arial"/>
                <w:sz w:val="16"/>
                <w:szCs w:val="16"/>
              </w:rPr>
            </w:pPr>
            <w:r w:rsidRPr="002C00B4">
              <w:rPr>
                <w:rFonts w:ascii="Arial" w:hAnsi="Arial" w:cs="Arial"/>
                <w:sz w:val="16"/>
                <w:szCs w:val="16"/>
              </w:rPr>
              <w:t xml:space="preserve">&lt;Profile </w:t>
            </w:r>
            <w:r w:rsidRPr="002C00B4">
              <w:rPr>
                <w:rFonts w:ascii="Arial" w:hAnsi="Arial" w:cs="Arial"/>
                <w:b/>
                <w:sz w:val="16"/>
                <w:szCs w:val="16"/>
              </w:rPr>
              <w:t>ProfileType="4"</w:t>
            </w:r>
            <w:r w:rsidRPr="002C00B4">
              <w:rPr>
                <w:rFonts w:ascii="Arial" w:hAnsi="Arial" w:cs="Arial"/>
                <w:sz w:val="16"/>
                <w:szCs w:val="16"/>
              </w:rPr>
              <w:t>&gt;</w:t>
            </w:r>
          </w:p>
          <w:p w14:paraId="16B33B17" w14:textId="77777777" w:rsidR="00814D8A" w:rsidRPr="002C00B4" w:rsidRDefault="00814D8A" w:rsidP="001F179A">
            <w:pPr>
              <w:pStyle w:val="StyleArial8ptAfter0ptLinespacingsingle"/>
            </w:pPr>
            <w:r w:rsidRPr="002C00B4">
              <w:t>&lt;CompanyInfo&gt;</w:t>
            </w:r>
          </w:p>
          <w:p w14:paraId="16B33B18" w14:textId="77777777" w:rsidR="00814D8A" w:rsidRPr="002C00B4" w:rsidRDefault="00814D8A" w:rsidP="001F179A">
            <w:pPr>
              <w:pStyle w:val="StyleArial8ptAfter0ptLinespacingsingle"/>
            </w:pPr>
            <w:r w:rsidRPr="002C00B4">
              <w:t>&lt;:ContactPerson&gt;</w:t>
            </w:r>
          </w:p>
          <w:p w14:paraId="16B33B19" w14:textId="77777777" w:rsidR="00814D8A" w:rsidRPr="002C00B4" w:rsidRDefault="00814D8A" w:rsidP="001F179A">
            <w:pPr>
              <w:pStyle w:val="StyleArial8ptAfter0ptLinespacingsingle"/>
            </w:pPr>
            <w:r w:rsidRPr="002C00B4">
              <w:t>&lt;Telephone PhoneNumber="415 937-7806" /&gt;</w:t>
            </w:r>
          </w:p>
          <w:p w14:paraId="16B33B1A" w14:textId="77777777" w:rsidR="00814D8A" w:rsidRPr="002C00B4" w:rsidRDefault="00814D8A" w:rsidP="001F179A">
            <w:pPr>
              <w:pStyle w:val="StyleArial8ptAfter0ptLinespacingsingle"/>
            </w:pPr>
            <w:r w:rsidRPr="002C00B4">
              <w:t xml:space="preserve">&lt;:Address&gt; </w:t>
            </w:r>
          </w:p>
          <w:p w14:paraId="16B33B1B" w14:textId="77777777" w:rsidR="00814D8A" w:rsidRPr="002C00B4" w:rsidRDefault="00814D8A" w:rsidP="001F179A">
            <w:pPr>
              <w:pStyle w:val="StyleArial8ptAfter0ptLinespacingsingle"/>
            </w:pPr>
            <w:r w:rsidRPr="002C00B4">
              <w:t>&lt;AddressLine&gt;224 NW 13TH@PORTLAND@ME@07209&lt;/AddressLine&gt;</w:t>
            </w:r>
          </w:p>
          <w:p w14:paraId="16B33B1C" w14:textId="77777777" w:rsidR="00814D8A" w:rsidRPr="002C00B4" w:rsidRDefault="00814D8A" w:rsidP="001F179A">
            <w:pPr>
              <w:pStyle w:val="StyleArial8ptAfter0ptLinespacingsingle"/>
            </w:pPr>
            <w:r w:rsidRPr="002C00B4">
              <w:t>&lt;/Address&gt;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B1D" w14:textId="77777777" w:rsidR="00814D8A" w:rsidRPr="002C00B4" w:rsidRDefault="00814D8A" w:rsidP="001F179A">
            <w:pPr>
              <w:pStyle w:val="StyleArial8ptCenteredAfter0ptLinespacingsingle"/>
            </w:pPr>
            <w:r w:rsidRPr="002C00B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B1E" w14:textId="77777777" w:rsidR="00814D8A" w:rsidRPr="002C00B4" w:rsidRDefault="00814D8A" w:rsidP="001F179A">
            <w:pPr>
              <w:pStyle w:val="StyleTableText8pt"/>
            </w:pPr>
            <w:r w:rsidRPr="002C00B4">
              <w:t>OTA Code List – Profile Type (PRT</w:t>
            </w:r>
          </w:p>
          <w:p w14:paraId="16B33B1F" w14:textId="77777777" w:rsidR="00814D8A" w:rsidRPr="002C00B4" w:rsidRDefault="00814D8A" w:rsidP="001F179A">
            <w:pPr>
              <w:pStyle w:val="StyleTableText8pt"/>
            </w:pPr>
            <w:r w:rsidRPr="002C00B4">
              <w:rPr>
                <w:i/>
              </w:rPr>
              <w:t>Valid value</w:t>
            </w:r>
            <w:r w:rsidRPr="002C00B4">
              <w:t>:</w:t>
            </w:r>
          </w:p>
          <w:p w14:paraId="16B33B20" w14:textId="77777777" w:rsidR="00814D8A" w:rsidRPr="009273DF" w:rsidRDefault="00814D8A" w:rsidP="00E72399">
            <w:pPr>
              <w:pStyle w:val="StyleArial8ptAfter0ptLinespacingsingle"/>
            </w:pPr>
            <w:r w:rsidRPr="002C00B4">
              <w:rPr>
                <w:lang w:val="en-AU"/>
              </w:rPr>
              <w:t>4 = Travel Agent</w:t>
            </w: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B21" w14:textId="77777777" w:rsidR="00814D8A" w:rsidRPr="009273DF" w:rsidRDefault="00814D8A" w:rsidP="00214888">
            <w:pPr>
              <w:spacing w:after="0" w:line="240" w:lineRule="auto"/>
              <w:rPr>
                <w:rFonts w:ascii="Arial" w:hAnsi="Arial" w:cs="Arial"/>
                <w:sz w:val="16"/>
                <w:szCs w:val="16"/>
              </w:rPr>
            </w:pPr>
          </w:p>
        </w:tc>
      </w:tr>
      <w:tr w:rsidR="00814D8A" w:rsidRPr="00F860DF" w14:paraId="16B33B29"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B23"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B24"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B25"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B26"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B27"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B28" w14:textId="77777777" w:rsidR="00814D8A" w:rsidRPr="00F860DF" w:rsidRDefault="00814D8A" w:rsidP="00B03A8B">
            <w:pPr>
              <w:pStyle w:val="TableText"/>
              <w:spacing w:before="0" w:after="0"/>
              <w:rPr>
                <w:b/>
                <w:sz w:val="16"/>
                <w:szCs w:val="16"/>
              </w:rPr>
            </w:pPr>
          </w:p>
        </w:tc>
      </w:tr>
      <w:tr w:rsidR="00814D8A" w:rsidRPr="0061132B" w14:paraId="16B33B4A"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B2A" w14:textId="77777777" w:rsidR="00814D8A" w:rsidRPr="0061132B" w:rsidRDefault="00814D8A" w:rsidP="001F179A">
            <w:pPr>
              <w:pStyle w:val="StyleArial8ptBoldAfter0ptLinespacing15lines"/>
            </w:pPr>
            <w:r w:rsidRPr="0061132B">
              <w:t>1</w:t>
            </w:r>
          </w:p>
          <w:p w14:paraId="16B33B2B" w14:textId="77777777" w:rsidR="00814D8A" w:rsidRPr="0061132B" w:rsidRDefault="00814D8A" w:rsidP="001F179A">
            <w:pPr>
              <w:pStyle w:val="StyleArial8ptBoldAfter0ptLinespacing15lines"/>
            </w:pPr>
            <w:r w:rsidRPr="0061132B">
              <w:t>2</w:t>
            </w:r>
          </w:p>
          <w:p w14:paraId="16B33B2C" w14:textId="77777777" w:rsidR="00814D8A" w:rsidRPr="0061132B" w:rsidRDefault="00814D8A" w:rsidP="001F179A">
            <w:pPr>
              <w:pStyle w:val="StyleArial8ptBoldAfter0ptLinespacing15lines"/>
            </w:pPr>
            <w:r w:rsidRPr="0061132B">
              <w:t>3</w:t>
            </w:r>
          </w:p>
          <w:p w14:paraId="16B33B2D" w14:textId="77777777" w:rsidR="00814D8A" w:rsidRPr="0061132B" w:rsidRDefault="00814D8A" w:rsidP="001F179A">
            <w:pPr>
              <w:pStyle w:val="StyleArial8ptBoldAfter0ptLinespacing15lines"/>
            </w:pPr>
            <w:r w:rsidRPr="0061132B">
              <w:t>4</w:t>
            </w:r>
          </w:p>
          <w:p w14:paraId="16B33B2E" w14:textId="77777777" w:rsidR="00814D8A" w:rsidRPr="0061132B" w:rsidRDefault="00814D8A" w:rsidP="001F179A">
            <w:pPr>
              <w:pStyle w:val="StyleArial8ptBoldAfter0ptLinespacing15lines"/>
            </w:pPr>
            <w:r w:rsidRPr="0061132B">
              <w:t>5</w:t>
            </w:r>
          </w:p>
          <w:p w14:paraId="16B33B2F" w14:textId="77777777" w:rsidR="00814D8A" w:rsidRPr="0061132B" w:rsidRDefault="00814D8A" w:rsidP="001F179A">
            <w:pPr>
              <w:pStyle w:val="StyleArial8ptBoldAfter0ptLinespacing15lines"/>
            </w:pPr>
            <w:r w:rsidRPr="0061132B">
              <w:t>6</w:t>
            </w:r>
          </w:p>
          <w:p w14:paraId="16B33B30" w14:textId="77777777" w:rsidR="00814D8A" w:rsidRPr="0061132B" w:rsidRDefault="00814D8A" w:rsidP="001F179A">
            <w:pPr>
              <w:pStyle w:val="StyleArial8ptBoldAfter0ptLinespacing15lines"/>
            </w:pPr>
            <w:r w:rsidRPr="0061132B">
              <w:t>7</w:t>
            </w:r>
          </w:p>
          <w:p w14:paraId="16B33B31" w14:textId="77777777" w:rsidR="00814D8A" w:rsidRPr="0061132B" w:rsidRDefault="00814D8A" w:rsidP="001F179A">
            <w:pPr>
              <w:pStyle w:val="StyleArial8ptBoldAfter0ptLinespacing15lines"/>
            </w:pPr>
            <w:r w:rsidRPr="0061132B">
              <w:t>8</w:t>
            </w:r>
          </w:p>
          <w:p w14:paraId="16B33B32" w14:textId="77777777" w:rsidR="00814D8A" w:rsidRPr="0061132B" w:rsidRDefault="00814D8A" w:rsidP="001F179A">
            <w:pPr>
              <w:pStyle w:val="StyleArial8ptBoldAfter0ptLinespacing15lines"/>
            </w:pPr>
            <w:r w:rsidRPr="0061132B">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B33" w14:textId="77777777" w:rsidR="00814D8A" w:rsidRPr="00344437" w:rsidRDefault="00814D8A" w:rsidP="001F179A">
            <w:pPr>
              <w:pStyle w:val="StyleArial8ptBoldAfter0ptLinespacing15lines"/>
            </w:pPr>
            <w:r w:rsidRPr="00344437">
              <w:t>HotelRes</w:t>
            </w:r>
            <w:r>
              <w:t>Modifies</w:t>
            </w:r>
          </w:p>
          <w:p w14:paraId="16B33B34" w14:textId="77777777" w:rsidR="00814D8A" w:rsidRPr="00344437" w:rsidRDefault="00814D8A" w:rsidP="001F179A">
            <w:pPr>
              <w:pStyle w:val="StyleArial8ptBoldAfter0ptLinespacing15lines"/>
            </w:pPr>
            <w:r w:rsidRPr="00344437">
              <w:t>HotelRes</w:t>
            </w:r>
            <w:r>
              <w:t>Modify</w:t>
            </w:r>
          </w:p>
          <w:p w14:paraId="16B33B35" w14:textId="77777777" w:rsidR="00814D8A" w:rsidRPr="0061132B" w:rsidRDefault="00814D8A" w:rsidP="001F179A">
            <w:pPr>
              <w:pStyle w:val="StyleArial8ptBoldAfter0ptLinespacing15lines"/>
            </w:pPr>
            <w:r w:rsidRPr="0061132B">
              <w:t>ResGlobalInfo</w:t>
            </w:r>
          </w:p>
          <w:p w14:paraId="16B33B36" w14:textId="77777777" w:rsidR="00814D8A" w:rsidRPr="0061132B" w:rsidRDefault="00814D8A" w:rsidP="001F179A">
            <w:pPr>
              <w:pStyle w:val="StyleArial8ptBoldAfter0ptLinespacing15lines"/>
            </w:pPr>
            <w:r w:rsidRPr="0061132B">
              <w:t>Profiles</w:t>
            </w:r>
          </w:p>
          <w:p w14:paraId="16B33B37" w14:textId="77777777" w:rsidR="00814D8A" w:rsidRPr="0061132B" w:rsidRDefault="00814D8A" w:rsidP="001F179A">
            <w:pPr>
              <w:pStyle w:val="StyleArial8ptBoldAfter0ptLinespacing15lines"/>
            </w:pPr>
            <w:r w:rsidRPr="0061132B">
              <w:t>ProfileInfo</w:t>
            </w:r>
          </w:p>
          <w:p w14:paraId="16B33B38" w14:textId="77777777" w:rsidR="00814D8A" w:rsidRPr="0061132B" w:rsidRDefault="00814D8A" w:rsidP="001F179A">
            <w:pPr>
              <w:pStyle w:val="StyleArial8ptBoldAfter0ptLinespacing15lines"/>
            </w:pPr>
            <w:r w:rsidRPr="0061132B">
              <w:t>Profile</w:t>
            </w:r>
          </w:p>
          <w:p w14:paraId="16B33B39" w14:textId="77777777" w:rsidR="00814D8A" w:rsidRPr="0061132B" w:rsidRDefault="00814D8A" w:rsidP="001F179A">
            <w:pPr>
              <w:pStyle w:val="StyleArial8ptBoldAfter0ptLinespacing15lines"/>
            </w:pPr>
            <w:r w:rsidRPr="0061132B">
              <w:t>CompanyInfo</w:t>
            </w:r>
          </w:p>
          <w:p w14:paraId="16B33B3A" w14:textId="77777777" w:rsidR="00814D8A" w:rsidRPr="0061132B" w:rsidRDefault="00814D8A" w:rsidP="001F179A">
            <w:pPr>
              <w:pStyle w:val="StyleArial8ptBoldAfter0ptLinespacing15lines"/>
            </w:pPr>
            <w:r w:rsidRPr="0061132B">
              <w:t>ContactPerson</w:t>
            </w:r>
          </w:p>
          <w:p w14:paraId="16B33B3B" w14:textId="77777777" w:rsidR="00814D8A" w:rsidRPr="0061132B" w:rsidRDefault="00814D8A" w:rsidP="001F179A">
            <w:pPr>
              <w:pStyle w:val="StyleArial8ptBoldAfter0ptLinespacing15lines"/>
            </w:pPr>
            <w:r w:rsidRPr="0061132B">
              <w:t>Telephone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B3C" w14:textId="77777777" w:rsidR="00814D8A" w:rsidRPr="0061132B" w:rsidRDefault="00814D8A" w:rsidP="001F179A">
            <w:pPr>
              <w:pStyle w:val="StyleArial8ptBoldAfter0ptLinespacing15lines"/>
            </w:pPr>
            <w:r w:rsidRPr="0061132B">
              <w:t>M</w:t>
            </w:r>
          </w:p>
          <w:p w14:paraId="16B33B3D" w14:textId="77777777" w:rsidR="00814D8A" w:rsidRPr="0061132B" w:rsidRDefault="00814D8A" w:rsidP="001F179A">
            <w:pPr>
              <w:pStyle w:val="StyleArial8ptBoldAfter0ptLinespacing15lines"/>
            </w:pPr>
            <w:r w:rsidRPr="0061132B">
              <w:t>M</w:t>
            </w:r>
          </w:p>
          <w:p w14:paraId="16B33B3E" w14:textId="77777777" w:rsidR="00814D8A" w:rsidRPr="0061132B" w:rsidRDefault="00814D8A" w:rsidP="001F179A">
            <w:pPr>
              <w:pStyle w:val="StyleArial8ptBoldAfter0ptLinespacing15lines"/>
            </w:pPr>
            <w:r w:rsidRPr="0061132B">
              <w:t>M</w:t>
            </w:r>
          </w:p>
          <w:p w14:paraId="16B33B3F" w14:textId="77777777" w:rsidR="00814D8A" w:rsidRPr="0061132B" w:rsidRDefault="00814D8A" w:rsidP="001F179A">
            <w:pPr>
              <w:pStyle w:val="StyleArial8ptBoldAfter0ptLinespacing15lines"/>
            </w:pPr>
            <w:r w:rsidRPr="0061132B">
              <w:t>A</w:t>
            </w:r>
          </w:p>
          <w:p w14:paraId="16B33B40" w14:textId="77777777" w:rsidR="00814D8A" w:rsidRPr="0061132B" w:rsidRDefault="00814D8A" w:rsidP="001F179A">
            <w:pPr>
              <w:pStyle w:val="StyleArial8ptBoldAfter0ptLinespacing15lines"/>
            </w:pPr>
            <w:r w:rsidRPr="0061132B">
              <w:t>M</w:t>
            </w:r>
          </w:p>
          <w:p w14:paraId="16B33B41" w14:textId="77777777" w:rsidR="00814D8A" w:rsidRPr="0061132B" w:rsidRDefault="00814D8A" w:rsidP="001F179A">
            <w:pPr>
              <w:pStyle w:val="StyleArial8ptBoldAfter0ptLinespacing15lines"/>
            </w:pPr>
            <w:r w:rsidRPr="0061132B">
              <w:t xml:space="preserve">M </w:t>
            </w:r>
          </w:p>
          <w:p w14:paraId="16B33B42" w14:textId="77777777" w:rsidR="00814D8A" w:rsidRPr="0061132B" w:rsidRDefault="00814D8A" w:rsidP="001F179A">
            <w:pPr>
              <w:pStyle w:val="StyleArial8ptBoldAfter0ptLinespacing15lines"/>
            </w:pPr>
            <w:r w:rsidRPr="0061132B">
              <w:t>M</w:t>
            </w:r>
          </w:p>
          <w:p w14:paraId="16B33B43" w14:textId="77777777" w:rsidR="00814D8A" w:rsidRPr="0061132B" w:rsidRDefault="00814D8A" w:rsidP="001F179A">
            <w:pPr>
              <w:pStyle w:val="StyleArial8ptBoldAfter0ptLinespacing15lines"/>
            </w:pPr>
            <w:r w:rsidRPr="0061132B">
              <w:t>M</w:t>
            </w:r>
          </w:p>
          <w:p w14:paraId="16B33B44" w14:textId="77777777" w:rsidR="00814D8A" w:rsidRPr="0061132B" w:rsidRDefault="00814D8A" w:rsidP="001F179A">
            <w:pPr>
              <w:pStyle w:val="StyleArial8ptBoldAfter0ptLinespacing15lines"/>
            </w:pPr>
            <w:r w:rsidRPr="0061132B">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B45" w14:textId="77777777" w:rsidR="00814D8A" w:rsidRPr="0061132B"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B46" w14:textId="77777777" w:rsidR="00814D8A" w:rsidRPr="0061132B"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16B33B47" w14:textId="77777777" w:rsidR="00814D8A" w:rsidRPr="0061132B"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B48" w14:textId="77777777" w:rsidR="00814D8A" w:rsidRPr="0061132B"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B49" w14:textId="77777777" w:rsidR="00814D8A" w:rsidRPr="0061132B" w:rsidRDefault="00814D8A" w:rsidP="00C21C22">
            <w:pPr>
              <w:spacing w:after="0" w:line="360" w:lineRule="auto"/>
              <w:rPr>
                <w:rFonts w:ascii="Arial" w:hAnsi="Arial" w:cs="Arial"/>
                <w:b/>
                <w:sz w:val="16"/>
                <w:szCs w:val="16"/>
              </w:rPr>
            </w:pPr>
          </w:p>
        </w:tc>
      </w:tr>
      <w:tr w:rsidR="00814D8A" w:rsidRPr="00F860DF" w14:paraId="16B33B5C"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B4B" w14:textId="77777777" w:rsidR="00814D8A" w:rsidRPr="0061132B"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B4C" w14:textId="77777777" w:rsidR="00814D8A" w:rsidRPr="00710CED" w:rsidRDefault="00814D8A" w:rsidP="001F179A">
            <w:pPr>
              <w:pStyle w:val="StyleArial8ptAfter0ptLinespacingsingle"/>
            </w:pPr>
            <w:r w:rsidRPr="00710CED">
              <w:t>@PhoneNumber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B4D" w14:textId="77777777" w:rsidR="00814D8A" w:rsidRPr="00710CED" w:rsidRDefault="00814D8A"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B4E" w14:textId="77777777" w:rsidR="00814D8A" w:rsidRPr="00710CED" w:rsidRDefault="00814D8A" w:rsidP="001F179A">
            <w:pPr>
              <w:pStyle w:val="StyleArial8ptAfter0ptLinespacingsingle"/>
            </w:pPr>
            <w:r w:rsidRPr="00710CED">
              <w:t>StringLength1to32</w:t>
            </w:r>
          </w:p>
          <w:p w14:paraId="16B33B4F" w14:textId="77777777" w:rsidR="00814D8A" w:rsidRPr="00710CED" w:rsidRDefault="00814D8A" w:rsidP="001F179A">
            <w:pPr>
              <w:pStyle w:val="StyleTableText8pt"/>
            </w:pPr>
            <w:r w:rsidRPr="00710CED">
              <w:rPr>
                <w:i/>
              </w:rPr>
              <w:t>Example:</w:t>
            </w:r>
          </w:p>
          <w:p w14:paraId="16B33B50" w14:textId="77777777" w:rsidR="00814D8A" w:rsidRPr="00710CED" w:rsidRDefault="00814D8A" w:rsidP="001F179A">
            <w:pPr>
              <w:pStyle w:val="StyleArial8ptAfter0ptLinespacingsingle"/>
            </w:pPr>
            <w:r w:rsidRPr="00710CED">
              <w:t>&lt;Profile ProfileType="4"&gt;</w:t>
            </w:r>
          </w:p>
          <w:p w14:paraId="16B33B51" w14:textId="77777777" w:rsidR="00814D8A" w:rsidRPr="00710CED" w:rsidRDefault="00814D8A" w:rsidP="001F179A">
            <w:pPr>
              <w:pStyle w:val="StyleArial8ptAfter0ptLinespacingsingle"/>
            </w:pPr>
            <w:r w:rsidRPr="00710CED">
              <w:t>&lt;CompanyInfo&gt;</w:t>
            </w:r>
          </w:p>
          <w:p w14:paraId="16B33B52" w14:textId="77777777" w:rsidR="00814D8A" w:rsidRPr="00710CED" w:rsidRDefault="00814D8A" w:rsidP="001F179A">
            <w:pPr>
              <w:pStyle w:val="StyleArial8ptAfter0ptLinespacingsingle"/>
            </w:pPr>
            <w:r w:rsidRPr="00710CED">
              <w:t>&lt;:ContactPerson&gt;</w:t>
            </w:r>
          </w:p>
          <w:p w14:paraId="16B33B53" w14:textId="77777777" w:rsidR="00814D8A" w:rsidRPr="00710CED" w:rsidRDefault="00814D8A" w:rsidP="007923C9">
            <w:pPr>
              <w:spacing w:after="0" w:line="240" w:lineRule="auto"/>
              <w:rPr>
                <w:rFonts w:ascii="Arial" w:hAnsi="Arial" w:cs="Arial"/>
                <w:sz w:val="16"/>
                <w:szCs w:val="16"/>
              </w:rPr>
            </w:pPr>
            <w:r w:rsidRPr="00710CED">
              <w:rPr>
                <w:rFonts w:ascii="Arial" w:hAnsi="Arial" w:cs="Arial"/>
                <w:sz w:val="16"/>
                <w:szCs w:val="16"/>
              </w:rPr>
              <w:t xml:space="preserve">&lt;Telephone </w:t>
            </w:r>
            <w:r w:rsidRPr="00710CED">
              <w:rPr>
                <w:rFonts w:ascii="Arial" w:hAnsi="Arial" w:cs="Arial"/>
                <w:b/>
                <w:sz w:val="16"/>
                <w:szCs w:val="16"/>
              </w:rPr>
              <w:t>PhoneNumber="415 937-7806"</w:t>
            </w:r>
            <w:r w:rsidRPr="00710CED">
              <w:rPr>
                <w:rFonts w:ascii="Arial" w:hAnsi="Arial" w:cs="Arial"/>
                <w:sz w:val="16"/>
                <w:szCs w:val="16"/>
              </w:rPr>
              <w:t xml:space="preserve"> /&gt;</w:t>
            </w:r>
          </w:p>
          <w:p w14:paraId="16B33B54" w14:textId="77777777" w:rsidR="00814D8A" w:rsidRPr="00710CED" w:rsidRDefault="00814D8A" w:rsidP="001F179A">
            <w:pPr>
              <w:pStyle w:val="StyleArial8ptAfter0ptLinespacingsingle"/>
            </w:pPr>
            <w:r w:rsidRPr="00710CED">
              <w:t xml:space="preserve">&lt;:Address&gt; </w:t>
            </w:r>
          </w:p>
          <w:p w14:paraId="16B33B55" w14:textId="77777777" w:rsidR="00814D8A" w:rsidRPr="00710CED" w:rsidRDefault="00814D8A" w:rsidP="001F179A">
            <w:pPr>
              <w:pStyle w:val="StyleArial8ptAfter0ptLinespacingsingle"/>
            </w:pPr>
            <w:r w:rsidRPr="00710CED">
              <w:t>&lt;AddressLine&gt;224 NW 13TH@PORTLAND@ME@07209&lt;/AddressLine&gt;</w:t>
            </w:r>
          </w:p>
          <w:p w14:paraId="16B33B56" w14:textId="77777777" w:rsidR="00814D8A" w:rsidRPr="00710CED" w:rsidRDefault="00814D8A" w:rsidP="001F179A">
            <w:pPr>
              <w:pStyle w:val="StyleArial8ptAfter0ptLinespacingsingle"/>
            </w:pPr>
            <w:r w:rsidRPr="00710CED">
              <w:t>&lt;/Address&gt;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B57" w14:textId="77777777" w:rsidR="00814D8A" w:rsidRPr="00710CED" w:rsidRDefault="00814D8A"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B58" w14:textId="77777777" w:rsidR="00814D8A" w:rsidRPr="00710CED"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B59" w14:textId="77777777" w:rsidR="00814D8A" w:rsidRPr="00E07112" w:rsidRDefault="00814D8A" w:rsidP="001F179A">
            <w:pPr>
              <w:pStyle w:val="StyleArial8ptBefore3ptAfter3ptLinespacingsing"/>
            </w:pPr>
            <w:r w:rsidRPr="00E07112">
              <w:t xml:space="preserve">Agency Phone Number </w:t>
            </w:r>
          </w:p>
          <w:p w14:paraId="16B33B5A" w14:textId="77777777" w:rsidR="00814D8A" w:rsidRPr="00E07112" w:rsidRDefault="00814D8A" w:rsidP="001F179A">
            <w:pPr>
              <w:pStyle w:val="StyleArial8ptBefore3ptAfter3ptLinespacingsing"/>
            </w:pPr>
            <w:r w:rsidRPr="00E07112">
              <w:t>GDS=20</w:t>
            </w:r>
          </w:p>
          <w:p w14:paraId="16B33B5B" w14:textId="77777777" w:rsidR="00814D8A" w:rsidRPr="00E07112" w:rsidRDefault="00814D8A" w:rsidP="00D8050D">
            <w:pPr>
              <w:spacing w:before="60" w:after="60"/>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i/>
                <w:sz w:val="16"/>
                <w:szCs w:val="16"/>
              </w:rPr>
              <w:t>Applicable to Galileo/ Apollo.</w:t>
            </w:r>
          </w:p>
        </w:tc>
      </w:tr>
      <w:tr w:rsidR="00814D8A" w:rsidRPr="00F860DF" w14:paraId="16B33B63"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B5D"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B5E"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B5F"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B60"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B61"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B62" w14:textId="77777777" w:rsidR="00814D8A" w:rsidRPr="00F860DF" w:rsidRDefault="00814D8A" w:rsidP="00B03A8B">
            <w:pPr>
              <w:pStyle w:val="TableText"/>
              <w:spacing w:before="0" w:after="0"/>
              <w:rPr>
                <w:b/>
                <w:sz w:val="16"/>
                <w:szCs w:val="16"/>
              </w:rPr>
            </w:pPr>
          </w:p>
        </w:tc>
      </w:tr>
      <w:tr w:rsidR="00814D8A" w:rsidRPr="0061132B" w14:paraId="16B33B84"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B64" w14:textId="77777777" w:rsidR="00814D8A" w:rsidRPr="0061132B" w:rsidRDefault="00814D8A" w:rsidP="001F179A">
            <w:pPr>
              <w:pStyle w:val="StyleArial8ptBoldAfter0ptLinespacing15lines"/>
            </w:pPr>
            <w:r w:rsidRPr="0061132B">
              <w:t>1</w:t>
            </w:r>
          </w:p>
          <w:p w14:paraId="16B33B65" w14:textId="77777777" w:rsidR="00814D8A" w:rsidRPr="0061132B" w:rsidRDefault="00814D8A" w:rsidP="001F179A">
            <w:pPr>
              <w:pStyle w:val="StyleArial8ptBoldAfter0ptLinespacing15lines"/>
            </w:pPr>
            <w:r w:rsidRPr="0061132B">
              <w:t>2</w:t>
            </w:r>
          </w:p>
          <w:p w14:paraId="16B33B66" w14:textId="77777777" w:rsidR="00814D8A" w:rsidRPr="0061132B" w:rsidRDefault="00814D8A" w:rsidP="001F179A">
            <w:pPr>
              <w:pStyle w:val="StyleArial8ptBoldAfter0ptLinespacing15lines"/>
            </w:pPr>
            <w:r w:rsidRPr="0061132B">
              <w:t>3</w:t>
            </w:r>
          </w:p>
          <w:p w14:paraId="16B33B67" w14:textId="77777777" w:rsidR="00814D8A" w:rsidRPr="0061132B" w:rsidRDefault="00814D8A" w:rsidP="001F179A">
            <w:pPr>
              <w:pStyle w:val="StyleArial8ptBoldAfter0ptLinespacing15lines"/>
            </w:pPr>
            <w:r w:rsidRPr="0061132B">
              <w:t>4</w:t>
            </w:r>
          </w:p>
          <w:p w14:paraId="16B33B68" w14:textId="77777777" w:rsidR="00814D8A" w:rsidRPr="0061132B" w:rsidRDefault="00814D8A" w:rsidP="001F179A">
            <w:pPr>
              <w:pStyle w:val="StyleArial8ptBoldAfter0ptLinespacing15lines"/>
            </w:pPr>
            <w:r w:rsidRPr="0061132B">
              <w:t>5</w:t>
            </w:r>
          </w:p>
          <w:p w14:paraId="16B33B69" w14:textId="77777777" w:rsidR="00814D8A" w:rsidRPr="0061132B" w:rsidRDefault="00814D8A" w:rsidP="001F179A">
            <w:pPr>
              <w:pStyle w:val="StyleArial8ptBoldAfter0ptLinespacing15lines"/>
            </w:pPr>
            <w:r w:rsidRPr="0061132B">
              <w:t>6</w:t>
            </w:r>
          </w:p>
          <w:p w14:paraId="16B33B6A" w14:textId="77777777" w:rsidR="00814D8A" w:rsidRPr="0061132B" w:rsidRDefault="00814D8A" w:rsidP="001F179A">
            <w:pPr>
              <w:pStyle w:val="StyleArial8ptBoldAfter0ptLinespacing15lines"/>
            </w:pPr>
            <w:r w:rsidRPr="0061132B">
              <w:t>7</w:t>
            </w:r>
          </w:p>
          <w:p w14:paraId="16B33B6B" w14:textId="77777777" w:rsidR="00814D8A" w:rsidRPr="0061132B" w:rsidRDefault="00814D8A" w:rsidP="001F179A">
            <w:pPr>
              <w:pStyle w:val="StyleArial8ptBoldAfter0ptLinespacing15lines"/>
            </w:pPr>
            <w:r w:rsidRPr="0061132B">
              <w:t>8</w:t>
            </w:r>
          </w:p>
          <w:p w14:paraId="16B33B6C" w14:textId="77777777" w:rsidR="00814D8A" w:rsidRPr="0061132B" w:rsidRDefault="00814D8A" w:rsidP="001F179A">
            <w:pPr>
              <w:pStyle w:val="StyleArial8ptBoldAfter0ptLinespacing15lines"/>
            </w:pPr>
            <w:r w:rsidRPr="0061132B">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B6D" w14:textId="77777777" w:rsidR="00814D8A" w:rsidRPr="00344437" w:rsidRDefault="00814D8A" w:rsidP="001F179A">
            <w:pPr>
              <w:pStyle w:val="StyleArial8ptBoldAfter0ptLinespacing15lines"/>
            </w:pPr>
            <w:r w:rsidRPr="00344437">
              <w:t>HotelRes</w:t>
            </w:r>
            <w:r>
              <w:t>Modifies</w:t>
            </w:r>
          </w:p>
          <w:p w14:paraId="16B33B6E" w14:textId="77777777" w:rsidR="00814D8A" w:rsidRPr="00344437" w:rsidRDefault="00814D8A" w:rsidP="001F179A">
            <w:pPr>
              <w:pStyle w:val="StyleArial8ptBoldAfter0ptLinespacing15lines"/>
            </w:pPr>
            <w:r w:rsidRPr="00344437">
              <w:t>HotelRes</w:t>
            </w:r>
            <w:r>
              <w:t>Modify</w:t>
            </w:r>
          </w:p>
          <w:p w14:paraId="16B33B6F" w14:textId="77777777" w:rsidR="00814D8A" w:rsidRPr="0061132B" w:rsidRDefault="00814D8A" w:rsidP="001F179A">
            <w:pPr>
              <w:pStyle w:val="StyleArial8ptBoldAfter0ptLinespacing15lines"/>
            </w:pPr>
            <w:r w:rsidRPr="0061132B">
              <w:t>ResGlobalInfo</w:t>
            </w:r>
          </w:p>
          <w:p w14:paraId="16B33B70" w14:textId="77777777" w:rsidR="00814D8A" w:rsidRPr="0061132B" w:rsidRDefault="00814D8A" w:rsidP="001F179A">
            <w:pPr>
              <w:pStyle w:val="StyleArial8ptBoldAfter0ptLinespacing15lines"/>
            </w:pPr>
            <w:r w:rsidRPr="0061132B">
              <w:t>Profiles</w:t>
            </w:r>
          </w:p>
          <w:p w14:paraId="16B33B71" w14:textId="77777777" w:rsidR="00814D8A" w:rsidRPr="0061132B" w:rsidRDefault="00814D8A" w:rsidP="001F179A">
            <w:pPr>
              <w:pStyle w:val="StyleArial8ptBoldAfter0ptLinespacing15lines"/>
            </w:pPr>
            <w:r w:rsidRPr="0061132B">
              <w:t>ProfileInfo</w:t>
            </w:r>
          </w:p>
          <w:p w14:paraId="16B33B72" w14:textId="77777777" w:rsidR="00814D8A" w:rsidRPr="0061132B" w:rsidRDefault="00814D8A" w:rsidP="001F179A">
            <w:pPr>
              <w:pStyle w:val="StyleArial8ptBoldAfter0ptLinespacing15lines"/>
            </w:pPr>
            <w:r w:rsidRPr="0061132B">
              <w:t>Profile</w:t>
            </w:r>
          </w:p>
          <w:p w14:paraId="16B33B73" w14:textId="77777777" w:rsidR="00814D8A" w:rsidRPr="0061132B" w:rsidRDefault="00814D8A" w:rsidP="001F179A">
            <w:pPr>
              <w:pStyle w:val="StyleArial8ptBoldAfter0ptLinespacing15lines"/>
            </w:pPr>
            <w:r w:rsidRPr="0061132B">
              <w:t>CompanyInfo</w:t>
            </w:r>
          </w:p>
          <w:p w14:paraId="16B33B74" w14:textId="77777777" w:rsidR="00814D8A" w:rsidRPr="0061132B" w:rsidRDefault="00814D8A" w:rsidP="001F179A">
            <w:pPr>
              <w:pStyle w:val="StyleArial8ptBoldAfter0ptLinespacing15lines"/>
            </w:pPr>
            <w:r w:rsidRPr="0061132B">
              <w:t>ContactPerson</w:t>
            </w:r>
          </w:p>
          <w:p w14:paraId="16B33B75" w14:textId="77777777" w:rsidR="00814D8A" w:rsidRPr="0061132B" w:rsidRDefault="00814D8A" w:rsidP="001F179A">
            <w:pPr>
              <w:pStyle w:val="StyleArial8ptBoldAfter0ptLinespacing15lines"/>
            </w:pPr>
            <w:r w:rsidRPr="0061132B">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B76" w14:textId="77777777" w:rsidR="00814D8A" w:rsidRPr="0061132B" w:rsidRDefault="00814D8A" w:rsidP="001F179A">
            <w:pPr>
              <w:pStyle w:val="StyleArial8ptBoldAfter0ptLinespacing15lines"/>
            </w:pPr>
            <w:r w:rsidRPr="0061132B">
              <w:t>M</w:t>
            </w:r>
          </w:p>
          <w:p w14:paraId="16B33B77" w14:textId="77777777" w:rsidR="00814D8A" w:rsidRPr="0061132B" w:rsidRDefault="00814D8A" w:rsidP="001F179A">
            <w:pPr>
              <w:pStyle w:val="StyleArial8ptBoldAfter0ptLinespacing15lines"/>
            </w:pPr>
            <w:r w:rsidRPr="0061132B">
              <w:t>M</w:t>
            </w:r>
          </w:p>
          <w:p w14:paraId="16B33B78" w14:textId="77777777" w:rsidR="00814D8A" w:rsidRPr="0061132B" w:rsidRDefault="00814D8A" w:rsidP="001F179A">
            <w:pPr>
              <w:pStyle w:val="StyleArial8ptBoldAfter0ptLinespacing15lines"/>
            </w:pPr>
            <w:r w:rsidRPr="0061132B">
              <w:t>M</w:t>
            </w:r>
          </w:p>
          <w:p w14:paraId="16B33B79" w14:textId="77777777" w:rsidR="00814D8A" w:rsidRPr="0061132B" w:rsidRDefault="00814D8A" w:rsidP="001F179A">
            <w:pPr>
              <w:pStyle w:val="StyleArial8ptBoldAfter0ptLinespacing15lines"/>
            </w:pPr>
            <w:r w:rsidRPr="0061132B">
              <w:t>A</w:t>
            </w:r>
          </w:p>
          <w:p w14:paraId="16B33B7A" w14:textId="77777777" w:rsidR="00814D8A" w:rsidRPr="0061132B" w:rsidRDefault="00814D8A" w:rsidP="001F179A">
            <w:pPr>
              <w:pStyle w:val="StyleArial8ptBoldAfter0ptLinespacing15lines"/>
            </w:pPr>
            <w:r w:rsidRPr="0061132B">
              <w:t>M</w:t>
            </w:r>
          </w:p>
          <w:p w14:paraId="16B33B7B" w14:textId="77777777" w:rsidR="00814D8A" w:rsidRPr="0061132B" w:rsidRDefault="00814D8A" w:rsidP="001F179A">
            <w:pPr>
              <w:pStyle w:val="StyleArial8ptBoldAfter0ptLinespacing15lines"/>
            </w:pPr>
            <w:r w:rsidRPr="0061132B">
              <w:t xml:space="preserve">M </w:t>
            </w:r>
          </w:p>
          <w:p w14:paraId="16B33B7C" w14:textId="77777777" w:rsidR="00814D8A" w:rsidRPr="0061132B" w:rsidRDefault="00814D8A" w:rsidP="001F179A">
            <w:pPr>
              <w:pStyle w:val="StyleArial8ptBoldAfter0ptLinespacing15lines"/>
            </w:pPr>
            <w:r w:rsidRPr="0061132B">
              <w:t>M</w:t>
            </w:r>
          </w:p>
          <w:p w14:paraId="16B33B7D" w14:textId="77777777" w:rsidR="00814D8A" w:rsidRPr="0061132B" w:rsidRDefault="00814D8A" w:rsidP="001F179A">
            <w:pPr>
              <w:pStyle w:val="StyleArial8ptBoldAfter0ptLinespacing15lines"/>
            </w:pPr>
            <w:r w:rsidRPr="0061132B">
              <w:t>M</w:t>
            </w:r>
          </w:p>
          <w:p w14:paraId="16B33B7E" w14:textId="77777777" w:rsidR="00814D8A" w:rsidRPr="0061132B" w:rsidRDefault="00814D8A" w:rsidP="001F179A">
            <w:pPr>
              <w:pStyle w:val="StyleArial8ptBoldAfter0ptLinespacing15lines"/>
            </w:pPr>
            <w:r w:rsidRPr="0061132B">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B7F" w14:textId="77777777" w:rsidR="00814D8A" w:rsidRPr="0061132B"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B80" w14:textId="77777777" w:rsidR="00814D8A" w:rsidRPr="0061132B"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16B33B81" w14:textId="77777777" w:rsidR="00814D8A" w:rsidRPr="0061132B"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B82" w14:textId="77777777" w:rsidR="00814D8A" w:rsidRPr="0061132B"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B83" w14:textId="77777777" w:rsidR="00814D8A" w:rsidRPr="0061132B" w:rsidRDefault="00814D8A" w:rsidP="00C21C22">
            <w:pPr>
              <w:spacing w:after="0" w:line="360" w:lineRule="auto"/>
              <w:rPr>
                <w:rFonts w:ascii="Arial" w:hAnsi="Arial" w:cs="Arial"/>
                <w:b/>
                <w:sz w:val="16"/>
                <w:szCs w:val="16"/>
              </w:rPr>
            </w:pPr>
          </w:p>
        </w:tc>
      </w:tr>
      <w:tr w:rsidR="00814D8A" w:rsidRPr="00F860DF" w14:paraId="16B33B95"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B85" w14:textId="77777777" w:rsidR="00814D8A" w:rsidRPr="005232E4" w:rsidRDefault="00814D8A" w:rsidP="005232E4">
            <w:pPr>
              <w:pStyle w:val="StyleArial8ptAfter0ptLinespacingsingle"/>
              <w:rPr>
                <w:b/>
              </w:rPr>
            </w:pPr>
            <w:r w:rsidRPr="005232E4">
              <w:rPr>
                <w:b/>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B86" w14:textId="77777777" w:rsidR="00814D8A" w:rsidRPr="005232E4" w:rsidRDefault="00814D8A" w:rsidP="005232E4">
            <w:pPr>
              <w:pStyle w:val="StyleArial8ptAfter0ptLinespacingsingle"/>
              <w:rPr>
                <w:b/>
              </w:rPr>
            </w:pPr>
            <w:r w:rsidRPr="005232E4">
              <w:rPr>
                <w:b/>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B87" w14:textId="77777777" w:rsidR="00814D8A" w:rsidRPr="005232E4" w:rsidRDefault="00814D8A" w:rsidP="005232E4">
            <w:pPr>
              <w:pStyle w:val="StyleArial8ptAfter0ptLinespacingsingle"/>
              <w:rPr>
                <w:b/>
              </w:rPr>
            </w:pPr>
            <w:r w:rsidRPr="005232E4">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B88" w14:textId="77777777" w:rsidR="00814D8A" w:rsidRPr="00710CED" w:rsidRDefault="00814D8A" w:rsidP="001F179A">
            <w:pPr>
              <w:pStyle w:val="StyleArial8ptAfter0ptLinespacingsingle"/>
            </w:pPr>
            <w:r w:rsidRPr="00710CED">
              <w:t>StringLength1to255</w:t>
            </w:r>
          </w:p>
          <w:p w14:paraId="16B33B89" w14:textId="77777777" w:rsidR="00814D8A" w:rsidRPr="00710CED" w:rsidRDefault="00814D8A" w:rsidP="001F179A">
            <w:pPr>
              <w:pStyle w:val="StyleTableText8pt"/>
            </w:pPr>
            <w:r w:rsidRPr="00710CED">
              <w:rPr>
                <w:i/>
              </w:rPr>
              <w:t>Example:</w:t>
            </w:r>
          </w:p>
          <w:p w14:paraId="16B33B8A" w14:textId="77777777" w:rsidR="00814D8A" w:rsidRPr="00710CED" w:rsidRDefault="00814D8A" w:rsidP="001F179A">
            <w:pPr>
              <w:pStyle w:val="StyleArial8ptAfter0ptLinespacingsingle"/>
            </w:pPr>
            <w:r w:rsidRPr="00710CED">
              <w:t>&lt;Profile ProfileType="4"&gt;</w:t>
            </w:r>
          </w:p>
          <w:p w14:paraId="16B33B8B" w14:textId="77777777" w:rsidR="00814D8A" w:rsidRPr="00710CED" w:rsidRDefault="00814D8A" w:rsidP="001F179A">
            <w:pPr>
              <w:pStyle w:val="StyleArial8ptAfter0ptLinespacingsingle"/>
            </w:pPr>
            <w:r w:rsidRPr="00710CED">
              <w:t>&lt;CompanyInfo&gt;</w:t>
            </w:r>
          </w:p>
          <w:p w14:paraId="16B33B8C" w14:textId="77777777" w:rsidR="00814D8A" w:rsidRPr="00710CED" w:rsidRDefault="00814D8A" w:rsidP="001F179A">
            <w:pPr>
              <w:pStyle w:val="StyleArial8ptAfter0ptLinespacingsingle"/>
            </w:pPr>
            <w:r w:rsidRPr="00710CED">
              <w:t>&lt;:ContactPerson&gt;</w:t>
            </w:r>
          </w:p>
          <w:p w14:paraId="16B33B8D" w14:textId="77777777" w:rsidR="00814D8A" w:rsidRPr="00710CED" w:rsidRDefault="00814D8A" w:rsidP="001F179A">
            <w:pPr>
              <w:pStyle w:val="StyleArial8ptAfter0ptLinespacingsingle"/>
            </w:pPr>
            <w:r w:rsidRPr="00710CED">
              <w:t>&lt;Telephone PhoneNumber="415 937-7806" /&gt;</w:t>
            </w:r>
          </w:p>
          <w:p w14:paraId="16B33B8E" w14:textId="77777777" w:rsidR="00814D8A" w:rsidRPr="00710CED" w:rsidRDefault="00814D8A" w:rsidP="001F179A">
            <w:pPr>
              <w:pStyle w:val="StyleArial8ptAfter0ptLinespacingsingle"/>
            </w:pPr>
            <w:r w:rsidRPr="00710CED">
              <w:t xml:space="preserve">&lt;:Address&gt; </w:t>
            </w:r>
          </w:p>
          <w:p w14:paraId="16B33B8F" w14:textId="77777777" w:rsidR="00814D8A" w:rsidRPr="00710CED" w:rsidRDefault="00814D8A" w:rsidP="009273DF">
            <w:pPr>
              <w:spacing w:after="0" w:line="240" w:lineRule="auto"/>
              <w:rPr>
                <w:rFonts w:ascii="Arial" w:hAnsi="Arial" w:cs="Arial"/>
                <w:b/>
                <w:sz w:val="16"/>
                <w:szCs w:val="16"/>
              </w:rPr>
            </w:pPr>
            <w:r w:rsidRPr="00710CED">
              <w:rPr>
                <w:rFonts w:ascii="Arial" w:hAnsi="Arial" w:cs="Arial"/>
                <w:b/>
                <w:sz w:val="16"/>
                <w:szCs w:val="16"/>
              </w:rPr>
              <w:t>&lt;AddressLine&gt;224 NW 13TH@PORTLAND@ME@07209&lt;/AddressLine&gt;</w:t>
            </w:r>
          </w:p>
          <w:p w14:paraId="16B33B90" w14:textId="77777777" w:rsidR="00814D8A" w:rsidRPr="00710CED" w:rsidRDefault="00814D8A" w:rsidP="001F179A">
            <w:pPr>
              <w:pStyle w:val="StyleArial8ptAfter0ptLinespacingsingle"/>
            </w:pPr>
            <w:r w:rsidRPr="00710CED">
              <w:t>&lt;/Address&gt;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B91" w14:textId="77777777" w:rsidR="00814D8A" w:rsidRPr="00710CED" w:rsidRDefault="00814D8A"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B92" w14:textId="77777777" w:rsidR="00814D8A" w:rsidRPr="00710CED"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B93" w14:textId="77777777" w:rsidR="00814D8A" w:rsidRPr="00E07112" w:rsidRDefault="00814D8A" w:rsidP="001F179A">
            <w:pPr>
              <w:pStyle w:val="StyleArial8ptBefore3ptAfter3ptLinespacingsing"/>
            </w:pPr>
            <w:r w:rsidRPr="00E07112">
              <w:t>Agency Address GDS=80</w:t>
            </w:r>
          </w:p>
          <w:p w14:paraId="16B33B94" w14:textId="77777777" w:rsidR="00814D8A" w:rsidRPr="00E07112" w:rsidRDefault="00814D8A" w:rsidP="00D8050D">
            <w:pPr>
              <w:spacing w:before="60" w:after="60"/>
            </w:pPr>
            <w:r w:rsidRPr="00E07112">
              <w:rPr>
                <w:rFonts w:ascii="Arial" w:hAnsi="Arial" w:cs="Arial"/>
                <w:b/>
                <w:sz w:val="16"/>
                <w:szCs w:val="16"/>
              </w:rPr>
              <w:t xml:space="preserve">GDS </w:t>
            </w:r>
            <w:r w:rsidR="000876E3" w:rsidRPr="00E07112">
              <w:rPr>
                <w:rFonts w:ascii="Arial" w:hAnsi="Arial" w:cs="Arial"/>
                <w:b/>
                <w:sz w:val="16"/>
                <w:szCs w:val="16"/>
              </w:rPr>
              <w:t>Certification Testing Note</w:t>
            </w:r>
            <w:r w:rsidRPr="00E07112">
              <w:rPr>
                <w:rFonts w:ascii="Arial" w:hAnsi="Arial" w:cs="Arial"/>
                <w:b/>
                <w:sz w:val="16"/>
                <w:szCs w:val="16"/>
              </w:rPr>
              <w:t xml:space="preserve">:  </w:t>
            </w:r>
            <w:r w:rsidRPr="00E07112">
              <w:rPr>
                <w:rFonts w:ascii="Arial" w:hAnsi="Arial" w:cs="Arial"/>
                <w:sz w:val="16"/>
                <w:szCs w:val="16"/>
              </w:rPr>
              <w:t>Applicable to Galileo/ Apollo.</w:t>
            </w:r>
          </w:p>
        </w:tc>
      </w:tr>
      <w:tr w:rsidR="00814D8A" w:rsidRPr="00F860DF" w14:paraId="16B33B9C" w14:textId="77777777" w:rsidTr="00814D8A">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B96" w14:textId="77777777" w:rsidR="00814D8A" w:rsidRPr="00F860DF" w:rsidRDefault="00814D8A" w:rsidP="00353ACC">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B97" w14:textId="77777777" w:rsidR="00814D8A" w:rsidRPr="00F860DF" w:rsidRDefault="00814D8A"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B98" w14:textId="77777777" w:rsidR="00814D8A" w:rsidRPr="00F860DF" w:rsidRDefault="00814D8A"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B99" w14:textId="77777777" w:rsidR="00814D8A" w:rsidRPr="00F860DF" w:rsidRDefault="00814D8A"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B9A" w14:textId="77777777" w:rsidR="00814D8A" w:rsidRPr="00F860DF" w:rsidRDefault="00814D8A" w:rsidP="00B03A8B">
            <w:pPr>
              <w:pStyle w:val="TableText"/>
              <w:rPr>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B9B" w14:textId="77777777" w:rsidR="00814D8A" w:rsidRPr="00F860DF" w:rsidRDefault="00814D8A" w:rsidP="00DF1695">
            <w:pPr>
              <w:pStyle w:val="TableText"/>
              <w:rPr>
                <w:b/>
                <w:sz w:val="16"/>
                <w:szCs w:val="16"/>
              </w:rPr>
            </w:pPr>
          </w:p>
        </w:tc>
      </w:tr>
      <w:tr w:rsidR="00814D8A" w:rsidRPr="00C21C22" w14:paraId="16B33BAB"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B9D" w14:textId="77777777" w:rsidR="00814D8A" w:rsidRPr="0061132B" w:rsidRDefault="00814D8A" w:rsidP="001F179A">
            <w:pPr>
              <w:pStyle w:val="StyleArial8ptBoldAfter0ptLinespacing15lines"/>
            </w:pPr>
            <w:r w:rsidRPr="0061132B">
              <w:t>1</w:t>
            </w:r>
          </w:p>
          <w:p w14:paraId="16B33B9E" w14:textId="77777777" w:rsidR="00814D8A" w:rsidRDefault="00814D8A" w:rsidP="001F179A">
            <w:pPr>
              <w:pStyle w:val="StyleArial8ptBoldAfter0ptLinespacing15lines"/>
            </w:pPr>
            <w:r w:rsidRPr="0061132B">
              <w:t>2</w:t>
            </w:r>
          </w:p>
          <w:p w14:paraId="16B33B9F" w14:textId="77777777" w:rsidR="00814D8A" w:rsidRPr="0061132B" w:rsidRDefault="00814D8A" w:rsidP="001F179A">
            <w:pPr>
              <w:pStyle w:val="StyleArial8ptBoldAfter0ptLinespacing15lines"/>
            </w:pPr>
            <w:r>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BA0" w14:textId="77777777" w:rsidR="00814D8A" w:rsidRDefault="00814D8A" w:rsidP="001F179A">
            <w:pPr>
              <w:pStyle w:val="StyleArial8ptBoldAfter0ptLinespacing15lines"/>
            </w:pPr>
            <w:r w:rsidRPr="00344437">
              <w:t>HotelRes</w:t>
            </w:r>
            <w:r>
              <w:t>Modifies</w:t>
            </w:r>
          </w:p>
          <w:p w14:paraId="16B33BA1" w14:textId="77777777" w:rsidR="00814D8A" w:rsidRPr="00344437" w:rsidRDefault="00814D8A" w:rsidP="001F179A">
            <w:pPr>
              <w:pStyle w:val="StyleArial8ptBoldAfter0ptLinespacing15lines"/>
            </w:pPr>
            <w:r>
              <w:t>HotelResModify</w:t>
            </w:r>
          </w:p>
          <w:p w14:paraId="16B33BA2" w14:textId="77777777" w:rsidR="00814D8A" w:rsidRPr="0061132B" w:rsidRDefault="00814D8A" w:rsidP="001F179A">
            <w:pPr>
              <w:pStyle w:val="StyleArial8ptBoldAfter0ptLinespacing15lines"/>
            </w:pPr>
            <w:r w:rsidRPr="0061132B">
              <w:t>WrittenConflnst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BA3" w14:textId="77777777" w:rsidR="00814D8A" w:rsidRPr="0061132B" w:rsidRDefault="00814D8A" w:rsidP="001F179A">
            <w:pPr>
              <w:pStyle w:val="StyleArial8ptBoldAfter0ptLinespacing15lines"/>
            </w:pPr>
            <w:r w:rsidRPr="0061132B">
              <w:t>M</w:t>
            </w:r>
          </w:p>
          <w:p w14:paraId="16B33BA4" w14:textId="77777777" w:rsidR="00814D8A" w:rsidRDefault="00814D8A" w:rsidP="001F179A">
            <w:pPr>
              <w:pStyle w:val="StyleArial8ptBoldAfter0ptLinespacing15lines"/>
            </w:pPr>
            <w:r w:rsidRPr="0061132B">
              <w:t>A</w:t>
            </w:r>
          </w:p>
          <w:p w14:paraId="16B33BA5" w14:textId="77777777" w:rsidR="00814D8A" w:rsidRPr="0061132B" w:rsidRDefault="00814D8A"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BA6" w14:textId="77777777" w:rsidR="00814D8A" w:rsidRPr="0061132B" w:rsidRDefault="00814D8A"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BA7" w14:textId="77777777" w:rsidR="00814D8A" w:rsidRPr="0061132B"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16B33BA8" w14:textId="77777777" w:rsidR="00814D8A" w:rsidRPr="00C21C22" w:rsidRDefault="00814D8A"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BA9" w14:textId="77777777" w:rsidR="00814D8A" w:rsidRPr="00C21C22" w:rsidRDefault="00814D8A" w:rsidP="00C21C22">
            <w:pPr>
              <w:spacing w:after="0" w:line="360" w:lineRule="auto"/>
              <w:rPr>
                <w:rFonts w:ascii="Arial" w:hAnsi="Arial" w:cs="Arial"/>
                <w:b/>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F2F2F2"/>
          </w:tcPr>
          <w:p w14:paraId="16B33BAA" w14:textId="77777777" w:rsidR="00814D8A" w:rsidRPr="00C21C22" w:rsidRDefault="00814D8A" w:rsidP="00DF1695">
            <w:pPr>
              <w:spacing w:before="60" w:after="60" w:line="360" w:lineRule="auto"/>
              <w:rPr>
                <w:rFonts w:ascii="Arial" w:hAnsi="Arial" w:cs="Arial"/>
                <w:b/>
                <w:sz w:val="16"/>
                <w:szCs w:val="16"/>
              </w:rPr>
            </w:pPr>
          </w:p>
        </w:tc>
      </w:tr>
      <w:tr w:rsidR="00814D8A" w:rsidRPr="00F860DF" w14:paraId="16B33BB6" w14:textId="77777777" w:rsidTr="00814D8A">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BAC" w14:textId="77777777" w:rsidR="00814D8A" w:rsidRPr="00F860DF" w:rsidRDefault="00814D8A"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BAD" w14:textId="77777777" w:rsidR="00814D8A" w:rsidRPr="00710CED" w:rsidRDefault="00814D8A" w:rsidP="001F179A">
            <w:pPr>
              <w:pStyle w:val="StyleArial8ptAfter0ptLinespacingsingle"/>
            </w:pPr>
            <w:r w:rsidRPr="00710CED">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BAE" w14:textId="77777777" w:rsidR="00814D8A" w:rsidRPr="00710CED" w:rsidRDefault="00814D8A"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BAF" w14:textId="77777777" w:rsidR="00814D8A" w:rsidRPr="00710CED" w:rsidRDefault="00814D8A" w:rsidP="001F179A">
            <w:pPr>
              <w:pStyle w:val="StyleArial8ptAfter0ptLinespacingsingle"/>
            </w:pPr>
            <w:r w:rsidRPr="00710CED">
              <w:t>xs:string</w:t>
            </w:r>
          </w:p>
          <w:p w14:paraId="16B33BB0" w14:textId="77777777" w:rsidR="00814D8A" w:rsidRPr="00710CED" w:rsidRDefault="00814D8A" w:rsidP="001F179A">
            <w:pPr>
              <w:pStyle w:val="StyleTableText8pt"/>
            </w:pPr>
            <w:r w:rsidRPr="00710CED">
              <w:rPr>
                <w:i/>
              </w:rPr>
              <w:t>Example:</w:t>
            </w:r>
          </w:p>
          <w:p w14:paraId="16B33BB1" w14:textId="77777777" w:rsidR="00814D8A" w:rsidRPr="00710CED" w:rsidRDefault="00814D8A" w:rsidP="00D572A2">
            <w:pPr>
              <w:spacing w:after="0" w:line="240" w:lineRule="auto"/>
              <w:rPr>
                <w:rFonts w:ascii="Arial" w:hAnsi="Arial" w:cs="Arial"/>
                <w:sz w:val="16"/>
                <w:szCs w:val="16"/>
              </w:rPr>
            </w:pPr>
            <w:r w:rsidRPr="00710CED">
              <w:rPr>
                <w:rFonts w:ascii="Arial" w:hAnsi="Arial" w:cs="Arial"/>
                <w:sz w:val="16"/>
                <w:szCs w:val="16"/>
              </w:rPr>
              <w:t xml:space="preserve">&lt;WrittenConfInst </w:t>
            </w:r>
            <w:r w:rsidRPr="00710CED">
              <w:rPr>
                <w:rFonts w:ascii="Arial" w:hAnsi="Arial" w:cs="Arial"/>
                <w:b/>
                <w:sz w:val="16"/>
                <w:szCs w:val="16"/>
              </w:rPr>
              <w:t>Address=”12345 S Main St .,Big Town USA 12345-1212”</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BB2" w14:textId="77777777" w:rsidR="00814D8A" w:rsidRPr="00710CED" w:rsidRDefault="00814D8A"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BB3" w14:textId="77777777" w:rsidR="00814D8A" w:rsidRPr="00710CED" w:rsidRDefault="00814D8A" w:rsidP="00214888">
            <w:pPr>
              <w:spacing w:after="0" w:line="240" w:lineRule="auto"/>
              <w:rPr>
                <w:rFonts w:ascii="Arial" w:hAnsi="Arial" w:cs="Arial"/>
                <w:sz w:val="16"/>
                <w:szCs w:val="16"/>
              </w:rPr>
            </w:pPr>
          </w:p>
        </w:tc>
        <w:tc>
          <w:tcPr>
            <w:tcW w:w="3870" w:type="dxa"/>
            <w:tcBorders>
              <w:top w:val="single" w:sz="4" w:space="0" w:color="C0C0C0"/>
              <w:left w:val="single" w:sz="4" w:space="0" w:color="C0C0C0"/>
              <w:bottom w:val="single" w:sz="4" w:space="0" w:color="C0C0C0"/>
              <w:right w:val="single" w:sz="4" w:space="0" w:color="C0C0C0"/>
            </w:tcBorders>
            <w:shd w:val="clear" w:color="auto" w:fill="auto"/>
          </w:tcPr>
          <w:p w14:paraId="16B33BB4" w14:textId="77777777" w:rsidR="00814D8A" w:rsidRPr="00710CED" w:rsidRDefault="00814D8A" w:rsidP="001F179A">
            <w:pPr>
              <w:pStyle w:val="StyleArial8ptBefore3ptAfter3ptLinespacingsing"/>
            </w:pPr>
            <w:r w:rsidRPr="00710CED">
              <w:t>Written Confirmaton Address</w:t>
            </w:r>
          </w:p>
          <w:p w14:paraId="16B33BB5" w14:textId="77777777" w:rsidR="00814D8A" w:rsidRPr="00710CED" w:rsidRDefault="00814D8A" w:rsidP="00D8050D">
            <w:pPr>
              <w:pStyle w:val="StyleArial8ptBefore3ptAfter3ptLinespacingsing"/>
            </w:pPr>
            <w:r w:rsidRPr="00710CED">
              <w:t>GDS=90</w:t>
            </w:r>
          </w:p>
        </w:tc>
      </w:tr>
    </w:tbl>
    <w:p w14:paraId="16B33BB7" w14:textId="77777777" w:rsidR="00F860DF" w:rsidRDefault="00F860DF" w:rsidP="00DB4865">
      <w:pPr>
        <w:spacing w:after="0"/>
        <w:rPr>
          <w:rFonts w:ascii="Arial" w:hAnsi="Arial" w:cs="Arial"/>
          <w:sz w:val="20"/>
          <w:szCs w:val="20"/>
        </w:rPr>
      </w:pPr>
    </w:p>
    <w:p w14:paraId="16B33BB8" w14:textId="77777777" w:rsidR="00A613AC" w:rsidRPr="009E2834" w:rsidRDefault="00DB4865" w:rsidP="00DF1695">
      <w:pPr>
        <w:pStyle w:val="Heading1"/>
      </w:pPr>
      <w:r>
        <w:br w:type="page"/>
      </w:r>
      <w:bookmarkStart w:id="30" w:name="_Toc351022520"/>
      <w:bookmarkStart w:id="31" w:name="_Toc224717491"/>
      <w:r w:rsidR="00A613AC" w:rsidRPr="009E2834">
        <w:t xml:space="preserve">XML Direct </w:t>
      </w:r>
      <w:r w:rsidR="00A613AC" w:rsidRPr="00DF1695">
        <w:t>Connect</w:t>
      </w:r>
      <w:r w:rsidR="00A613AC" w:rsidRPr="009E2834">
        <w:t xml:space="preserve"> -</w:t>
      </w:r>
      <w:r w:rsidR="00A84FFC">
        <w:t xml:space="preserve"> Modify</w:t>
      </w:r>
      <w:r w:rsidR="00A613AC" w:rsidRPr="009E2834">
        <w:t xml:space="preserve"> OTA XML Re</w:t>
      </w:r>
      <w:r w:rsidR="00A613AC">
        <w:t>sponse</w:t>
      </w:r>
      <w:r w:rsidR="00A613AC" w:rsidRPr="009E2834">
        <w:t xml:space="preserve"> Example</w:t>
      </w:r>
      <w:r w:rsidR="00A613AC">
        <w:t xml:space="preserve"> – Res </w:t>
      </w:r>
      <w:r w:rsidR="004C2831">
        <w:t>Response Type “</w:t>
      </w:r>
      <w:r w:rsidR="00554022">
        <w:t>Pending</w:t>
      </w:r>
      <w:r w:rsidR="004C2831">
        <w:t>”</w:t>
      </w:r>
      <w:bookmarkEnd w:id="30"/>
    </w:p>
    <w:p w14:paraId="16B33BB9" w14:textId="77777777" w:rsidR="00551DC1" w:rsidRPr="009F68C1" w:rsidRDefault="00551DC1" w:rsidP="00551DC1">
      <w:pPr>
        <w:rPr>
          <w:rFonts w:ascii="Arial" w:hAnsi="Arial" w:cs="Arial"/>
          <w:b/>
          <w:color w:val="000000"/>
          <w:sz w:val="20"/>
          <w:szCs w:val="20"/>
        </w:rPr>
      </w:pPr>
      <w:r w:rsidRPr="009F68C1">
        <w:rPr>
          <w:rFonts w:ascii="Arial" w:hAnsi="Arial" w:cs="Arial"/>
          <w:b/>
          <w:color w:val="000000"/>
          <w:sz w:val="20"/>
          <w:szCs w:val="20"/>
        </w:rPr>
        <w:t>SOAP Note:</w:t>
      </w:r>
    </w:p>
    <w:p w14:paraId="16B33BBA" w14:textId="77777777" w:rsidR="00551DC1" w:rsidRPr="009F68C1" w:rsidRDefault="00551DC1" w:rsidP="00551DC1">
      <w:pPr>
        <w:pStyle w:val="ListParagraph"/>
        <w:numPr>
          <w:ilvl w:val="0"/>
          <w:numId w:val="19"/>
        </w:numPr>
        <w:overflowPunct/>
        <w:autoSpaceDE/>
        <w:autoSpaceDN/>
        <w:adjustRightInd/>
        <w:contextualSpacing w:val="0"/>
        <w:textAlignment w:val="auto"/>
        <w:rPr>
          <w:rFonts w:cs="Arial"/>
          <w:color w:val="000000"/>
        </w:rPr>
      </w:pPr>
      <w:r w:rsidRPr="009F68C1">
        <w:rPr>
          <w:rFonts w:cs="Arial"/>
          <w:color w:val="000000"/>
        </w:rPr>
        <w:t>Travelport OTA XML Messages are wrapped in a standard SOAP Envelope as illustrated in the example below.</w:t>
      </w:r>
    </w:p>
    <w:p w14:paraId="16B33BBB" w14:textId="77777777" w:rsidR="00551DC1" w:rsidRPr="009F68C1" w:rsidRDefault="00551DC1" w:rsidP="00551DC1">
      <w:pPr>
        <w:pStyle w:val="ListParagraph"/>
        <w:numPr>
          <w:ilvl w:val="0"/>
          <w:numId w:val="19"/>
        </w:numPr>
        <w:overflowPunct/>
        <w:autoSpaceDE/>
        <w:autoSpaceDN/>
        <w:adjustRightInd/>
        <w:contextualSpacing w:val="0"/>
        <w:textAlignment w:val="auto"/>
        <w:rPr>
          <w:rFonts w:cs="Arial"/>
          <w:color w:val="000000"/>
        </w:rPr>
      </w:pPr>
      <w:r w:rsidRPr="009F68C1">
        <w:rPr>
          <w:rFonts w:cs="Arial"/>
          <w:color w:val="000000"/>
        </w:rPr>
        <w:t>The Hotel Supplier provides a single Travelport UserID and Password to populate the userid and password elements.</w:t>
      </w:r>
    </w:p>
    <w:p w14:paraId="16B33BBC" w14:textId="77777777" w:rsidR="00551DC1" w:rsidRPr="009F68C1" w:rsidRDefault="00551DC1" w:rsidP="00551DC1">
      <w:pPr>
        <w:pStyle w:val="ListParagraph"/>
        <w:numPr>
          <w:ilvl w:val="0"/>
          <w:numId w:val="19"/>
        </w:numPr>
        <w:overflowPunct/>
        <w:autoSpaceDE/>
        <w:autoSpaceDN/>
        <w:adjustRightInd/>
        <w:spacing w:after="240"/>
        <w:contextualSpacing w:val="0"/>
        <w:textAlignment w:val="auto"/>
        <w:rPr>
          <w:rFonts w:cs="Arial"/>
          <w:color w:val="000000"/>
        </w:rPr>
      </w:pPr>
      <w:r w:rsidRPr="009F68C1">
        <w:rPr>
          <w:rFonts w:cs="Arial"/>
          <w:color w:val="000000"/>
        </w:rPr>
        <w:t>The UserID and Password values passed in the Request must be echoed in the Response.</w:t>
      </w:r>
    </w:p>
    <w:p w14:paraId="16B33BB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S:Envelope</w:t>
      </w:r>
      <w:r w:rsidRPr="002F7C84">
        <w:rPr>
          <w:rFonts w:ascii="Arial" w:hAnsi="Arial" w:cs="Arial"/>
          <w:color w:val="FF0000"/>
          <w:sz w:val="18"/>
          <w:szCs w:val="18"/>
          <w:highlight w:val="white"/>
        </w:rPr>
        <w:t xml:space="preserve"> xmlns:S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http://schemas.xmlsoap.org/soap/envelope/</w:t>
      </w:r>
      <w:r w:rsidRPr="002F7C84">
        <w:rPr>
          <w:rFonts w:ascii="Arial" w:hAnsi="Arial" w:cs="Arial"/>
          <w:color w:val="0000FF"/>
          <w:sz w:val="18"/>
          <w:szCs w:val="18"/>
          <w:highlight w:val="white"/>
        </w:rPr>
        <w:t>"&gt;</w:t>
      </w:r>
    </w:p>
    <w:p w14:paraId="16B33BBE"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S:Header</w:t>
      </w:r>
      <w:r w:rsidRPr="002F7C84">
        <w:rPr>
          <w:rFonts w:ascii="Arial" w:hAnsi="Arial" w:cs="Arial"/>
          <w:color w:val="0000FF"/>
          <w:sz w:val="18"/>
          <w:szCs w:val="18"/>
          <w:highlight w:val="white"/>
        </w:rPr>
        <w:t>&gt;</w:t>
      </w:r>
    </w:p>
    <w:p w14:paraId="16B33BBF"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wsp:authentication</w:t>
      </w:r>
      <w:r w:rsidRPr="002F7C84">
        <w:rPr>
          <w:rFonts w:ascii="Arial" w:hAnsi="Arial" w:cs="Arial"/>
          <w:color w:val="FF0000"/>
          <w:sz w:val="18"/>
          <w:szCs w:val="18"/>
          <w:highlight w:val="white"/>
        </w:rPr>
        <w:t xml:space="preserve"> xmlns:wsp</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http://xmlota.wspan.com/webservice/</w:t>
      </w:r>
      <w:r w:rsidRPr="002F7C84">
        <w:rPr>
          <w:rFonts w:ascii="Arial" w:hAnsi="Arial" w:cs="Arial"/>
          <w:color w:val="0000FF"/>
          <w:sz w:val="18"/>
          <w:szCs w:val="18"/>
          <w:highlight w:val="white"/>
        </w:rPr>
        <w:t>"&gt;</w:t>
      </w:r>
    </w:p>
    <w:p w14:paraId="16B33BC0"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wsp:userid</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XXUserName</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wsp:userid</w:t>
      </w:r>
      <w:r w:rsidRPr="002F7C84">
        <w:rPr>
          <w:rFonts w:ascii="Arial" w:hAnsi="Arial" w:cs="Arial"/>
          <w:color w:val="0000FF"/>
          <w:sz w:val="18"/>
          <w:szCs w:val="18"/>
          <w:highlight w:val="white"/>
        </w:rPr>
        <w:t>&gt;</w:t>
      </w:r>
    </w:p>
    <w:p w14:paraId="16B33BC1"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wsp:password</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XXPassword</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wsp:password</w:t>
      </w:r>
      <w:r w:rsidRPr="002F7C84">
        <w:rPr>
          <w:rFonts w:ascii="Arial" w:hAnsi="Arial" w:cs="Arial"/>
          <w:color w:val="0000FF"/>
          <w:sz w:val="18"/>
          <w:szCs w:val="18"/>
          <w:highlight w:val="white"/>
        </w:rPr>
        <w:t>&gt;</w:t>
      </w:r>
    </w:p>
    <w:p w14:paraId="16B33BC2"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wsp:payloadVersion</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2007B</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wsp:payloadVersion</w:t>
      </w:r>
      <w:r w:rsidRPr="002F7C84">
        <w:rPr>
          <w:rFonts w:ascii="Arial" w:hAnsi="Arial" w:cs="Arial"/>
          <w:color w:val="0000FF"/>
          <w:sz w:val="18"/>
          <w:szCs w:val="18"/>
          <w:highlight w:val="white"/>
        </w:rPr>
        <w:t>&gt;</w:t>
      </w:r>
    </w:p>
    <w:p w14:paraId="16B33BC3"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wsp:authentication</w:t>
      </w:r>
      <w:r w:rsidRPr="002F7C84">
        <w:rPr>
          <w:rFonts w:ascii="Arial" w:hAnsi="Arial" w:cs="Arial"/>
          <w:color w:val="0000FF"/>
          <w:sz w:val="18"/>
          <w:szCs w:val="18"/>
          <w:highlight w:val="white"/>
        </w:rPr>
        <w:t>&gt;</w:t>
      </w:r>
    </w:p>
    <w:p w14:paraId="16B33BC4"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S:Header</w:t>
      </w:r>
      <w:r w:rsidRPr="002F7C84">
        <w:rPr>
          <w:rFonts w:ascii="Arial" w:hAnsi="Arial" w:cs="Arial"/>
          <w:color w:val="0000FF"/>
          <w:sz w:val="18"/>
          <w:szCs w:val="18"/>
          <w:highlight w:val="white"/>
        </w:rPr>
        <w:t>&gt;</w:t>
      </w:r>
    </w:p>
    <w:p w14:paraId="16B33BC5"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S:Body</w:t>
      </w:r>
      <w:r w:rsidRPr="002F7C84">
        <w:rPr>
          <w:rFonts w:ascii="Arial" w:hAnsi="Arial" w:cs="Arial"/>
          <w:color w:val="0000FF"/>
          <w:sz w:val="18"/>
          <w:szCs w:val="18"/>
          <w:highlight w:val="white"/>
        </w:rPr>
        <w:t>&gt;</w:t>
      </w:r>
    </w:p>
    <w:p w14:paraId="16B33BC6"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OTA_HotelResModifyRS</w:t>
      </w:r>
      <w:r w:rsidRPr="002F7C84">
        <w:rPr>
          <w:rFonts w:ascii="Arial" w:hAnsi="Arial" w:cs="Arial"/>
          <w:color w:val="FF0000"/>
          <w:sz w:val="18"/>
          <w:szCs w:val="18"/>
          <w:highlight w:val="white"/>
        </w:rPr>
        <w:t xml:space="preserve"> xmlns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http://www.opentravel.org/OTA/2003/05</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xmlns:xsi</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http://www.w3.org/2001/XMLSchema-instance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xsi:schemaLocation</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http://www.opentravel.org/OTA/2003/05 OTA_HotelResModifyRS.xsd</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EchoToken</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PS@D104651335988393136-04014AXXP</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Target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Production</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Version</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TransactionIdentifier</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AQ202052210118530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ResResponseType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Pending</w:t>
      </w:r>
      <w:r w:rsidRPr="002F7C84">
        <w:rPr>
          <w:rFonts w:ascii="Arial" w:hAnsi="Arial" w:cs="Arial"/>
          <w:color w:val="0000FF"/>
          <w:sz w:val="18"/>
          <w:szCs w:val="18"/>
          <w:highlight w:val="white"/>
        </w:rPr>
        <w:t>"&gt;</w:t>
      </w:r>
    </w:p>
    <w:p w14:paraId="16B33BC7"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POS</w:t>
      </w:r>
      <w:r w:rsidRPr="002F7C84">
        <w:rPr>
          <w:rFonts w:ascii="Arial" w:hAnsi="Arial" w:cs="Arial"/>
          <w:color w:val="0000FF"/>
          <w:sz w:val="18"/>
          <w:szCs w:val="18"/>
          <w:highlight w:val="white"/>
        </w:rPr>
        <w:t>&gt;</w:t>
      </w:r>
    </w:p>
    <w:p w14:paraId="16B33BC8"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Source</w:t>
      </w:r>
      <w:r w:rsidRPr="002F7C84">
        <w:rPr>
          <w:rFonts w:ascii="Arial" w:hAnsi="Arial" w:cs="Arial"/>
          <w:color w:val="FF0000"/>
          <w:sz w:val="18"/>
          <w:szCs w:val="18"/>
          <w:highlight w:val="white"/>
        </w:rPr>
        <w:t xml:space="preserve"> TerminalID</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04014A</w:t>
      </w:r>
      <w:r w:rsidRPr="002F7C84">
        <w:rPr>
          <w:rFonts w:ascii="Arial" w:hAnsi="Arial" w:cs="Arial"/>
          <w:color w:val="0000FF"/>
          <w:sz w:val="18"/>
          <w:szCs w:val="18"/>
          <w:highlight w:val="white"/>
        </w:rPr>
        <w:t>"&gt;</w:t>
      </w:r>
    </w:p>
    <w:p w14:paraId="16B33BC9"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BookingChannel</w:t>
      </w:r>
      <w:r w:rsidRPr="002F7C84">
        <w:rPr>
          <w:rFonts w:ascii="Arial" w:hAnsi="Arial" w:cs="Arial"/>
          <w:color w:val="FF0000"/>
          <w:sz w:val="18"/>
          <w:szCs w:val="18"/>
          <w:highlight w:val="white"/>
        </w:rPr>
        <w:t xml:space="preserve"> 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w:t>
      </w:r>
      <w:r w:rsidRPr="002F7C84">
        <w:rPr>
          <w:rFonts w:ascii="Arial" w:hAnsi="Arial" w:cs="Arial"/>
          <w:color w:val="0000FF"/>
          <w:sz w:val="18"/>
          <w:szCs w:val="18"/>
          <w:highlight w:val="white"/>
        </w:rPr>
        <w:t>"&gt;</w:t>
      </w:r>
    </w:p>
    <w:p w14:paraId="16B33BCA"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CompanyName</w:t>
      </w:r>
      <w:r w:rsidRPr="002F7C84">
        <w:rPr>
          <w:rFonts w:ascii="Arial" w:hAnsi="Arial" w:cs="Arial"/>
          <w:color w:val="FF0000"/>
          <w:sz w:val="18"/>
          <w:szCs w:val="18"/>
          <w:highlight w:val="white"/>
        </w:rPr>
        <w:t xml:space="preserve"> 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1V</w:t>
      </w:r>
      <w:r w:rsidRPr="002F7C84">
        <w:rPr>
          <w:rFonts w:ascii="Arial" w:hAnsi="Arial" w:cs="Arial"/>
          <w:color w:val="0000FF"/>
          <w:sz w:val="18"/>
          <w:szCs w:val="18"/>
          <w:highlight w:val="white"/>
        </w:rPr>
        <w:t>"/&gt;</w:t>
      </w:r>
    </w:p>
    <w:p w14:paraId="16B33BCB"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BookingChannel</w:t>
      </w:r>
      <w:r w:rsidRPr="002F7C84">
        <w:rPr>
          <w:rFonts w:ascii="Arial" w:hAnsi="Arial" w:cs="Arial"/>
          <w:color w:val="0000FF"/>
          <w:sz w:val="18"/>
          <w:szCs w:val="18"/>
          <w:highlight w:val="white"/>
        </w:rPr>
        <w:t>&gt;</w:t>
      </w:r>
    </w:p>
    <w:p w14:paraId="16B33BCC"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Source</w:t>
      </w:r>
      <w:r w:rsidRPr="002F7C84">
        <w:rPr>
          <w:rFonts w:ascii="Arial" w:hAnsi="Arial" w:cs="Arial"/>
          <w:color w:val="0000FF"/>
          <w:sz w:val="18"/>
          <w:szCs w:val="18"/>
          <w:highlight w:val="white"/>
        </w:rPr>
        <w:t>&gt;</w:t>
      </w:r>
    </w:p>
    <w:p w14:paraId="16B33BC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POS</w:t>
      </w:r>
      <w:r w:rsidRPr="002F7C84">
        <w:rPr>
          <w:rFonts w:ascii="Arial" w:hAnsi="Arial" w:cs="Arial"/>
          <w:color w:val="0000FF"/>
          <w:sz w:val="18"/>
          <w:szCs w:val="18"/>
          <w:highlight w:val="white"/>
        </w:rPr>
        <w:t>&gt;</w:t>
      </w:r>
    </w:p>
    <w:p w14:paraId="16B33BCE"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Success</w:t>
      </w:r>
      <w:r w:rsidRPr="002F7C84">
        <w:rPr>
          <w:rFonts w:ascii="Arial" w:hAnsi="Arial" w:cs="Arial"/>
          <w:color w:val="0000FF"/>
          <w:sz w:val="18"/>
          <w:szCs w:val="18"/>
          <w:highlight w:val="white"/>
        </w:rPr>
        <w:t>/&gt;</w:t>
      </w:r>
    </w:p>
    <w:p w14:paraId="16B33BCF"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HotelResModifies</w:t>
      </w:r>
      <w:r w:rsidRPr="002F7C84">
        <w:rPr>
          <w:rFonts w:ascii="Arial" w:hAnsi="Arial" w:cs="Arial"/>
          <w:color w:val="0000FF"/>
          <w:sz w:val="18"/>
          <w:szCs w:val="18"/>
          <w:highlight w:val="white"/>
        </w:rPr>
        <w:t>&gt;</w:t>
      </w:r>
    </w:p>
    <w:p w14:paraId="16B33BD0"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HotelResModify</w:t>
      </w:r>
      <w:r w:rsidRPr="002F7C84">
        <w:rPr>
          <w:rFonts w:ascii="Arial" w:hAnsi="Arial" w:cs="Arial"/>
          <w:color w:val="0000FF"/>
          <w:sz w:val="18"/>
          <w:szCs w:val="18"/>
          <w:highlight w:val="white"/>
        </w:rPr>
        <w:t>&gt;</w:t>
      </w:r>
    </w:p>
    <w:p w14:paraId="16B33BD1"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RoomStays</w:t>
      </w:r>
      <w:r w:rsidRPr="002F7C84">
        <w:rPr>
          <w:rFonts w:ascii="Arial" w:hAnsi="Arial" w:cs="Arial"/>
          <w:color w:val="0000FF"/>
          <w:sz w:val="18"/>
          <w:szCs w:val="18"/>
          <w:highlight w:val="white"/>
        </w:rPr>
        <w:t>&gt;</w:t>
      </w:r>
    </w:p>
    <w:p w14:paraId="16B33BD2"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RoomStay</w:t>
      </w:r>
      <w:r w:rsidRPr="002F7C84">
        <w:rPr>
          <w:rFonts w:ascii="Arial" w:hAnsi="Arial" w:cs="Arial"/>
          <w:color w:val="0000FF"/>
          <w:sz w:val="18"/>
          <w:szCs w:val="18"/>
          <w:highlight w:val="white"/>
        </w:rPr>
        <w:t>&gt;</w:t>
      </w:r>
    </w:p>
    <w:p w14:paraId="16B33BD3"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RoomTypes</w:t>
      </w:r>
      <w:r w:rsidRPr="002F7C84">
        <w:rPr>
          <w:rFonts w:ascii="Arial" w:hAnsi="Arial" w:cs="Arial"/>
          <w:color w:val="0000FF"/>
          <w:sz w:val="18"/>
          <w:szCs w:val="18"/>
          <w:highlight w:val="white"/>
        </w:rPr>
        <w:t>&gt;</w:t>
      </w:r>
    </w:p>
    <w:p w14:paraId="16B33BD4"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RoomType</w:t>
      </w:r>
      <w:r w:rsidRPr="002F7C84">
        <w:rPr>
          <w:rFonts w:ascii="Arial" w:hAnsi="Arial" w:cs="Arial"/>
          <w:color w:val="FF0000"/>
          <w:sz w:val="18"/>
          <w:szCs w:val="18"/>
          <w:highlight w:val="white"/>
        </w:rPr>
        <w:t xml:space="preserve"> RoomViewCode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3</w:t>
      </w:r>
      <w:r w:rsidRPr="002F7C84">
        <w:rPr>
          <w:rFonts w:ascii="Arial" w:hAnsi="Arial" w:cs="Arial"/>
          <w:color w:val="0000FF"/>
          <w:sz w:val="18"/>
          <w:szCs w:val="18"/>
          <w:highlight w:val="white"/>
        </w:rPr>
        <w:t>"&gt;</w:t>
      </w:r>
    </w:p>
    <w:p w14:paraId="16B33BD5"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RoomDescription</w:t>
      </w:r>
      <w:r w:rsidRPr="002F7C84">
        <w:rPr>
          <w:rFonts w:ascii="Arial" w:hAnsi="Arial" w:cs="Arial"/>
          <w:color w:val="0000FF"/>
          <w:sz w:val="18"/>
          <w:szCs w:val="18"/>
          <w:highlight w:val="white"/>
        </w:rPr>
        <w:t>&gt;</w:t>
      </w:r>
    </w:p>
    <w:p w14:paraId="16B33BD6"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Text</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Standard Room with King Bed</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Text</w:t>
      </w:r>
      <w:r w:rsidRPr="002F7C84">
        <w:rPr>
          <w:rFonts w:ascii="Arial" w:hAnsi="Arial" w:cs="Arial"/>
          <w:color w:val="0000FF"/>
          <w:sz w:val="18"/>
          <w:szCs w:val="18"/>
          <w:highlight w:val="white"/>
        </w:rPr>
        <w:t>&gt;</w:t>
      </w:r>
    </w:p>
    <w:p w14:paraId="16B33BD7"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RoomDescription</w:t>
      </w:r>
      <w:r w:rsidRPr="002F7C84">
        <w:rPr>
          <w:rFonts w:ascii="Arial" w:hAnsi="Arial" w:cs="Arial"/>
          <w:color w:val="0000FF"/>
          <w:sz w:val="18"/>
          <w:szCs w:val="18"/>
          <w:highlight w:val="white"/>
        </w:rPr>
        <w:t>&gt;</w:t>
      </w:r>
    </w:p>
    <w:p w14:paraId="16B33BD8"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Amenities</w:t>
      </w:r>
      <w:r w:rsidRPr="002F7C84">
        <w:rPr>
          <w:rFonts w:ascii="Arial" w:hAnsi="Arial" w:cs="Arial"/>
          <w:color w:val="0000FF"/>
          <w:sz w:val="18"/>
          <w:szCs w:val="18"/>
          <w:highlight w:val="white"/>
        </w:rPr>
        <w:t>&gt;</w:t>
      </w:r>
    </w:p>
    <w:p w14:paraId="16B33BD9"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Amenity</w:t>
      </w:r>
      <w:r w:rsidRPr="002F7C84">
        <w:rPr>
          <w:rFonts w:ascii="Arial" w:hAnsi="Arial" w:cs="Arial"/>
          <w:color w:val="FF0000"/>
          <w:sz w:val="18"/>
          <w:szCs w:val="18"/>
          <w:highlight w:val="white"/>
        </w:rPr>
        <w:t xml:space="preserve"> RoomAmenity</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74</w:t>
      </w:r>
      <w:r w:rsidRPr="002F7C84">
        <w:rPr>
          <w:rFonts w:ascii="Arial" w:hAnsi="Arial" w:cs="Arial"/>
          <w:color w:val="0000FF"/>
          <w:sz w:val="18"/>
          <w:szCs w:val="18"/>
          <w:highlight w:val="white"/>
        </w:rPr>
        <w:t>"/&gt;</w:t>
      </w:r>
    </w:p>
    <w:p w14:paraId="16B33BDA"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Amenity</w:t>
      </w:r>
      <w:r w:rsidRPr="002F7C84">
        <w:rPr>
          <w:rFonts w:ascii="Arial" w:hAnsi="Arial" w:cs="Arial"/>
          <w:color w:val="FF0000"/>
          <w:sz w:val="18"/>
          <w:szCs w:val="18"/>
          <w:highlight w:val="white"/>
        </w:rPr>
        <w:t xml:space="preserve"> RoomAmenity</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58</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Quantity</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QualityLevel</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C</w:t>
      </w:r>
      <w:r w:rsidRPr="002F7C84">
        <w:rPr>
          <w:rFonts w:ascii="Arial" w:hAnsi="Arial" w:cs="Arial"/>
          <w:color w:val="0000FF"/>
          <w:sz w:val="18"/>
          <w:szCs w:val="18"/>
          <w:highlight w:val="white"/>
        </w:rPr>
        <w:t>"/&gt;</w:t>
      </w:r>
    </w:p>
    <w:p w14:paraId="16B33BDB"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Amenities</w:t>
      </w:r>
      <w:r w:rsidRPr="002F7C84">
        <w:rPr>
          <w:rFonts w:ascii="Arial" w:hAnsi="Arial" w:cs="Arial"/>
          <w:color w:val="0000FF"/>
          <w:sz w:val="18"/>
          <w:szCs w:val="18"/>
          <w:highlight w:val="white"/>
        </w:rPr>
        <w:t>&gt;</w:t>
      </w:r>
    </w:p>
    <w:p w14:paraId="16B33BDC"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RoomType</w:t>
      </w:r>
      <w:r w:rsidRPr="002F7C84">
        <w:rPr>
          <w:rFonts w:ascii="Arial" w:hAnsi="Arial" w:cs="Arial"/>
          <w:color w:val="0000FF"/>
          <w:sz w:val="18"/>
          <w:szCs w:val="18"/>
          <w:highlight w:val="white"/>
        </w:rPr>
        <w:t>&gt;</w:t>
      </w:r>
    </w:p>
    <w:p w14:paraId="16B33BD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RoomTypes</w:t>
      </w:r>
      <w:r w:rsidRPr="002F7C84">
        <w:rPr>
          <w:rFonts w:ascii="Arial" w:hAnsi="Arial" w:cs="Arial"/>
          <w:color w:val="0000FF"/>
          <w:sz w:val="18"/>
          <w:szCs w:val="18"/>
          <w:highlight w:val="white"/>
        </w:rPr>
        <w:t>&gt;</w:t>
      </w:r>
    </w:p>
    <w:p w14:paraId="16B33BDE"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RatePlans</w:t>
      </w:r>
      <w:r w:rsidRPr="002F7C84">
        <w:rPr>
          <w:rFonts w:ascii="Arial" w:hAnsi="Arial" w:cs="Arial"/>
          <w:color w:val="0000FF"/>
          <w:sz w:val="18"/>
          <w:szCs w:val="18"/>
          <w:highlight w:val="white"/>
        </w:rPr>
        <w:t>&gt;</w:t>
      </w:r>
    </w:p>
    <w:p w14:paraId="16B33BDF"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RatePlan</w:t>
      </w:r>
      <w:r w:rsidRPr="002F7C84">
        <w:rPr>
          <w:rFonts w:ascii="Arial" w:hAnsi="Arial" w:cs="Arial"/>
          <w:color w:val="FF0000"/>
          <w:sz w:val="18"/>
          <w:szCs w:val="18"/>
          <w:highlight w:val="white"/>
        </w:rPr>
        <w:t xml:space="preserve"> ID_RequiredInd</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false</w:t>
      </w:r>
      <w:r w:rsidRPr="002F7C84">
        <w:rPr>
          <w:rFonts w:ascii="Arial" w:hAnsi="Arial" w:cs="Arial"/>
          <w:color w:val="0000FF"/>
          <w:sz w:val="18"/>
          <w:szCs w:val="18"/>
          <w:highlight w:val="white"/>
        </w:rPr>
        <w:t>"&gt;</w:t>
      </w:r>
    </w:p>
    <w:p w14:paraId="16B33BE0"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w:t>
      </w:r>
      <w:r w:rsidRPr="002F7C84">
        <w:rPr>
          <w:rFonts w:ascii="Arial" w:hAnsi="Arial" w:cs="Arial"/>
          <w:color w:val="FF0000"/>
          <w:sz w:val="18"/>
          <w:szCs w:val="18"/>
          <w:highlight w:val="white"/>
        </w:rPr>
        <w:t xml:space="preserve"> GuaranteeCode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GRQ</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GuaranteeType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Deposit</w:t>
      </w:r>
      <w:r w:rsidRPr="002F7C84">
        <w:rPr>
          <w:rFonts w:ascii="Arial" w:hAnsi="Arial" w:cs="Arial"/>
          <w:color w:val="0000FF"/>
          <w:sz w:val="18"/>
          <w:szCs w:val="18"/>
          <w:highlight w:val="white"/>
        </w:rPr>
        <w:t>"/&gt;</w:t>
      </w:r>
    </w:p>
    <w:p w14:paraId="16B33BE1"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CancelPenalties</w:t>
      </w:r>
      <w:r w:rsidRPr="002F7C84">
        <w:rPr>
          <w:rFonts w:ascii="Arial" w:hAnsi="Arial" w:cs="Arial"/>
          <w:color w:val="0000FF"/>
          <w:sz w:val="18"/>
          <w:szCs w:val="18"/>
          <w:highlight w:val="white"/>
        </w:rPr>
        <w:t>&gt;</w:t>
      </w:r>
    </w:p>
    <w:p w14:paraId="16B33BE2"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CancelPenalty</w:t>
      </w:r>
      <w:r w:rsidRPr="002F7C84">
        <w:rPr>
          <w:rFonts w:ascii="Arial" w:hAnsi="Arial" w:cs="Arial"/>
          <w:color w:val="FF0000"/>
          <w:sz w:val="18"/>
          <w:szCs w:val="18"/>
          <w:highlight w:val="white"/>
        </w:rPr>
        <w:t xml:space="preserve"> PolicyCode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CXP</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NonRefundable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false</w:t>
      </w:r>
      <w:r w:rsidRPr="002F7C84">
        <w:rPr>
          <w:rFonts w:ascii="Arial" w:hAnsi="Arial" w:cs="Arial"/>
          <w:color w:val="0000FF"/>
          <w:sz w:val="18"/>
          <w:szCs w:val="18"/>
          <w:highlight w:val="white"/>
        </w:rPr>
        <w:t>"&gt;</w:t>
      </w:r>
    </w:p>
    <w:p w14:paraId="16B33BE3"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Deadline</w:t>
      </w:r>
      <w:r w:rsidRPr="002F7C84">
        <w:rPr>
          <w:rFonts w:ascii="Arial" w:hAnsi="Arial" w:cs="Arial"/>
          <w:color w:val="FF0000"/>
          <w:sz w:val="18"/>
          <w:szCs w:val="18"/>
          <w:highlight w:val="white"/>
        </w:rPr>
        <w:t xml:space="preserve"> AbsoluteDeadline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2012-05-17T18:00:00</w:t>
      </w:r>
      <w:r w:rsidRPr="002F7C84">
        <w:rPr>
          <w:rFonts w:ascii="Arial" w:hAnsi="Arial" w:cs="Arial"/>
          <w:color w:val="0000FF"/>
          <w:sz w:val="18"/>
          <w:szCs w:val="18"/>
          <w:highlight w:val="white"/>
        </w:rPr>
        <w:t>"/&gt;</w:t>
      </w:r>
    </w:p>
    <w:p w14:paraId="16B33BE4"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AmountPercent</w:t>
      </w:r>
      <w:r w:rsidRPr="002F7C84">
        <w:rPr>
          <w:rFonts w:ascii="Arial" w:hAnsi="Arial" w:cs="Arial"/>
          <w:color w:val="FF0000"/>
          <w:sz w:val="18"/>
          <w:szCs w:val="18"/>
          <w:highlight w:val="white"/>
        </w:rPr>
        <w:t xml:space="preserve"> TaxInclusive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false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FeesInclusive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false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Amount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5000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CurrencyCode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EUR</w:t>
      </w:r>
      <w:r w:rsidRPr="002F7C84">
        <w:rPr>
          <w:rFonts w:ascii="Arial" w:hAnsi="Arial" w:cs="Arial"/>
          <w:color w:val="0000FF"/>
          <w:sz w:val="18"/>
          <w:szCs w:val="18"/>
          <w:highlight w:val="white"/>
        </w:rPr>
        <w:t>"/&gt;</w:t>
      </w:r>
    </w:p>
    <w:p w14:paraId="16B33BE5"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PenaltyDescription</w:t>
      </w:r>
      <w:r w:rsidRPr="002F7C84">
        <w:rPr>
          <w:rFonts w:ascii="Arial" w:hAnsi="Arial" w:cs="Arial"/>
          <w:color w:val="0000FF"/>
          <w:sz w:val="18"/>
          <w:szCs w:val="18"/>
          <w:highlight w:val="white"/>
        </w:rPr>
        <w:t>&gt;</w:t>
      </w:r>
    </w:p>
    <w:p w14:paraId="16B33BE6"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Text</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CANCEL BY 2012-05-17T18:00:00 LOCAL HOTEL TIME</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Text</w:t>
      </w:r>
      <w:r w:rsidRPr="002F7C84">
        <w:rPr>
          <w:rFonts w:ascii="Arial" w:hAnsi="Arial" w:cs="Arial"/>
          <w:color w:val="0000FF"/>
          <w:sz w:val="18"/>
          <w:szCs w:val="18"/>
          <w:highlight w:val="white"/>
        </w:rPr>
        <w:t>&gt;</w:t>
      </w:r>
    </w:p>
    <w:p w14:paraId="16B33BE7"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PenaltyDescription</w:t>
      </w:r>
      <w:r w:rsidRPr="002F7C84">
        <w:rPr>
          <w:rFonts w:ascii="Arial" w:hAnsi="Arial" w:cs="Arial"/>
          <w:color w:val="0000FF"/>
          <w:sz w:val="18"/>
          <w:szCs w:val="18"/>
          <w:highlight w:val="white"/>
        </w:rPr>
        <w:t>&gt;</w:t>
      </w:r>
    </w:p>
    <w:p w14:paraId="16B33BE8"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CancelPenalty</w:t>
      </w:r>
      <w:r w:rsidRPr="002F7C84">
        <w:rPr>
          <w:rFonts w:ascii="Arial" w:hAnsi="Arial" w:cs="Arial"/>
          <w:color w:val="0000FF"/>
          <w:sz w:val="18"/>
          <w:szCs w:val="18"/>
          <w:highlight w:val="white"/>
        </w:rPr>
        <w:t>&gt;</w:t>
      </w:r>
    </w:p>
    <w:p w14:paraId="16B33BE9"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CancelPenalties</w:t>
      </w:r>
      <w:r w:rsidRPr="002F7C84">
        <w:rPr>
          <w:rFonts w:ascii="Arial" w:hAnsi="Arial" w:cs="Arial"/>
          <w:color w:val="0000FF"/>
          <w:sz w:val="18"/>
          <w:szCs w:val="18"/>
          <w:highlight w:val="white"/>
        </w:rPr>
        <w:t>&gt;</w:t>
      </w:r>
    </w:p>
    <w:p w14:paraId="16B33BEA"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Commission</w:t>
      </w:r>
      <w:r w:rsidRPr="002F7C84">
        <w:rPr>
          <w:rFonts w:ascii="Arial" w:hAnsi="Arial" w:cs="Arial"/>
          <w:color w:val="FF0000"/>
          <w:sz w:val="18"/>
          <w:szCs w:val="18"/>
          <w:highlight w:val="white"/>
        </w:rPr>
        <w:t xml:space="preserve"> StatusType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Non-paying</w:t>
      </w:r>
      <w:r w:rsidRPr="002F7C84">
        <w:rPr>
          <w:rFonts w:ascii="Arial" w:hAnsi="Arial" w:cs="Arial"/>
          <w:color w:val="0000FF"/>
          <w:sz w:val="18"/>
          <w:szCs w:val="18"/>
          <w:highlight w:val="white"/>
        </w:rPr>
        <w:t>"/&gt;</w:t>
      </w:r>
    </w:p>
    <w:p w14:paraId="16B33BEB"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MealsIncluded</w:t>
      </w:r>
      <w:r w:rsidRPr="002F7C84">
        <w:rPr>
          <w:rFonts w:ascii="Arial" w:hAnsi="Arial" w:cs="Arial"/>
          <w:color w:val="FF0000"/>
          <w:sz w:val="18"/>
          <w:szCs w:val="18"/>
          <w:highlight w:val="white"/>
        </w:rPr>
        <w:t xml:space="preserve"> Breakfast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true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Lunch</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false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Dinner</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false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MealPlanIndicator</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true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MealPlanCodes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6</w:t>
      </w:r>
      <w:r w:rsidRPr="002F7C84">
        <w:rPr>
          <w:rFonts w:ascii="Arial" w:hAnsi="Arial" w:cs="Arial"/>
          <w:color w:val="0000FF"/>
          <w:sz w:val="18"/>
          <w:szCs w:val="18"/>
          <w:highlight w:val="white"/>
        </w:rPr>
        <w:t>"/&gt;</w:t>
      </w:r>
    </w:p>
    <w:p w14:paraId="16B33BEC"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RatePlan</w:t>
      </w:r>
      <w:r w:rsidRPr="002F7C84">
        <w:rPr>
          <w:rFonts w:ascii="Arial" w:hAnsi="Arial" w:cs="Arial"/>
          <w:color w:val="0000FF"/>
          <w:sz w:val="18"/>
          <w:szCs w:val="18"/>
          <w:highlight w:val="white"/>
        </w:rPr>
        <w:t>&gt;</w:t>
      </w:r>
    </w:p>
    <w:p w14:paraId="16B33BE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RatePlans</w:t>
      </w:r>
      <w:r w:rsidRPr="002F7C84">
        <w:rPr>
          <w:rFonts w:ascii="Arial" w:hAnsi="Arial" w:cs="Arial"/>
          <w:color w:val="0000FF"/>
          <w:sz w:val="18"/>
          <w:szCs w:val="18"/>
          <w:highlight w:val="white"/>
        </w:rPr>
        <w:t>&gt;</w:t>
      </w:r>
    </w:p>
    <w:p w14:paraId="16B33BEE"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RoomRates</w:t>
      </w:r>
      <w:r w:rsidRPr="002F7C84">
        <w:rPr>
          <w:rFonts w:ascii="Arial" w:hAnsi="Arial" w:cs="Arial"/>
          <w:color w:val="0000FF"/>
          <w:sz w:val="18"/>
          <w:szCs w:val="18"/>
          <w:highlight w:val="white"/>
        </w:rPr>
        <w:t>&gt;</w:t>
      </w:r>
    </w:p>
    <w:p w14:paraId="16B33BEF"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RoomRate</w:t>
      </w:r>
      <w:r w:rsidRPr="002F7C84">
        <w:rPr>
          <w:rFonts w:ascii="Arial" w:hAnsi="Arial" w:cs="Arial"/>
          <w:color w:val="FF0000"/>
          <w:sz w:val="18"/>
          <w:szCs w:val="18"/>
          <w:highlight w:val="white"/>
        </w:rPr>
        <w:t xml:space="preserve"> BookingCode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000000C</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NumberOfUnits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RatePlanType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13</w:t>
      </w:r>
      <w:r w:rsidRPr="002F7C84">
        <w:rPr>
          <w:rFonts w:ascii="Arial" w:hAnsi="Arial" w:cs="Arial"/>
          <w:color w:val="0000FF"/>
          <w:sz w:val="18"/>
          <w:szCs w:val="18"/>
          <w:highlight w:val="white"/>
        </w:rPr>
        <w:t>"&gt;</w:t>
      </w:r>
    </w:p>
    <w:p w14:paraId="16B33BF0"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Rates</w:t>
      </w:r>
      <w:r w:rsidRPr="002F7C84">
        <w:rPr>
          <w:rFonts w:ascii="Arial" w:hAnsi="Arial" w:cs="Arial"/>
          <w:color w:val="0000FF"/>
          <w:sz w:val="18"/>
          <w:szCs w:val="18"/>
          <w:highlight w:val="white"/>
        </w:rPr>
        <w:t>&gt;</w:t>
      </w:r>
    </w:p>
    <w:p w14:paraId="16B33BF1"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w:t>
      </w:r>
      <w:r w:rsidRPr="002F7C84">
        <w:rPr>
          <w:rFonts w:ascii="Arial" w:hAnsi="Arial" w:cs="Arial"/>
          <w:color w:val="FF0000"/>
          <w:sz w:val="18"/>
          <w:szCs w:val="18"/>
          <w:highlight w:val="white"/>
        </w:rPr>
        <w:t xml:space="preserve"> EffectiveDate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2012-05-20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GuaranteedInd</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true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RateTimeUnit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Day</w:t>
      </w:r>
      <w:r w:rsidRPr="002F7C84">
        <w:rPr>
          <w:rFonts w:ascii="Arial" w:hAnsi="Arial" w:cs="Arial"/>
          <w:color w:val="0000FF"/>
          <w:sz w:val="18"/>
          <w:szCs w:val="18"/>
          <w:highlight w:val="white"/>
        </w:rPr>
        <w:t>"&gt;</w:t>
      </w:r>
    </w:p>
    <w:p w14:paraId="16B33BF2"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Base</w:t>
      </w:r>
      <w:r w:rsidRPr="002F7C84">
        <w:rPr>
          <w:rFonts w:ascii="Arial" w:hAnsi="Arial" w:cs="Arial"/>
          <w:color w:val="FF0000"/>
          <w:sz w:val="18"/>
          <w:szCs w:val="18"/>
          <w:highlight w:val="white"/>
        </w:rPr>
        <w:t xml:space="preserve"> AmountBeforeTax</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8000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CurrencyCode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EUR</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DecimalPlaces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2</w:t>
      </w:r>
      <w:r w:rsidRPr="002F7C84">
        <w:rPr>
          <w:rFonts w:ascii="Arial" w:hAnsi="Arial" w:cs="Arial"/>
          <w:color w:val="0000FF"/>
          <w:sz w:val="18"/>
          <w:szCs w:val="18"/>
          <w:highlight w:val="white"/>
        </w:rPr>
        <w:t>"/&gt;</w:t>
      </w:r>
    </w:p>
    <w:p w14:paraId="16B33BF3"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Fees</w:t>
      </w:r>
      <w:r w:rsidRPr="002F7C84">
        <w:rPr>
          <w:rFonts w:ascii="Arial" w:hAnsi="Arial" w:cs="Arial"/>
          <w:color w:val="0000FF"/>
          <w:sz w:val="18"/>
          <w:szCs w:val="18"/>
          <w:highlight w:val="white"/>
        </w:rPr>
        <w:t>&gt;</w:t>
      </w:r>
    </w:p>
    <w:p w14:paraId="16B33BF4"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Fee</w:t>
      </w:r>
      <w:r w:rsidRPr="002F7C84">
        <w:rPr>
          <w:rFonts w:ascii="Arial" w:hAnsi="Arial" w:cs="Arial"/>
          <w:color w:val="FF0000"/>
          <w:sz w:val="18"/>
          <w:szCs w:val="18"/>
          <w:highlight w:val="white"/>
        </w:rPr>
        <w:t xml:space="preserve"> 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Exclusive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Amount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500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CurrencyCode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EUR</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DecimalPlaces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2</w:t>
      </w:r>
      <w:r w:rsidRPr="002F7C84">
        <w:rPr>
          <w:rFonts w:ascii="Arial" w:hAnsi="Arial" w:cs="Arial"/>
          <w:color w:val="0000FF"/>
          <w:sz w:val="18"/>
          <w:szCs w:val="18"/>
          <w:highlight w:val="white"/>
        </w:rPr>
        <w:t>"/&gt;</w:t>
      </w:r>
    </w:p>
    <w:p w14:paraId="16B33BF5"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Fees</w:t>
      </w:r>
      <w:r w:rsidRPr="002F7C84">
        <w:rPr>
          <w:rFonts w:ascii="Arial" w:hAnsi="Arial" w:cs="Arial"/>
          <w:color w:val="0000FF"/>
          <w:sz w:val="18"/>
          <w:szCs w:val="18"/>
          <w:highlight w:val="white"/>
        </w:rPr>
        <w:t>&gt;</w:t>
      </w:r>
    </w:p>
    <w:p w14:paraId="16B33BF6"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Total</w:t>
      </w:r>
      <w:r w:rsidRPr="002F7C84">
        <w:rPr>
          <w:rFonts w:ascii="Arial" w:hAnsi="Arial" w:cs="Arial"/>
          <w:color w:val="0000FF"/>
          <w:sz w:val="18"/>
          <w:szCs w:val="18"/>
          <w:highlight w:val="white"/>
        </w:rPr>
        <w:t>&gt;</w:t>
      </w:r>
    </w:p>
    <w:p w14:paraId="16B33BF7"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Taxes</w:t>
      </w:r>
      <w:r w:rsidRPr="002F7C84">
        <w:rPr>
          <w:rFonts w:ascii="Arial" w:hAnsi="Arial" w:cs="Arial"/>
          <w:color w:val="0000FF"/>
          <w:sz w:val="18"/>
          <w:szCs w:val="18"/>
          <w:highlight w:val="white"/>
        </w:rPr>
        <w:t>&gt;</w:t>
      </w:r>
    </w:p>
    <w:p w14:paraId="16B33BF8"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Tax</w:t>
      </w:r>
      <w:r w:rsidRPr="002F7C84">
        <w:rPr>
          <w:rFonts w:ascii="Arial" w:hAnsi="Arial" w:cs="Arial"/>
          <w:color w:val="FF0000"/>
          <w:sz w:val="18"/>
          <w:szCs w:val="18"/>
          <w:highlight w:val="white"/>
        </w:rPr>
        <w:t xml:space="preserve"> 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Exclusive</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Amount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500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CurrencyCode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EUR</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DecimalPlaces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2</w:t>
      </w:r>
      <w:r w:rsidRPr="002F7C84">
        <w:rPr>
          <w:rFonts w:ascii="Arial" w:hAnsi="Arial" w:cs="Arial"/>
          <w:color w:val="0000FF"/>
          <w:sz w:val="18"/>
          <w:szCs w:val="18"/>
          <w:highlight w:val="white"/>
        </w:rPr>
        <w:t>"/&gt;</w:t>
      </w:r>
    </w:p>
    <w:p w14:paraId="16B33BF9"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Taxes</w:t>
      </w:r>
      <w:r w:rsidRPr="002F7C84">
        <w:rPr>
          <w:rFonts w:ascii="Arial" w:hAnsi="Arial" w:cs="Arial"/>
          <w:color w:val="0000FF"/>
          <w:sz w:val="18"/>
          <w:szCs w:val="18"/>
          <w:highlight w:val="white"/>
        </w:rPr>
        <w:t>&gt;</w:t>
      </w:r>
    </w:p>
    <w:p w14:paraId="16B33BFA"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Total</w:t>
      </w:r>
      <w:r w:rsidRPr="002F7C84">
        <w:rPr>
          <w:rFonts w:ascii="Arial" w:hAnsi="Arial" w:cs="Arial"/>
          <w:color w:val="0000FF"/>
          <w:sz w:val="18"/>
          <w:szCs w:val="18"/>
          <w:highlight w:val="white"/>
        </w:rPr>
        <w:t>&gt;</w:t>
      </w:r>
    </w:p>
    <w:p w14:paraId="16B33BFB"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w:t>
      </w:r>
      <w:r w:rsidRPr="002F7C84">
        <w:rPr>
          <w:rFonts w:ascii="Arial" w:hAnsi="Arial" w:cs="Arial"/>
          <w:color w:val="0000FF"/>
          <w:sz w:val="18"/>
          <w:szCs w:val="18"/>
          <w:highlight w:val="white"/>
        </w:rPr>
        <w:t>&gt;</w:t>
      </w:r>
    </w:p>
    <w:p w14:paraId="16B33BFC"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Rates</w:t>
      </w:r>
      <w:r w:rsidRPr="002F7C84">
        <w:rPr>
          <w:rFonts w:ascii="Arial" w:hAnsi="Arial" w:cs="Arial"/>
          <w:color w:val="0000FF"/>
          <w:sz w:val="18"/>
          <w:szCs w:val="18"/>
          <w:highlight w:val="white"/>
        </w:rPr>
        <w:t>&gt;</w:t>
      </w:r>
    </w:p>
    <w:p w14:paraId="16B33BF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RoomRateDescription</w:t>
      </w:r>
      <w:r w:rsidRPr="002F7C84">
        <w:rPr>
          <w:rFonts w:ascii="Arial" w:hAnsi="Arial" w:cs="Arial"/>
          <w:color w:val="0000FF"/>
          <w:sz w:val="18"/>
          <w:szCs w:val="18"/>
          <w:highlight w:val="white"/>
        </w:rPr>
        <w:t>&gt;</w:t>
      </w:r>
    </w:p>
    <w:p w14:paraId="16B33BFE"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Text</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Non-Smoking room with city view</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Text</w:t>
      </w:r>
      <w:r w:rsidRPr="002F7C84">
        <w:rPr>
          <w:rFonts w:ascii="Arial" w:hAnsi="Arial" w:cs="Arial"/>
          <w:color w:val="0000FF"/>
          <w:sz w:val="18"/>
          <w:szCs w:val="18"/>
          <w:highlight w:val="white"/>
        </w:rPr>
        <w:t>&gt;</w:t>
      </w:r>
    </w:p>
    <w:p w14:paraId="16B33BFF"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RoomRateDescription</w:t>
      </w:r>
      <w:r w:rsidRPr="002F7C84">
        <w:rPr>
          <w:rFonts w:ascii="Arial" w:hAnsi="Arial" w:cs="Arial"/>
          <w:color w:val="0000FF"/>
          <w:sz w:val="18"/>
          <w:szCs w:val="18"/>
          <w:highlight w:val="white"/>
        </w:rPr>
        <w:t>&gt;</w:t>
      </w:r>
    </w:p>
    <w:p w14:paraId="16B33C00"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RoomRate</w:t>
      </w:r>
      <w:r w:rsidRPr="002F7C84">
        <w:rPr>
          <w:rFonts w:ascii="Arial" w:hAnsi="Arial" w:cs="Arial"/>
          <w:color w:val="0000FF"/>
          <w:sz w:val="18"/>
          <w:szCs w:val="18"/>
          <w:highlight w:val="white"/>
        </w:rPr>
        <w:t>&gt;</w:t>
      </w:r>
    </w:p>
    <w:p w14:paraId="16B33C01"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RoomRates</w:t>
      </w:r>
      <w:r w:rsidRPr="002F7C84">
        <w:rPr>
          <w:rFonts w:ascii="Arial" w:hAnsi="Arial" w:cs="Arial"/>
          <w:color w:val="0000FF"/>
          <w:sz w:val="18"/>
          <w:szCs w:val="18"/>
          <w:highlight w:val="white"/>
        </w:rPr>
        <w:t>&gt;</w:t>
      </w:r>
    </w:p>
    <w:p w14:paraId="16B33C02"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GuestCounts</w:t>
      </w:r>
      <w:r w:rsidRPr="002F7C84">
        <w:rPr>
          <w:rFonts w:ascii="Arial" w:hAnsi="Arial" w:cs="Arial"/>
          <w:color w:val="0000FF"/>
          <w:sz w:val="18"/>
          <w:szCs w:val="18"/>
          <w:highlight w:val="white"/>
        </w:rPr>
        <w:t>&gt;</w:t>
      </w:r>
    </w:p>
    <w:p w14:paraId="16B33C03"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GuestCount</w:t>
      </w:r>
      <w:r w:rsidRPr="002F7C84">
        <w:rPr>
          <w:rFonts w:ascii="Arial" w:hAnsi="Arial" w:cs="Arial"/>
          <w:color w:val="FF0000"/>
          <w:sz w:val="18"/>
          <w:szCs w:val="18"/>
          <w:highlight w:val="white"/>
        </w:rPr>
        <w:t xml:space="preserve"> AgeQualifyingCode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Count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w:t>
      </w:r>
      <w:r w:rsidRPr="002F7C84">
        <w:rPr>
          <w:rFonts w:ascii="Arial" w:hAnsi="Arial" w:cs="Arial"/>
          <w:color w:val="0000FF"/>
          <w:sz w:val="18"/>
          <w:szCs w:val="18"/>
          <w:highlight w:val="white"/>
        </w:rPr>
        <w:t>"/&gt;</w:t>
      </w:r>
    </w:p>
    <w:p w14:paraId="16B33C04"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GuestCounts</w:t>
      </w:r>
      <w:r w:rsidRPr="002F7C84">
        <w:rPr>
          <w:rFonts w:ascii="Arial" w:hAnsi="Arial" w:cs="Arial"/>
          <w:color w:val="0000FF"/>
          <w:sz w:val="18"/>
          <w:szCs w:val="18"/>
          <w:highlight w:val="white"/>
        </w:rPr>
        <w:t>&gt;</w:t>
      </w:r>
    </w:p>
    <w:p w14:paraId="16B33C05"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w:t>
      </w:r>
      <w:r w:rsidRPr="002F7C84">
        <w:rPr>
          <w:rFonts w:ascii="Arial" w:hAnsi="Arial" w:cs="Arial"/>
          <w:color w:val="0000FF"/>
          <w:sz w:val="18"/>
          <w:szCs w:val="18"/>
          <w:highlight w:val="white"/>
        </w:rPr>
        <w:t>&gt;</w:t>
      </w:r>
    </w:p>
    <w:p w14:paraId="16B33C06"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GuaranteesAccepted</w:t>
      </w:r>
      <w:r w:rsidRPr="002F7C84">
        <w:rPr>
          <w:rFonts w:ascii="Arial" w:hAnsi="Arial" w:cs="Arial"/>
          <w:color w:val="0000FF"/>
          <w:sz w:val="18"/>
          <w:szCs w:val="18"/>
          <w:highlight w:val="white"/>
        </w:rPr>
        <w:t>&gt;</w:t>
      </w:r>
    </w:p>
    <w:p w14:paraId="16B33C07"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GuaranteeAccepted</w:t>
      </w:r>
      <w:r w:rsidRPr="002F7C84">
        <w:rPr>
          <w:rFonts w:ascii="Arial" w:hAnsi="Arial" w:cs="Arial"/>
          <w:color w:val="FF0000"/>
          <w:sz w:val="18"/>
          <w:szCs w:val="18"/>
          <w:highlight w:val="white"/>
        </w:rPr>
        <w:t xml:space="preserve"> GuaranteeTypeCode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8</w:t>
      </w:r>
      <w:r w:rsidRPr="002F7C84">
        <w:rPr>
          <w:rFonts w:ascii="Arial" w:hAnsi="Arial" w:cs="Arial"/>
          <w:color w:val="0000FF"/>
          <w:sz w:val="18"/>
          <w:szCs w:val="18"/>
          <w:highlight w:val="white"/>
        </w:rPr>
        <w:t>"/&gt;</w:t>
      </w:r>
    </w:p>
    <w:p w14:paraId="16B33C08"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GuaranteesAccepted</w:t>
      </w:r>
      <w:r w:rsidRPr="002F7C84">
        <w:rPr>
          <w:rFonts w:ascii="Arial" w:hAnsi="Arial" w:cs="Arial"/>
          <w:color w:val="0000FF"/>
          <w:sz w:val="18"/>
          <w:szCs w:val="18"/>
          <w:highlight w:val="white"/>
        </w:rPr>
        <w:t>&gt;</w:t>
      </w:r>
    </w:p>
    <w:p w14:paraId="16B33C09"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w:t>
      </w:r>
      <w:r w:rsidRPr="002F7C84">
        <w:rPr>
          <w:rFonts w:ascii="Arial" w:hAnsi="Arial" w:cs="Arial"/>
          <w:color w:val="0000FF"/>
          <w:sz w:val="18"/>
          <w:szCs w:val="18"/>
          <w:highlight w:val="white"/>
        </w:rPr>
        <w:t>&gt;</w:t>
      </w:r>
    </w:p>
    <w:p w14:paraId="16B33C0A"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DepositPayments</w:t>
      </w:r>
      <w:r w:rsidRPr="002F7C84">
        <w:rPr>
          <w:rFonts w:ascii="Arial" w:hAnsi="Arial" w:cs="Arial"/>
          <w:color w:val="0000FF"/>
          <w:sz w:val="18"/>
          <w:szCs w:val="18"/>
          <w:highlight w:val="white"/>
        </w:rPr>
        <w:t>&gt;</w:t>
      </w:r>
    </w:p>
    <w:p w14:paraId="16B33C0B"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GuaranteePayment</w:t>
      </w:r>
      <w:r w:rsidRPr="002F7C84">
        <w:rPr>
          <w:rFonts w:ascii="Arial" w:hAnsi="Arial" w:cs="Arial"/>
          <w:color w:val="0000FF"/>
          <w:sz w:val="18"/>
          <w:szCs w:val="18"/>
          <w:highlight w:val="white"/>
        </w:rPr>
        <w:t>&gt;</w:t>
      </w:r>
    </w:p>
    <w:p w14:paraId="16B33C0C"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AmountPercent</w:t>
      </w:r>
      <w:r w:rsidRPr="002F7C84">
        <w:rPr>
          <w:rFonts w:ascii="Arial" w:hAnsi="Arial" w:cs="Arial"/>
          <w:color w:val="FF0000"/>
          <w:sz w:val="18"/>
          <w:szCs w:val="18"/>
          <w:highlight w:val="white"/>
        </w:rPr>
        <w:t xml:space="preserve"> Amount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5000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CurrencyCode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EUR</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DecimalPlaces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2</w:t>
      </w:r>
      <w:r w:rsidRPr="002F7C84">
        <w:rPr>
          <w:rFonts w:ascii="Arial" w:hAnsi="Arial" w:cs="Arial"/>
          <w:color w:val="0000FF"/>
          <w:sz w:val="18"/>
          <w:szCs w:val="18"/>
          <w:highlight w:val="white"/>
        </w:rPr>
        <w:t>"/&gt;</w:t>
      </w:r>
    </w:p>
    <w:p w14:paraId="16B33C0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GuaranteePayment</w:t>
      </w:r>
      <w:r w:rsidRPr="002F7C84">
        <w:rPr>
          <w:rFonts w:ascii="Arial" w:hAnsi="Arial" w:cs="Arial"/>
          <w:color w:val="0000FF"/>
          <w:sz w:val="18"/>
          <w:szCs w:val="18"/>
          <w:highlight w:val="white"/>
        </w:rPr>
        <w:t>&gt;</w:t>
      </w:r>
    </w:p>
    <w:p w14:paraId="16B33C0E"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DepositPayments</w:t>
      </w:r>
      <w:r w:rsidRPr="002F7C84">
        <w:rPr>
          <w:rFonts w:ascii="Arial" w:hAnsi="Arial" w:cs="Arial"/>
          <w:color w:val="0000FF"/>
          <w:sz w:val="18"/>
          <w:szCs w:val="18"/>
          <w:highlight w:val="white"/>
        </w:rPr>
        <w:t>&gt;</w:t>
      </w:r>
    </w:p>
    <w:p w14:paraId="16B33C0F"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Total</w:t>
      </w:r>
      <w:r w:rsidRPr="002F7C84">
        <w:rPr>
          <w:rFonts w:ascii="Arial" w:hAnsi="Arial" w:cs="Arial"/>
          <w:color w:val="FF0000"/>
          <w:sz w:val="18"/>
          <w:szCs w:val="18"/>
          <w:highlight w:val="white"/>
        </w:rPr>
        <w:t xml:space="preserve"> AmountAfterTax</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9000</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CurrencyCode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EUR</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DecimalPlaces</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2</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AdditionalFeesExcludedIndicator</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true</w:t>
      </w:r>
      <w:r w:rsidRPr="002F7C84">
        <w:rPr>
          <w:rFonts w:ascii="Arial" w:hAnsi="Arial" w:cs="Arial"/>
          <w:color w:val="0000FF"/>
          <w:sz w:val="18"/>
          <w:szCs w:val="18"/>
          <w:highlight w:val="white"/>
        </w:rPr>
        <w:t>"/&gt;</w:t>
      </w:r>
    </w:p>
    <w:p w14:paraId="16B33C10"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BasicPropertyInfo</w:t>
      </w:r>
      <w:r w:rsidRPr="002F7C84">
        <w:rPr>
          <w:rFonts w:ascii="Arial" w:hAnsi="Arial" w:cs="Arial"/>
          <w:color w:val="FF0000"/>
          <w:sz w:val="18"/>
          <w:szCs w:val="18"/>
          <w:highlight w:val="white"/>
        </w:rPr>
        <w:t xml:space="preserve"> ChainCode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XX</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HotelCode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12497</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HotelCityCode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ROM</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HotelCodeContext</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1V</w:t>
      </w:r>
      <w:r w:rsidRPr="002F7C84">
        <w:rPr>
          <w:rFonts w:ascii="Arial" w:hAnsi="Arial" w:cs="Arial"/>
          <w:color w:val="0000FF"/>
          <w:sz w:val="18"/>
          <w:szCs w:val="18"/>
          <w:highlight w:val="white"/>
        </w:rPr>
        <w:t>"/&gt;</w:t>
      </w:r>
    </w:p>
    <w:p w14:paraId="16B33C11"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RoomStay</w:t>
      </w:r>
      <w:r w:rsidRPr="002F7C84">
        <w:rPr>
          <w:rFonts w:ascii="Arial" w:hAnsi="Arial" w:cs="Arial"/>
          <w:color w:val="0000FF"/>
          <w:sz w:val="18"/>
          <w:szCs w:val="18"/>
          <w:highlight w:val="white"/>
        </w:rPr>
        <w:t>&gt;</w:t>
      </w:r>
    </w:p>
    <w:p w14:paraId="16B33C12"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RoomStays</w:t>
      </w:r>
      <w:r w:rsidRPr="002F7C84">
        <w:rPr>
          <w:rFonts w:ascii="Arial" w:hAnsi="Arial" w:cs="Arial"/>
          <w:color w:val="0000FF"/>
          <w:sz w:val="18"/>
          <w:szCs w:val="18"/>
          <w:highlight w:val="white"/>
        </w:rPr>
        <w:t>&gt;</w:t>
      </w:r>
    </w:p>
    <w:p w14:paraId="16B33C13"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ResGuests</w:t>
      </w:r>
      <w:r w:rsidRPr="002F7C84">
        <w:rPr>
          <w:rFonts w:ascii="Arial" w:hAnsi="Arial" w:cs="Arial"/>
          <w:color w:val="0000FF"/>
          <w:sz w:val="18"/>
          <w:szCs w:val="18"/>
          <w:highlight w:val="white"/>
        </w:rPr>
        <w:t>&gt;</w:t>
      </w:r>
    </w:p>
    <w:p w14:paraId="16B33C14"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ResGuest</w:t>
      </w:r>
      <w:r w:rsidRPr="002F7C84">
        <w:rPr>
          <w:rFonts w:ascii="Arial" w:hAnsi="Arial" w:cs="Arial"/>
          <w:color w:val="0000FF"/>
          <w:sz w:val="18"/>
          <w:szCs w:val="18"/>
          <w:highlight w:val="white"/>
        </w:rPr>
        <w:t>&gt;</w:t>
      </w:r>
    </w:p>
    <w:p w14:paraId="16B33C15"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Profiles</w:t>
      </w:r>
      <w:r w:rsidRPr="002F7C84">
        <w:rPr>
          <w:rFonts w:ascii="Arial" w:hAnsi="Arial" w:cs="Arial"/>
          <w:color w:val="0000FF"/>
          <w:sz w:val="18"/>
          <w:szCs w:val="18"/>
          <w:highlight w:val="white"/>
        </w:rPr>
        <w:t>&gt;</w:t>
      </w:r>
    </w:p>
    <w:p w14:paraId="16B33C16"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ProfileInfo</w:t>
      </w:r>
      <w:r w:rsidRPr="002F7C84">
        <w:rPr>
          <w:rFonts w:ascii="Arial" w:hAnsi="Arial" w:cs="Arial"/>
          <w:color w:val="0000FF"/>
          <w:sz w:val="18"/>
          <w:szCs w:val="18"/>
          <w:highlight w:val="white"/>
        </w:rPr>
        <w:t>&gt;</w:t>
      </w:r>
    </w:p>
    <w:p w14:paraId="16B33C17"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Profile</w:t>
      </w:r>
      <w:r w:rsidRPr="002F7C84">
        <w:rPr>
          <w:rFonts w:ascii="Arial" w:hAnsi="Arial" w:cs="Arial"/>
          <w:color w:val="FF0000"/>
          <w:sz w:val="18"/>
          <w:szCs w:val="18"/>
          <w:highlight w:val="white"/>
        </w:rPr>
        <w:t xml:space="preserve"> ProfileType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w:t>
      </w:r>
      <w:r w:rsidRPr="002F7C84">
        <w:rPr>
          <w:rFonts w:ascii="Arial" w:hAnsi="Arial" w:cs="Arial"/>
          <w:color w:val="0000FF"/>
          <w:sz w:val="18"/>
          <w:szCs w:val="18"/>
          <w:highlight w:val="white"/>
        </w:rPr>
        <w:t>"&gt;</w:t>
      </w:r>
    </w:p>
    <w:p w14:paraId="16B33C18"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Customer</w:t>
      </w:r>
      <w:r w:rsidRPr="002F7C84">
        <w:rPr>
          <w:rFonts w:ascii="Arial" w:hAnsi="Arial" w:cs="Arial"/>
          <w:color w:val="0000FF"/>
          <w:sz w:val="18"/>
          <w:szCs w:val="18"/>
          <w:highlight w:val="white"/>
        </w:rPr>
        <w:t>&gt;</w:t>
      </w:r>
    </w:p>
    <w:p w14:paraId="16B33C19"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PersonName</w:t>
      </w:r>
      <w:r w:rsidRPr="002F7C84">
        <w:rPr>
          <w:rFonts w:ascii="Arial" w:hAnsi="Arial" w:cs="Arial"/>
          <w:color w:val="0000FF"/>
          <w:sz w:val="18"/>
          <w:szCs w:val="18"/>
          <w:highlight w:val="white"/>
        </w:rPr>
        <w:t>&gt;</w:t>
      </w:r>
    </w:p>
    <w:p w14:paraId="16B33C1A"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GivenName</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MARTY</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GivenName</w:t>
      </w:r>
      <w:r w:rsidRPr="002F7C84">
        <w:rPr>
          <w:rFonts w:ascii="Arial" w:hAnsi="Arial" w:cs="Arial"/>
          <w:color w:val="0000FF"/>
          <w:sz w:val="18"/>
          <w:szCs w:val="18"/>
          <w:highlight w:val="white"/>
        </w:rPr>
        <w:t>&gt;</w:t>
      </w:r>
    </w:p>
    <w:p w14:paraId="16B33C1B"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Surname</w:t>
      </w:r>
      <w:r w:rsidRPr="002F7C84">
        <w:rPr>
          <w:rFonts w:ascii="Arial" w:hAnsi="Arial" w:cs="Arial"/>
          <w:color w:val="0000FF"/>
          <w:sz w:val="18"/>
          <w:szCs w:val="18"/>
          <w:highlight w:val="white"/>
        </w:rPr>
        <w:t>&gt;</w:t>
      </w:r>
      <w:r w:rsidRPr="002F7C84">
        <w:rPr>
          <w:rFonts w:ascii="Arial" w:hAnsi="Arial" w:cs="Arial"/>
          <w:color w:val="000000"/>
          <w:sz w:val="18"/>
          <w:szCs w:val="18"/>
          <w:highlight w:val="white"/>
        </w:rPr>
        <w:t>GRIFFIN</w:t>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Surname</w:t>
      </w:r>
      <w:r w:rsidRPr="002F7C84">
        <w:rPr>
          <w:rFonts w:ascii="Arial" w:hAnsi="Arial" w:cs="Arial"/>
          <w:color w:val="0000FF"/>
          <w:sz w:val="18"/>
          <w:szCs w:val="18"/>
          <w:highlight w:val="white"/>
        </w:rPr>
        <w:t>&gt;</w:t>
      </w:r>
    </w:p>
    <w:p w14:paraId="16B33C1C"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PersonName</w:t>
      </w:r>
      <w:r w:rsidRPr="002F7C84">
        <w:rPr>
          <w:rFonts w:ascii="Arial" w:hAnsi="Arial" w:cs="Arial"/>
          <w:color w:val="0000FF"/>
          <w:sz w:val="18"/>
          <w:szCs w:val="18"/>
          <w:highlight w:val="white"/>
        </w:rPr>
        <w:t>&gt;</w:t>
      </w:r>
    </w:p>
    <w:p w14:paraId="16B33C1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Customer</w:t>
      </w:r>
      <w:r w:rsidRPr="002F7C84">
        <w:rPr>
          <w:rFonts w:ascii="Arial" w:hAnsi="Arial" w:cs="Arial"/>
          <w:color w:val="0000FF"/>
          <w:sz w:val="18"/>
          <w:szCs w:val="18"/>
          <w:highlight w:val="white"/>
        </w:rPr>
        <w:t>&gt;</w:t>
      </w:r>
    </w:p>
    <w:p w14:paraId="16B33C1E"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Profile</w:t>
      </w:r>
      <w:r w:rsidRPr="002F7C84">
        <w:rPr>
          <w:rFonts w:ascii="Arial" w:hAnsi="Arial" w:cs="Arial"/>
          <w:color w:val="0000FF"/>
          <w:sz w:val="18"/>
          <w:szCs w:val="18"/>
          <w:highlight w:val="white"/>
        </w:rPr>
        <w:t>&gt;</w:t>
      </w:r>
    </w:p>
    <w:p w14:paraId="16B33C1F"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ProfileInfo</w:t>
      </w:r>
      <w:r w:rsidRPr="002F7C84">
        <w:rPr>
          <w:rFonts w:ascii="Arial" w:hAnsi="Arial" w:cs="Arial"/>
          <w:color w:val="0000FF"/>
          <w:sz w:val="18"/>
          <w:szCs w:val="18"/>
          <w:highlight w:val="white"/>
        </w:rPr>
        <w:t>&gt;</w:t>
      </w:r>
    </w:p>
    <w:p w14:paraId="16B33C20"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Profiles</w:t>
      </w:r>
      <w:r w:rsidRPr="002F7C84">
        <w:rPr>
          <w:rFonts w:ascii="Arial" w:hAnsi="Arial" w:cs="Arial"/>
          <w:color w:val="0000FF"/>
          <w:sz w:val="18"/>
          <w:szCs w:val="18"/>
          <w:highlight w:val="white"/>
        </w:rPr>
        <w:t>&gt;</w:t>
      </w:r>
    </w:p>
    <w:p w14:paraId="16B33C21"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ResGuest</w:t>
      </w:r>
      <w:r w:rsidRPr="002F7C84">
        <w:rPr>
          <w:rFonts w:ascii="Arial" w:hAnsi="Arial" w:cs="Arial"/>
          <w:color w:val="0000FF"/>
          <w:sz w:val="18"/>
          <w:szCs w:val="18"/>
          <w:highlight w:val="white"/>
        </w:rPr>
        <w:t>&gt;</w:t>
      </w:r>
    </w:p>
    <w:p w14:paraId="16B33C22"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ResGuests</w:t>
      </w:r>
      <w:r w:rsidRPr="002F7C84">
        <w:rPr>
          <w:rFonts w:ascii="Arial" w:hAnsi="Arial" w:cs="Arial"/>
          <w:color w:val="0000FF"/>
          <w:sz w:val="18"/>
          <w:szCs w:val="18"/>
          <w:highlight w:val="white"/>
        </w:rPr>
        <w:t>&gt;</w:t>
      </w:r>
    </w:p>
    <w:p w14:paraId="16B33C23"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ResGlobalInfo</w:t>
      </w:r>
      <w:r w:rsidRPr="002F7C84">
        <w:rPr>
          <w:rFonts w:ascii="Arial" w:hAnsi="Arial" w:cs="Arial"/>
          <w:color w:val="0000FF"/>
          <w:sz w:val="18"/>
          <w:szCs w:val="18"/>
          <w:highlight w:val="white"/>
        </w:rPr>
        <w:t>&gt;</w:t>
      </w:r>
    </w:p>
    <w:p w14:paraId="16B33C24"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HotelReservationIDs</w:t>
      </w:r>
      <w:r w:rsidRPr="002F7C84">
        <w:rPr>
          <w:rFonts w:ascii="Arial" w:hAnsi="Arial" w:cs="Arial"/>
          <w:color w:val="0000FF"/>
          <w:sz w:val="18"/>
          <w:szCs w:val="18"/>
          <w:highlight w:val="white"/>
        </w:rPr>
        <w:t>&gt;</w:t>
      </w:r>
    </w:p>
    <w:p w14:paraId="16B33C25"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HotelReservationID</w:t>
      </w:r>
      <w:r w:rsidRPr="002F7C84">
        <w:rPr>
          <w:rFonts w:ascii="Arial" w:hAnsi="Arial" w:cs="Arial"/>
          <w:color w:val="FF0000"/>
          <w:sz w:val="18"/>
          <w:szCs w:val="18"/>
          <w:highlight w:val="white"/>
        </w:rPr>
        <w:t xml:space="preserve"> ResID_Type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14</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ResID_Value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45421116</w:t>
      </w:r>
      <w:r w:rsidRPr="002F7C84">
        <w:rPr>
          <w:rFonts w:ascii="Arial" w:hAnsi="Arial" w:cs="Arial"/>
          <w:color w:val="0000FF"/>
          <w:sz w:val="18"/>
          <w:szCs w:val="18"/>
          <w:highlight w:val="white"/>
        </w:rPr>
        <w:t>"/&gt;</w:t>
      </w:r>
    </w:p>
    <w:p w14:paraId="16B33C26"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HotelReservationID</w:t>
      </w:r>
      <w:r w:rsidRPr="002F7C84">
        <w:rPr>
          <w:rFonts w:ascii="Arial" w:hAnsi="Arial" w:cs="Arial"/>
          <w:color w:val="FF0000"/>
          <w:sz w:val="18"/>
          <w:szCs w:val="18"/>
          <w:highlight w:val="white"/>
        </w:rPr>
        <w:t xml:space="preserve"> ResID_Type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18</w:t>
      </w:r>
      <w:r w:rsidRPr="002F7C84">
        <w:rPr>
          <w:rFonts w:ascii="Arial" w:hAnsi="Arial" w:cs="Arial"/>
          <w:color w:val="0000FF"/>
          <w:sz w:val="18"/>
          <w:szCs w:val="18"/>
          <w:highlight w:val="white"/>
        </w:rPr>
        <w:t>"</w:t>
      </w:r>
      <w:r w:rsidRPr="002F7C84">
        <w:rPr>
          <w:rFonts w:ascii="Arial" w:hAnsi="Arial" w:cs="Arial"/>
          <w:color w:val="FF0000"/>
          <w:sz w:val="18"/>
          <w:szCs w:val="18"/>
          <w:highlight w:val="white"/>
        </w:rPr>
        <w:t xml:space="preserve"> ResID_Value</w:t>
      </w:r>
      <w:r w:rsidRPr="002F7C84">
        <w:rPr>
          <w:rFonts w:ascii="Arial" w:hAnsi="Arial" w:cs="Arial"/>
          <w:color w:val="0000FF"/>
          <w:sz w:val="18"/>
          <w:szCs w:val="18"/>
          <w:highlight w:val="white"/>
        </w:rPr>
        <w:t>="</w:t>
      </w:r>
      <w:r w:rsidRPr="002F7C84">
        <w:rPr>
          <w:rFonts w:ascii="Arial" w:hAnsi="Arial" w:cs="Arial"/>
          <w:color w:val="000000"/>
          <w:sz w:val="18"/>
          <w:szCs w:val="18"/>
          <w:highlight w:val="white"/>
        </w:rPr>
        <w:t>GITOKZWAA202162958600689</w:t>
      </w:r>
      <w:r w:rsidRPr="002F7C84">
        <w:rPr>
          <w:rFonts w:ascii="Arial" w:hAnsi="Arial" w:cs="Arial"/>
          <w:color w:val="0000FF"/>
          <w:sz w:val="18"/>
          <w:szCs w:val="18"/>
          <w:highlight w:val="white"/>
        </w:rPr>
        <w:t>"/&gt;</w:t>
      </w:r>
    </w:p>
    <w:p w14:paraId="16B33C27"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HotelReservationIDs</w:t>
      </w:r>
      <w:r w:rsidRPr="002F7C84">
        <w:rPr>
          <w:rFonts w:ascii="Arial" w:hAnsi="Arial" w:cs="Arial"/>
          <w:color w:val="0000FF"/>
          <w:sz w:val="18"/>
          <w:szCs w:val="18"/>
          <w:highlight w:val="white"/>
        </w:rPr>
        <w:t>&gt;</w:t>
      </w:r>
    </w:p>
    <w:p w14:paraId="16B33C28"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ResGlobalInfo</w:t>
      </w:r>
      <w:r w:rsidRPr="002F7C84">
        <w:rPr>
          <w:rFonts w:ascii="Arial" w:hAnsi="Arial" w:cs="Arial"/>
          <w:color w:val="0000FF"/>
          <w:sz w:val="18"/>
          <w:szCs w:val="18"/>
          <w:highlight w:val="white"/>
        </w:rPr>
        <w:t>&gt;</w:t>
      </w:r>
    </w:p>
    <w:p w14:paraId="16B33C29"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HotelResModify</w:t>
      </w:r>
      <w:r w:rsidRPr="002F7C84">
        <w:rPr>
          <w:rFonts w:ascii="Arial" w:hAnsi="Arial" w:cs="Arial"/>
          <w:color w:val="0000FF"/>
          <w:sz w:val="18"/>
          <w:szCs w:val="18"/>
          <w:highlight w:val="white"/>
        </w:rPr>
        <w:t>&gt;</w:t>
      </w:r>
    </w:p>
    <w:p w14:paraId="16B33C2A"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HotelResModifies</w:t>
      </w:r>
      <w:r w:rsidRPr="002F7C84">
        <w:rPr>
          <w:rFonts w:ascii="Arial" w:hAnsi="Arial" w:cs="Arial"/>
          <w:color w:val="0000FF"/>
          <w:sz w:val="18"/>
          <w:szCs w:val="18"/>
          <w:highlight w:val="white"/>
        </w:rPr>
        <w:t>&gt;</w:t>
      </w:r>
    </w:p>
    <w:p w14:paraId="16B33C2B"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OTA_HotelResModifyRS</w:t>
      </w:r>
      <w:r w:rsidRPr="002F7C84">
        <w:rPr>
          <w:rFonts w:ascii="Arial" w:hAnsi="Arial" w:cs="Arial"/>
          <w:color w:val="0000FF"/>
          <w:sz w:val="18"/>
          <w:szCs w:val="18"/>
          <w:highlight w:val="white"/>
        </w:rPr>
        <w:t>&gt;</w:t>
      </w:r>
    </w:p>
    <w:p w14:paraId="16B33C2C"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00"/>
          <w:sz w:val="18"/>
          <w:szCs w:val="18"/>
          <w:highlight w:val="white"/>
        </w:rPr>
        <w:tab/>
      </w: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S:Body</w:t>
      </w:r>
      <w:r w:rsidRPr="002F7C84">
        <w:rPr>
          <w:rFonts w:ascii="Arial" w:hAnsi="Arial" w:cs="Arial"/>
          <w:color w:val="0000FF"/>
          <w:sz w:val="18"/>
          <w:szCs w:val="18"/>
          <w:highlight w:val="white"/>
        </w:rPr>
        <w:t>&gt;</w:t>
      </w:r>
    </w:p>
    <w:p w14:paraId="16B33C2D" w14:textId="77777777" w:rsidR="002F7C84" w:rsidRPr="002F7C84" w:rsidRDefault="002F7C84" w:rsidP="002F7C84">
      <w:pPr>
        <w:autoSpaceDE w:val="0"/>
        <w:autoSpaceDN w:val="0"/>
        <w:adjustRightInd w:val="0"/>
        <w:spacing w:after="0" w:line="240" w:lineRule="auto"/>
        <w:rPr>
          <w:rFonts w:ascii="Arial" w:hAnsi="Arial" w:cs="Arial"/>
          <w:color w:val="000000"/>
          <w:sz w:val="18"/>
          <w:szCs w:val="18"/>
          <w:highlight w:val="white"/>
        </w:rPr>
      </w:pPr>
      <w:r w:rsidRPr="002F7C84">
        <w:rPr>
          <w:rFonts w:ascii="Arial" w:hAnsi="Arial" w:cs="Arial"/>
          <w:color w:val="0000FF"/>
          <w:sz w:val="18"/>
          <w:szCs w:val="18"/>
          <w:highlight w:val="white"/>
        </w:rPr>
        <w:t>&lt;/</w:t>
      </w:r>
      <w:r w:rsidRPr="002F7C84">
        <w:rPr>
          <w:rFonts w:ascii="Arial" w:hAnsi="Arial" w:cs="Arial"/>
          <w:color w:val="800000"/>
          <w:sz w:val="18"/>
          <w:szCs w:val="18"/>
          <w:highlight w:val="white"/>
        </w:rPr>
        <w:t>S:Envelope</w:t>
      </w:r>
      <w:r w:rsidRPr="002F7C84">
        <w:rPr>
          <w:rFonts w:ascii="Arial" w:hAnsi="Arial" w:cs="Arial"/>
          <w:color w:val="0000FF"/>
          <w:sz w:val="18"/>
          <w:szCs w:val="18"/>
          <w:highlight w:val="white"/>
        </w:rPr>
        <w:t>&gt;</w:t>
      </w:r>
    </w:p>
    <w:p w14:paraId="16B33C2E" w14:textId="77777777" w:rsidR="009C75D3" w:rsidRPr="008C45CF" w:rsidRDefault="009C75D3" w:rsidP="00A613AC">
      <w:pPr>
        <w:autoSpaceDE w:val="0"/>
        <w:autoSpaceDN w:val="0"/>
        <w:adjustRightInd w:val="0"/>
        <w:spacing w:after="0"/>
        <w:rPr>
          <w:rFonts w:ascii="Arial" w:hAnsi="Arial" w:cs="Arial"/>
          <w:color w:val="000000"/>
          <w:sz w:val="16"/>
          <w:szCs w:val="16"/>
          <w:highlight w:val="white"/>
        </w:rPr>
      </w:pPr>
    </w:p>
    <w:p w14:paraId="16B33C2F" w14:textId="77777777" w:rsidR="002F1785" w:rsidRPr="00F24907" w:rsidRDefault="002F1785" w:rsidP="00DF1695">
      <w:pPr>
        <w:pStyle w:val="Heading1"/>
      </w:pPr>
      <w:r>
        <w:br w:type="page"/>
      </w:r>
      <w:bookmarkStart w:id="32" w:name="_Toc221695183"/>
      <w:bookmarkStart w:id="33" w:name="_Toc222225463"/>
      <w:bookmarkStart w:id="34" w:name="_Toc351022521"/>
      <w:r w:rsidRPr="00F24907">
        <w:t xml:space="preserve">XML Direct Connect </w:t>
      </w:r>
      <w:r w:rsidR="00A84FFC">
        <w:t>–</w:t>
      </w:r>
      <w:r w:rsidRPr="00F24907">
        <w:t xml:space="preserve"> </w:t>
      </w:r>
      <w:r w:rsidR="00A84FFC">
        <w:t xml:space="preserve">Modify </w:t>
      </w:r>
      <w:r w:rsidRPr="00F24907">
        <w:t xml:space="preserve">Response </w:t>
      </w:r>
      <w:r w:rsidRPr="00DF1695">
        <w:t>Specification</w:t>
      </w:r>
      <w:r w:rsidRPr="00F24907">
        <w:t xml:space="preserve"> Table</w:t>
      </w:r>
      <w:bookmarkEnd w:id="32"/>
      <w:bookmarkEnd w:id="33"/>
      <w:bookmarkEnd w:id="34"/>
    </w:p>
    <w:p w14:paraId="16B33C30" w14:textId="77777777" w:rsidR="00296FD2" w:rsidRPr="006D2568" w:rsidRDefault="00296FD2" w:rsidP="00296FD2">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Pr>
          <w:rFonts w:ascii="Arial" w:hAnsi="Arial" w:cs="Arial"/>
        </w:rPr>
        <w:t>A</w:t>
      </w:r>
      <w:r w:rsidRPr="006D2568">
        <w:rPr>
          <w:rFonts w:ascii="Arial" w:hAnsi="Arial" w:cs="Arial"/>
        </w:rPr>
        <w:t>pplicable to Travelport Galileo, Apollo</w:t>
      </w:r>
      <w:r>
        <w:rPr>
          <w:rFonts w:ascii="Arial" w:hAnsi="Arial" w:cs="Arial"/>
        </w:rPr>
        <w:t>,</w:t>
      </w:r>
      <w:r w:rsidRPr="006D2568">
        <w:rPr>
          <w:rFonts w:ascii="Arial" w:hAnsi="Arial" w:cs="Arial"/>
        </w:rPr>
        <w:t xml:space="preserve"> and Worldspan Global Distribution Systems (GDS)</w:t>
      </w:r>
      <w:r>
        <w:rPr>
          <w:rFonts w:ascii="Arial" w:hAnsi="Arial" w:cs="Arial"/>
        </w:rPr>
        <w:t>.</w:t>
      </w:r>
    </w:p>
    <w:p w14:paraId="16B33C31" w14:textId="77777777" w:rsidR="00323262" w:rsidRPr="006D2568" w:rsidRDefault="00323262" w:rsidP="00323262">
      <w:pPr>
        <w:rPr>
          <w:rFonts w:ascii="Arial" w:hAnsi="Arial" w:cs="Arial"/>
        </w:rPr>
      </w:pPr>
      <w:r w:rsidRPr="00694E30">
        <w:rPr>
          <w:rFonts w:ascii="Arial" w:hAnsi="Arial" w:cs="Arial"/>
          <w:b/>
        </w:rPr>
        <w:t xml:space="preserve">Complete Pricing Plus (CP2) </w:t>
      </w:r>
      <w:r w:rsidRPr="00694E30">
        <w:rPr>
          <w:rFonts w:ascii="Arial" w:hAnsi="Arial" w:cs="Arial"/>
        </w:rPr>
        <w:t xml:space="preserve">= </w:t>
      </w:r>
      <w:r w:rsidRPr="00694E30">
        <w:rPr>
          <w:rFonts w:ascii="Arial" w:hAnsi="Arial" w:cs="Arial"/>
          <w:color w:val="3333FF"/>
        </w:rPr>
        <w:t>Blue Text, applicable to Travelport Galileo Complete Pricing Plus functionality.</w:t>
      </w:r>
    </w:p>
    <w:p w14:paraId="16B33C32" w14:textId="77777777" w:rsidR="00296FD2" w:rsidRPr="00D52E93" w:rsidRDefault="00296FD2" w:rsidP="00296FD2">
      <w:pPr>
        <w:pStyle w:val="Heading4"/>
        <w:rPr>
          <w:i w:val="0"/>
        </w:rPr>
      </w:pPr>
      <w:r w:rsidRPr="001A3862">
        <w:t xml:space="preserve">Type </w:t>
      </w:r>
      <w:r w:rsidRPr="00D52E93">
        <w:rPr>
          <w:i w:val="0"/>
        </w:rPr>
        <w:t>column values:</w:t>
      </w:r>
    </w:p>
    <w:p w14:paraId="16B33C33" w14:textId="77777777" w:rsidR="00296FD2" w:rsidRPr="001A3862" w:rsidRDefault="00296FD2" w:rsidP="00296FD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16B33C34" w14:textId="77777777" w:rsidR="00296FD2" w:rsidRPr="001A3862" w:rsidRDefault="00296FD2" w:rsidP="00296FD2">
      <w:pPr>
        <w:spacing w:after="60"/>
        <w:ind w:left="720" w:hanging="360"/>
      </w:pPr>
      <w:r w:rsidRPr="001A3862">
        <w:rPr>
          <w:rFonts w:ascii="Arial" w:hAnsi="Arial" w:cs="Arial"/>
          <w:b/>
          <w:sz w:val="18"/>
          <w:szCs w:val="18"/>
        </w:rPr>
        <w:t>A</w:t>
      </w:r>
      <w:r w:rsidRPr="001A3862">
        <w:rPr>
          <w:rFonts w:ascii="Arial" w:hAnsi="Arial" w:cs="Arial"/>
          <w:b/>
          <w:sz w:val="18"/>
          <w:szCs w:val="18"/>
        </w:rPr>
        <w:tab/>
      </w:r>
      <w:r w:rsidRPr="001A3862">
        <w:rPr>
          <w:rFonts w:ascii="Arial" w:hAnsi="Arial" w:cs="Arial"/>
          <w:sz w:val="18"/>
          <w:szCs w:val="18"/>
        </w:rPr>
        <w:t>If Applicable/Optional</w:t>
      </w:r>
    </w:p>
    <w:p w14:paraId="16B33C35" w14:textId="77777777" w:rsidR="00174F7A" w:rsidRPr="009C486E" w:rsidRDefault="00174F7A" w:rsidP="00174F7A">
      <w:pPr>
        <w:ind w:left="720" w:hanging="360"/>
        <w:rPr>
          <w:rFonts w:ascii="Arial" w:hAnsi="Arial" w:cs="Arial"/>
          <w:sz w:val="18"/>
          <w:szCs w:val="18"/>
        </w:rPr>
      </w:pPr>
      <w:r w:rsidRPr="00E07112">
        <w:rPr>
          <w:rFonts w:ascii="Arial" w:hAnsi="Arial" w:cs="Arial"/>
          <w:b/>
          <w:sz w:val="18"/>
          <w:szCs w:val="18"/>
        </w:rPr>
        <w:t>R</w:t>
      </w:r>
      <w:r w:rsidRPr="00E07112">
        <w:rPr>
          <w:rFonts w:ascii="Arial" w:hAnsi="Arial" w:cs="Arial"/>
          <w:b/>
          <w:sz w:val="18"/>
          <w:szCs w:val="18"/>
        </w:rPr>
        <w:tab/>
      </w:r>
      <w:r w:rsidRPr="00E07112">
        <w:rPr>
          <w:rFonts w:ascii="Arial" w:hAnsi="Arial" w:cs="Arial"/>
          <w:sz w:val="18"/>
          <w:szCs w:val="18"/>
        </w:rPr>
        <w:t xml:space="preserve">Required </w:t>
      </w:r>
      <w:r>
        <w:rPr>
          <w:rFonts w:ascii="Arial" w:hAnsi="Arial" w:cs="Arial"/>
          <w:sz w:val="18"/>
          <w:szCs w:val="18"/>
        </w:rPr>
        <w:t>for Certification</w:t>
      </w:r>
    </w:p>
    <w:p w14:paraId="16B33C36" w14:textId="77777777" w:rsidR="00296FD2" w:rsidRPr="008A1875" w:rsidRDefault="00296FD2" w:rsidP="00296FD2">
      <w:pPr>
        <w:pStyle w:val="Heading4"/>
      </w:pPr>
      <w:r w:rsidRPr="008A1875">
        <w:t>Nbr of Occurs column values:</w:t>
      </w:r>
    </w:p>
    <w:p w14:paraId="16B33C37" w14:textId="77777777" w:rsidR="00296FD2" w:rsidRPr="008A1875" w:rsidRDefault="00296FD2" w:rsidP="00296FD2">
      <w:pPr>
        <w:spacing w:after="0"/>
        <w:ind w:left="720" w:hanging="360"/>
        <w:rPr>
          <w:rFonts w:ascii="Arial" w:hAnsi="Arial" w:cs="Arial"/>
          <w:sz w:val="18"/>
          <w:szCs w:val="18"/>
        </w:rPr>
      </w:pPr>
      <w:r w:rsidRPr="008A1875">
        <w:rPr>
          <w:rFonts w:ascii="Arial" w:hAnsi="Arial" w:cs="Arial"/>
          <w:b/>
          <w:sz w:val="18"/>
          <w:szCs w:val="18"/>
        </w:rPr>
        <w:t>Type = M</w:t>
      </w:r>
      <w:r w:rsidRPr="008A1875">
        <w:rPr>
          <w:rFonts w:ascii="Arial" w:hAnsi="Arial" w:cs="Arial"/>
          <w:sz w:val="18"/>
          <w:szCs w:val="18"/>
        </w:rPr>
        <w:tab/>
      </w:r>
      <w:r w:rsidRPr="008A1875">
        <w:rPr>
          <w:rFonts w:ascii="Arial" w:hAnsi="Arial" w:cs="Arial"/>
          <w:sz w:val="18"/>
          <w:szCs w:val="18"/>
        </w:rPr>
        <w:tab/>
        <w:t>Single value, e.g. 1</w:t>
      </w:r>
      <w:r w:rsidRPr="008A1875">
        <w:rPr>
          <w:rFonts w:ascii="Arial" w:hAnsi="Arial" w:cs="Arial"/>
          <w:sz w:val="18"/>
          <w:szCs w:val="18"/>
        </w:rPr>
        <w:tab/>
        <w:t>One occurrence must be passed</w:t>
      </w:r>
    </w:p>
    <w:p w14:paraId="16B33C38" w14:textId="77777777" w:rsidR="00296FD2" w:rsidRPr="008A1875" w:rsidRDefault="00296FD2" w:rsidP="00296FD2">
      <w:pPr>
        <w:spacing w:after="0"/>
        <w:ind w:left="720" w:hanging="360"/>
        <w:rPr>
          <w:rFonts w:ascii="Arial" w:hAnsi="Arial" w:cs="Arial"/>
          <w:sz w:val="18"/>
          <w:szCs w:val="18"/>
        </w:rPr>
      </w:pPr>
      <w:r w:rsidRPr="008A1875">
        <w:rPr>
          <w:rFonts w:ascii="Arial" w:hAnsi="Arial" w:cs="Arial"/>
          <w:b/>
          <w:sz w:val="18"/>
          <w:szCs w:val="18"/>
        </w:rPr>
        <w:t>Type = M</w:t>
      </w:r>
      <w:r w:rsidRPr="008A1875">
        <w:rPr>
          <w:rFonts w:ascii="Arial" w:hAnsi="Arial" w:cs="Arial"/>
          <w:sz w:val="18"/>
          <w:szCs w:val="18"/>
        </w:rPr>
        <w:tab/>
      </w:r>
      <w:r w:rsidRPr="008A1875">
        <w:rPr>
          <w:rFonts w:ascii="Arial" w:hAnsi="Arial" w:cs="Arial"/>
          <w:sz w:val="18"/>
          <w:szCs w:val="18"/>
        </w:rPr>
        <w:tab/>
        <w:t>Range value, e.g. 1-4</w:t>
      </w:r>
      <w:r w:rsidRPr="008A1875">
        <w:rPr>
          <w:rFonts w:ascii="Arial" w:hAnsi="Arial" w:cs="Arial"/>
          <w:sz w:val="18"/>
          <w:szCs w:val="18"/>
        </w:rPr>
        <w:tab/>
        <w:t>Minimum of one, maximum of four occurrences must be passed</w:t>
      </w:r>
    </w:p>
    <w:p w14:paraId="16B33C39" w14:textId="77777777" w:rsidR="00296FD2" w:rsidRPr="008A1875" w:rsidRDefault="00296FD2" w:rsidP="00296FD2">
      <w:pPr>
        <w:spacing w:after="0"/>
        <w:ind w:left="720" w:hanging="360"/>
        <w:rPr>
          <w:rFonts w:ascii="Arial" w:hAnsi="Arial" w:cs="Arial"/>
          <w:sz w:val="18"/>
          <w:szCs w:val="18"/>
        </w:rPr>
      </w:pPr>
      <w:r w:rsidRPr="008A1875">
        <w:rPr>
          <w:rFonts w:ascii="Arial" w:hAnsi="Arial" w:cs="Arial"/>
          <w:b/>
          <w:sz w:val="18"/>
          <w:szCs w:val="18"/>
        </w:rPr>
        <w:t>Type = A or R</w:t>
      </w:r>
      <w:r w:rsidRPr="008A1875">
        <w:rPr>
          <w:rFonts w:ascii="Arial" w:hAnsi="Arial" w:cs="Arial"/>
          <w:sz w:val="18"/>
          <w:szCs w:val="18"/>
        </w:rPr>
        <w:tab/>
        <w:t>Single Value, e.g. 1</w:t>
      </w:r>
      <w:r w:rsidRPr="008A1875">
        <w:rPr>
          <w:rFonts w:ascii="Arial" w:hAnsi="Arial" w:cs="Arial"/>
          <w:sz w:val="18"/>
          <w:szCs w:val="18"/>
        </w:rPr>
        <w:tab/>
        <w:t>If passed,one occurrence</w:t>
      </w:r>
    </w:p>
    <w:p w14:paraId="16B33C3A" w14:textId="77777777" w:rsidR="00296FD2" w:rsidRPr="003A212D" w:rsidRDefault="00296FD2" w:rsidP="00296FD2">
      <w:pPr>
        <w:spacing w:after="0"/>
        <w:ind w:left="720" w:hanging="360"/>
        <w:rPr>
          <w:rFonts w:ascii="Arial" w:hAnsi="Arial" w:cs="Arial"/>
          <w:sz w:val="18"/>
          <w:szCs w:val="18"/>
        </w:rPr>
      </w:pPr>
      <w:r w:rsidRPr="008A1875">
        <w:rPr>
          <w:rFonts w:ascii="Arial" w:hAnsi="Arial" w:cs="Arial"/>
          <w:b/>
          <w:sz w:val="18"/>
          <w:szCs w:val="18"/>
        </w:rPr>
        <w:t>Type = A or R</w:t>
      </w:r>
      <w:r w:rsidRPr="008A1875">
        <w:rPr>
          <w:rFonts w:ascii="Arial" w:hAnsi="Arial" w:cs="Arial"/>
          <w:sz w:val="18"/>
          <w:szCs w:val="18"/>
        </w:rPr>
        <w:tab/>
        <w:t>Range value, e.g. 1-4</w:t>
      </w:r>
      <w:r w:rsidRPr="008A1875">
        <w:rPr>
          <w:rFonts w:ascii="Arial" w:hAnsi="Arial" w:cs="Arial"/>
          <w:sz w:val="18"/>
          <w:szCs w:val="18"/>
        </w:rPr>
        <w:tab/>
        <w:t>If passed, minimum of one, maximum of four occurrences</w:t>
      </w:r>
    </w:p>
    <w:p w14:paraId="16B33C3B" w14:textId="77777777" w:rsidR="00296FD2" w:rsidRPr="001A3862" w:rsidRDefault="00296FD2" w:rsidP="00296FD2">
      <w:pPr>
        <w:pStyle w:val="Heading4"/>
      </w:pPr>
      <w:r w:rsidRPr="001A3862">
        <w:t xml:space="preserve">Description </w:t>
      </w:r>
      <w:r w:rsidRPr="00D52E93">
        <w:rPr>
          <w:i w:val="0"/>
        </w:rPr>
        <w:t>column values:</w:t>
      </w:r>
    </w:p>
    <w:p w14:paraId="16B33C3C" w14:textId="77777777" w:rsidR="00296FD2" w:rsidRPr="003A212D" w:rsidRDefault="00296FD2" w:rsidP="00296FD2">
      <w:pPr>
        <w:ind w:left="720" w:hanging="360"/>
        <w:rPr>
          <w:rFonts w:ascii="Arial" w:hAnsi="Arial" w:cs="Arial"/>
          <w:sz w:val="18"/>
          <w:szCs w:val="18"/>
        </w:rPr>
      </w:pPr>
      <w:r w:rsidRPr="001A3862">
        <w:rPr>
          <w:rFonts w:ascii="Arial" w:hAnsi="Arial" w:cs="Arial"/>
          <w:b/>
          <w:sz w:val="18"/>
          <w:szCs w:val="18"/>
        </w:rPr>
        <w:t>GDS</w:t>
      </w:r>
      <w:r w:rsidRPr="001A3862">
        <w:rPr>
          <w:rFonts w:ascii="Arial" w:hAnsi="Arial" w:cs="Arial"/>
          <w:sz w:val="18"/>
          <w:szCs w:val="18"/>
        </w:rPr>
        <w:t xml:space="preserve"> = Travelport Galileo, Apollo</w:t>
      </w:r>
      <w:r>
        <w:rPr>
          <w:rFonts w:ascii="Arial" w:hAnsi="Arial" w:cs="Arial"/>
          <w:sz w:val="18"/>
          <w:szCs w:val="18"/>
        </w:rPr>
        <w:t>,</w:t>
      </w:r>
      <w:r w:rsidRPr="001A3862">
        <w:rPr>
          <w:rFonts w:ascii="Arial" w:hAnsi="Arial" w:cs="Arial"/>
          <w:sz w:val="18"/>
          <w:szCs w:val="18"/>
        </w:rPr>
        <w:t xml:space="preserve"> and Worlds</w:t>
      </w:r>
      <w:r>
        <w:rPr>
          <w:rFonts w:ascii="Arial" w:hAnsi="Arial" w:cs="Arial"/>
          <w:sz w:val="18"/>
          <w:szCs w:val="18"/>
        </w:rPr>
        <w:t>p</w:t>
      </w:r>
      <w:r w:rsidRPr="001A3862">
        <w:rPr>
          <w:rFonts w:ascii="Arial" w:hAnsi="Arial" w:cs="Arial"/>
          <w:sz w:val="18"/>
          <w:szCs w:val="18"/>
        </w:rPr>
        <w:t>an Global Distribution Systems (GDS) maximum length</w:t>
      </w:r>
    </w:p>
    <w:tbl>
      <w:tblPr>
        <w:tblW w:w="1236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420"/>
      </w:tblGrid>
      <w:tr w:rsidR="000876E3" w:rsidRPr="00830C51" w14:paraId="16B33C44" w14:textId="77777777" w:rsidTr="000876E3">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bookmarkEnd w:id="31"/>
          <w:p w14:paraId="16B33C3D" w14:textId="77777777" w:rsidR="000876E3" w:rsidRPr="00A32571" w:rsidRDefault="000876E3" w:rsidP="00214888">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16B33C3E" w14:textId="77777777" w:rsidR="000876E3" w:rsidRPr="00A32571" w:rsidRDefault="000876E3" w:rsidP="00214888">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16B33C3F" w14:textId="77777777" w:rsidR="000876E3" w:rsidRPr="00A32571" w:rsidRDefault="000876E3" w:rsidP="00214888">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16B33C40" w14:textId="77777777" w:rsidR="000876E3" w:rsidRPr="00A32571" w:rsidRDefault="000876E3" w:rsidP="00214888">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16B33C41" w14:textId="77777777" w:rsidR="000876E3" w:rsidRPr="00A32571" w:rsidRDefault="000876E3" w:rsidP="00214888">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16B33C42" w14:textId="77777777" w:rsidR="000876E3" w:rsidRPr="00A32571" w:rsidRDefault="000876E3" w:rsidP="00214888">
            <w:pPr>
              <w:pStyle w:val="TableText"/>
              <w:rPr>
                <w:b/>
                <w:sz w:val="16"/>
                <w:szCs w:val="16"/>
              </w:rPr>
            </w:pPr>
            <w:r w:rsidRPr="00A32571">
              <w:rPr>
                <w:b/>
                <w:sz w:val="16"/>
                <w:szCs w:val="16"/>
              </w:rPr>
              <w:t>Value</w:t>
            </w:r>
          </w:p>
        </w:tc>
        <w:tc>
          <w:tcPr>
            <w:tcW w:w="3420" w:type="dxa"/>
            <w:tcBorders>
              <w:top w:val="single" w:sz="4" w:space="0" w:color="C0C0C0"/>
              <w:left w:val="single" w:sz="4" w:space="0" w:color="C0C0C0"/>
              <w:bottom w:val="single" w:sz="4" w:space="0" w:color="C0C0C0"/>
              <w:right w:val="single" w:sz="4" w:space="0" w:color="C0C0C0"/>
            </w:tcBorders>
            <w:shd w:val="pct12" w:color="auto" w:fill="auto"/>
          </w:tcPr>
          <w:p w14:paraId="16B33C43" w14:textId="77777777" w:rsidR="000876E3" w:rsidRPr="00A32571" w:rsidRDefault="000876E3" w:rsidP="000876E3">
            <w:pPr>
              <w:pStyle w:val="TableText"/>
              <w:rPr>
                <w:b/>
                <w:sz w:val="16"/>
                <w:szCs w:val="16"/>
              </w:rPr>
            </w:pPr>
            <w:r w:rsidRPr="00A32571">
              <w:rPr>
                <w:b/>
                <w:sz w:val="16"/>
                <w:szCs w:val="16"/>
              </w:rPr>
              <w:t>Description</w:t>
            </w:r>
          </w:p>
        </w:tc>
      </w:tr>
      <w:tr w:rsidR="000876E3" w:rsidRPr="00F860DF" w14:paraId="16B33C4B"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C45" w14:textId="77777777" w:rsidR="000876E3" w:rsidRPr="009F68C1" w:rsidRDefault="000876E3" w:rsidP="00353ACC">
            <w:pPr>
              <w:pStyle w:val="TableText"/>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46" w14:textId="77777777" w:rsidR="000876E3" w:rsidRPr="00F860DF" w:rsidRDefault="000876E3" w:rsidP="00214888">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47" w14:textId="77777777" w:rsidR="000876E3" w:rsidRPr="00F860DF" w:rsidRDefault="000876E3"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48" w14:textId="77777777" w:rsidR="000876E3" w:rsidRPr="00F860DF" w:rsidRDefault="000876E3" w:rsidP="00214888">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49" w14:textId="77777777" w:rsidR="000876E3" w:rsidRPr="00F860DF" w:rsidRDefault="000876E3" w:rsidP="00214888">
            <w:pPr>
              <w:pStyle w:val="TableText"/>
              <w:rPr>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4A" w14:textId="77777777" w:rsidR="000876E3" w:rsidRPr="00F860DF" w:rsidRDefault="000876E3" w:rsidP="00214888">
            <w:pPr>
              <w:pStyle w:val="TableText"/>
              <w:spacing w:before="0" w:after="0"/>
              <w:rPr>
                <w:b/>
                <w:sz w:val="16"/>
                <w:szCs w:val="16"/>
              </w:rPr>
            </w:pPr>
          </w:p>
        </w:tc>
      </w:tr>
      <w:tr w:rsidR="000876E3" w:rsidRPr="00F860DF" w14:paraId="16B33C5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16B33C4C" w14:textId="77777777" w:rsidR="000876E3" w:rsidRPr="00F860DF" w:rsidRDefault="000876E3" w:rsidP="00214888">
            <w:pPr>
              <w:pStyle w:val="TableText"/>
              <w:rPr>
                <w:b/>
                <w:sz w:val="16"/>
                <w:szCs w:val="16"/>
              </w:rPr>
            </w:pPr>
            <w:r w:rsidRPr="00F860DF">
              <w:rPr>
                <w:b/>
                <w:sz w:val="16"/>
                <w:szCs w:val="16"/>
              </w:rPr>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16B33C4D" w14:textId="77777777" w:rsidR="000876E3" w:rsidRPr="00F860DF" w:rsidRDefault="000876E3" w:rsidP="003152CE">
            <w:pPr>
              <w:pStyle w:val="TableText"/>
              <w:rPr>
                <w:b/>
                <w:sz w:val="16"/>
                <w:szCs w:val="16"/>
              </w:rPr>
            </w:pPr>
            <w:r w:rsidRPr="00F860DF">
              <w:rPr>
                <w:b/>
                <w:sz w:val="16"/>
                <w:szCs w:val="16"/>
              </w:rPr>
              <w:t>OTA_HotelRes</w:t>
            </w:r>
            <w:r>
              <w:rPr>
                <w:b/>
                <w:sz w:val="16"/>
                <w:szCs w:val="16"/>
              </w:rPr>
              <w:t>Modify</w:t>
            </w:r>
            <w:r w:rsidRPr="00F860DF">
              <w:rPr>
                <w:b/>
                <w:sz w:val="16"/>
                <w:szCs w:val="16"/>
              </w:rPr>
              <w:t>R</w:t>
            </w:r>
            <w:r>
              <w:rPr>
                <w:b/>
                <w:sz w:val="16"/>
                <w:szCs w:val="16"/>
              </w:rPr>
              <w:t>S</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16B33C4E" w14:textId="77777777" w:rsidR="000876E3" w:rsidRPr="00F860DF" w:rsidRDefault="000876E3" w:rsidP="00214888">
            <w:pPr>
              <w:pStyle w:val="TableText"/>
              <w:rPr>
                <w:b/>
                <w:sz w:val="16"/>
                <w:szCs w:val="16"/>
              </w:rPr>
            </w:pPr>
            <w:r w:rsidRPr="00F860DF">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16B33C4F" w14:textId="77777777" w:rsidR="000876E3" w:rsidRPr="00F860DF" w:rsidRDefault="000876E3"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16B33C50" w14:textId="77777777" w:rsidR="000876E3" w:rsidRPr="00F860DF" w:rsidRDefault="000876E3" w:rsidP="001873F5">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16B33C51" w14:textId="77777777" w:rsidR="000876E3" w:rsidRPr="00F860DF" w:rsidRDefault="000876E3" w:rsidP="00214888">
            <w:pPr>
              <w:pStyle w:val="TableText"/>
              <w:rPr>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pct5" w:color="auto" w:fill="auto"/>
          </w:tcPr>
          <w:p w14:paraId="16B33C52" w14:textId="77777777" w:rsidR="000876E3" w:rsidRPr="00F860DF" w:rsidRDefault="000876E3" w:rsidP="00214888">
            <w:pPr>
              <w:pStyle w:val="TableText"/>
              <w:spacing w:before="0" w:after="0"/>
              <w:rPr>
                <w:b/>
                <w:sz w:val="16"/>
                <w:szCs w:val="16"/>
              </w:rPr>
            </w:pPr>
          </w:p>
        </w:tc>
      </w:tr>
      <w:tr w:rsidR="000876E3" w:rsidRPr="00710CED" w14:paraId="16B33C6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54" w14:textId="77777777" w:rsidR="000876E3" w:rsidRPr="00F860DF" w:rsidRDefault="000876E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55" w14:textId="77777777" w:rsidR="000876E3" w:rsidRPr="00537256" w:rsidRDefault="000876E3" w:rsidP="005B3015">
            <w:pPr>
              <w:pStyle w:val="StyleArial8ptAfter0ptLinespacingsingle"/>
            </w:pPr>
            <w:r w:rsidRPr="00537256">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56" w14:textId="77777777" w:rsidR="000876E3" w:rsidRPr="00710CED" w:rsidRDefault="000876E3" w:rsidP="001F179A">
            <w:pPr>
              <w:pStyle w:val="StyleTableText8pt"/>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57" w14:textId="77777777" w:rsidR="000876E3" w:rsidRPr="006B1439" w:rsidRDefault="000876E3" w:rsidP="001F179A">
            <w:pPr>
              <w:pStyle w:val="StyleTableText8pt"/>
            </w:pPr>
            <w:r w:rsidRPr="006B1439">
              <w:t>StringLength1to128</w:t>
            </w:r>
          </w:p>
          <w:p w14:paraId="16B33C58" w14:textId="77777777" w:rsidR="000876E3" w:rsidRPr="006B1439" w:rsidRDefault="000876E3" w:rsidP="001F179A">
            <w:pPr>
              <w:pStyle w:val="StyleTableText8pt"/>
            </w:pPr>
            <w:r w:rsidRPr="006B1439">
              <w:rPr>
                <w:i/>
              </w:rPr>
              <w:t>Example:</w:t>
            </w:r>
          </w:p>
          <w:p w14:paraId="16B33C59" w14:textId="77777777" w:rsidR="000876E3" w:rsidRPr="006B1439" w:rsidRDefault="000876E3" w:rsidP="005B3015">
            <w:pPr>
              <w:pStyle w:val="StyleTableText8ptAfter0pt2"/>
              <w:rPr>
                <w:b/>
                <w:szCs w:val="16"/>
              </w:rPr>
            </w:pPr>
            <w:r w:rsidRPr="006B1439">
              <w:t xml:space="preserve">&lt;OTA_HotelResModifyRS </w:t>
            </w:r>
            <w:r w:rsidRPr="006B1439">
              <w:rPr>
                <w:rFonts w:cs="Arial"/>
                <w:b/>
                <w:szCs w:val="18"/>
              </w:rPr>
              <w:t>PS@P033191266259779500-C77F7RTPS”</w:t>
            </w:r>
            <w:r w:rsidRPr="006B1439">
              <w:rPr>
                <w:color w:val="000000"/>
                <w:szCs w:val="16"/>
                <w:shd w:val="clear" w:color="auto" w:fill="FFFFFF"/>
              </w:rPr>
              <w:t>/</w:t>
            </w:r>
            <w:r w:rsidRPr="006B1439">
              <w:rPr>
                <w:bCs/>
                <w:color w:val="000000"/>
                <w:szCs w:val="16"/>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5A" w14:textId="77777777" w:rsidR="000876E3" w:rsidRPr="00710CED" w:rsidRDefault="000876E3" w:rsidP="001873F5">
            <w:pPr>
              <w:pStyle w:val="TableText"/>
              <w:jc w:val="center"/>
              <w:rPr>
                <w:sz w:val="16"/>
                <w:szCs w:val="16"/>
              </w:rPr>
            </w:pPr>
            <w:r w:rsidRPr="00710CE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5B" w14:textId="77777777" w:rsidR="000876E3" w:rsidRPr="009F68C1" w:rsidRDefault="000876E3" w:rsidP="00CB28DB">
            <w:pPr>
              <w:pStyle w:val="StyleTableText6ptAfterbefore"/>
              <w:rPr>
                <w:i/>
              </w:rPr>
            </w:pPr>
            <w:r w:rsidRPr="009F68C1">
              <w:rPr>
                <w:i/>
              </w:rPr>
              <w:t>Valid value:</w:t>
            </w:r>
          </w:p>
          <w:p w14:paraId="16B33C5C" w14:textId="77777777" w:rsidR="000876E3" w:rsidRPr="009F68C1" w:rsidRDefault="000876E3" w:rsidP="00353ACC">
            <w:pPr>
              <w:pStyle w:val="StyleTableText6ptAfterbefore"/>
              <w:numPr>
                <w:ilvl w:val="0"/>
                <w:numId w:val="15"/>
              </w:numPr>
              <w:ind w:left="252" w:hanging="252"/>
            </w:pPr>
            <w:r w:rsidRPr="009F68C1">
              <w:t>PS = Modify Previous Session (Comitted Booking)</w:t>
            </w:r>
          </w:p>
          <w:p w14:paraId="16B33C5D" w14:textId="77777777" w:rsidR="000876E3" w:rsidRPr="009F68C1" w:rsidRDefault="000876E3" w:rsidP="00353ACC">
            <w:pPr>
              <w:pStyle w:val="StyleTableText6ptAfterbefore"/>
              <w:numPr>
                <w:ilvl w:val="0"/>
                <w:numId w:val="15"/>
              </w:numPr>
              <w:ind w:left="252" w:hanging="252"/>
              <w:rPr>
                <w:color w:val="000000"/>
                <w:szCs w:val="16"/>
              </w:rPr>
            </w:pPr>
            <w:r w:rsidRPr="009F68C1">
              <w:t>CS = Modify Current Session (Committed Booking)</w:t>
            </w:r>
          </w:p>
          <w:p w14:paraId="16B33C5E" w14:textId="77777777" w:rsidR="000876E3" w:rsidRPr="009F68C1" w:rsidRDefault="000876E3" w:rsidP="005B3015">
            <w:pPr>
              <w:pStyle w:val="StyleTableText6ptAfterbefore"/>
              <w:rPr>
                <w:color w:val="000000"/>
                <w:szCs w:val="16"/>
              </w:rPr>
            </w:pPr>
            <w:r w:rsidRPr="009F68C1">
              <w:rPr>
                <w:rFonts w:cs="Arial"/>
                <w:b/>
                <w:szCs w:val="18"/>
              </w:rPr>
              <w:t>Note:</w:t>
            </w:r>
            <w:r w:rsidRPr="009F68C1">
              <w:rPr>
                <w:rFonts w:cs="Arial"/>
                <w:szCs w:val="18"/>
              </w:rPr>
              <w:t xml:space="preserve">  PS@P033191266259779500-C77F7RTPS = Tracking ID assigned by Travelport</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5F" w14:textId="77777777" w:rsidR="000876E3" w:rsidRPr="00710CED" w:rsidRDefault="000876E3" w:rsidP="001F179A">
            <w:pPr>
              <w:pStyle w:val="StyleTableText8pt"/>
            </w:pPr>
            <w:r w:rsidRPr="00710CED">
              <w:t>Action Code</w:t>
            </w:r>
          </w:p>
          <w:p w14:paraId="16B33C60" w14:textId="77777777" w:rsidR="000876E3" w:rsidRPr="00710CED" w:rsidRDefault="000876E3" w:rsidP="00D8050D">
            <w:pPr>
              <w:pStyle w:val="StyleTableText8pt"/>
            </w:pPr>
            <w:r w:rsidRPr="00710CED">
              <w:t>GDS=6</w:t>
            </w:r>
          </w:p>
        </w:tc>
      </w:tr>
      <w:tr w:rsidR="000876E3" w:rsidRPr="00694E30" w14:paraId="16B33C6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62" w14:textId="77777777" w:rsidR="000876E3" w:rsidRPr="00710CED" w:rsidRDefault="000876E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63" w14:textId="77777777" w:rsidR="000876E3" w:rsidRPr="00694E30" w:rsidRDefault="000876E3" w:rsidP="00214888">
            <w:pPr>
              <w:suppressAutoHyphens/>
              <w:ind w:right="72"/>
              <w:rPr>
                <w:rFonts w:ascii="Arial" w:hAnsi="Arial" w:cs="Arial"/>
                <w:sz w:val="16"/>
                <w:szCs w:val="16"/>
              </w:rPr>
            </w:pPr>
            <w:r w:rsidRPr="00694E30">
              <w:rPr>
                <w:rFonts w:ascii="Arial" w:hAnsi="Arial" w:cs="Arial"/>
                <w:sz w:val="16"/>
                <w:szCs w:val="16"/>
              </w:rPr>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64" w14:textId="77777777" w:rsidR="000876E3" w:rsidRPr="00694E30" w:rsidRDefault="000876E3" w:rsidP="00694E30">
            <w:pPr>
              <w:pStyle w:val="TableText"/>
              <w:spacing w:before="120" w:after="120"/>
              <w:jc w:val="center"/>
            </w:pPr>
            <w:r w:rsidRPr="00694E30">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65" w14:textId="77777777" w:rsidR="000876E3" w:rsidRPr="00694E30" w:rsidRDefault="000876E3" w:rsidP="001F179A">
            <w:pPr>
              <w:pStyle w:val="StyleTableText8pt"/>
            </w:pPr>
            <w:r w:rsidRPr="00694E30">
              <w:t>YYYY</w:t>
            </w:r>
            <w:r w:rsidRPr="00694E30">
              <w:noBreakHyphen/>
              <w:t>MM</w:t>
            </w:r>
            <w:r w:rsidRPr="00694E30">
              <w:noBreakHyphen/>
              <w:t>DDT hh:mm:ss.ss[+/-] hh:mm</w:t>
            </w:r>
          </w:p>
          <w:p w14:paraId="16B33C66" w14:textId="77777777" w:rsidR="000876E3" w:rsidRPr="00694E30" w:rsidRDefault="000876E3" w:rsidP="001F179A">
            <w:pPr>
              <w:pStyle w:val="StyleTableText8pt"/>
            </w:pPr>
            <w:r w:rsidRPr="00694E30">
              <w:rPr>
                <w:i/>
              </w:rPr>
              <w:t>Example:</w:t>
            </w:r>
          </w:p>
          <w:p w14:paraId="16B33C67" w14:textId="77777777" w:rsidR="000876E3" w:rsidRPr="00694E30" w:rsidRDefault="000876E3" w:rsidP="001F179A">
            <w:pPr>
              <w:pStyle w:val="StyleTableText8pt"/>
            </w:pPr>
            <w:r w:rsidRPr="00694E30">
              <w:t xml:space="preserve">&lt;OTA_HotelResModifyRS </w:t>
            </w:r>
            <w:r w:rsidRPr="00694E30">
              <w:rPr>
                <w:b/>
              </w:rPr>
              <w:t>TimeStamp="2009-04-16T16:00:22.111+02:00</w:t>
            </w:r>
            <w:r w:rsidRPr="00694E30">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68" w14:textId="77777777" w:rsidR="000876E3" w:rsidRPr="00694E30" w:rsidRDefault="000876E3" w:rsidP="007B5173">
            <w:pPr>
              <w:pStyle w:val="TableText"/>
              <w:jc w:val="center"/>
              <w:rPr>
                <w:sz w:val="16"/>
                <w:szCs w:val="16"/>
              </w:rPr>
            </w:pPr>
            <w:r w:rsidRPr="00694E3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69" w14:textId="77777777" w:rsidR="000876E3" w:rsidRPr="00694E30" w:rsidRDefault="000876E3" w:rsidP="00CB28DB">
            <w:pPr>
              <w:pStyle w:val="StyleTableText6ptAfterbefore"/>
              <w:rPr>
                <w:i/>
              </w:rPr>
            </w:pPr>
            <w:r w:rsidRPr="00694E30">
              <w:rPr>
                <w:i/>
              </w:rPr>
              <w:t>Example Value:</w:t>
            </w:r>
          </w:p>
          <w:p w14:paraId="16B33C6A" w14:textId="77777777" w:rsidR="000876E3" w:rsidRPr="00694E30" w:rsidRDefault="000876E3" w:rsidP="001F179A">
            <w:pPr>
              <w:pStyle w:val="StyleTableText8pt"/>
            </w:pPr>
            <w:r w:rsidRPr="00694E30">
              <w:t>YYYY</w:t>
            </w:r>
            <w:r w:rsidRPr="00694E30">
              <w:noBreakHyphen/>
              <w:t>MM</w:t>
            </w:r>
            <w:r w:rsidRPr="00694E30">
              <w:noBreakHyphen/>
              <w:t>DDT hh:mm:ss.ss[+/-] hh:mm</w:t>
            </w:r>
          </w:p>
          <w:p w14:paraId="16B33C6B" w14:textId="77777777" w:rsidR="000876E3" w:rsidRPr="00694E30" w:rsidRDefault="000876E3" w:rsidP="00F35185">
            <w:pPr>
              <w:pStyle w:val="TableText"/>
              <w:rPr>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6C" w14:textId="77777777" w:rsidR="000876E3" w:rsidRPr="00694E30" w:rsidRDefault="000876E3" w:rsidP="001F179A">
            <w:pPr>
              <w:pStyle w:val="StyleTableText8pt"/>
            </w:pPr>
            <w:r w:rsidRPr="00694E30">
              <w:t>Time Stamp</w:t>
            </w:r>
          </w:p>
        </w:tc>
      </w:tr>
      <w:tr w:rsidR="000876E3" w:rsidRPr="00F860DF" w14:paraId="16B33C7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6E" w14:textId="77777777" w:rsidR="000876E3" w:rsidRPr="00694E30" w:rsidRDefault="000876E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6F" w14:textId="77777777" w:rsidR="000876E3" w:rsidRPr="00537256" w:rsidRDefault="000876E3" w:rsidP="001F179A">
            <w:pPr>
              <w:pStyle w:val="StyleArial8ptAfter0ptLinespacingsingle"/>
            </w:pPr>
            <w:r w:rsidRPr="00537256">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70" w14:textId="77777777" w:rsidR="000876E3" w:rsidRPr="00694E30" w:rsidRDefault="000876E3" w:rsidP="001F179A">
            <w:pPr>
              <w:pStyle w:val="StyleArial8ptCenteredAfter0ptLinespacingsingle"/>
            </w:pPr>
            <w:r w:rsidRPr="00694E30">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71" w14:textId="77777777" w:rsidR="000876E3" w:rsidRPr="00694E30" w:rsidRDefault="000876E3" w:rsidP="001F179A">
            <w:pPr>
              <w:pStyle w:val="StyleTableText8pt"/>
            </w:pPr>
            <w:r w:rsidRPr="00694E30">
              <w:t>xs:NMTOKEN</w:t>
            </w:r>
          </w:p>
          <w:p w14:paraId="16B33C72" w14:textId="77777777" w:rsidR="000876E3" w:rsidRPr="00694E30" w:rsidRDefault="000876E3" w:rsidP="001F179A">
            <w:pPr>
              <w:pStyle w:val="StyleTableText8pt"/>
            </w:pPr>
            <w:r w:rsidRPr="00694E30">
              <w:t>Enumeration</w:t>
            </w:r>
          </w:p>
          <w:p w14:paraId="16B33C73" w14:textId="77777777" w:rsidR="000876E3" w:rsidRPr="00694E30" w:rsidRDefault="000876E3" w:rsidP="001F179A">
            <w:pPr>
              <w:pStyle w:val="StyleTableText8pt"/>
            </w:pPr>
            <w:r w:rsidRPr="00694E30">
              <w:rPr>
                <w:i/>
              </w:rPr>
              <w:t>Example:</w:t>
            </w:r>
          </w:p>
          <w:p w14:paraId="16B33C74" w14:textId="77777777" w:rsidR="000876E3" w:rsidRPr="00694E30" w:rsidRDefault="000876E3" w:rsidP="001F179A">
            <w:pPr>
              <w:pStyle w:val="StyleTableText8pt"/>
            </w:pPr>
            <w:r w:rsidRPr="00694E30">
              <w:t xml:space="preserve">&lt;OTA_HotelResModifyRS </w:t>
            </w:r>
            <w:r w:rsidRPr="00694E30">
              <w:rPr>
                <w:b/>
                <w:bCs/>
              </w:rPr>
              <w:t>Target="Production</w:t>
            </w:r>
            <w:r w:rsidRPr="00694E30">
              <w:rPr>
                <w:b/>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75" w14:textId="77777777" w:rsidR="000876E3" w:rsidRPr="00694E30" w:rsidRDefault="000876E3" w:rsidP="007B5173">
            <w:pPr>
              <w:pStyle w:val="TableText"/>
              <w:jc w:val="center"/>
              <w:rPr>
                <w:sz w:val="16"/>
                <w:szCs w:val="16"/>
              </w:rPr>
            </w:pPr>
            <w:r w:rsidRPr="00694E3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76" w14:textId="77777777" w:rsidR="000876E3" w:rsidRPr="00694E30" w:rsidRDefault="000876E3" w:rsidP="001F179A">
            <w:pPr>
              <w:pStyle w:val="StyleTableText8pt"/>
            </w:pPr>
            <w:r w:rsidRPr="00694E30">
              <w:rPr>
                <w:i/>
              </w:rPr>
              <w:t>Valid values</w:t>
            </w:r>
            <w:r w:rsidRPr="00694E30">
              <w:t>:</w:t>
            </w:r>
          </w:p>
          <w:p w14:paraId="16B33C77" w14:textId="77777777" w:rsidR="000876E3" w:rsidRPr="00694E30" w:rsidRDefault="000876E3" w:rsidP="00353ACC">
            <w:pPr>
              <w:pStyle w:val="StyleTableText6ptAfterbefore"/>
              <w:numPr>
                <w:ilvl w:val="0"/>
                <w:numId w:val="15"/>
              </w:numPr>
              <w:ind w:left="252" w:hanging="252"/>
            </w:pPr>
            <w:r w:rsidRPr="00694E30">
              <w:t>Production</w:t>
            </w:r>
          </w:p>
          <w:p w14:paraId="16B33C78" w14:textId="77777777" w:rsidR="000876E3" w:rsidRPr="00694E30" w:rsidRDefault="000876E3" w:rsidP="00353ACC">
            <w:pPr>
              <w:pStyle w:val="StyleTableText6ptAfterbefore"/>
              <w:numPr>
                <w:ilvl w:val="0"/>
                <w:numId w:val="15"/>
              </w:numPr>
              <w:ind w:left="252" w:hanging="252"/>
            </w:pPr>
            <w:r w:rsidRPr="00694E30">
              <w:t>Test</w:t>
            </w:r>
          </w:p>
          <w:p w14:paraId="16B33C79" w14:textId="77777777" w:rsidR="000876E3" w:rsidRPr="00694E30" w:rsidRDefault="000876E3" w:rsidP="001544A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pPr>
            <w:r w:rsidRPr="00694E30">
              <w:rPr>
                <w:rFonts w:ascii="Arial" w:hAnsi="Arial" w:cs="Arial"/>
                <w:b/>
                <w:color w:val="000000"/>
                <w:sz w:val="16"/>
                <w:szCs w:val="16"/>
                <w:shd w:val="clear" w:color="auto" w:fill="FFFFFF"/>
              </w:rPr>
              <w:t xml:space="preserve">GDS Note: </w:t>
            </w:r>
            <w:r w:rsidRPr="00694E30">
              <w:rPr>
                <w:rFonts w:ascii="Arial" w:hAnsi="Arial" w:cs="Arial"/>
                <w:b/>
                <w:color w:val="000000"/>
                <w:sz w:val="16"/>
                <w:szCs w:val="16"/>
                <w:shd w:val="clear" w:color="auto" w:fill="FFFFFF"/>
              </w:rPr>
              <w:tab/>
            </w:r>
            <w:r w:rsidRPr="00694E30">
              <w:rPr>
                <w:rFonts w:ascii="Arial" w:hAnsi="Arial" w:cs="Arial"/>
                <w:color w:val="000000"/>
                <w:sz w:val="16"/>
                <w:szCs w:val="16"/>
                <w:shd w:val="clear" w:color="auto" w:fill="FFFFFF"/>
              </w:rPr>
              <w:t>Galileo/Apollo enumeration value will always be “Production”</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7A" w14:textId="77777777" w:rsidR="000876E3" w:rsidRPr="00694E30" w:rsidRDefault="000876E3" w:rsidP="00D8050D">
            <w:pPr>
              <w:pStyle w:val="StyleTableText8pt"/>
            </w:pPr>
            <w:r w:rsidRPr="00694E30">
              <w:t>Target</w:t>
            </w:r>
          </w:p>
        </w:tc>
      </w:tr>
      <w:tr w:rsidR="000876E3" w:rsidRPr="00710CED" w14:paraId="16B33C8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7C" w14:textId="77777777" w:rsidR="000876E3" w:rsidRPr="00F860DF" w:rsidRDefault="000876E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7D" w14:textId="77777777" w:rsidR="000876E3" w:rsidRPr="00537256" w:rsidRDefault="000876E3" w:rsidP="001F179A">
            <w:pPr>
              <w:pStyle w:val="StyleArial8ptAfter0ptLinespacingsingle"/>
            </w:pPr>
            <w:r w:rsidRPr="00537256">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7E" w14:textId="77777777" w:rsidR="000876E3" w:rsidRPr="00710CED" w:rsidRDefault="000876E3" w:rsidP="001F179A">
            <w:pPr>
              <w:pStyle w:val="StyleTableText8pt"/>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7F" w14:textId="77777777" w:rsidR="000876E3" w:rsidRPr="00710CED" w:rsidRDefault="000876E3" w:rsidP="001F179A">
            <w:pPr>
              <w:pStyle w:val="StyleTableText8pt"/>
            </w:pPr>
            <w:r w:rsidRPr="00710CED">
              <w:t>xs:decimal</w:t>
            </w:r>
          </w:p>
          <w:p w14:paraId="16B33C80" w14:textId="77777777" w:rsidR="000876E3" w:rsidRPr="00710CED" w:rsidRDefault="000876E3" w:rsidP="001F179A">
            <w:pPr>
              <w:pStyle w:val="StyleTableText8pt"/>
            </w:pPr>
            <w:r w:rsidRPr="00710CED">
              <w:t xml:space="preserve">&lt;OTA_HotelResModifyRS </w:t>
            </w:r>
            <w:r w:rsidRPr="00710CED">
              <w:rPr>
                <w:b/>
                <w:bCs/>
              </w:rPr>
              <w:t>Version=”2.0”</w:t>
            </w:r>
            <w:r w:rsidRPr="00710CED">
              <w:rPr>
                <w:b/>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81" w14:textId="77777777" w:rsidR="000876E3" w:rsidRPr="00710CED" w:rsidRDefault="000876E3" w:rsidP="007B5173">
            <w:pPr>
              <w:pStyle w:val="TableText"/>
              <w:jc w:val="center"/>
              <w:rPr>
                <w:sz w:val="16"/>
                <w:szCs w:val="16"/>
                <w:lang w:val="es-MX"/>
              </w:rPr>
            </w:pPr>
            <w:r w:rsidRPr="00710CED">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82" w14:textId="77777777" w:rsidR="000876E3" w:rsidRPr="00710CED" w:rsidRDefault="000876E3" w:rsidP="001F179A">
            <w:pPr>
              <w:pStyle w:val="StyleTableText8pt"/>
            </w:pPr>
            <w:r w:rsidRPr="00710CED">
              <w:rPr>
                <w:b/>
              </w:rPr>
              <w:t xml:space="preserve">Note:  </w:t>
            </w:r>
            <w:r w:rsidRPr="00710CED">
              <w:t>For Action Code value ‘SS’ in the EchoToken, the Version is as follows:</w:t>
            </w:r>
          </w:p>
          <w:p w14:paraId="16B33C83" w14:textId="77777777" w:rsidR="000876E3" w:rsidRPr="00710CED" w:rsidRDefault="000876E3" w:rsidP="00631054">
            <w:pPr>
              <w:pStyle w:val="TableText"/>
              <w:rPr>
                <w:i/>
                <w:color w:val="000000"/>
                <w:sz w:val="16"/>
                <w:szCs w:val="16"/>
              </w:rPr>
            </w:pPr>
            <w:r w:rsidRPr="00710CED">
              <w:rPr>
                <w:i/>
                <w:color w:val="000000"/>
                <w:sz w:val="16"/>
                <w:szCs w:val="16"/>
              </w:rPr>
              <w:t>Valid Value:</w:t>
            </w:r>
          </w:p>
          <w:p w14:paraId="16B33C84" w14:textId="77777777" w:rsidR="000876E3" w:rsidRPr="00710CED" w:rsidRDefault="000876E3" w:rsidP="00353ACC">
            <w:pPr>
              <w:pStyle w:val="StyleTableText6ptAfterbefore"/>
              <w:numPr>
                <w:ilvl w:val="0"/>
                <w:numId w:val="15"/>
              </w:numPr>
              <w:ind w:left="252" w:hanging="252"/>
            </w:pPr>
            <w:r w:rsidRPr="00710CED">
              <w:t>1.0 = Complete Pricing (CP-1)</w:t>
            </w:r>
          </w:p>
          <w:p w14:paraId="16B33C85" w14:textId="77777777" w:rsidR="000876E3" w:rsidRPr="00710CED" w:rsidRDefault="000876E3" w:rsidP="00353ACC">
            <w:pPr>
              <w:pStyle w:val="StyleTableText6ptAfterbefore"/>
              <w:numPr>
                <w:ilvl w:val="0"/>
                <w:numId w:val="15"/>
              </w:numPr>
              <w:ind w:left="252" w:hanging="252"/>
            </w:pPr>
            <w:r w:rsidRPr="00710CED">
              <w:t>2.0 = Complete Pricing Plus(CP-2)</w:t>
            </w:r>
          </w:p>
          <w:p w14:paraId="16B33C86" w14:textId="77777777" w:rsidR="000876E3" w:rsidRPr="00710CED" w:rsidRDefault="000876E3" w:rsidP="00353ACC">
            <w:pPr>
              <w:pStyle w:val="StyleTableText6ptAfterbefore"/>
              <w:numPr>
                <w:ilvl w:val="0"/>
                <w:numId w:val="15"/>
              </w:numPr>
              <w:ind w:left="252" w:hanging="252"/>
            </w:pPr>
            <w:r w:rsidRPr="00710CED">
              <w:t>0.0 = All other</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87" w14:textId="77777777" w:rsidR="000876E3" w:rsidRPr="00710CED" w:rsidRDefault="000876E3" w:rsidP="00D8050D">
            <w:pPr>
              <w:spacing w:before="60" w:after="60"/>
              <w:rPr>
                <w:rFonts w:ascii="Arial" w:hAnsi="Arial" w:cs="Arial"/>
                <w:sz w:val="16"/>
                <w:szCs w:val="16"/>
              </w:rPr>
            </w:pPr>
            <w:r w:rsidRPr="00710CED">
              <w:rPr>
                <w:rFonts w:ascii="Arial" w:hAnsi="Arial" w:cs="Arial"/>
                <w:color w:val="000000"/>
                <w:sz w:val="16"/>
                <w:szCs w:val="16"/>
              </w:rPr>
              <w:t>Version</w:t>
            </w:r>
          </w:p>
        </w:tc>
      </w:tr>
      <w:tr w:rsidR="000876E3" w:rsidRPr="00F860DF" w14:paraId="16B33C9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89" w14:textId="77777777" w:rsidR="000876E3" w:rsidRPr="00F860DF" w:rsidRDefault="000876E3" w:rsidP="00DD741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8A" w14:textId="77777777" w:rsidR="000876E3" w:rsidRPr="00537256" w:rsidRDefault="000876E3" w:rsidP="005232E4">
            <w:pPr>
              <w:pStyle w:val="TableText"/>
              <w:ind w:left="166" w:hanging="166"/>
              <w:rPr>
                <w:sz w:val="16"/>
                <w:szCs w:val="16"/>
              </w:rPr>
            </w:pPr>
            <w:r w:rsidRPr="00537256">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8B" w14:textId="77777777" w:rsidR="000876E3" w:rsidRPr="003E49B6" w:rsidRDefault="000876E3" w:rsidP="003E49B6">
            <w:pPr>
              <w:pStyle w:val="TableText"/>
              <w:ind w:left="166" w:hanging="166"/>
              <w:rPr>
                <w:strike/>
                <w:sz w:val="16"/>
                <w:szCs w:val="16"/>
              </w:rPr>
            </w:pPr>
            <w:r w:rsidRPr="003E49B6">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8C" w14:textId="77777777" w:rsidR="000876E3" w:rsidRPr="003E49B6" w:rsidRDefault="000876E3" w:rsidP="00DD741F">
            <w:pPr>
              <w:pStyle w:val="TableText"/>
              <w:ind w:left="166" w:hanging="166"/>
              <w:rPr>
                <w:sz w:val="16"/>
                <w:szCs w:val="16"/>
              </w:rPr>
            </w:pPr>
            <w:r w:rsidRPr="003E49B6">
              <w:rPr>
                <w:sz w:val="16"/>
                <w:szCs w:val="16"/>
              </w:rPr>
              <w:t>StringLength1-32</w:t>
            </w:r>
          </w:p>
          <w:p w14:paraId="16B33C8D" w14:textId="77777777" w:rsidR="000876E3" w:rsidRPr="003E49B6" w:rsidRDefault="000876E3" w:rsidP="00DD741F">
            <w:pPr>
              <w:pStyle w:val="TableText"/>
              <w:ind w:left="166" w:hanging="166"/>
              <w:rPr>
                <w:sz w:val="16"/>
                <w:szCs w:val="16"/>
              </w:rPr>
            </w:pPr>
            <w:r w:rsidRPr="003E49B6">
              <w:rPr>
                <w:i/>
                <w:sz w:val="16"/>
                <w:szCs w:val="16"/>
              </w:rPr>
              <w:t>Example:</w:t>
            </w:r>
          </w:p>
          <w:p w14:paraId="16B33C8E" w14:textId="77777777" w:rsidR="000876E3" w:rsidRPr="003E49B6" w:rsidRDefault="000876E3" w:rsidP="00A877CA">
            <w:pPr>
              <w:pStyle w:val="TableText"/>
              <w:ind w:left="166" w:hanging="166"/>
              <w:rPr>
                <w:sz w:val="16"/>
                <w:szCs w:val="16"/>
              </w:rPr>
            </w:pPr>
            <w:r w:rsidRPr="003E49B6">
              <w:rPr>
                <w:sz w:val="16"/>
                <w:szCs w:val="16"/>
              </w:rPr>
              <w:t>&lt;OTA_HotelResModifyRS EchoToken=”PS@P033191266259779500-C77F7XXPS” Target=”Production” Version=”1.0”</w:t>
            </w:r>
            <w:r w:rsidRPr="003E49B6">
              <w:rPr>
                <w:b/>
                <w:sz w:val="16"/>
                <w:szCs w:val="16"/>
              </w:rPr>
              <w:t xml:space="preserve"> </w:t>
            </w:r>
            <w:r w:rsidRPr="00694E30">
              <w:rPr>
                <w:b/>
                <w:sz w:val="16"/>
                <w:szCs w:val="16"/>
              </w:rPr>
              <w:t>TransactionIdentifier=”</w:t>
            </w:r>
            <w:r w:rsidRPr="00694E30">
              <w:rPr>
                <w:b/>
                <w:color w:val="000000"/>
                <w:sz w:val="16"/>
                <w:szCs w:val="16"/>
              </w:rPr>
              <w:t xml:space="preserve">0472MG4126NKDC77F” </w:t>
            </w:r>
            <w:r w:rsidRPr="003E49B6">
              <w:rPr>
                <w:sz w:val="16"/>
                <w:szCs w:val="16"/>
              </w:rPr>
              <w:t>ResResponse Type=”Pending”/&gt;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8F" w14:textId="77777777" w:rsidR="000876E3" w:rsidRPr="003E49B6" w:rsidRDefault="000876E3" w:rsidP="005232E4">
            <w:pPr>
              <w:pStyle w:val="TableText"/>
              <w:jc w:val="center"/>
              <w:rPr>
                <w:sz w:val="16"/>
                <w:szCs w:val="16"/>
                <w:lang w:val="es-MX"/>
              </w:rPr>
            </w:pPr>
            <w:r w:rsidRPr="003E49B6">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90" w14:textId="77777777" w:rsidR="000876E3" w:rsidRPr="004703E7" w:rsidRDefault="000876E3" w:rsidP="00694E30">
            <w:pPr>
              <w:pStyle w:val="StyleArial8ptAfter0ptLinespacingsingle"/>
              <w:rPr>
                <w:rFonts w:cs="Arial"/>
                <w:szCs w:val="16"/>
              </w:rPr>
            </w:pPr>
            <w:r w:rsidRPr="004703E7">
              <w:rPr>
                <w:rFonts w:cs="Arial"/>
                <w:b/>
                <w:szCs w:val="16"/>
              </w:rPr>
              <w:t>GDS Note1</w:t>
            </w:r>
            <w:r w:rsidRPr="004703E7">
              <w:rPr>
                <w:rFonts w:cs="Arial"/>
                <w:szCs w:val="16"/>
              </w:rPr>
              <w:t>:  Unique identifier assigned by Travelport.  It is passed in all request and response booking messages related to the on-going transaction until concluded with a Commit or Ignore.</w:t>
            </w:r>
          </w:p>
          <w:p w14:paraId="16B33C91" w14:textId="77777777" w:rsidR="000876E3" w:rsidRPr="004703E7" w:rsidRDefault="000876E3" w:rsidP="00C00056">
            <w:pPr>
              <w:rPr>
                <w:rFonts w:ascii="Arial" w:hAnsi="Arial" w:cs="Arial"/>
                <w:sz w:val="16"/>
                <w:szCs w:val="16"/>
              </w:rPr>
            </w:pPr>
            <w:r w:rsidRPr="004703E7">
              <w:rPr>
                <w:rFonts w:ascii="Arial" w:hAnsi="Arial" w:cs="Arial"/>
                <w:b/>
                <w:sz w:val="16"/>
                <w:szCs w:val="16"/>
              </w:rPr>
              <w:t xml:space="preserve">GDS Note2:  </w:t>
            </w:r>
            <w:r w:rsidRPr="004703E7">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p w14:paraId="16B33C92" w14:textId="77777777" w:rsidR="000876E3" w:rsidRPr="004703E7" w:rsidRDefault="000876E3" w:rsidP="00694E30">
            <w:pPr>
              <w:pStyle w:val="StyleArial8ptAfter0ptLinespacingsingle"/>
              <w:rPr>
                <w:rFonts w:cs="Arial"/>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93" w14:textId="77777777" w:rsidR="000876E3" w:rsidRPr="003E49B6" w:rsidRDefault="000876E3" w:rsidP="00C766BC">
            <w:pPr>
              <w:spacing w:before="60" w:after="60" w:line="240" w:lineRule="auto"/>
              <w:rPr>
                <w:rFonts w:ascii="Arial" w:hAnsi="Arial" w:cs="Arial"/>
                <w:sz w:val="16"/>
                <w:szCs w:val="16"/>
              </w:rPr>
            </w:pPr>
            <w:r>
              <w:rPr>
                <w:rFonts w:ascii="Arial" w:hAnsi="Arial" w:cs="Arial"/>
                <w:sz w:val="16"/>
                <w:szCs w:val="16"/>
              </w:rPr>
              <w:t>Transaction Identifier</w:t>
            </w:r>
          </w:p>
        </w:tc>
      </w:tr>
      <w:tr w:rsidR="000876E3" w:rsidRPr="00710CED" w14:paraId="16B33C9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95" w14:textId="77777777" w:rsidR="000876E3" w:rsidRPr="00710CED" w:rsidRDefault="000876E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96" w14:textId="77777777" w:rsidR="000876E3" w:rsidRPr="00537256" w:rsidRDefault="000876E3" w:rsidP="005232E4">
            <w:pPr>
              <w:pStyle w:val="StyleTableText8pt"/>
            </w:pPr>
            <w:r w:rsidRPr="00537256">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97" w14:textId="77777777" w:rsidR="000876E3" w:rsidRPr="005232E4" w:rsidRDefault="000876E3" w:rsidP="005232E4">
            <w:pPr>
              <w:pStyle w:val="StyleTableText8pt"/>
            </w:pPr>
            <w:r w:rsidRPr="005232E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98" w14:textId="77777777" w:rsidR="000876E3" w:rsidRPr="005232E4" w:rsidRDefault="000876E3" w:rsidP="005232E4">
            <w:pPr>
              <w:pStyle w:val="StyleTableText8pt"/>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99" w14:textId="77777777" w:rsidR="000876E3" w:rsidRPr="005232E4" w:rsidRDefault="000876E3" w:rsidP="005232E4">
            <w:pPr>
              <w:pStyle w:val="TableText"/>
              <w:jc w:val="center"/>
              <w:rPr>
                <w:sz w:val="16"/>
                <w:szCs w:val="16"/>
                <w:lang w:val="es-MX"/>
              </w:rPr>
            </w:pPr>
            <w:r w:rsidRPr="005232E4">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3C9A" w14:textId="77777777" w:rsidR="000876E3" w:rsidRPr="00710CED" w:rsidRDefault="00B9226C" w:rsidP="00631054">
            <w:pPr>
              <w:pStyle w:val="TableText"/>
              <w:rPr>
                <w:sz w:val="16"/>
                <w:szCs w:val="16"/>
              </w:rPr>
            </w:pPr>
            <w:hyperlink r:id="rId33" w:history="1">
              <w:r w:rsidR="000876E3" w:rsidRPr="002F7B14">
                <w:rPr>
                  <w:rStyle w:val="Hyperlink"/>
                  <w:sz w:val="16"/>
                </w:rPr>
                <w:t>http://www.opentravel.org/OTA/2007/05</w:t>
              </w:r>
            </w:hyperlink>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9B" w14:textId="77777777" w:rsidR="000876E3" w:rsidRPr="00710CED" w:rsidRDefault="000876E3" w:rsidP="00631054">
            <w:pPr>
              <w:spacing w:before="60" w:after="60" w:line="240" w:lineRule="auto"/>
              <w:rPr>
                <w:rFonts w:ascii="Arial" w:hAnsi="Arial" w:cs="Arial"/>
                <w:sz w:val="16"/>
                <w:szCs w:val="16"/>
              </w:rPr>
            </w:pPr>
          </w:p>
        </w:tc>
      </w:tr>
      <w:tr w:rsidR="000876E3" w:rsidRPr="00710CED" w14:paraId="16B33CA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9D" w14:textId="77777777" w:rsidR="000876E3" w:rsidRPr="00710CED" w:rsidRDefault="000876E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9E" w14:textId="77777777" w:rsidR="000876E3" w:rsidRPr="005232E4" w:rsidRDefault="000876E3" w:rsidP="005232E4">
            <w:pPr>
              <w:pStyle w:val="StyleTableText8pt"/>
            </w:pPr>
            <w:r w:rsidRPr="005232E4">
              <w:t>@PrimaryLanguageID=”EN”&gt;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9F" w14:textId="77777777" w:rsidR="000876E3" w:rsidRPr="00710CED" w:rsidRDefault="000876E3" w:rsidP="005232E4">
            <w:pPr>
              <w:pStyle w:val="StyleTableText8pt"/>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A0" w14:textId="77777777" w:rsidR="000876E3" w:rsidRPr="005232E4" w:rsidRDefault="000876E3" w:rsidP="005232E4">
            <w:pPr>
              <w:pStyle w:val="StyleTableText8pt"/>
            </w:pPr>
            <w:r w:rsidRPr="005232E4">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A1" w14:textId="77777777" w:rsidR="000876E3" w:rsidRPr="005232E4" w:rsidRDefault="000876E3" w:rsidP="005232E4">
            <w:pPr>
              <w:pStyle w:val="StyleTableText8pt"/>
            </w:pPr>
            <w:r w:rsidRPr="005232E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A2" w14:textId="77777777" w:rsidR="000876E3" w:rsidRPr="00710CED" w:rsidRDefault="000876E3" w:rsidP="00CB28DB">
            <w:pPr>
              <w:pStyle w:val="StyleTableText6ptAfterbefore"/>
            </w:pPr>
            <w:r w:rsidRPr="00CB28DB">
              <w:rPr>
                <w:b/>
              </w:rPr>
              <w:t>Note:</w:t>
            </w:r>
            <w:r w:rsidRPr="00710CED">
              <w:t xml:space="preserve"> ISO 639 Code</w:t>
            </w:r>
          </w:p>
          <w:p w14:paraId="16B33CA3" w14:textId="77777777" w:rsidR="000876E3" w:rsidRPr="00710CED" w:rsidRDefault="000876E3" w:rsidP="00CB28DB">
            <w:pPr>
              <w:pStyle w:val="StyleTableText6ptAfterbefore"/>
            </w:pPr>
            <w:r w:rsidRPr="00710CED">
              <w:t xml:space="preserve"> “EN” = English</w:t>
            </w:r>
          </w:p>
          <w:p w14:paraId="16B33CA4" w14:textId="77777777" w:rsidR="000876E3" w:rsidRPr="00710CED" w:rsidRDefault="00B9226C" w:rsidP="00CB28DB">
            <w:pPr>
              <w:pStyle w:val="StyleTableText6ptAfterbefore"/>
            </w:pPr>
            <w:hyperlink r:id="rId34" w:history="1">
              <w:r w:rsidR="000876E3" w:rsidRPr="00710CED">
                <w:rPr>
                  <w:rStyle w:val="Hyperlink"/>
                </w:rPr>
                <w:t>http://www.w3.org/WAI/ER/IG/ert/iso639.htm</w:t>
              </w:r>
            </w:hyperlink>
          </w:p>
          <w:p w14:paraId="16B33CA5" w14:textId="77777777" w:rsidR="000876E3" w:rsidRPr="00710CED" w:rsidRDefault="000876E3" w:rsidP="00CB28DB">
            <w:pPr>
              <w:pStyle w:val="StyleTableText6ptAfterbefore"/>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A6" w14:textId="77777777" w:rsidR="000876E3" w:rsidRPr="00710CED" w:rsidRDefault="000876E3" w:rsidP="00CB28DB">
            <w:pPr>
              <w:pStyle w:val="StyleTableText6ptAfterbefore"/>
            </w:pPr>
            <w:r w:rsidRPr="00710CED">
              <w:t>Language Preference</w:t>
            </w:r>
          </w:p>
          <w:p w14:paraId="16B33CA7" w14:textId="77777777" w:rsidR="000876E3" w:rsidRPr="00710CED" w:rsidRDefault="000876E3" w:rsidP="00CB28DB">
            <w:pPr>
              <w:pStyle w:val="StyleTableText6ptAfterbefore"/>
            </w:pPr>
            <w:r w:rsidRPr="00710CED">
              <w:t>Note:  Use of @PrimaryLangID is under review by Travelport.  While under review, current GDS functionality should remain unchanged with regard to the text language returned in the XML response.</w:t>
            </w:r>
          </w:p>
        </w:tc>
      </w:tr>
      <w:tr w:rsidR="000876E3" w:rsidRPr="00F860DF" w14:paraId="16B33CB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A9" w14:textId="77777777" w:rsidR="000876E3" w:rsidRPr="00710CED" w:rsidRDefault="000876E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AA" w14:textId="77777777" w:rsidR="000876E3" w:rsidRPr="00537256" w:rsidRDefault="000876E3" w:rsidP="001F179A">
            <w:pPr>
              <w:pStyle w:val="StyleArial8ptAfter0ptLinespacingsingle"/>
            </w:pPr>
            <w:r w:rsidRPr="00537256">
              <w:t>@ResResponseType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AB" w14:textId="77777777" w:rsidR="000876E3" w:rsidRPr="00710CED" w:rsidRDefault="000876E3" w:rsidP="001F179A">
            <w:pPr>
              <w:pStyle w:val="StyleArial8ptCentered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AC" w14:textId="77777777" w:rsidR="000876E3" w:rsidRPr="00710CED" w:rsidRDefault="000876E3" w:rsidP="001F179A">
            <w:pPr>
              <w:pStyle w:val="StyleArial8ptAfter0ptLinespacingsingle"/>
            </w:pPr>
            <w:r w:rsidRPr="00710CED">
              <w:t>TransactionStatusType</w:t>
            </w:r>
          </w:p>
          <w:p w14:paraId="16B33CAD" w14:textId="77777777" w:rsidR="000876E3" w:rsidRPr="00CB28DB" w:rsidRDefault="000876E3" w:rsidP="001F179A">
            <w:pPr>
              <w:pStyle w:val="StyleArial8ptAfter0ptLinespacingsingle"/>
              <w:rPr>
                <w:i/>
              </w:rPr>
            </w:pPr>
            <w:r w:rsidRPr="00CB28DB">
              <w:rPr>
                <w:i/>
              </w:rPr>
              <w:t>Example:</w:t>
            </w:r>
          </w:p>
          <w:p w14:paraId="16B33CAE" w14:textId="77777777" w:rsidR="000876E3" w:rsidRPr="00710CED" w:rsidRDefault="000876E3" w:rsidP="001F179A">
            <w:pPr>
              <w:pStyle w:val="StyleTableText8pt"/>
            </w:pPr>
            <w:r w:rsidRPr="00710CED">
              <w:t>&lt;OTA_HotelResModifyRS</w:t>
            </w:r>
            <w:r w:rsidRPr="00710CED">
              <w:rPr>
                <w:color w:val="000000"/>
                <w:shd w:val="clear" w:color="auto" w:fill="FFFFFF"/>
              </w:rPr>
              <w:t xml:space="preserve"> </w:t>
            </w:r>
            <w:r w:rsidRPr="00710CED">
              <w:rPr>
                <w:b/>
                <w:color w:val="000000"/>
                <w:shd w:val="clear" w:color="auto" w:fill="FFFFFF"/>
              </w:rPr>
              <w:t>ResResponseType=”Pending</w:t>
            </w:r>
            <w:r w:rsidRPr="00710CED">
              <w:rPr>
                <w:color w:val="000000"/>
                <w:shd w:val="clear" w:color="auto" w:fill="FFFFFF"/>
              </w:rPr>
              <w:t>”/</w:t>
            </w:r>
            <w:r w:rsidRPr="00710CED">
              <w:rPr>
                <w:bCs/>
                <w:color w:val="000000"/>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AF"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B0" w14:textId="77777777" w:rsidR="000876E3" w:rsidRPr="009F68C1" w:rsidRDefault="000876E3" w:rsidP="00CB28DB">
            <w:pPr>
              <w:pStyle w:val="StyleTableText6ptAfterbefore"/>
              <w:rPr>
                <w:i/>
              </w:rPr>
            </w:pPr>
            <w:r w:rsidRPr="009F68C1">
              <w:rPr>
                <w:i/>
              </w:rPr>
              <w:t>Valid Values:</w:t>
            </w:r>
          </w:p>
          <w:p w14:paraId="16B33CB1" w14:textId="77777777" w:rsidR="000876E3" w:rsidRPr="009F68C1" w:rsidRDefault="000876E3" w:rsidP="00353ACC">
            <w:pPr>
              <w:pStyle w:val="StyleTableText6ptAfterbefore"/>
              <w:numPr>
                <w:ilvl w:val="0"/>
                <w:numId w:val="15"/>
              </w:numPr>
              <w:ind w:left="252" w:hanging="252"/>
            </w:pPr>
            <w:r w:rsidRPr="009F68C1">
              <w:t>Pending</w:t>
            </w:r>
          </w:p>
          <w:p w14:paraId="16B33CB2" w14:textId="77777777" w:rsidR="000876E3" w:rsidRPr="009F68C1" w:rsidRDefault="000876E3" w:rsidP="00353ACC">
            <w:pPr>
              <w:pStyle w:val="StyleTableText6ptAfterbefore"/>
              <w:numPr>
                <w:ilvl w:val="0"/>
                <w:numId w:val="15"/>
              </w:numPr>
              <w:ind w:left="252" w:hanging="252"/>
            </w:pPr>
            <w:r w:rsidRPr="009F68C1">
              <w:t>Modified</w:t>
            </w:r>
          </w:p>
          <w:p w14:paraId="16B33CB3" w14:textId="77777777" w:rsidR="000876E3" w:rsidRPr="009F68C1" w:rsidRDefault="000876E3" w:rsidP="00353ACC">
            <w:pPr>
              <w:pStyle w:val="StyleTableText6ptAfterbefore"/>
              <w:numPr>
                <w:ilvl w:val="0"/>
                <w:numId w:val="15"/>
              </w:numPr>
              <w:ind w:left="252" w:hanging="252"/>
            </w:pPr>
            <w:r w:rsidRPr="009F68C1">
              <w:t>Unsuccessful</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B4" w14:textId="77777777" w:rsidR="000876E3" w:rsidRPr="00710CED" w:rsidRDefault="000876E3" w:rsidP="00D8050D">
            <w:pPr>
              <w:pStyle w:val="StyleArial8ptBefore3ptAfter3ptLinespacingsing"/>
            </w:pPr>
            <w:r w:rsidRPr="00710CED">
              <w:t>Action Code</w:t>
            </w:r>
          </w:p>
        </w:tc>
      </w:tr>
      <w:tr w:rsidR="000876E3" w:rsidRPr="007C08E1" w14:paraId="16B33CBC"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CB6" w14:textId="77777777" w:rsidR="000876E3" w:rsidRPr="003152CE"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B7" w14:textId="77777777" w:rsidR="000876E3" w:rsidRPr="009E2834" w:rsidRDefault="000876E3" w:rsidP="007C08E1">
            <w:pPr>
              <w:pStyle w:val="TableText"/>
              <w:ind w:left="360"/>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B8" w14:textId="77777777" w:rsidR="000876E3" w:rsidRPr="007C08E1" w:rsidRDefault="000876E3" w:rsidP="007C08E1">
            <w:pPr>
              <w:pStyle w:val="TableText"/>
              <w:ind w:left="360"/>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B9" w14:textId="77777777" w:rsidR="000876E3" w:rsidRPr="007C08E1" w:rsidRDefault="000876E3" w:rsidP="007C08E1">
            <w:pPr>
              <w:pStyle w:val="TableText"/>
              <w:ind w:left="360"/>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BA" w14:textId="77777777" w:rsidR="000876E3" w:rsidRPr="007C08E1" w:rsidRDefault="000876E3" w:rsidP="007C08E1">
            <w:pPr>
              <w:pStyle w:val="TableText"/>
              <w:ind w:left="360"/>
              <w:rPr>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BB" w14:textId="77777777" w:rsidR="000876E3" w:rsidRPr="007C08E1" w:rsidRDefault="000876E3" w:rsidP="007C08E1">
            <w:pPr>
              <w:pStyle w:val="TableText"/>
              <w:ind w:left="360"/>
              <w:rPr>
                <w:b/>
                <w:sz w:val="16"/>
                <w:szCs w:val="16"/>
              </w:rPr>
            </w:pPr>
          </w:p>
        </w:tc>
      </w:tr>
      <w:tr w:rsidR="000876E3" w:rsidRPr="00F860DF" w14:paraId="16B33CC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CBD" w14:textId="77777777" w:rsidR="000876E3" w:rsidRPr="00276660" w:rsidRDefault="000876E3" w:rsidP="007C08E1">
            <w:pPr>
              <w:pStyle w:val="TableText"/>
              <w:spacing w:before="0" w:after="0" w:line="360" w:lineRule="auto"/>
              <w:rPr>
                <w:b/>
                <w:sz w:val="16"/>
                <w:szCs w:val="16"/>
              </w:rPr>
            </w:pPr>
            <w:r w:rsidRPr="00276660">
              <w:rPr>
                <w:b/>
                <w:sz w:val="16"/>
                <w:szCs w:val="16"/>
              </w:rPr>
              <w:t>1</w:t>
            </w:r>
          </w:p>
          <w:p w14:paraId="16B33CBE" w14:textId="77777777" w:rsidR="000876E3" w:rsidRPr="003152CE" w:rsidRDefault="000876E3" w:rsidP="005669C3">
            <w:pPr>
              <w:pStyle w:val="TableText"/>
              <w:spacing w:line="360" w:lineRule="auto"/>
              <w:rPr>
                <w:b/>
                <w:sz w:val="16"/>
                <w:szCs w:val="16"/>
              </w:rPr>
            </w:pPr>
            <w:r w:rsidRPr="003152CE">
              <w:rPr>
                <w:b/>
                <w:sz w:val="16"/>
                <w:szCs w:val="16"/>
              </w:rPr>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CBF" w14:textId="77777777" w:rsidR="000876E3" w:rsidRPr="003152CE" w:rsidRDefault="000876E3" w:rsidP="005669C3">
            <w:pPr>
              <w:pStyle w:val="TableText"/>
              <w:pageBreakBefore/>
              <w:spacing w:line="360" w:lineRule="auto"/>
              <w:rPr>
                <w:b/>
                <w:sz w:val="16"/>
                <w:szCs w:val="16"/>
              </w:rPr>
            </w:pPr>
            <w:r w:rsidRPr="003152CE">
              <w:rPr>
                <w:b/>
                <w:sz w:val="16"/>
                <w:szCs w:val="16"/>
              </w:rPr>
              <w:t>POS</w:t>
            </w:r>
          </w:p>
          <w:p w14:paraId="16B33CC0" w14:textId="77777777" w:rsidR="000876E3" w:rsidRPr="003152CE" w:rsidRDefault="000876E3" w:rsidP="005669C3">
            <w:pPr>
              <w:pStyle w:val="TableText"/>
              <w:pageBreakBefore/>
              <w:spacing w:line="360" w:lineRule="auto"/>
              <w:rPr>
                <w:b/>
                <w:sz w:val="16"/>
                <w:szCs w:val="16"/>
              </w:rPr>
            </w:pPr>
            <w:r w:rsidRPr="003152CE">
              <w:rPr>
                <w:b/>
                <w:sz w:val="16"/>
                <w:szCs w:val="16"/>
              </w:rPr>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CC1" w14:textId="77777777" w:rsidR="000876E3" w:rsidRPr="009E2834" w:rsidRDefault="000876E3" w:rsidP="005669C3">
            <w:pPr>
              <w:pStyle w:val="TableText"/>
              <w:pageBreakBefore/>
              <w:spacing w:line="360" w:lineRule="auto"/>
              <w:rPr>
                <w:b/>
                <w:sz w:val="16"/>
                <w:szCs w:val="16"/>
              </w:rPr>
            </w:pPr>
            <w:r w:rsidRPr="009E2834">
              <w:rPr>
                <w:b/>
                <w:sz w:val="16"/>
                <w:szCs w:val="16"/>
              </w:rPr>
              <w:t>M</w:t>
            </w:r>
          </w:p>
          <w:p w14:paraId="16B33CC2" w14:textId="77777777" w:rsidR="000876E3" w:rsidRPr="009E2834" w:rsidRDefault="000876E3" w:rsidP="005669C3">
            <w:pPr>
              <w:pStyle w:val="TableText"/>
              <w:pageBreakBefore/>
              <w:spacing w:line="360" w:lineRule="auto"/>
              <w:rPr>
                <w:b/>
                <w:sz w:val="16"/>
                <w:szCs w:val="16"/>
              </w:rPr>
            </w:pPr>
            <w:r w:rsidRPr="009E2834">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CC3" w14:textId="77777777" w:rsidR="000876E3" w:rsidRPr="003152CE" w:rsidRDefault="000876E3" w:rsidP="005669C3">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CC4" w14:textId="77777777" w:rsidR="000876E3" w:rsidRPr="001873F5" w:rsidRDefault="000876E3" w:rsidP="007B5173">
            <w:pPr>
              <w:spacing w:after="0" w:line="360" w:lineRule="auto"/>
              <w:jc w:val="center"/>
              <w:rPr>
                <w:rFonts w:ascii="Arial" w:hAnsi="Arial" w:cs="Arial"/>
                <w:b/>
                <w:sz w:val="16"/>
                <w:szCs w:val="16"/>
              </w:rPr>
            </w:pPr>
            <w:r w:rsidRPr="001873F5">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CC5" w14:textId="77777777" w:rsidR="000876E3" w:rsidRPr="003152CE" w:rsidRDefault="000876E3" w:rsidP="005669C3">
            <w:pPr>
              <w:spacing w:after="0" w:line="36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CC6" w14:textId="77777777" w:rsidR="000876E3" w:rsidRPr="003152CE" w:rsidRDefault="000876E3" w:rsidP="00631054">
            <w:pPr>
              <w:spacing w:before="60" w:after="60" w:line="360" w:lineRule="auto"/>
              <w:rPr>
                <w:rFonts w:ascii="Arial" w:hAnsi="Arial" w:cs="Arial"/>
                <w:sz w:val="16"/>
                <w:szCs w:val="16"/>
              </w:rPr>
            </w:pPr>
          </w:p>
        </w:tc>
      </w:tr>
      <w:tr w:rsidR="000876E3" w:rsidRPr="0061132B" w14:paraId="16B33CD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C8" w14:textId="77777777" w:rsidR="000876E3" w:rsidRPr="003152CE" w:rsidRDefault="000876E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C9" w14:textId="77777777" w:rsidR="000876E3" w:rsidRPr="00537256" w:rsidRDefault="000876E3" w:rsidP="001F179A">
            <w:pPr>
              <w:pStyle w:val="StyleArial8ptAfter0ptLinespacingsingle"/>
            </w:pPr>
            <w:r w:rsidRPr="00537256">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CA" w14:textId="77777777" w:rsidR="000876E3" w:rsidRPr="00710CED" w:rsidRDefault="000876E3" w:rsidP="001F179A">
            <w:pPr>
              <w:pStyle w:val="StyleTableText8pt"/>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CB" w14:textId="77777777" w:rsidR="000876E3" w:rsidRPr="00710CED" w:rsidRDefault="000876E3" w:rsidP="001F179A">
            <w:pPr>
              <w:pStyle w:val="StyleTableText8pt"/>
            </w:pPr>
            <w:r w:rsidRPr="00710CED">
              <w:t>StringLength1to32</w:t>
            </w:r>
          </w:p>
          <w:p w14:paraId="16B33CCC" w14:textId="77777777" w:rsidR="000876E3" w:rsidRPr="00710CED" w:rsidRDefault="000876E3" w:rsidP="001F179A">
            <w:pPr>
              <w:pStyle w:val="StyleTableText8pt"/>
            </w:pPr>
            <w:r w:rsidRPr="00710CED">
              <w:rPr>
                <w:i/>
              </w:rPr>
              <w:t>Example:</w:t>
            </w:r>
          </w:p>
          <w:p w14:paraId="16B33CCD" w14:textId="77777777" w:rsidR="000876E3" w:rsidRPr="00710CED" w:rsidRDefault="000876E3" w:rsidP="001F179A">
            <w:pPr>
              <w:pStyle w:val="StyleTableText8pt"/>
            </w:pPr>
            <w:r w:rsidRPr="00710CED">
              <w:t xml:space="preserve">&lt;Source </w:t>
            </w:r>
            <w:r w:rsidRPr="00710CED">
              <w:rPr>
                <w:b/>
              </w:rPr>
              <w:t>TerminalID=“123456”</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CE" w14:textId="77777777" w:rsidR="000876E3" w:rsidRPr="00710CED" w:rsidRDefault="000876E3" w:rsidP="007B5173">
            <w:pPr>
              <w:pStyle w:val="TableText"/>
              <w:jc w:val="center"/>
              <w:rPr>
                <w:sz w:val="16"/>
                <w:szCs w:val="16"/>
              </w:rPr>
            </w:pPr>
            <w:r w:rsidRPr="00710CE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CF" w14:textId="77777777" w:rsidR="000876E3" w:rsidRPr="00710CED" w:rsidRDefault="000876E3" w:rsidP="00F35185">
            <w:pPr>
              <w:pStyle w:val="TableText"/>
              <w:rPr>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D0" w14:textId="77777777" w:rsidR="000876E3" w:rsidRPr="000D21EE" w:rsidRDefault="000876E3" w:rsidP="00CB28DB">
            <w:pPr>
              <w:pStyle w:val="StyleTableText6ptAfterbefore"/>
            </w:pPr>
            <w:r w:rsidRPr="000D21EE">
              <w:t>Terminal ID/LNIATA</w:t>
            </w:r>
          </w:p>
          <w:p w14:paraId="16B33CD1" w14:textId="77777777" w:rsidR="000876E3" w:rsidRPr="009C693D" w:rsidRDefault="000876E3" w:rsidP="003E49B6">
            <w:pPr>
              <w:pStyle w:val="StyleTableText6ptAfterbefore"/>
              <w:rPr>
                <w:strike/>
              </w:rPr>
            </w:pPr>
            <w:r w:rsidRPr="000D21EE">
              <w:t>GDS=6</w:t>
            </w:r>
          </w:p>
        </w:tc>
      </w:tr>
      <w:tr w:rsidR="000876E3" w:rsidRPr="00F860DF" w14:paraId="16B33CD9"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CD3" w14:textId="77777777" w:rsidR="000876E3" w:rsidRPr="00F860DF" w:rsidRDefault="000876E3" w:rsidP="00353ACC">
            <w:pPr>
              <w:pStyle w:val="TableText"/>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D4" w14:textId="77777777" w:rsidR="000876E3" w:rsidRPr="00F860DF" w:rsidRDefault="000876E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D5" w14:textId="77777777" w:rsidR="000876E3" w:rsidRPr="00F860DF" w:rsidRDefault="000876E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D6" w14:textId="77777777" w:rsidR="000876E3" w:rsidRPr="00F860DF" w:rsidRDefault="000876E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D7" w14:textId="77777777" w:rsidR="000876E3" w:rsidRPr="00F860DF" w:rsidRDefault="000876E3" w:rsidP="00194BA4">
            <w:pPr>
              <w:pStyle w:val="TableText"/>
              <w:rPr>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D8" w14:textId="77777777" w:rsidR="000876E3" w:rsidRPr="00F860DF" w:rsidRDefault="000876E3" w:rsidP="00631054">
            <w:pPr>
              <w:pStyle w:val="TableText"/>
              <w:rPr>
                <w:b/>
                <w:sz w:val="16"/>
                <w:szCs w:val="16"/>
              </w:rPr>
            </w:pPr>
          </w:p>
        </w:tc>
      </w:tr>
      <w:tr w:rsidR="000876E3" w:rsidRPr="00276660" w14:paraId="16B33CE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CDA" w14:textId="77777777" w:rsidR="000876E3" w:rsidRPr="00276660" w:rsidRDefault="000876E3" w:rsidP="00CB28DB">
            <w:pPr>
              <w:pStyle w:val="StyleArial8ptBoldAfter0ptLinespacing15lines"/>
              <w:spacing w:before="120" w:after="120"/>
            </w:pPr>
            <w:r w:rsidRPr="00276660">
              <w:t>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CDB" w14:textId="77777777" w:rsidR="000876E3" w:rsidRPr="00276660" w:rsidRDefault="000876E3" w:rsidP="00CB28DB">
            <w:pPr>
              <w:pStyle w:val="StyleArial8ptBoldAfter0ptLinespacing15lines"/>
              <w:spacing w:before="120" w:after="120"/>
            </w:pPr>
            <w:r w:rsidRPr="00276660">
              <w:t>@Success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CDC" w14:textId="77777777" w:rsidR="000876E3" w:rsidRPr="00276660" w:rsidRDefault="000876E3" w:rsidP="00CB28DB">
            <w:pPr>
              <w:pStyle w:val="StyleArial8ptBoldAfter0ptLinespacing15lines"/>
              <w:spacing w:before="120" w:after="120"/>
            </w:pPr>
            <w:r w:rsidRPr="00276660">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CDD" w14:textId="77777777" w:rsidR="000876E3" w:rsidRPr="00276660" w:rsidRDefault="000876E3" w:rsidP="00CB28DB">
            <w:pPr>
              <w:pStyle w:val="StyleArial8ptBoldAfter0ptLinespacing15lines"/>
              <w:spacing w:before="120" w:after="120"/>
            </w:pPr>
            <w:r w:rsidRPr="00276660">
              <w:t>SuccessType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tcPr>
          <w:p w14:paraId="16B33CDE" w14:textId="77777777" w:rsidR="000876E3" w:rsidRPr="00276660" w:rsidRDefault="000876E3" w:rsidP="00CB28DB">
            <w:pPr>
              <w:spacing w:before="120" w:after="12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CDF" w14:textId="77777777" w:rsidR="000876E3" w:rsidRPr="00276660" w:rsidRDefault="000876E3" w:rsidP="005669C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CE0" w14:textId="77777777" w:rsidR="000876E3" w:rsidRPr="00276660" w:rsidRDefault="000876E3" w:rsidP="00631054">
            <w:pPr>
              <w:spacing w:before="60" w:after="60" w:line="360" w:lineRule="auto"/>
              <w:rPr>
                <w:rFonts w:ascii="Arial" w:hAnsi="Arial" w:cs="Arial"/>
                <w:b/>
                <w:sz w:val="16"/>
                <w:szCs w:val="16"/>
              </w:rPr>
            </w:pPr>
          </w:p>
        </w:tc>
      </w:tr>
      <w:tr w:rsidR="000876E3" w:rsidRPr="00F860DF" w14:paraId="16B33CE8"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CE2" w14:textId="77777777" w:rsidR="000876E3" w:rsidRPr="00F860DF"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E3" w14:textId="77777777" w:rsidR="000876E3" w:rsidRPr="00F860DF" w:rsidRDefault="000876E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E4" w14:textId="77777777" w:rsidR="000876E3" w:rsidRPr="00F860DF" w:rsidRDefault="000876E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CE5" w14:textId="77777777" w:rsidR="000876E3" w:rsidRPr="00F860DF" w:rsidRDefault="000876E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CE6" w14:textId="77777777" w:rsidR="000876E3" w:rsidRPr="00F860DF" w:rsidRDefault="000876E3" w:rsidP="00194BA4">
            <w:pPr>
              <w:pStyle w:val="TableText"/>
              <w:rPr>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CE7" w14:textId="77777777" w:rsidR="000876E3" w:rsidRPr="00F860DF" w:rsidRDefault="000876E3" w:rsidP="00194BA4">
            <w:pPr>
              <w:pStyle w:val="TableText"/>
              <w:spacing w:before="0" w:after="0"/>
              <w:rPr>
                <w:b/>
                <w:sz w:val="16"/>
                <w:szCs w:val="16"/>
              </w:rPr>
            </w:pPr>
          </w:p>
        </w:tc>
      </w:tr>
      <w:tr w:rsidR="000876E3" w:rsidRPr="00F860DF" w14:paraId="16B33CF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CE9" w14:textId="77777777" w:rsidR="000876E3" w:rsidRPr="00276660" w:rsidRDefault="000876E3" w:rsidP="001F179A">
            <w:pPr>
              <w:pStyle w:val="StyleArial8ptBoldAfter0ptLinespacing15lines"/>
            </w:pPr>
            <w:r w:rsidRPr="00276660">
              <w:t>1</w:t>
            </w:r>
          </w:p>
          <w:p w14:paraId="16B33CEA" w14:textId="77777777" w:rsidR="000876E3" w:rsidRPr="00276660" w:rsidRDefault="000876E3" w:rsidP="001F179A">
            <w:pPr>
              <w:pStyle w:val="StyleArial8ptBoldAfter0ptLinespacing15lines"/>
            </w:pPr>
            <w:r w:rsidRPr="00276660">
              <w:t>2</w:t>
            </w:r>
          </w:p>
          <w:p w14:paraId="16B33CEB" w14:textId="77777777" w:rsidR="000876E3" w:rsidRPr="00276660" w:rsidRDefault="000876E3" w:rsidP="001F179A">
            <w:pPr>
              <w:pStyle w:val="StyleArial8ptBoldAfter0ptLinespacing15lines"/>
            </w:pPr>
            <w:r w:rsidRPr="00276660">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CEC" w14:textId="77777777" w:rsidR="000876E3" w:rsidRPr="00276660" w:rsidRDefault="000876E3" w:rsidP="001F179A">
            <w:pPr>
              <w:pStyle w:val="StyleArial8ptBoldAfter0ptLinespacing15lines"/>
            </w:pPr>
            <w:r w:rsidRPr="00276660">
              <w:t>POS</w:t>
            </w:r>
          </w:p>
          <w:p w14:paraId="16B33CED" w14:textId="77777777" w:rsidR="000876E3" w:rsidRPr="00276660" w:rsidRDefault="000876E3" w:rsidP="001F179A">
            <w:pPr>
              <w:pStyle w:val="StyleArial8ptBoldAfter0ptLinespacing15lines"/>
            </w:pPr>
            <w:r w:rsidRPr="00276660">
              <w:t>Source</w:t>
            </w:r>
          </w:p>
          <w:p w14:paraId="16B33CEE" w14:textId="77777777" w:rsidR="000876E3" w:rsidRPr="00276660" w:rsidRDefault="000876E3" w:rsidP="001F179A">
            <w:pPr>
              <w:pStyle w:val="StyleArial8ptBoldAfter0ptLinespacing15lines"/>
            </w:pPr>
            <w:r w:rsidRPr="00276660">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CEF" w14:textId="77777777" w:rsidR="000876E3" w:rsidRPr="00396A89" w:rsidRDefault="000876E3" w:rsidP="00396A89">
            <w:pPr>
              <w:pStyle w:val="StyleArial8ptBoldAfter0ptLinespacing15lines"/>
            </w:pPr>
            <w:r w:rsidRPr="00396A89">
              <w:t>M</w:t>
            </w:r>
          </w:p>
          <w:p w14:paraId="16B33CF0" w14:textId="77777777" w:rsidR="000876E3" w:rsidRPr="00396A89" w:rsidRDefault="000876E3" w:rsidP="00396A89">
            <w:pPr>
              <w:pStyle w:val="StyleArial8ptBoldAfter0ptLinespacing15lines"/>
            </w:pPr>
            <w:r w:rsidRPr="00396A89">
              <w:t>M</w:t>
            </w:r>
          </w:p>
          <w:p w14:paraId="16B33CF1" w14:textId="77777777" w:rsidR="000876E3" w:rsidRPr="00396A89" w:rsidRDefault="000876E3" w:rsidP="00396A89">
            <w:pPr>
              <w:pStyle w:val="StyleArial8ptBoldAfter0ptLinespacing15lines"/>
            </w:pPr>
            <w:r w:rsidRPr="00396A8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CF2" w14:textId="77777777" w:rsidR="000876E3" w:rsidRPr="003152CE" w:rsidRDefault="000876E3" w:rsidP="005669C3">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CF3" w14:textId="77777777" w:rsidR="000876E3" w:rsidRPr="001873F5" w:rsidRDefault="000876E3" w:rsidP="001873F5">
            <w:pPr>
              <w:spacing w:after="0" w:line="360" w:lineRule="auto"/>
              <w:jc w:val="center"/>
              <w:rPr>
                <w:rFonts w:ascii="Arial" w:hAnsi="Arial" w:cs="Arial"/>
                <w:b/>
                <w:sz w:val="16"/>
                <w:szCs w:val="16"/>
              </w:rPr>
            </w:pPr>
            <w:r w:rsidRPr="001873F5">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CF4" w14:textId="77777777" w:rsidR="000876E3" w:rsidRPr="003152CE" w:rsidRDefault="000876E3" w:rsidP="005669C3">
            <w:pPr>
              <w:spacing w:after="0" w:line="36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CF5" w14:textId="77777777" w:rsidR="000876E3" w:rsidRPr="003152CE" w:rsidRDefault="000876E3" w:rsidP="005669C3">
            <w:pPr>
              <w:spacing w:after="0" w:line="360" w:lineRule="auto"/>
              <w:rPr>
                <w:rFonts w:ascii="Arial" w:hAnsi="Arial" w:cs="Arial"/>
                <w:sz w:val="16"/>
                <w:szCs w:val="16"/>
              </w:rPr>
            </w:pPr>
          </w:p>
        </w:tc>
      </w:tr>
      <w:tr w:rsidR="000876E3" w:rsidRPr="00F860DF" w14:paraId="16B33D0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CF7" w14:textId="77777777" w:rsidR="000876E3" w:rsidRPr="003152CE" w:rsidRDefault="000876E3" w:rsidP="00276660">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CF8" w14:textId="77777777" w:rsidR="000876E3" w:rsidRPr="00537256" w:rsidRDefault="000876E3" w:rsidP="001F179A">
            <w:pPr>
              <w:pStyle w:val="StyleArial8ptAfter0ptLinespacingsingle"/>
            </w:pPr>
            <w:r w:rsidRPr="00537256">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CF9" w14:textId="77777777" w:rsidR="000876E3" w:rsidRPr="00710CED" w:rsidRDefault="000876E3" w:rsidP="001F179A">
            <w:pPr>
              <w:pStyle w:val="StyleArial8ptCentered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CFA" w14:textId="77777777" w:rsidR="000876E3" w:rsidRPr="00710CED" w:rsidRDefault="000876E3" w:rsidP="001F179A">
            <w:pPr>
              <w:pStyle w:val="StyleTableText8pt"/>
            </w:pPr>
            <w:r w:rsidRPr="00710CED">
              <w:t>OTA_CodeType</w:t>
            </w:r>
          </w:p>
          <w:p w14:paraId="16B33CFB" w14:textId="77777777" w:rsidR="000876E3" w:rsidRPr="00710CED" w:rsidRDefault="000876E3" w:rsidP="00F35185">
            <w:pPr>
              <w:pStyle w:val="TableText"/>
              <w:rPr>
                <w:color w:val="000000"/>
                <w:sz w:val="16"/>
                <w:szCs w:val="16"/>
              </w:rPr>
            </w:pPr>
            <w:r w:rsidRPr="00710CED">
              <w:rPr>
                <w:i/>
                <w:color w:val="000000"/>
                <w:sz w:val="16"/>
                <w:szCs w:val="16"/>
              </w:rPr>
              <w:t>Example:</w:t>
            </w:r>
          </w:p>
          <w:p w14:paraId="16B33CFC" w14:textId="77777777" w:rsidR="000876E3" w:rsidRPr="00710CED" w:rsidRDefault="000876E3" w:rsidP="001F179A">
            <w:pPr>
              <w:pStyle w:val="StyleTableText8ptAfter0pt2"/>
            </w:pPr>
            <w:r w:rsidRPr="00710CED">
              <w:t>&lt;OTA_HotelResRS&gt;</w:t>
            </w:r>
          </w:p>
          <w:p w14:paraId="16B33CFD" w14:textId="77777777" w:rsidR="000876E3" w:rsidRPr="00710CED" w:rsidRDefault="000876E3" w:rsidP="001F179A">
            <w:pPr>
              <w:pStyle w:val="StyleTableText8ptAfter0pt2"/>
            </w:pPr>
            <w:r w:rsidRPr="00710CED">
              <w:t xml:space="preserve">&lt;POS&gt; </w:t>
            </w:r>
          </w:p>
          <w:p w14:paraId="16B33CFE" w14:textId="77777777" w:rsidR="000876E3" w:rsidRPr="00710CED" w:rsidRDefault="000876E3" w:rsidP="001F179A">
            <w:pPr>
              <w:pStyle w:val="StyleTableText8ptAfter0pt2"/>
            </w:pPr>
            <w:r w:rsidRPr="00710CED">
              <w:t xml:space="preserve">&lt;Source&gt; </w:t>
            </w:r>
          </w:p>
          <w:p w14:paraId="16B33CFF" w14:textId="77777777" w:rsidR="000876E3" w:rsidRPr="001F179A" w:rsidRDefault="000876E3" w:rsidP="001F179A">
            <w:pPr>
              <w:pStyle w:val="StyleTableText8pt"/>
            </w:pPr>
            <w:r w:rsidRPr="00710CED">
              <w:t xml:space="preserve">&lt;BookingChannel </w:t>
            </w:r>
            <w:r w:rsidRPr="00710CED">
              <w:rPr>
                <w:b/>
              </w:rPr>
              <w:t>Type="1"</w:t>
            </w:r>
            <w:r w:rsidRPr="001F179A">
              <w:t>/&gt;</w:t>
            </w:r>
          </w:p>
          <w:p w14:paraId="16B33D00" w14:textId="77777777" w:rsidR="000876E3" w:rsidRPr="00710CED" w:rsidRDefault="000876E3" w:rsidP="001F179A">
            <w:pPr>
              <w:pStyle w:val="StyleTableText8ptAfter0pt2"/>
            </w:pPr>
            <w:r w:rsidRPr="00710CED">
              <w:t>&lt;CompanyName Code="1G"/&gt;</w:t>
            </w:r>
          </w:p>
          <w:p w14:paraId="16B33D01" w14:textId="77777777" w:rsidR="000876E3" w:rsidRPr="00710CED" w:rsidRDefault="000876E3" w:rsidP="001F179A">
            <w:pPr>
              <w:pStyle w:val="StyleTableText8pt"/>
              <w:rPr>
                <w:color w:val="000000"/>
              </w:rPr>
            </w:pPr>
            <w:r w:rsidRPr="00710CED">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02" w14:textId="77777777" w:rsidR="000876E3" w:rsidRPr="00710CED" w:rsidRDefault="000876E3" w:rsidP="007B5173">
            <w:pPr>
              <w:pStyle w:val="TableText"/>
              <w:jc w:val="center"/>
              <w:rPr>
                <w:sz w:val="16"/>
                <w:szCs w:val="16"/>
              </w:rPr>
            </w:pPr>
            <w:r w:rsidRPr="00710CE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03" w14:textId="77777777" w:rsidR="000876E3" w:rsidRPr="00710CED" w:rsidRDefault="000876E3" w:rsidP="001F179A">
            <w:pPr>
              <w:pStyle w:val="StyleTableText8pt"/>
            </w:pPr>
            <w:r w:rsidRPr="00710CED">
              <w:t>OTA Code List –(BCT)</w:t>
            </w:r>
          </w:p>
          <w:p w14:paraId="16B33D04" w14:textId="77777777" w:rsidR="000876E3" w:rsidRPr="00710CED" w:rsidRDefault="000876E3" w:rsidP="001F179A">
            <w:pPr>
              <w:pStyle w:val="StyleTableText8pt"/>
            </w:pPr>
            <w:r w:rsidRPr="00710CED">
              <w:t>Booking Channel Type</w:t>
            </w:r>
          </w:p>
          <w:p w14:paraId="16B33D05" w14:textId="77777777" w:rsidR="000876E3" w:rsidRPr="00710CED" w:rsidRDefault="000876E3" w:rsidP="00F35185">
            <w:pPr>
              <w:pStyle w:val="TableText"/>
              <w:rPr>
                <w:i/>
                <w:color w:val="000000"/>
                <w:sz w:val="16"/>
                <w:szCs w:val="16"/>
              </w:rPr>
            </w:pPr>
            <w:r w:rsidRPr="00710CED">
              <w:rPr>
                <w:i/>
                <w:color w:val="000000"/>
                <w:sz w:val="16"/>
                <w:szCs w:val="16"/>
              </w:rPr>
              <w:t>Valid Value:</w:t>
            </w:r>
          </w:p>
          <w:p w14:paraId="16B33D06" w14:textId="77777777" w:rsidR="000876E3" w:rsidRPr="00710CED" w:rsidRDefault="000876E3" w:rsidP="001F179A">
            <w:pPr>
              <w:pStyle w:val="StyleTableText8pt"/>
            </w:pPr>
            <w:r w:rsidRPr="00710CED">
              <w:t>1 = Global Distribution system (GDS)</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07" w14:textId="77777777" w:rsidR="000876E3" w:rsidRPr="00710CED" w:rsidRDefault="000876E3" w:rsidP="00D8050D">
            <w:pPr>
              <w:spacing w:before="60" w:after="60"/>
            </w:pPr>
            <w:r w:rsidRPr="00710CED">
              <w:rPr>
                <w:rFonts w:ascii="Arial" w:hAnsi="Arial" w:cs="Arial"/>
                <w:sz w:val="16"/>
                <w:szCs w:val="16"/>
              </w:rPr>
              <w:t>Source System/Partition Identifier</w:t>
            </w:r>
          </w:p>
        </w:tc>
      </w:tr>
      <w:tr w:rsidR="000876E3" w:rsidRPr="00F860DF" w14:paraId="16B33D0F"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D09" w14:textId="77777777" w:rsidR="000876E3" w:rsidRPr="00537256" w:rsidRDefault="000876E3" w:rsidP="00353ACC">
            <w:pPr>
              <w:pStyle w:val="TableText"/>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0A" w14:textId="77777777" w:rsidR="000876E3" w:rsidRPr="00F860DF" w:rsidRDefault="000876E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0B" w14:textId="77777777" w:rsidR="000876E3" w:rsidRPr="00F860DF" w:rsidRDefault="000876E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0C" w14:textId="77777777" w:rsidR="000876E3" w:rsidRPr="00F860DF" w:rsidRDefault="000876E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0D" w14:textId="77777777" w:rsidR="000876E3" w:rsidRPr="00F860DF" w:rsidRDefault="000876E3" w:rsidP="00194BA4">
            <w:pPr>
              <w:pStyle w:val="TableText"/>
              <w:rPr>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0E" w14:textId="77777777" w:rsidR="000876E3" w:rsidRPr="00F860DF" w:rsidRDefault="000876E3" w:rsidP="00194BA4">
            <w:pPr>
              <w:pStyle w:val="TableText"/>
              <w:spacing w:before="0" w:after="0"/>
              <w:rPr>
                <w:b/>
                <w:sz w:val="16"/>
                <w:szCs w:val="16"/>
              </w:rPr>
            </w:pPr>
          </w:p>
        </w:tc>
      </w:tr>
      <w:tr w:rsidR="000876E3" w:rsidRPr="00276660" w14:paraId="16B33D2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D10" w14:textId="77777777" w:rsidR="000876E3" w:rsidRPr="00276660" w:rsidRDefault="000876E3" w:rsidP="001F179A">
            <w:pPr>
              <w:pStyle w:val="StyleArial8ptBoldAfter0ptLinespacing15lines"/>
            </w:pPr>
            <w:r w:rsidRPr="00276660">
              <w:t>1</w:t>
            </w:r>
          </w:p>
          <w:p w14:paraId="16B33D11" w14:textId="77777777" w:rsidR="000876E3" w:rsidRPr="00276660" w:rsidRDefault="000876E3" w:rsidP="001F179A">
            <w:pPr>
              <w:pStyle w:val="StyleArial8ptBoldAfter0ptLinespacing15lines"/>
            </w:pPr>
            <w:r w:rsidRPr="00276660">
              <w:t>2</w:t>
            </w:r>
          </w:p>
          <w:p w14:paraId="16B33D12" w14:textId="77777777" w:rsidR="000876E3" w:rsidRPr="00276660" w:rsidRDefault="000876E3" w:rsidP="001F179A">
            <w:pPr>
              <w:pStyle w:val="StyleArial8ptBoldAfter0ptLinespacing15lines"/>
            </w:pPr>
            <w:r w:rsidRPr="00276660">
              <w:t>3</w:t>
            </w:r>
          </w:p>
          <w:p w14:paraId="16B33D13" w14:textId="77777777" w:rsidR="000876E3" w:rsidRPr="00276660" w:rsidRDefault="000876E3" w:rsidP="001F179A">
            <w:pPr>
              <w:pStyle w:val="StyleArial8ptBoldAfter0ptLinespacing15lines"/>
            </w:pPr>
            <w:r w:rsidRPr="00276660">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D14" w14:textId="77777777" w:rsidR="000876E3" w:rsidRPr="00537256" w:rsidRDefault="000876E3" w:rsidP="001F179A">
            <w:pPr>
              <w:pStyle w:val="StyleArial8ptBoldAfter0ptLinespacing15lines"/>
            </w:pPr>
            <w:r w:rsidRPr="00537256">
              <w:t>POS</w:t>
            </w:r>
          </w:p>
          <w:p w14:paraId="16B33D15" w14:textId="77777777" w:rsidR="000876E3" w:rsidRPr="00537256" w:rsidRDefault="000876E3" w:rsidP="001F179A">
            <w:pPr>
              <w:pStyle w:val="StyleArial8ptBoldAfter0ptLinespacing15lines"/>
            </w:pPr>
            <w:r w:rsidRPr="00537256">
              <w:t>Source</w:t>
            </w:r>
          </w:p>
          <w:p w14:paraId="16B33D16" w14:textId="77777777" w:rsidR="000876E3" w:rsidRPr="00537256" w:rsidRDefault="000876E3" w:rsidP="001F179A">
            <w:pPr>
              <w:pStyle w:val="StyleArial8ptBoldAfter0ptLinespacing15lines"/>
            </w:pPr>
            <w:r w:rsidRPr="00537256">
              <w:t>BookingChannel</w:t>
            </w:r>
          </w:p>
          <w:p w14:paraId="16B33D17" w14:textId="77777777" w:rsidR="000876E3" w:rsidRPr="00537256" w:rsidRDefault="000876E3" w:rsidP="001F179A">
            <w:pPr>
              <w:pStyle w:val="StyleArial8ptBoldAfter0ptLinespacing15lines"/>
            </w:pPr>
            <w:r w:rsidRPr="00537256">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D18" w14:textId="77777777" w:rsidR="000876E3" w:rsidRPr="00276660" w:rsidRDefault="000876E3" w:rsidP="001F179A">
            <w:pPr>
              <w:pStyle w:val="StyleArial8ptBoldAfter0ptLinespacing15lines"/>
            </w:pPr>
            <w:r w:rsidRPr="00276660">
              <w:t>M</w:t>
            </w:r>
          </w:p>
          <w:p w14:paraId="16B33D19" w14:textId="77777777" w:rsidR="000876E3" w:rsidRPr="00276660" w:rsidRDefault="000876E3" w:rsidP="001F179A">
            <w:pPr>
              <w:pStyle w:val="StyleArial8ptBoldAfter0ptLinespacing15lines"/>
            </w:pPr>
            <w:r w:rsidRPr="00276660">
              <w:t>M</w:t>
            </w:r>
          </w:p>
          <w:p w14:paraId="16B33D1A" w14:textId="77777777" w:rsidR="000876E3" w:rsidRPr="00276660" w:rsidRDefault="000876E3" w:rsidP="001F179A">
            <w:pPr>
              <w:pStyle w:val="StyleArial8ptBoldAfter0ptLinespacing15lines"/>
            </w:pPr>
            <w:r w:rsidRPr="00276660">
              <w:t>M</w:t>
            </w:r>
          </w:p>
          <w:p w14:paraId="16B33D1B" w14:textId="77777777" w:rsidR="000876E3" w:rsidRPr="00276660" w:rsidRDefault="000876E3" w:rsidP="001F179A">
            <w:pPr>
              <w:pStyle w:val="StyleArial8ptBoldAfter0ptLinespacing15lines"/>
            </w:pPr>
            <w:r w:rsidRPr="00276660">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D1C" w14:textId="77777777" w:rsidR="000876E3" w:rsidRPr="00276660" w:rsidRDefault="000876E3"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1D" w14:textId="77777777" w:rsidR="000876E3" w:rsidRDefault="000876E3" w:rsidP="001873F5">
            <w:pPr>
              <w:spacing w:after="0" w:line="360" w:lineRule="auto"/>
              <w:jc w:val="center"/>
              <w:rPr>
                <w:rFonts w:ascii="Arial" w:hAnsi="Arial" w:cs="Arial"/>
                <w:b/>
                <w:sz w:val="16"/>
                <w:szCs w:val="16"/>
              </w:rPr>
            </w:pPr>
            <w:r>
              <w:rPr>
                <w:rFonts w:ascii="Arial" w:hAnsi="Arial" w:cs="Arial"/>
                <w:b/>
                <w:sz w:val="16"/>
                <w:szCs w:val="16"/>
              </w:rPr>
              <w:t>GDS</w:t>
            </w:r>
          </w:p>
          <w:p w14:paraId="16B33D1E" w14:textId="77777777" w:rsidR="000876E3" w:rsidRPr="00276660" w:rsidRDefault="000876E3" w:rsidP="001873F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D1F" w14:textId="77777777" w:rsidR="000876E3" w:rsidRPr="00276660" w:rsidRDefault="000876E3" w:rsidP="005669C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D20" w14:textId="77777777" w:rsidR="000876E3" w:rsidRPr="00276660" w:rsidRDefault="000876E3" w:rsidP="005669C3">
            <w:pPr>
              <w:spacing w:after="0" w:line="360" w:lineRule="auto"/>
              <w:rPr>
                <w:rFonts w:ascii="Arial" w:hAnsi="Arial" w:cs="Arial"/>
                <w:b/>
                <w:sz w:val="16"/>
                <w:szCs w:val="16"/>
              </w:rPr>
            </w:pPr>
          </w:p>
        </w:tc>
      </w:tr>
      <w:tr w:rsidR="000876E3" w:rsidRPr="00F860DF" w14:paraId="16B33D3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22" w14:textId="77777777" w:rsidR="000876E3" w:rsidRPr="003152CE" w:rsidRDefault="000876E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23" w14:textId="77777777" w:rsidR="000876E3" w:rsidRPr="00537256" w:rsidRDefault="000876E3" w:rsidP="001F179A">
            <w:pPr>
              <w:pStyle w:val="StyleArial8ptAfter0ptLinespacingsingle"/>
            </w:pPr>
            <w:r w:rsidRPr="00537256">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24" w14:textId="77777777" w:rsidR="000876E3" w:rsidRPr="00710CED" w:rsidRDefault="000876E3" w:rsidP="001F179A">
            <w:pPr>
              <w:pStyle w:val="StyleTableText8pt"/>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25" w14:textId="77777777" w:rsidR="000876E3" w:rsidRPr="00710CED" w:rsidRDefault="000876E3" w:rsidP="001F179A">
            <w:pPr>
              <w:pStyle w:val="StyleTableText8pt"/>
            </w:pPr>
            <w:r w:rsidRPr="00710CED">
              <w:t>StringLength1to16</w:t>
            </w:r>
          </w:p>
          <w:p w14:paraId="16B33D26" w14:textId="77777777" w:rsidR="000876E3" w:rsidRPr="00710CED" w:rsidRDefault="000876E3" w:rsidP="005A0001">
            <w:pPr>
              <w:pStyle w:val="TableText"/>
              <w:rPr>
                <w:color w:val="000000"/>
                <w:sz w:val="16"/>
                <w:szCs w:val="16"/>
              </w:rPr>
            </w:pPr>
            <w:r w:rsidRPr="00710CED">
              <w:rPr>
                <w:i/>
                <w:color w:val="000000"/>
                <w:sz w:val="16"/>
                <w:szCs w:val="16"/>
              </w:rPr>
              <w:t>Example:</w:t>
            </w:r>
          </w:p>
          <w:p w14:paraId="16B33D27" w14:textId="77777777" w:rsidR="000876E3" w:rsidRPr="00710CED" w:rsidRDefault="000876E3" w:rsidP="001F179A">
            <w:pPr>
              <w:pStyle w:val="StyleTableText8ptAfter0pt2"/>
            </w:pPr>
            <w:r w:rsidRPr="00710CED">
              <w:t>&lt;OTA_HotelResRS&gt;</w:t>
            </w:r>
          </w:p>
          <w:p w14:paraId="16B33D28" w14:textId="77777777" w:rsidR="000876E3" w:rsidRPr="00710CED" w:rsidRDefault="000876E3" w:rsidP="001F179A">
            <w:pPr>
              <w:pStyle w:val="StyleTableText8ptAfter0pt2"/>
            </w:pPr>
            <w:r w:rsidRPr="00710CED">
              <w:t xml:space="preserve">&lt;POS&gt; </w:t>
            </w:r>
          </w:p>
          <w:p w14:paraId="16B33D29" w14:textId="77777777" w:rsidR="000876E3" w:rsidRPr="00710CED" w:rsidRDefault="000876E3" w:rsidP="001F179A">
            <w:pPr>
              <w:pStyle w:val="StyleTableText8ptAfter0pt2"/>
            </w:pPr>
            <w:r w:rsidRPr="00710CED">
              <w:t xml:space="preserve">&lt;Source&gt; </w:t>
            </w:r>
          </w:p>
          <w:p w14:paraId="16B33D2A" w14:textId="77777777" w:rsidR="000876E3" w:rsidRPr="00710CED" w:rsidRDefault="000876E3" w:rsidP="001F179A">
            <w:pPr>
              <w:pStyle w:val="StyleTableText8ptAfter0pt2"/>
            </w:pPr>
            <w:r w:rsidRPr="00710CED">
              <w:t>&lt;BookingChannel Type="1"/&gt;</w:t>
            </w:r>
          </w:p>
          <w:p w14:paraId="16B33D2B" w14:textId="77777777" w:rsidR="000876E3" w:rsidRPr="00710CED" w:rsidRDefault="000876E3" w:rsidP="001F179A">
            <w:pPr>
              <w:pStyle w:val="StyleTableText8pt"/>
            </w:pPr>
            <w:r w:rsidRPr="00710CED">
              <w:t xml:space="preserve">&lt;CompanyName </w:t>
            </w:r>
            <w:r w:rsidRPr="00710CED">
              <w:rPr>
                <w:b/>
              </w:rPr>
              <w:t>Code="1G</w:t>
            </w:r>
            <w:r w:rsidRPr="00710CED">
              <w:t>"/&gt;</w:t>
            </w:r>
          </w:p>
          <w:p w14:paraId="16B33D2C" w14:textId="77777777" w:rsidR="000876E3" w:rsidRPr="00710CED" w:rsidRDefault="000876E3" w:rsidP="001F179A">
            <w:pPr>
              <w:pStyle w:val="StyleTableText8pt"/>
              <w:rPr>
                <w:szCs w:val="16"/>
              </w:rPr>
            </w:pPr>
            <w:r w:rsidRPr="00710CED">
              <w:rPr>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2D" w14:textId="77777777" w:rsidR="000876E3" w:rsidRPr="00710CED" w:rsidRDefault="000876E3" w:rsidP="007B5173">
            <w:pPr>
              <w:pStyle w:val="TableText"/>
              <w:jc w:val="center"/>
              <w:rPr>
                <w:sz w:val="16"/>
                <w:szCs w:val="16"/>
              </w:rPr>
            </w:pPr>
            <w:r w:rsidRPr="00710CE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2E" w14:textId="77777777" w:rsidR="000876E3" w:rsidRPr="00710CED" w:rsidRDefault="000876E3" w:rsidP="001F179A">
            <w:pPr>
              <w:pStyle w:val="StyleTableText8pt"/>
            </w:pPr>
            <w:r w:rsidRPr="00710CED">
              <w:rPr>
                <w:i/>
              </w:rPr>
              <w:t>Valid values</w:t>
            </w:r>
            <w:r w:rsidRPr="00710CED">
              <w:t>:</w:t>
            </w:r>
          </w:p>
          <w:p w14:paraId="16B33D2F" w14:textId="77777777" w:rsidR="000876E3" w:rsidRPr="00710CED" w:rsidRDefault="000876E3" w:rsidP="00353ACC">
            <w:pPr>
              <w:pStyle w:val="StyleTableText6ptAfterbefore"/>
              <w:numPr>
                <w:ilvl w:val="0"/>
                <w:numId w:val="15"/>
              </w:numPr>
              <w:ind w:left="252" w:hanging="252"/>
            </w:pPr>
            <w:r w:rsidRPr="00710CED">
              <w:t>1G = Galileo</w:t>
            </w:r>
          </w:p>
          <w:p w14:paraId="16B33D30" w14:textId="77777777" w:rsidR="000876E3" w:rsidRPr="00710CED" w:rsidRDefault="000876E3" w:rsidP="00353ACC">
            <w:pPr>
              <w:pStyle w:val="StyleTableText6ptAfterbefore"/>
              <w:numPr>
                <w:ilvl w:val="0"/>
                <w:numId w:val="15"/>
              </w:numPr>
              <w:ind w:left="252" w:hanging="252"/>
            </w:pPr>
            <w:r w:rsidRPr="00710CED">
              <w:t>1V = Apollo</w:t>
            </w:r>
          </w:p>
          <w:p w14:paraId="16B33D31" w14:textId="77777777" w:rsidR="000876E3" w:rsidRPr="00710CED" w:rsidRDefault="000876E3" w:rsidP="00353ACC">
            <w:pPr>
              <w:pStyle w:val="StyleTableText6ptAfterbefore"/>
              <w:numPr>
                <w:ilvl w:val="0"/>
                <w:numId w:val="15"/>
              </w:numPr>
              <w:ind w:left="252" w:hanging="252"/>
            </w:pPr>
            <w:r w:rsidRPr="00710CED">
              <w:t>1P = Worldspan</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32" w14:textId="77777777" w:rsidR="000876E3" w:rsidRPr="00710CED" w:rsidRDefault="000876E3" w:rsidP="000F2570">
            <w:pPr>
              <w:spacing w:before="60" w:after="60"/>
              <w:rPr>
                <w:rFonts w:ascii="Arial" w:hAnsi="Arial" w:cs="Arial"/>
                <w:sz w:val="16"/>
                <w:szCs w:val="16"/>
              </w:rPr>
            </w:pPr>
            <w:r w:rsidRPr="00710CED">
              <w:rPr>
                <w:rFonts w:ascii="Arial" w:hAnsi="Arial" w:cs="Arial"/>
                <w:sz w:val="16"/>
                <w:szCs w:val="16"/>
              </w:rPr>
              <w:t>Source System/Partition Identifier</w:t>
            </w:r>
          </w:p>
          <w:p w14:paraId="16B33D33" w14:textId="77777777" w:rsidR="000876E3" w:rsidRPr="00710CED" w:rsidRDefault="000876E3" w:rsidP="00D8050D">
            <w:pPr>
              <w:spacing w:before="60" w:after="60"/>
              <w:rPr>
                <w:rFonts w:ascii="Arial" w:hAnsi="Arial" w:cs="Arial"/>
                <w:sz w:val="16"/>
                <w:szCs w:val="16"/>
              </w:rPr>
            </w:pPr>
            <w:r w:rsidRPr="00710CED">
              <w:rPr>
                <w:rFonts w:ascii="Arial" w:hAnsi="Arial" w:cs="Arial"/>
                <w:sz w:val="16"/>
                <w:szCs w:val="16"/>
              </w:rPr>
              <w:t>GDS=2</w:t>
            </w:r>
          </w:p>
        </w:tc>
      </w:tr>
      <w:tr w:rsidR="000876E3" w:rsidRPr="00F860DF" w14:paraId="16B33D3B"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D35" w14:textId="77777777" w:rsidR="000876E3" w:rsidRPr="00F860DF"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36" w14:textId="77777777" w:rsidR="000876E3" w:rsidRPr="00F860DF" w:rsidRDefault="000876E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37" w14:textId="77777777" w:rsidR="000876E3" w:rsidRPr="00F860DF" w:rsidRDefault="000876E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38" w14:textId="77777777" w:rsidR="000876E3" w:rsidRPr="00F860DF" w:rsidRDefault="000876E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39" w14:textId="77777777" w:rsidR="000876E3" w:rsidRPr="00F860DF" w:rsidRDefault="000876E3" w:rsidP="00194BA4">
            <w:pPr>
              <w:pStyle w:val="TableText"/>
              <w:rPr>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3A" w14:textId="77777777" w:rsidR="000876E3" w:rsidRPr="00F860DF" w:rsidRDefault="000876E3" w:rsidP="00194BA4">
            <w:pPr>
              <w:pStyle w:val="TableText"/>
              <w:spacing w:before="0" w:after="0"/>
              <w:rPr>
                <w:b/>
                <w:sz w:val="16"/>
                <w:szCs w:val="16"/>
              </w:rPr>
            </w:pPr>
          </w:p>
        </w:tc>
      </w:tr>
      <w:tr w:rsidR="000876E3" w:rsidRPr="00276660" w14:paraId="16B33D4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3C" w14:textId="77777777" w:rsidR="000876E3" w:rsidRPr="0061132B" w:rsidRDefault="000876E3" w:rsidP="000D21EE">
            <w:pPr>
              <w:pStyle w:val="StyleArial8ptBoldAfter0ptLinespacing15lines"/>
              <w:spacing w:after="0"/>
            </w:pPr>
            <w:r w:rsidRPr="0061132B">
              <w:t>1</w:t>
            </w:r>
          </w:p>
          <w:p w14:paraId="16B33D3D" w14:textId="77777777" w:rsidR="000876E3" w:rsidRPr="0061132B" w:rsidRDefault="000876E3" w:rsidP="000D21EE">
            <w:pPr>
              <w:pStyle w:val="StyleArial8ptBoldAfter0ptLinespacing15lines"/>
              <w:spacing w:after="0"/>
            </w:pPr>
            <w:r w:rsidRPr="0061132B">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3E" w14:textId="77777777" w:rsidR="000876E3" w:rsidRPr="0061132B" w:rsidRDefault="000876E3" w:rsidP="000D21EE">
            <w:pPr>
              <w:pStyle w:val="StyleArial8ptBoldAfter0ptLinespacing15lines"/>
              <w:spacing w:after="0"/>
            </w:pPr>
            <w:r w:rsidRPr="0061132B">
              <w:t>Warnings</w:t>
            </w:r>
          </w:p>
          <w:p w14:paraId="16B33D3F" w14:textId="77777777" w:rsidR="000876E3" w:rsidRPr="0061132B" w:rsidRDefault="000876E3" w:rsidP="000D21EE">
            <w:pPr>
              <w:pStyle w:val="StyleArial8ptBoldAfter0ptLinespacing15lines"/>
              <w:spacing w:after="0"/>
            </w:pPr>
            <w:r w:rsidRPr="0061132B">
              <w:t>Warning</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40" w14:textId="77777777" w:rsidR="000876E3" w:rsidRPr="0061132B" w:rsidRDefault="000876E3" w:rsidP="000D21EE">
            <w:pPr>
              <w:pStyle w:val="StyleArial8ptBoldAfter0ptLinespacing15lines"/>
              <w:spacing w:after="0"/>
            </w:pPr>
            <w:r w:rsidRPr="0061132B">
              <w:t>A</w:t>
            </w:r>
          </w:p>
          <w:p w14:paraId="16B33D41" w14:textId="77777777" w:rsidR="000876E3" w:rsidRPr="0061132B" w:rsidRDefault="000876E3" w:rsidP="000D21EE">
            <w:pPr>
              <w:pStyle w:val="StyleArial8ptBoldAfter0ptLinespacing15lines"/>
              <w:spacing w:after="0"/>
            </w:pPr>
            <w:r w:rsidRPr="0061132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42" w14:textId="77777777" w:rsidR="000876E3" w:rsidRPr="003E49B6" w:rsidRDefault="000876E3" w:rsidP="003E49B6">
            <w:pPr>
              <w:pStyle w:val="StyleTableText6ptAfterbefore"/>
              <w:spacing w:line="276" w:lineRule="auto"/>
            </w:pPr>
            <w:r w:rsidRPr="003E49B6">
              <w:rPr>
                <w:b/>
              </w:rPr>
              <w:t xml:space="preserve">GDS Note:  </w:t>
            </w:r>
            <w:r w:rsidRPr="003E49B6">
              <w:t xml:space="preserve">When a Warning Element is used for Alternate Room Type/Alternate Availability RoomType\AdditionalDetails is required.  See 10.RS &amp; 12.RS.  </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43" w14:textId="77777777" w:rsidR="000876E3" w:rsidRDefault="000876E3" w:rsidP="000D21EE">
            <w:pPr>
              <w:spacing w:after="0" w:line="360" w:lineRule="auto"/>
              <w:jc w:val="center"/>
              <w:rPr>
                <w:rFonts w:ascii="Arial" w:hAnsi="Arial" w:cs="Arial"/>
                <w:b/>
                <w:sz w:val="16"/>
                <w:szCs w:val="16"/>
              </w:rPr>
            </w:pPr>
            <w:r>
              <w:rPr>
                <w:rFonts w:ascii="Arial" w:hAnsi="Arial" w:cs="Arial"/>
                <w:b/>
                <w:sz w:val="16"/>
                <w:szCs w:val="16"/>
              </w:rPr>
              <w:t>GDS</w:t>
            </w:r>
          </w:p>
          <w:p w14:paraId="16B33D44" w14:textId="77777777" w:rsidR="000876E3" w:rsidRPr="0061132B" w:rsidRDefault="000876E3" w:rsidP="000D21EE">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45" w14:textId="77777777" w:rsidR="000876E3" w:rsidRPr="003F147D" w:rsidRDefault="000876E3" w:rsidP="000D21EE">
            <w:pPr>
              <w:pStyle w:val="StyleTableText6ptAfterbefore"/>
              <w:spacing w:after="0"/>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D46" w14:textId="77777777" w:rsidR="000876E3" w:rsidRPr="00276660" w:rsidRDefault="000876E3" w:rsidP="000D21EE">
            <w:pPr>
              <w:spacing w:before="60" w:after="0" w:line="360" w:lineRule="auto"/>
              <w:rPr>
                <w:rFonts w:ascii="Arial" w:hAnsi="Arial" w:cs="Arial"/>
                <w:b/>
                <w:sz w:val="16"/>
                <w:szCs w:val="16"/>
              </w:rPr>
            </w:pPr>
          </w:p>
        </w:tc>
      </w:tr>
      <w:tr w:rsidR="000876E3" w:rsidRPr="0061132B" w14:paraId="16B33D5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48" w14:textId="77777777" w:rsidR="000876E3" w:rsidRPr="003152CE" w:rsidRDefault="000876E3" w:rsidP="000D21E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49" w14:textId="77777777" w:rsidR="000876E3" w:rsidRPr="00710CED" w:rsidRDefault="000876E3" w:rsidP="001F179A">
            <w:pPr>
              <w:pStyle w:val="StyleArial8ptAfter0ptLinespacingsingle"/>
            </w:pPr>
            <w:r w:rsidRPr="00710CED">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4A" w14:textId="77777777" w:rsidR="000876E3" w:rsidRPr="00710CED" w:rsidRDefault="000876E3" w:rsidP="001F179A">
            <w:pPr>
              <w:pStyle w:val="StyleTableText8pt"/>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4B" w14:textId="77777777" w:rsidR="000876E3" w:rsidRPr="00710CED" w:rsidRDefault="000876E3" w:rsidP="00CB28DB">
            <w:pPr>
              <w:pStyle w:val="StyleTableText6ptAfterbefore"/>
            </w:pPr>
            <w:r w:rsidRPr="00710CED">
              <w:t>OTA_CodeType</w:t>
            </w:r>
          </w:p>
          <w:p w14:paraId="16B33D4C" w14:textId="77777777" w:rsidR="000876E3" w:rsidRPr="00710CED" w:rsidRDefault="000876E3" w:rsidP="00CB28DB">
            <w:pPr>
              <w:pStyle w:val="StyleTableText6ptAfterbefore"/>
            </w:pPr>
            <w:r w:rsidRPr="00710CED">
              <w:rPr>
                <w:i/>
                <w:iCs/>
              </w:rPr>
              <w:t>Example General Warning:</w:t>
            </w:r>
          </w:p>
          <w:p w14:paraId="16B33D4D" w14:textId="77777777" w:rsidR="000876E3" w:rsidRPr="00710CED" w:rsidRDefault="000876E3" w:rsidP="00CB28DB">
            <w:pPr>
              <w:pStyle w:val="StyleTableText6ptAfterbefore"/>
            </w:pPr>
            <w:r w:rsidRPr="00710CED">
              <w:t>&lt;Warnings&gt;</w:t>
            </w:r>
          </w:p>
          <w:p w14:paraId="16B33D4E" w14:textId="77777777" w:rsidR="000876E3" w:rsidRPr="00710CED" w:rsidRDefault="000876E3" w:rsidP="00CB28DB">
            <w:pPr>
              <w:pStyle w:val="StyleTableText6ptAfterbefore"/>
            </w:pPr>
            <w:r w:rsidRPr="00710CED">
              <w:t xml:space="preserve">&lt;Warning </w:t>
            </w:r>
            <w:r w:rsidRPr="00710CED">
              <w:rPr>
                <w:b/>
              </w:rPr>
              <w:t>Type=”3”</w:t>
            </w:r>
            <w:r w:rsidRPr="001F179A">
              <w:t xml:space="preserve"> ShortText=”Note Rate Change Applies” Code=”440”/&gt;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4F" w14:textId="77777777" w:rsidR="000876E3" w:rsidRPr="00710CED" w:rsidRDefault="000876E3" w:rsidP="007B5173">
            <w:pPr>
              <w:pStyle w:val="TableText"/>
              <w:jc w:val="center"/>
              <w:rPr>
                <w:sz w:val="16"/>
                <w:szCs w:val="16"/>
              </w:rPr>
            </w:pPr>
            <w:r w:rsidRPr="00710CE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50" w14:textId="77777777" w:rsidR="000876E3" w:rsidRPr="00710CED" w:rsidRDefault="000876E3" w:rsidP="00CB28DB">
            <w:pPr>
              <w:pStyle w:val="StyleTableText6ptAfterbefore"/>
            </w:pPr>
            <w:r w:rsidRPr="00710CED">
              <w:t>OTA Code List Error Warning Type (EWT)</w:t>
            </w:r>
          </w:p>
          <w:p w14:paraId="16B33D51" w14:textId="77777777" w:rsidR="000876E3" w:rsidRPr="00710CED" w:rsidRDefault="000876E3" w:rsidP="00CB28DB">
            <w:pPr>
              <w:pStyle w:val="StyleTableText6ptAfterbefore"/>
            </w:pPr>
            <w:r w:rsidRPr="00710CED">
              <w:t>See App</w:t>
            </w:r>
            <w:r>
              <w:t>endix</w:t>
            </w:r>
            <w:r w:rsidRPr="00710CED">
              <w:t xml:space="preserve"> A, Figure 7 for list</w:t>
            </w:r>
            <w:r>
              <w:t>.</w:t>
            </w:r>
          </w:p>
          <w:p w14:paraId="16B33D52" w14:textId="77777777" w:rsidR="000876E3" w:rsidRPr="00710CED" w:rsidRDefault="000876E3" w:rsidP="00CB28DB">
            <w:pPr>
              <w:pStyle w:val="StyleTableText6ptAfterbefore"/>
            </w:pPr>
            <w:r w:rsidRPr="00710CED">
              <w:rPr>
                <w:i/>
                <w:iCs/>
              </w:rPr>
              <w:t>Example value</w:t>
            </w:r>
            <w:r w:rsidRPr="00710CED">
              <w:t>:</w:t>
            </w:r>
          </w:p>
          <w:p w14:paraId="16B33D53" w14:textId="77777777" w:rsidR="000876E3" w:rsidRPr="0061132B" w:rsidRDefault="000876E3" w:rsidP="00E72399">
            <w:pPr>
              <w:pStyle w:val="StyleTableText6ptAfterbefore"/>
            </w:pPr>
            <w:r w:rsidRPr="00710CED">
              <w:t>3 = Biz rule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54" w14:textId="77777777" w:rsidR="000876E3" w:rsidRPr="0061132B" w:rsidRDefault="000876E3" w:rsidP="000F2570">
            <w:pPr>
              <w:pStyle w:val="TableText"/>
              <w:rPr>
                <w:color w:val="000000"/>
                <w:sz w:val="16"/>
                <w:szCs w:val="16"/>
              </w:rPr>
            </w:pPr>
          </w:p>
        </w:tc>
      </w:tr>
      <w:tr w:rsidR="000876E3" w:rsidRPr="00710CED" w14:paraId="16B33D6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56" w14:textId="77777777" w:rsidR="000876E3" w:rsidRPr="0061132B"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57" w14:textId="77777777" w:rsidR="000876E3" w:rsidRPr="003E49B6" w:rsidRDefault="000876E3" w:rsidP="001F179A">
            <w:pPr>
              <w:pStyle w:val="StyleArial8ptAfter0ptLinespacingsingle"/>
            </w:pPr>
            <w:r w:rsidRPr="003E49B6">
              <w:t>@ShortText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58" w14:textId="77777777" w:rsidR="000876E3" w:rsidRPr="003E49B6" w:rsidRDefault="000876E3" w:rsidP="001F179A">
            <w:pPr>
              <w:pStyle w:val="StyleTableText8pt"/>
            </w:pPr>
            <w:r w:rsidRPr="003E49B6">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59" w14:textId="77777777" w:rsidR="000876E3" w:rsidRPr="003E49B6" w:rsidRDefault="000876E3" w:rsidP="001F179A">
            <w:pPr>
              <w:pStyle w:val="StyleArial8ptAfter0pt"/>
            </w:pPr>
            <w:r w:rsidRPr="003E49B6">
              <w:t>StringLength1to64</w:t>
            </w:r>
          </w:p>
          <w:p w14:paraId="16B33D5A" w14:textId="77777777" w:rsidR="000876E3" w:rsidRPr="003E49B6" w:rsidRDefault="000876E3" w:rsidP="00307F09">
            <w:pPr>
              <w:autoSpaceDE w:val="0"/>
              <w:autoSpaceDN w:val="0"/>
              <w:adjustRightInd w:val="0"/>
              <w:spacing w:before="60" w:after="60"/>
              <w:rPr>
                <w:rFonts w:ascii="Arial" w:hAnsi="Arial" w:cs="Arial"/>
                <w:sz w:val="16"/>
                <w:szCs w:val="16"/>
              </w:rPr>
            </w:pPr>
            <w:r w:rsidRPr="003E49B6">
              <w:rPr>
                <w:rFonts w:ascii="Arial" w:hAnsi="Arial" w:cs="Arial"/>
                <w:i/>
                <w:iCs/>
                <w:sz w:val="16"/>
                <w:szCs w:val="16"/>
              </w:rPr>
              <w:t>Example General Warning:</w:t>
            </w:r>
          </w:p>
          <w:p w14:paraId="16B33D5B" w14:textId="77777777" w:rsidR="000876E3" w:rsidRPr="003E49B6" w:rsidRDefault="000876E3" w:rsidP="001F179A">
            <w:pPr>
              <w:pStyle w:val="StyleArial8ptAfter0ptLinespacingsingle"/>
            </w:pPr>
            <w:r w:rsidRPr="003E49B6">
              <w:t>&lt;Warnings&gt;</w:t>
            </w:r>
          </w:p>
          <w:p w14:paraId="16B33D5C" w14:textId="77777777" w:rsidR="000876E3" w:rsidRPr="003E49B6" w:rsidRDefault="000876E3" w:rsidP="00307F09">
            <w:pPr>
              <w:spacing w:after="0"/>
              <w:rPr>
                <w:sz w:val="16"/>
                <w:szCs w:val="16"/>
              </w:rPr>
            </w:pPr>
            <w:r w:rsidRPr="003E49B6">
              <w:rPr>
                <w:rFonts w:ascii="Arial" w:hAnsi="Arial" w:cs="Arial"/>
                <w:sz w:val="16"/>
                <w:szCs w:val="16"/>
              </w:rPr>
              <w:t>&lt;Warning Type=”3” ShortText=”</w:t>
            </w:r>
            <w:r w:rsidRPr="003E49B6">
              <w:rPr>
                <w:rFonts w:ascii="Arial" w:hAnsi="Arial" w:cs="Arial"/>
                <w:b/>
                <w:sz w:val="16"/>
                <w:szCs w:val="16"/>
              </w:rPr>
              <w:t>Note Rate Change Applies”</w:t>
            </w:r>
            <w:r w:rsidRPr="003E49B6">
              <w:rPr>
                <w:rFonts w:ascii="Arial" w:hAnsi="Arial" w:cs="Arial"/>
                <w:sz w:val="16"/>
                <w:szCs w:val="16"/>
              </w:rPr>
              <w:t xml:space="preserve"> Code=”4</w:t>
            </w:r>
            <w:r w:rsidRPr="003E49B6">
              <w:rPr>
                <w:sz w:val="16"/>
                <w:szCs w:val="16"/>
              </w:rPr>
              <w:t>40”</w:t>
            </w:r>
            <w:r w:rsidRPr="003E49B6">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5D"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5E" w14:textId="77777777" w:rsidR="000876E3" w:rsidRPr="003E49B6" w:rsidRDefault="000876E3" w:rsidP="000F2570">
            <w:pPr>
              <w:spacing w:before="60" w:after="6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5F" w14:textId="77777777" w:rsidR="000876E3" w:rsidRPr="003E49B6" w:rsidRDefault="000876E3" w:rsidP="000F2570">
            <w:pPr>
              <w:spacing w:before="60" w:after="60" w:line="240" w:lineRule="auto"/>
              <w:rPr>
                <w:rFonts w:ascii="Arial" w:hAnsi="Arial" w:cs="Arial"/>
                <w:sz w:val="16"/>
                <w:szCs w:val="16"/>
              </w:rPr>
            </w:pPr>
          </w:p>
        </w:tc>
      </w:tr>
      <w:tr w:rsidR="000876E3" w:rsidRPr="003E49B6" w14:paraId="16B33D7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61"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62" w14:textId="77777777" w:rsidR="000876E3" w:rsidRPr="003E49B6" w:rsidRDefault="000876E3" w:rsidP="001F179A">
            <w:pPr>
              <w:pStyle w:val="StyleArial8ptAfter0ptLinespacingsingle"/>
            </w:pPr>
            <w:r w:rsidRPr="003E49B6">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63" w14:textId="77777777" w:rsidR="000876E3" w:rsidRPr="003E49B6" w:rsidRDefault="000876E3" w:rsidP="001F179A">
            <w:pPr>
              <w:pStyle w:val="StyleTableText8pt"/>
            </w:pPr>
            <w:r w:rsidRPr="003E49B6">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64" w14:textId="77777777" w:rsidR="000876E3" w:rsidRPr="003E49B6" w:rsidRDefault="000876E3" w:rsidP="00A02D69">
            <w:pPr>
              <w:autoSpaceDE w:val="0"/>
              <w:autoSpaceDN w:val="0"/>
              <w:adjustRightInd w:val="0"/>
              <w:spacing w:before="120" w:after="60"/>
              <w:rPr>
                <w:rFonts w:ascii="Arial" w:hAnsi="Arial" w:cs="Arial"/>
                <w:sz w:val="16"/>
                <w:szCs w:val="16"/>
              </w:rPr>
            </w:pPr>
            <w:r w:rsidRPr="003E49B6">
              <w:rPr>
                <w:rFonts w:ascii="Arial" w:hAnsi="Arial" w:cs="Arial"/>
                <w:sz w:val="16"/>
                <w:szCs w:val="16"/>
              </w:rPr>
              <w:t>OTA_CodeType</w:t>
            </w:r>
          </w:p>
          <w:p w14:paraId="16B33D65" w14:textId="77777777" w:rsidR="000876E3" w:rsidRPr="003E49B6" w:rsidRDefault="000876E3" w:rsidP="00307F09">
            <w:pPr>
              <w:autoSpaceDE w:val="0"/>
              <w:autoSpaceDN w:val="0"/>
              <w:adjustRightInd w:val="0"/>
              <w:spacing w:before="60" w:after="60"/>
              <w:rPr>
                <w:rFonts w:ascii="Arial" w:hAnsi="Arial" w:cs="Arial"/>
                <w:sz w:val="16"/>
                <w:szCs w:val="16"/>
              </w:rPr>
            </w:pPr>
            <w:r w:rsidRPr="003E49B6">
              <w:rPr>
                <w:rFonts w:ascii="Arial" w:hAnsi="Arial" w:cs="Arial"/>
                <w:i/>
                <w:iCs/>
                <w:sz w:val="16"/>
                <w:szCs w:val="16"/>
              </w:rPr>
              <w:t>Example General Warning:</w:t>
            </w:r>
          </w:p>
          <w:p w14:paraId="16B33D66" w14:textId="77777777" w:rsidR="000876E3" w:rsidRPr="003E49B6" w:rsidRDefault="000876E3" w:rsidP="001F179A">
            <w:pPr>
              <w:pStyle w:val="StyleArial8ptAfter0ptLinespacingsingle"/>
            </w:pPr>
            <w:r w:rsidRPr="003E49B6">
              <w:t>&lt;Warnings&gt;</w:t>
            </w:r>
          </w:p>
          <w:p w14:paraId="16B33D67" w14:textId="77777777" w:rsidR="000876E3" w:rsidRPr="003E49B6" w:rsidRDefault="000876E3" w:rsidP="001F179A">
            <w:pPr>
              <w:pStyle w:val="StyleTableText8pt"/>
            </w:pPr>
            <w:r w:rsidRPr="003E49B6">
              <w:t xml:space="preserve">&lt;Warning Type=”3” ShortText=”Note Rate Change Applies” </w:t>
            </w:r>
            <w:r w:rsidRPr="003E49B6">
              <w:rPr>
                <w:b/>
              </w:rPr>
              <w:t>Code=”440</w:t>
            </w:r>
            <w:r w:rsidRPr="003E49B6">
              <w:t>”/&gt;</w:t>
            </w:r>
          </w:p>
          <w:p w14:paraId="16B33D68" w14:textId="77777777" w:rsidR="000876E3" w:rsidRPr="003E49B6" w:rsidRDefault="000876E3" w:rsidP="006E57DC">
            <w:pPr>
              <w:autoSpaceDE w:val="0"/>
              <w:autoSpaceDN w:val="0"/>
              <w:adjustRightInd w:val="0"/>
              <w:spacing w:after="0"/>
              <w:rPr>
                <w:rFonts w:ascii="Arial" w:hAnsi="Arial" w:cs="Arial"/>
                <w:sz w:val="16"/>
                <w:szCs w:val="16"/>
              </w:rPr>
            </w:pPr>
            <w:r w:rsidRPr="003E49B6">
              <w:rPr>
                <w:rFonts w:ascii="Arial" w:hAnsi="Arial" w:cs="Arial"/>
                <w:i/>
                <w:iCs/>
                <w:sz w:val="16"/>
                <w:szCs w:val="16"/>
              </w:rPr>
              <w:t>Example – Alternate Room Type:</w:t>
            </w:r>
          </w:p>
          <w:p w14:paraId="16B33D69" w14:textId="77777777" w:rsidR="000876E3" w:rsidRPr="003E49B6" w:rsidRDefault="000876E3" w:rsidP="001F179A">
            <w:pPr>
              <w:pStyle w:val="StyleTableText8pt"/>
            </w:pPr>
            <w:r w:rsidRPr="003E49B6">
              <w:t xml:space="preserve">&lt;Warning Type="1" ShortText="Room unit/type- not availability" </w:t>
            </w:r>
            <w:r w:rsidRPr="003E49B6">
              <w:rPr>
                <w:b/>
              </w:rPr>
              <w:t>Code="132"</w:t>
            </w:r>
            <w:r w:rsidRPr="003E49B6">
              <w:t xml:space="preserve"> Status=”Error”/&gt;</w:t>
            </w:r>
          </w:p>
          <w:p w14:paraId="16B33D6A" w14:textId="77777777" w:rsidR="000876E3" w:rsidRPr="003E49B6" w:rsidRDefault="000876E3" w:rsidP="006E57DC">
            <w:pPr>
              <w:autoSpaceDE w:val="0"/>
              <w:autoSpaceDN w:val="0"/>
              <w:adjustRightInd w:val="0"/>
              <w:spacing w:after="0"/>
              <w:rPr>
                <w:rFonts w:ascii="Arial" w:hAnsi="Arial" w:cs="Arial"/>
                <w:i/>
                <w:sz w:val="16"/>
                <w:szCs w:val="16"/>
              </w:rPr>
            </w:pPr>
            <w:r w:rsidRPr="003E49B6">
              <w:rPr>
                <w:rFonts w:ascii="Arial" w:hAnsi="Arial" w:cs="Arial"/>
                <w:i/>
                <w:iCs/>
                <w:sz w:val="16"/>
                <w:szCs w:val="16"/>
              </w:rPr>
              <w:t xml:space="preserve">Example – Alternate </w:t>
            </w:r>
            <w:r w:rsidRPr="003E49B6">
              <w:rPr>
                <w:rFonts w:ascii="Arial" w:hAnsi="Arial" w:cs="Arial"/>
                <w:i/>
                <w:sz w:val="16"/>
                <w:szCs w:val="16"/>
              </w:rPr>
              <w:t>Availability</w:t>
            </w:r>
          </w:p>
          <w:p w14:paraId="16B33D6B" w14:textId="77777777" w:rsidR="000876E3" w:rsidRPr="003E49B6" w:rsidRDefault="000876E3" w:rsidP="001F179A">
            <w:pPr>
              <w:pStyle w:val="StyleTableText8pt"/>
            </w:pPr>
            <w:r w:rsidRPr="003E49B6">
              <w:t xml:space="preserve">&lt;Warning Type="1" ShortText="Hotel Full check alternate" </w:t>
            </w:r>
            <w:r w:rsidRPr="003E49B6">
              <w:rPr>
                <w:b/>
              </w:rPr>
              <w:t>Code="376"</w:t>
            </w:r>
            <w:r w:rsidRPr="003E49B6">
              <w:t xml:space="preserve"> Status=”Error”/&gt;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6C" w14:textId="77777777" w:rsidR="000876E3" w:rsidRPr="003E49B6" w:rsidRDefault="000876E3" w:rsidP="007B5173">
            <w:pPr>
              <w:pStyle w:val="TableText"/>
              <w:jc w:val="center"/>
              <w:rPr>
                <w:sz w:val="16"/>
                <w:szCs w:val="16"/>
              </w:rPr>
            </w:pPr>
            <w:r w:rsidRPr="003E49B6">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6D" w14:textId="77777777" w:rsidR="000876E3" w:rsidRPr="003E49B6" w:rsidRDefault="000876E3" w:rsidP="00A02D69">
            <w:pPr>
              <w:spacing w:before="120" w:after="60"/>
              <w:rPr>
                <w:rFonts w:ascii="Arial" w:hAnsi="Arial" w:cs="Arial"/>
                <w:sz w:val="16"/>
                <w:szCs w:val="16"/>
              </w:rPr>
            </w:pPr>
            <w:r w:rsidRPr="003E49B6">
              <w:rPr>
                <w:rFonts w:ascii="Arial" w:hAnsi="Arial" w:cs="Arial"/>
                <w:sz w:val="16"/>
                <w:szCs w:val="16"/>
              </w:rPr>
              <w:t>OTA Code List Error Codes (ERR)</w:t>
            </w:r>
          </w:p>
          <w:p w14:paraId="16B33D6E" w14:textId="77777777" w:rsidR="000876E3" w:rsidRPr="003E49B6" w:rsidRDefault="000876E3" w:rsidP="001F179A">
            <w:pPr>
              <w:pStyle w:val="StyleTableText8pt"/>
            </w:pPr>
            <w:r w:rsidRPr="003E49B6">
              <w:rPr>
                <w:i/>
              </w:rPr>
              <w:t>Valid value Alternate Room Type</w:t>
            </w:r>
            <w:r w:rsidRPr="003E49B6">
              <w:rPr>
                <w:i/>
              </w:rPr>
              <w:br/>
            </w:r>
            <w:r w:rsidRPr="003E49B6">
              <w:t>132 = “Room/unit type - not availability”</w:t>
            </w:r>
          </w:p>
          <w:p w14:paraId="16B33D6F" w14:textId="77777777" w:rsidR="000876E3" w:rsidRPr="003E49B6" w:rsidRDefault="000876E3" w:rsidP="000F2570">
            <w:pPr>
              <w:spacing w:before="60" w:after="60"/>
              <w:rPr>
                <w:rFonts w:ascii="Arial" w:hAnsi="Arial" w:cs="Arial"/>
                <w:sz w:val="16"/>
                <w:szCs w:val="16"/>
              </w:rPr>
            </w:pPr>
          </w:p>
          <w:p w14:paraId="16B33D70" w14:textId="77777777" w:rsidR="000876E3" w:rsidRPr="003E49B6" w:rsidRDefault="000876E3" w:rsidP="001F179A">
            <w:pPr>
              <w:pStyle w:val="StyleTableText8pt"/>
            </w:pPr>
            <w:r w:rsidRPr="003E49B6">
              <w:rPr>
                <w:i/>
              </w:rPr>
              <w:t>Valid value Alternate Availability</w:t>
            </w:r>
            <w:r w:rsidRPr="003E49B6">
              <w:rPr>
                <w:i/>
              </w:rPr>
              <w:br/>
            </w:r>
            <w:r w:rsidRPr="003E49B6">
              <w:t xml:space="preserve"> 376 = “Hotel full check alternate”</w:t>
            </w:r>
          </w:p>
          <w:p w14:paraId="16B33D71" w14:textId="77777777" w:rsidR="000876E3" w:rsidRPr="003E49B6" w:rsidRDefault="000876E3" w:rsidP="000F2570">
            <w:pPr>
              <w:spacing w:before="60" w:after="60"/>
              <w:rPr>
                <w:rFonts w:ascii="Arial" w:hAnsi="Arial" w:cs="Arial"/>
                <w:sz w:val="16"/>
                <w:szCs w:val="16"/>
              </w:rPr>
            </w:pPr>
          </w:p>
          <w:p w14:paraId="16B33D72" w14:textId="77777777" w:rsidR="000876E3" w:rsidRPr="003E49B6" w:rsidRDefault="000876E3" w:rsidP="001F179A">
            <w:pPr>
              <w:pStyle w:val="StyleTableText8pt"/>
            </w:pPr>
            <w:r w:rsidRPr="003E49B6">
              <w:rPr>
                <w:i/>
              </w:rPr>
              <w:t>Example Value General Warning”</w:t>
            </w:r>
            <w:r w:rsidRPr="003E49B6">
              <w:rPr>
                <w:i/>
              </w:rPr>
              <w:br/>
            </w:r>
            <w:r w:rsidRPr="003E49B6">
              <w:t>440 = RequestCompleted</w:t>
            </w:r>
          </w:p>
          <w:p w14:paraId="16B33D73" w14:textId="77777777" w:rsidR="000876E3" w:rsidRPr="003E49B6" w:rsidRDefault="000876E3" w:rsidP="004B36C2">
            <w:pPr>
              <w:autoSpaceDE w:val="0"/>
              <w:autoSpaceDN w:val="0"/>
              <w:adjustRightInd w:val="0"/>
              <w:spacing w:before="60" w:after="60"/>
              <w:rPr>
                <w:sz w:val="16"/>
                <w:szCs w:val="16"/>
              </w:rPr>
            </w:pPr>
            <w:r w:rsidRPr="003E49B6">
              <w:rPr>
                <w:rFonts w:ascii="Arial" w:hAnsi="Arial" w:cs="Arial"/>
                <w:sz w:val="16"/>
                <w:szCs w:val="16"/>
              </w:rPr>
              <w:t>See Appendix A, Figure 8 for list.</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74" w14:textId="77777777" w:rsidR="000876E3" w:rsidRPr="003E49B6" w:rsidRDefault="000876E3" w:rsidP="000F2570">
            <w:pPr>
              <w:spacing w:before="60" w:after="60" w:line="240" w:lineRule="auto"/>
              <w:rPr>
                <w:rFonts w:ascii="Arial" w:hAnsi="Arial" w:cs="Arial"/>
                <w:sz w:val="16"/>
                <w:szCs w:val="16"/>
              </w:rPr>
            </w:pPr>
          </w:p>
        </w:tc>
      </w:tr>
      <w:tr w:rsidR="000876E3" w:rsidRPr="00F860DF" w14:paraId="16B33D8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76" w14:textId="77777777" w:rsidR="000876E3" w:rsidRPr="003E49B6"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77" w14:textId="77777777" w:rsidR="000876E3" w:rsidRPr="003E49B6" w:rsidRDefault="000876E3" w:rsidP="001F179A">
            <w:pPr>
              <w:pStyle w:val="StyleArial8ptAfter0ptLinespacingsingle"/>
            </w:pPr>
            <w:r w:rsidRPr="003E49B6">
              <w:t>@Status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78" w14:textId="77777777" w:rsidR="000876E3" w:rsidRPr="003E49B6" w:rsidRDefault="000876E3" w:rsidP="001F179A">
            <w:pPr>
              <w:pStyle w:val="StyleTableText8pt"/>
            </w:pPr>
            <w:r w:rsidRPr="003E49B6">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79" w14:textId="77777777" w:rsidR="000876E3" w:rsidRPr="003E49B6" w:rsidRDefault="000876E3" w:rsidP="00F35185">
            <w:pPr>
              <w:autoSpaceDE w:val="0"/>
              <w:autoSpaceDN w:val="0"/>
              <w:adjustRightInd w:val="0"/>
              <w:spacing w:before="60" w:after="60"/>
              <w:rPr>
                <w:rFonts w:ascii="Arial" w:hAnsi="Arial" w:cs="Arial"/>
                <w:sz w:val="16"/>
                <w:szCs w:val="16"/>
              </w:rPr>
            </w:pPr>
            <w:r w:rsidRPr="003E49B6">
              <w:rPr>
                <w:rFonts w:ascii="Arial" w:hAnsi="Arial" w:cs="Arial"/>
                <w:sz w:val="16"/>
                <w:szCs w:val="16"/>
              </w:rPr>
              <w:t>StringLength1to64</w:t>
            </w:r>
          </w:p>
          <w:p w14:paraId="16B33D7A" w14:textId="77777777" w:rsidR="000876E3" w:rsidRPr="003E49B6" w:rsidRDefault="000876E3" w:rsidP="002D2949">
            <w:pPr>
              <w:autoSpaceDE w:val="0"/>
              <w:autoSpaceDN w:val="0"/>
              <w:adjustRightInd w:val="0"/>
              <w:spacing w:after="0"/>
              <w:rPr>
                <w:rFonts w:ascii="Arial" w:hAnsi="Arial" w:cs="Arial"/>
                <w:i/>
                <w:sz w:val="16"/>
                <w:szCs w:val="16"/>
              </w:rPr>
            </w:pPr>
            <w:r w:rsidRPr="003E49B6">
              <w:rPr>
                <w:rFonts w:ascii="Arial" w:hAnsi="Arial" w:cs="Arial"/>
                <w:i/>
                <w:iCs/>
                <w:sz w:val="16"/>
                <w:szCs w:val="16"/>
              </w:rPr>
              <w:t xml:space="preserve">Example – Alternate </w:t>
            </w:r>
            <w:r w:rsidRPr="003E49B6">
              <w:rPr>
                <w:rFonts w:ascii="Arial" w:hAnsi="Arial" w:cs="Arial"/>
                <w:i/>
                <w:sz w:val="16"/>
                <w:szCs w:val="16"/>
              </w:rPr>
              <w:t>Availability</w:t>
            </w:r>
          </w:p>
          <w:p w14:paraId="16B33D7B" w14:textId="77777777" w:rsidR="000876E3" w:rsidRPr="003E49B6" w:rsidRDefault="000876E3" w:rsidP="001F179A">
            <w:pPr>
              <w:pStyle w:val="StyleTableText8pt"/>
            </w:pPr>
            <w:r w:rsidRPr="003E49B6">
              <w:t xml:space="preserve">&lt;Warning Type="1" ShortText="Room unit/type- not availability" Code="376" </w:t>
            </w:r>
            <w:r w:rsidRPr="003E49B6">
              <w:rPr>
                <w:b/>
                <w:lang w:val="en-US"/>
              </w:rPr>
              <w:t>Status=”Error”/&gt;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7C" w14:textId="77777777" w:rsidR="000876E3" w:rsidRPr="003E49B6" w:rsidRDefault="000876E3" w:rsidP="007B5173">
            <w:pPr>
              <w:pStyle w:val="TableText"/>
              <w:jc w:val="center"/>
              <w:rPr>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7D" w14:textId="77777777" w:rsidR="000876E3" w:rsidRPr="003E49B6" w:rsidRDefault="000876E3" w:rsidP="001F179A">
            <w:pPr>
              <w:pStyle w:val="StyleTableText8pt"/>
            </w:pPr>
            <w:r w:rsidRPr="003E49B6">
              <w:rPr>
                <w:i/>
              </w:rPr>
              <w:t>Valid values</w:t>
            </w:r>
            <w:r w:rsidRPr="003E49B6">
              <w:t>:</w:t>
            </w:r>
          </w:p>
          <w:p w14:paraId="16B33D7E" w14:textId="77777777" w:rsidR="000876E3" w:rsidRPr="003E49B6" w:rsidRDefault="000876E3" w:rsidP="001F179A">
            <w:pPr>
              <w:pStyle w:val="StyleTableText8pt"/>
            </w:pPr>
            <w:r w:rsidRPr="003E49B6">
              <w:t>“Error” Alternate Room Type/Alternate Availability</w:t>
            </w:r>
          </w:p>
          <w:p w14:paraId="16B33D7F" w14:textId="77777777" w:rsidR="000876E3" w:rsidRPr="006D49B2" w:rsidRDefault="000876E3" w:rsidP="001F179A">
            <w:pPr>
              <w:pStyle w:val="StyleTableText8pt"/>
            </w:pPr>
            <w:r w:rsidRPr="003E49B6">
              <w:t>“Warning” General Warning</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80" w14:textId="77777777" w:rsidR="000876E3" w:rsidRPr="006D49B2" w:rsidRDefault="000876E3" w:rsidP="000F2570">
            <w:pPr>
              <w:spacing w:before="60" w:after="60" w:line="240" w:lineRule="auto"/>
              <w:rPr>
                <w:rFonts w:ascii="Arial" w:hAnsi="Arial" w:cs="Arial"/>
                <w:sz w:val="16"/>
                <w:szCs w:val="16"/>
              </w:rPr>
            </w:pPr>
          </w:p>
        </w:tc>
      </w:tr>
      <w:tr w:rsidR="000876E3" w:rsidRPr="00276660" w14:paraId="16B33D88"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D82" w14:textId="77777777" w:rsidR="000876E3" w:rsidRPr="00276660"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83" w14:textId="77777777" w:rsidR="000876E3" w:rsidRPr="00276660" w:rsidRDefault="000876E3" w:rsidP="005669C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84" w14:textId="77777777" w:rsidR="000876E3" w:rsidRPr="00276660" w:rsidRDefault="000876E3"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85" w14:textId="77777777" w:rsidR="000876E3" w:rsidRPr="00276660" w:rsidRDefault="000876E3" w:rsidP="005669C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86" w14:textId="77777777" w:rsidR="000876E3" w:rsidRPr="00276660" w:rsidRDefault="000876E3" w:rsidP="005669C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87" w14:textId="77777777" w:rsidR="000876E3" w:rsidRPr="00276660" w:rsidRDefault="000876E3" w:rsidP="005669C3">
            <w:pPr>
              <w:spacing w:after="0" w:line="360" w:lineRule="auto"/>
              <w:rPr>
                <w:rFonts w:ascii="Arial" w:hAnsi="Arial" w:cs="Arial"/>
                <w:b/>
                <w:sz w:val="16"/>
                <w:szCs w:val="16"/>
              </w:rPr>
            </w:pPr>
          </w:p>
        </w:tc>
      </w:tr>
      <w:tr w:rsidR="000876E3" w:rsidRPr="00276660" w14:paraId="16B33D9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D89" w14:textId="77777777" w:rsidR="000876E3" w:rsidRPr="00276660" w:rsidRDefault="000876E3" w:rsidP="001F179A">
            <w:pPr>
              <w:pStyle w:val="StyleArial8ptBoldAfter0ptLinespacing15lines"/>
            </w:pPr>
            <w:r w:rsidRPr="00276660">
              <w:t>1</w:t>
            </w:r>
          </w:p>
          <w:p w14:paraId="16B33D8A" w14:textId="77777777" w:rsidR="000876E3" w:rsidRPr="00276660" w:rsidRDefault="000876E3" w:rsidP="001F179A">
            <w:pPr>
              <w:pStyle w:val="StyleArial8ptBoldAfter0ptLinespacing15lines"/>
            </w:pPr>
            <w:r w:rsidRPr="00276660">
              <w:t>2</w:t>
            </w:r>
          </w:p>
          <w:p w14:paraId="16B33D8B" w14:textId="77777777" w:rsidR="000876E3" w:rsidRPr="00276660" w:rsidRDefault="000876E3" w:rsidP="001F179A">
            <w:pPr>
              <w:pStyle w:val="StyleArial8ptBoldAfter0ptLinespacing15lines"/>
            </w:pPr>
            <w:r w:rsidRPr="00276660">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D8C" w14:textId="77777777" w:rsidR="000876E3" w:rsidRPr="00276660" w:rsidRDefault="000876E3" w:rsidP="001F179A">
            <w:pPr>
              <w:pStyle w:val="StyleArial8ptBoldAfter0ptLinespacing15lines"/>
            </w:pPr>
            <w:r w:rsidRPr="00276660">
              <w:t>HotelRes</w:t>
            </w:r>
            <w:r>
              <w:t>Modifies</w:t>
            </w:r>
          </w:p>
          <w:p w14:paraId="16B33D8D" w14:textId="77777777" w:rsidR="000876E3" w:rsidRPr="00276660" w:rsidRDefault="000876E3" w:rsidP="001F179A">
            <w:pPr>
              <w:pStyle w:val="StyleArial8ptBoldAfter0ptLinespacing15lines"/>
            </w:pPr>
            <w:r w:rsidRPr="00276660">
              <w:t>HotelRes</w:t>
            </w:r>
            <w:r>
              <w:t>Modify</w:t>
            </w:r>
          </w:p>
          <w:p w14:paraId="16B33D8E" w14:textId="77777777" w:rsidR="000876E3" w:rsidRPr="00276660" w:rsidRDefault="000876E3" w:rsidP="001F179A">
            <w:pPr>
              <w:pStyle w:val="StyleArial8ptBoldAfter0ptLinespacing15lines"/>
            </w:pPr>
            <w:r w:rsidRPr="00276660">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D8F" w14:textId="77777777" w:rsidR="000876E3" w:rsidRPr="00276660" w:rsidRDefault="000876E3" w:rsidP="001F179A">
            <w:pPr>
              <w:pStyle w:val="StyleArial8ptBoldAfter0ptLinespacing15lines"/>
            </w:pPr>
            <w:r>
              <w:t>M</w:t>
            </w:r>
          </w:p>
          <w:p w14:paraId="16B33D90" w14:textId="77777777" w:rsidR="000876E3" w:rsidRPr="00276660" w:rsidRDefault="000876E3" w:rsidP="001F179A">
            <w:pPr>
              <w:pStyle w:val="StyleArial8ptBoldAfter0ptLinespacing15lines"/>
            </w:pPr>
            <w:r w:rsidRPr="00276660">
              <w:t>M</w:t>
            </w:r>
          </w:p>
          <w:p w14:paraId="16B33D91" w14:textId="77777777" w:rsidR="000876E3" w:rsidRPr="00276660" w:rsidRDefault="000876E3" w:rsidP="001F179A">
            <w:pPr>
              <w:pStyle w:val="StyleArial8ptBoldAfter0ptLinespacing15lines"/>
            </w:pPr>
            <w:r w:rsidRPr="00276660">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D92" w14:textId="77777777" w:rsidR="000876E3" w:rsidRPr="00276660" w:rsidRDefault="000876E3"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93" w14:textId="77777777" w:rsidR="000876E3" w:rsidRPr="0061132B" w:rsidRDefault="000876E3" w:rsidP="001873F5">
            <w:pPr>
              <w:spacing w:after="0" w:line="360" w:lineRule="auto"/>
              <w:jc w:val="center"/>
              <w:rPr>
                <w:rFonts w:ascii="Arial" w:hAnsi="Arial" w:cs="Arial"/>
                <w:b/>
                <w:sz w:val="16"/>
                <w:szCs w:val="16"/>
              </w:rPr>
            </w:pPr>
            <w:r w:rsidRPr="0061132B">
              <w:rPr>
                <w:rFonts w:ascii="Arial" w:hAnsi="Arial" w:cs="Arial"/>
                <w:b/>
                <w:sz w:val="16"/>
                <w:szCs w:val="16"/>
              </w:rPr>
              <w:t>GDS</w:t>
            </w:r>
          </w:p>
          <w:p w14:paraId="16B33D94" w14:textId="77777777" w:rsidR="000876E3" w:rsidRPr="0061132B" w:rsidRDefault="000876E3" w:rsidP="001873F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D95" w14:textId="77777777" w:rsidR="000876E3" w:rsidRPr="00276660" w:rsidRDefault="000876E3" w:rsidP="005669C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D96" w14:textId="77777777" w:rsidR="000876E3" w:rsidRPr="00276660" w:rsidRDefault="000876E3" w:rsidP="005669C3">
            <w:pPr>
              <w:spacing w:after="0" w:line="360" w:lineRule="auto"/>
              <w:rPr>
                <w:rFonts w:ascii="Arial" w:hAnsi="Arial" w:cs="Arial"/>
                <w:b/>
                <w:sz w:val="16"/>
                <w:szCs w:val="16"/>
              </w:rPr>
            </w:pPr>
          </w:p>
        </w:tc>
      </w:tr>
      <w:tr w:rsidR="000876E3" w:rsidRPr="00F860DF" w14:paraId="16B33DA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98"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99" w14:textId="77777777" w:rsidR="000876E3" w:rsidRPr="00710CED" w:rsidRDefault="000876E3" w:rsidP="001F179A">
            <w:pPr>
              <w:pStyle w:val="StyleArial8ptAfter0ptLinespacingsingle"/>
            </w:pPr>
            <w:r w:rsidRPr="00710CED">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9A"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9B" w14:textId="77777777" w:rsidR="000876E3" w:rsidRPr="00710CED" w:rsidRDefault="000876E3" w:rsidP="001F179A">
            <w:pPr>
              <w:pStyle w:val="StyleArial8ptAfter0ptLinespacingsingle"/>
            </w:pPr>
            <w:r w:rsidRPr="00710CED">
              <w:t>OTA_CodeType</w:t>
            </w:r>
          </w:p>
          <w:p w14:paraId="16B33D9C" w14:textId="77777777" w:rsidR="000876E3" w:rsidRPr="00710CED" w:rsidRDefault="000876E3" w:rsidP="00B20CA3">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r w:rsidRPr="00710CED">
              <w:rPr>
                <w:rFonts w:ascii="Arial" w:hAnsi="Arial" w:cs="Arial"/>
                <w:sz w:val="16"/>
                <w:szCs w:val="16"/>
              </w:rPr>
              <w:t>:</w:t>
            </w:r>
          </w:p>
          <w:p w14:paraId="16B33D9D" w14:textId="77777777" w:rsidR="000876E3" w:rsidRPr="00710CED" w:rsidRDefault="000876E3" w:rsidP="001F179A">
            <w:pPr>
              <w:pStyle w:val="StyleArial8ptAfter0ptLinespacingsingle"/>
            </w:pPr>
            <w:r w:rsidRPr="00710CED">
              <w:t>&lt;HotelReservation&gt;</w:t>
            </w:r>
          </w:p>
          <w:p w14:paraId="16B33D9E" w14:textId="77777777" w:rsidR="000876E3" w:rsidRPr="00710CED" w:rsidRDefault="000876E3" w:rsidP="00162E94">
            <w:pPr>
              <w:spacing w:after="0" w:line="240" w:lineRule="auto"/>
              <w:rPr>
                <w:rFonts w:ascii="Arial" w:hAnsi="Arial" w:cs="Arial"/>
                <w:sz w:val="16"/>
                <w:szCs w:val="16"/>
              </w:rPr>
            </w:pPr>
            <w:r w:rsidRPr="00710CED">
              <w:rPr>
                <w:rFonts w:ascii="Arial" w:hAnsi="Arial" w:cs="Arial"/>
                <w:sz w:val="16"/>
                <w:szCs w:val="16"/>
              </w:rPr>
              <w:t>&lt;UniqueID “</w:t>
            </w:r>
            <w:r w:rsidRPr="00710CED">
              <w:rPr>
                <w:rFonts w:ascii="Arial" w:hAnsi="Arial" w:cs="Arial"/>
                <w:b/>
                <w:sz w:val="16"/>
                <w:szCs w:val="16"/>
              </w:rPr>
              <w:t>Type="14</w:t>
            </w:r>
            <w:r w:rsidRPr="00710CED">
              <w:rPr>
                <w:rFonts w:ascii="Arial" w:hAnsi="Arial" w:cs="Arial"/>
                <w:sz w:val="16"/>
                <w:szCs w:val="16"/>
              </w:rPr>
              <w:t>" ID="OVQPEI"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9F"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A0" w14:textId="77777777" w:rsidR="000876E3" w:rsidRPr="00710CED" w:rsidRDefault="000876E3" w:rsidP="001F179A">
            <w:pPr>
              <w:pStyle w:val="StyleTableText8pt"/>
            </w:pPr>
            <w:r w:rsidRPr="00710CED">
              <w:t>OTA Code List – UIT</w:t>
            </w:r>
          </w:p>
          <w:p w14:paraId="16B33DA1" w14:textId="77777777" w:rsidR="000876E3" w:rsidRPr="00710CED" w:rsidRDefault="000876E3" w:rsidP="001F179A">
            <w:pPr>
              <w:pStyle w:val="StyleTableText8pt"/>
            </w:pPr>
            <w:r w:rsidRPr="00710CED">
              <w:t>Unique ID</w:t>
            </w:r>
          </w:p>
          <w:p w14:paraId="16B33DA2" w14:textId="77777777" w:rsidR="000876E3" w:rsidRPr="00710CED" w:rsidRDefault="000876E3" w:rsidP="001F179A">
            <w:pPr>
              <w:pStyle w:val="StyleTableText8pt"/>
            </w:pPr>
            <w:r w:rsidRPr="00710CED">
              <w:rPr>
                <w:i/>
              </w:rPr>
              <w:t>Valid value</w:t>
            </w:r>
            <w:r w:rsidRPr="00710CED">
              <w:t>:</w:t>
            </w:r>
          </w:p>
          <w:p w14:paraId="16B33DA3" w14:textId="77777777" w:rsidR="000876E3" w:rsidRPr="00710CED" w:rsidRDefault="000876E3" w:rsidP="001F179A">
            <w:pPr>
              <w:pStyle w:val="StyleArial8ptAfter0ptLinespacingsingle"/>
            </w:pPr>
            <w:r w:rsidRPr="00710CED">
              <w:rPr>
                <w:lang w:val="en-AU"/>
              </w:rPr>
              <w:t>14 = Reservation</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A4" w14:textId="77777777" w:rsidR="000876E3" w:rsidRPr="00710CED" w:rsidRDefault="000876E3" w:rsidP="00B20CA3">
            <w:pPr>
              <w:spacing w:after="0" w:line="240" w:lineRule="auto"/>
              <w:jc w:val="center"/>
              <w:rPr>
                <w:rFonts w:ascii="Arial" w:hAnsi="Arial" w:cs="Arial"/>
                <w:sz w:val="16"/>
                <w:szCs w:val="16"/>
              </w:rPr>
            </w:pPr>
          </w:p>
        </w:tc>
      </w:tr>
      <w:tr w:rsidR="000876E3" w:rsidRPr="00710CED" w14:paraId="16B33DB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A6"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A7" w14:textId="77777777" w:rsidR="000876E3" w:rsidRPr="00710CED" w:rsidRDefault="000876E3" w:rsidP="001F179A">
            <w:pPr>
              <w:pStyle w:val="StyleArial8ptAfter0ptLinespacingsingle"/>
            </w:pPr>
            <w:r w:rsidRPr="00710CED">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A8"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A9" w14:textId="77777777" w:rsidR="000876E3" w:rsidRPr="00710CED" w:rsidRDefault="000876E3" w:rsidP="001F179A">
            <w:pPr>
              <w:pStyle w:val="StyleArial8ptAfter0ptLinespacingsingle"/>
            </w:pPr>
            <w:r w:rsidRPr="00710CED">
              <w:t>StringLength1to32</w:t>
            </w:r>
          </w:p>
          <w:p w14:paraId="16B33DAA" w14:textId="77777777" w:rsidR="000876E3" w:rsidRPr="00710CED" w:rsidRDefault="000876E3" w:rsidP="00162E94">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3DAB" w14:textId="77777777" w:rsidR="000876E3" w:rsidRPr="00710CED" w:rsidRDefault="000876E3" w:rsidP="001F179A">
            <w:pPr>
              <w:pStyle w:val="StyleArial8ptAfter0ptLinespacingsingle"/>
            </w:pPr>
            <w:r w:rsidRPr="00710CED">
              <w:t>&lt;HotelReservation&gt;</w:t>
            </w:r>
          </w:p>
          <w:p w14:paraId="16B33DAC" w14:textId="77777777" w:rsidR="000876E3" w:rsidRPr="00710CED" w:rsidRDefault="000876E3" w:rsidP="00162E94">
            <w:pPr>
              <w:spacing w:after="0" w:line="240" w:lineRule="auto"/>
              <w:rPr>
                <w:rFonts w:ascii="Arial" w:hAnsi="Arial" w:cs="Arial"/>
                <w:sz w:val="16"/>
                <w:szCs w:val="16"/>
              </w:rPr>
            </w:pPr>
            <w:r w:rsidRPr="00710CED">
              <w:rPr>
                <w:rFonts w:ascii="Arial" w:hAnsi="Arial" w:cs="Arial"/>
                <w:sz w:val="16"/>
                <w:szCs w:val="16"/>
              </w:rPr>
              <w:t xml:space="preserve">&lt;UniqueID “Type="14" </w:t>
            </w:r>
            <w:r w:rsidRPr="00710CED">
              <w:rPr>
                <w:rFonts w:ascii="Arial" w:hAnsi="Arial" w:cs="Arial"/>
                <w:b/>
                <w:sz w:val="16"/>
                <w:szCs w:val="16"/>
              </w:rPr>
              <w:t>”ID="OVQPEI"</w:t>
            </w:r>
            <w:r w:rsidRPr="00710CED">
              <w:rPr>
                <w:rFonts w:ascii="Arial" w:hAnsi="Arial" w:cs="Arial"/>
                <w:sz w:val="16"/>
                <w:szCs w:val="16"/>
              </w:rPr>
              <w:t xml:space="preserve">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AD"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AE" w14:textId="77777777" w:rsidR="000876E3" w:rsidRPr="00710CED" w:rsidRDefault="000876E3" w:rsidP="00AA51ED">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AF" w14:textId="77777777" w:rsidR="000876E3" w:rsidRPr="00E07112" w:rsidRDefault="000876E3" w:rsidP="001F179A">
            <w:pPr>
              <w:pStyle w:val="StyleArial8ptBefore3ptAfter3ptLinespacingsing"/>
            </w:pPr>
            <w:r w:rsidRPr="00E07112">
              <w:t>PNR Record Locator GDS=6</w:t>
            </w:r>
          </w:p>
          <w:p w14:paraId="16B33DB0" w14:textId="77777777" w:rsidR="000876E3" w:rsidRPr="00E07112" w:rsidRDefault="000876E3" w:rsidP="00C53A81">
            <w:pPr>
              <w:spacing w:before="60" w:after="60"/>
            </w:pPr>
            <w:r w:rsidRPr="00E07112">
              <w:rPr>
                <w:rFonts w:ascii="Arial" w:hAnsi="Arial" w:cs="Arial"/>
                <w:b/>
                <w:sz w:val="16"/>
                <w:szCs w:val="16"/>
              </w:rPr>
              <w:t xml:space="preserve">GDS Certification testing  Note:  </w:t>
            </w:r>
            <w:r w:rsidRPr="00E07112">
              <w:rPr>
                <w:rFonts w:ascii="Arial" w:hAnsi="Arial" w:cs="Arial"/>
                <w:i/>
                <w:sz w:val="16"/>
                <w:szCs w:val="16"/>
              </w:rPr>
              <w:t>Applicable to Worldspan.</w:t>
            </w:r>
          </w:p>
        </w:tc>
      </w:tr>
      <w:tr w:rsidR="000876E3" w:rsidRPr="00F860DF" w14:paraId="16B33DB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B2"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B3" w14:textId="77777777" w:rsidR="000876E3" w:rsidRPr="00710CED" w:rsidRDefault="000876E3" w:rsidP="001F179A">
            <w:pPr>
              <w:pStyle w:val="StyleArial8ptAfter0ptLinespacingsingle"/>
            </w:pPr>
            <w:r w:rsidRPr="00710CED">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B4"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B5" w14:textId="77777777" w:rsidR="000876E3" w:rsidRPr="00710CED" w:rsidRDefault="000876E3" w:rsidP="001F179A">
            <w:pPr>
              <w:pStyle w:val="StyleArial8ptAfter0ptLinespacingsingle"/>
            </w:pPr>
            <w:r w:rsidRPr="00710CED">
              <w:t>StringLength1to32</w:t>
            </w:r>
          </w:p>
          <w:p w14:paraId="16B33DB6" w14:textId="77777777" w:rsidR="000876E3" w:rsidRPr="00710CED" w:rsidRDefault="000876E3" w:rsidP="00162E94">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3DB7" w14:textId="77777777" w:rsidR="000876E3" w:rsidRPr="00710CED" w:rsidRDefault="000876E3" w:rsidP="001F179A">
            <w:pPr>
              <w:pStyle w:val="StyleArial8ptAfter0ptLinespacingsingle"/>
            </w:pPr>
            <w:r w:rsidRPr="00710CED">
              <w:t>&lt;HotelReservation&gt;</w:t>
            </w:r>
          </w:p>
          <w:p w14:paraId="16B33DB8" w14:textId="77777777" w:rsidR="000876E3" w:rsidRPr="00710CED" w:rsidRDefault="000876E3" w:rsidP="00162E94">
            <w:pPr>
              <w:spacing w:after="0" w:line="240" w:lineRule="auto"/>
              <w:rPr>
                <w:rFonts w:ascii="Arial" w:hAnsi="Arial" w:cs="Arial"/>
                <w:sz w:val="16"/>
                <w:szCs w:val="16"/>
              </w:rPr>
            </w:pPr>
            <w:r w:rsidRPr="00710CED">
              <w:rPr>
                <w:rFonts w:ascii="Arial" w:hAnsi="Arial" w:cs="Arial"/>
                <w:sz w:val="16"/>
                <w:szCs w:val="16"/>
              </w:rPr>
              <w:t xml:space="preserve">&lt;UniqueID ID="Type="14" ID="OVQPEI" </w:t>
            </w:r>
            <w:r w:rsidRPr="00710CED">
              <w:rPr>
                <w:rFonts w:ascii="Arial" w:hAnsi="Arial" w:cs="Arial"/>
                <w:b/>
                <w:sz w:val="16"/>
                <w:szCs w:val="16"/>
              </w:rPr>
              <w:t>ID_Context="1P</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B9"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BA" w14:textId="77777777" w:rsidR="000876E3" w:rsidRPr="00710CED" w:rsidRDefault="000876E3" w:rsidP="001F179A">
            <w:pPr>
              <w:pStyle w:val="StyleTableText8pt"/>
            </w:pPr>
            <w:r w:rsidRPr="00710CED">
              <w:rPr>
                <w:i/>
              </w:rPr>
              <w:t>Valid values</w:t>
            </w:r>
            <w:r w:rsidRPr="00710CED">
              <w:t>:</w:t>
            </w:r>
          </w:p>
          <w:p w14:paraId="16B33DBB" w14:textId="77777777" w:rsidR="000876E3" w:rsidRPr="00E06B8B" w:rsidRDefault="000876E3" w:rsidP="00353ACC">
            <w:pPr>
              <w:pStyle w:val="StyleTableText6ptAfterbefore"/>
              <w:numPr>
                <w:ilvl w:val="0"/>
                <w:numId w:val="15"/>
              </w:numPr>
              <w:ind w:left="252" w:hanging="252"/>
            </w:pPr>
            <w:r w:rsidRPr="00E06B8B">
              <w:t>1V = Apollo</w:t>
            </w:r>
            <w:r w:rsidRPr="00710CED">
              <w:sym w:font="Symbol" w:char="F0E2"/>
            </w:r>
            <w:r w:rsidRPr="00E06B8B">
              <w:t xml:space="preserve"> GDS</w:t>
            </w:r>
          </w:p>
          <w:p w14:paraId="16B33DBC" w14:textId="77777777" w:rsidR="000876E3" w:rsidRPr="00710CED" w:rsidRDefault="000876E3" w:rsidP="00353ACC">
            <w:pPr>
              <w:pStyle w:val="StyleTableText6ptAfterbefore"/>
              <w:numPr>
                <w:ilvl w:val="0"/>
                <w:numId w:val="15"/>
              </w:numPr>
              <w:ind w:left="252" w:hanging="252"/>
            </w:pPr>
            <w:r w:rsidRPr="00710CED">
              <w:t xml:space="preserve">1G </w:t>
            </w:r>
            <w:r>
              <w:t>=</w:t>
            </w:r>
            <w:r w:rsidRPr="00710CED">
              <w:t xml:space="preserve"> Galileo</w:t>
            </w:r>
            <w:r w:rsidRPr="00710CED">
              <w:sym w:font="Symbol" w:char="F0E2"/>
            </w:r>
            <w:r w:rsidRPr="00710CED">
              <w:t xml:space="preserve"> GDS</w:t>
            </w:r>
          </w:p>
          <w:p w14:paraId="16B33DBD" w14:textId="77777777" w:rsidR="000876E3" w:rsidRPr="008720D1" w:rsidRDefault="000876E3" w:rsidP="00353ACC">
            <w:pPr>
              <w:pStyle w:val="StyleTableText6ptAfterbefore"/>
              <w:numPr>
                <w:ilvl w:val="0"/>
                <w:numId w:val="15"/>
              </w:numPr>
              <w:ind w:left="252" w:hanging="252"/>
            </w:pPr>
            <w:r w:rsidRPr="00710CED">
              <w:t xml:space="preserve">1P </w:t>
            </w:r>
            <w:r>
              <w:t>=</w:t>
            </w:r>
            <w:r w:rsidRPr="00710CED">
              <w:t xml:space="preserve"> Worldspan</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BE" w14:textId="77777777" w:rsidR="000876E3" w:rsidRPr="003152CE" w:rsidRDefault="000876E3" w:rsidP="000F2570">
            <w:pPr>
              <w:spacing w:before="60" w:after="60" w:line="240" w:lineRule="auto"/>
              <w:rPr>
                <w:rFonts w:ascii="Arial" w:hAnsi="Arial" w:cs="Arial"/>
                <w:sz w:val="16"/>
                <w:szCs w:val="16"/>
              </w:rPr>
            </w:pPr>
          </w:p>
        </w:tc>
      </w:tr>
      <w:tr w:rsidR="000876E3" w:rsidRPr="00F860DF" w14:paraId="16B33DC6"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DC0" w14:textId="77777777" w:rsidR="000876E3" w:rsidRPr="003152CE"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C1" w14:textId="77777777" w:rsidR="000876E3" w:rsidRPr="009E2834" w:rsidRDefault="000876E3" w:rsidP="00ED1D7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C2" w14:textId="77777777" w:rsidR="000876E3" w:rsidRPr="003152CE" w:rsidRDefault="000876E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C3" w14:textId="77777777" w:rsidR="000876E3" w:rsidRPr="003152CE" w:rsidRDefault="000876E3"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C4" w14:textId="77777777" w:rsidR="000876E3" w:rsidRPr="003152CE"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C5" w14:textId="77777777" w:rsidR="000876E3" w:rsidRPr="003152CE" w:rsidRDefault="000876E3" w:rsidP="000F2570">
            <w:pPr>
              <w:spacing w:before="60" w:after="60" w:line="240" w:lineRule="auto"/>
              <w:rPr>
                <w:rFonts w:ascii="Arial" w:hAnsi="Arial" w:cs="Arial"/>
                <w:sz w:val="16"/>
                <w:szCs w:val="16"/>
              </w:rPr>
            </w:pPr>
          </w:p>
        </w:tc>
      </w:tr>
      <w:tr w:rsidR="000876E3" w:rsidRPr="003E49B6" w14:paraId="16B33DD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DC7" w14:textId="77777777" w:rsidR="000876E3" w:rsidRPr="003E49B6" w:rsidRDefault="000876E3" w:rsidP="001F179A">
            <w:pPr>
              <w:pStyle w:val="StyleArial8ptBoldAfter0ptLinespacing15lines"/>
            </w:pPr>
            <w:r w:rsidRPr="003E49B6">
              <w:t>1</w:t>
            </w:r>
          </w:p>
          <w:p w14:paraId="16B33DC8" w14:textId="77777777" w:rsidR="000876E3" w:rsidRPr="003E49B6" w:rsidRDefault="000876E3" w:rsidP="001F179A">
            <w:pPr>
              <w:pStyle w:val="StyleArial8ptBoldAfter0ptLinespacing15lines"/>
            </w:pPr>
            <w:r w:rsidRPr="003E49B6">
              <w:t>2</w:t>
            </w:r>
          </w:p>
          <w:p w14:paraId="16B33DC9" w14:textId="77777777" w:rsidR="000876E3" w:rsidRPr="003E49B6" w:rsidRDefault="000876E3" w:rsidP="001F179A">
            <w:pPr>
              <w:pStyle w:val="StyleArial8ptBoldAfter0ptLinespacing15lines"/>
            </w:pPr>
            <w:r w:rsidRPr="003E49B6">
              <w:t>3</w:t>
            </w:r>
          </w:p>
          <w:p w14:paraId="16B33DCA" w14:textId="77777777" w:rsidR="000876E3" w:rsidRPr="003E49B6" w:rsidRDefault="000876E3" w:rsidP="001F179A">
            <w:pPr>
              <w:pStyle w:val="StyleArial8ptBoldAfter0ptLinespacing15lines"/>
            </w:pPr>
            <w:r w:rsidRPr="003E49B6">
              <w:t>4</w:t>
            </w:r>
          </w:p>
          <w:p w14:paraId="16B33DCB" w14:textId="77777777" w:rsidR="000876E3" w:rsidRPr="003E49B6" w:rsidRDefault="000876E3" w:rsidP="001F179A">
            <w:pPr>
              <w:pStyle w:val="StyleArial8ptBoldAfter0ptLinespacing15lines"/>
            </w:pPr>
            <w:r w:rsidRPr="003E49B6">
              <w:t>5</w:t>
            </w:r>
          </w:p>
          <w:p w14:paraId="16B33DCC" w14:textId="77777777" w:rsidR="000876E3" w:rsidRPr="003E49B6" w:rsidRDefault="000876E3" w:rsidP="001F179A">
            <w:pPr>
              <w:pStyle w:val="StyleArial8ptBoldAfter0ptLinespacing15lines"/>
            </w:pPr>
            <w:r w:rsidRPr="003E49B6">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DCD" w14:textId="77777777" w:rsidR="000876E3" w:rsidRPr="003E49B6" w:rsidRDefault="000876E3" w:rsidP="001F179A">
            <w:pPr>
              <w:pStyle w:val="StyleArial8ptBoldAfter0ptLinespacing15lines"/>
            </w:pPr>
            <w:r w:rsidRPr="003E49B6">
              <w:t>HotelResModifies</w:t>
            </w:r>
          </w:p>
          <w:p w14:paraId="16B33DCE" w14:textId="77777777" w:rsidR="000876E3" w:rsidRPr="003E49B6" w:rsidRDefault="000876E3" w:rsidP="001F179A">
            <w:pPr>
              <w:pStyle w:val="StyleArial8ptBoldAfter0ptLinespacing15lines"/>
            </w:pPr>
            <w:r w:rsidRPr="003E49B6">
              <w:t>HotelResModify</w:t>
            </w:r>
          </w:p>
          <w:p w14:paraId="16B33DCF" w14:textId="77777777" w:rsidR="000876E3" w:rsidRPr="003E49B6" w:rsidRDefault="000876E3" w:rsidP="001F179A">
            <w:pPr>
              <w:pStyle w:val="StyleArial8ptBoldAfter0ptLinespacing15lines"/>
            </w:pPr>
            <w:r w:rsidRPr="003E49B6">
              <w:t>RoomStays</w:t>
            </w:r>
          </w:p>
          <w:p w14:paraId="16B33DD0" w14:textId="77777777" w:rsidR="000876E3" w:rsidRPr="003E49B6" w:rsidRDefault="000876E3" w:rsidP="001F179A">
            <w:pPr>
              <w:pStyle w:val="StyleArial8ptBoldAfter0ptLinespacing15lines"/>
            </w:pPr>
            <w:r w:rsidRPr="003E49B6">
              <w:t>RoomStay</w:t>
            </w:r>
          </w:p>
          <w:p w14:paraId="16B33DD1" w14:textId="77777777" w:rsidR="000876E3" w:rsidRPr="003E49B6" w:rsidRDefault="000876E3" w:rsidP="001F179A">
            <w:pPr>
              <w:pStyle w:val="StyleArial8ptBoldAfter0ptLinespacing15lines"/>
            </w:pPr>
            <w:r w:rsidRPr="003E49B6">
              <w:t>RoomTypes</w:t>
            </w:r>
          </w:p>
          <w:p w14:paraId="16B33DD2" w14:textId="77777777" w:rsidR="000876E3" w:rsidRPr="003E49B6" w:rsidRDefault="000876E3" w:rsidP="001F179A">
            <w:pPr>
              <w:pStyle w:val="StyleArial8ptBoldAfter0ptLinespacing15lines"/>
            </w:pPr>
            <w:r w:rsidRPr="003E49B6">
              <w:t>RoomType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DD3" w14:textId="77777777" w:rsidR="000876E3" w:rsidRPr="003E49B6" w:rsidRDefault="000876E3" w:rsidP="001F179A">
            <w:pPr>
              <w:pStyle w:val="StyleArial8ptBoldAfter0ptLinespacing15lines"/>
            </w:pPr>
            <w:r w:rsidRPr="003E49B6">
              <w:t>M</w:t>
            </w:r>
          </w:p>
          <w:p w14:paraId="16B33DD4" w14:textId="77777777" w:rsidR="000876E3" w:rsidRPr="003E49B6" w:rsidRDefault="000876E3" w:rsidP="001F179A">
            <w:pPr>
              <w:pStyle w:val="StyleArial8ptBoldAfter0ptLinespacing15lines"/>
            </w:pPr>
            <w:r w:rsidRPr="003E49B6">
              <w:t>M</w:t>
            </w:r>
          </w:p>
          <w:p w14:paraId="16B33DD5" w14:textId="77777777" w:rsidR="000876E3" w:rsidRPr="003E49B6" w:rsidRDefault="000876E3" w:rsidP="001F179A">
            <w:pPr>
              <w:pStyle w:val="StyleArial8ptBoldAfter0ptLinespacing15lines"/>
            </w:pPr>
            <w:r w:rsidRPr="003E49B6">
              <w:t>M</w:t>
            </w:r>
          </w:p>
          <w:p w14:paraId="16B33DD6" w14:textId="77777777" w:rsidR="000876E3" w:rsidRPr="003E49B6" w:rsidRDefault="000876E3" w:rsidP="001F179A">
            <w:pPr>
              <w:pStyle w:val="StyleArial8ptBoldAfter0ptLinespacing15lines"/>
            </w:pPr>
            <w:r w:rsidRPr="003E49B6">
              <w:t>M</w:t>
            </w:r>
          </w:p>
          <w:p w14:paraId="16B33DD7" w14:textId="77777777" w:rsidR="000876E3" w:rsidRPr="003E49B6" w:rsidRDefault="000876E3" w:rsidP="001F179A">
            <w:pPr>
              <w:pStyle w:val="StyleArial8ptBoldAfter0ptLinespacing15lines"/>
              <w:rPr>
                <w:strike/>
              </w:rPr>
            </w:pPr>
            <w:r w:rsidRPr="003E49B6">
              <w:t>R</w:t>
            </w:r>
          </w:p>
          <w:p w14:paraId="16B33DD8" w14:textId="77777777" w:rsidR="000876E3" w:rsidRPr="003E49B6" w:rsidRDefault="000876E3" w:rsidP="003E49B6">
            <w:pPr>
              <w:pStyle w:val="StyleArial8ptBoldAfter0ptLinespacing15lines"/>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DD9" w14:textId="77777777" w:rsidR="000876E3" w:rsidRPr="003E49B6"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DA" w14:textId="77777777" w:rsidR="000876E3" w:rsidRPr="003E49B6" w:rsidRDefault="000876E3" w:rsidP="009B0BEB">
            <w:pPr>
              <w:spacing w:after="0" w:line="360" w:lineRule="auto"/>
              <w:jc w:val="center"/>
              <w:rPr>
                <w:rFonts w:ascii="Arial" w:hAnsi="Arial" w:cs="Arial"/>
                <w:b/>
                <w:sz w:val="16"/>
                <w:szCs w:val="16"/>
              </w:rPr>
            </w:pPr>
            <w:r w:rsidRPr="003E49B6">
              <w:rPr>
                <w:rFonts w:ascii="Arial" w:hAnsi="Arial" w:cs="Arial"/>
                <w:b/>
                <w:sz w:val="16"/>
                <w:szCs w:val="16"/>
              </w:rPr>
              <w:t>GDS</w:t>
            </w:r>
          </w:p>
          <w:p w14:paraId="16B33DDB" w14:textId="77777777" w:rsidR="000876E3" w:rsidRPr="003E49B6" w:rsidRDefault="000876E3" w:rsidP="009B0BEB">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DDC" w14:textId="77777777" w:rsidR="000876E3" w:rsidRPr="003E49B6"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DDD" w14:textId="77777777" w:rsidR="000876E3" w:rsidRPr="003E49B6" w:rsidRDefault="000876E3" w:rsidP="00391063">
            <w:pPr>
              <w:spacing w:before="60" w:after="60" w:line="360" w:lineRule="auto"/>
              <w:rPr>
                <w:rFonts w:ascii="Arial" w:hAnsi="Arial" w:cs="Arial"/>
                <w:b/>
                <w:sz w:val="16"/>
                <w:szCs w:val="16"/>
              </w:rPr>
            </w:pPr>
          </w:p>
        </w:tc>
      </w:tr>
      <w:tr w:rsidR="000876E3" w:rsidRPr="00F860DF" w14:paraId="16B33DE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DDF" w14:textId="77777777" w:rsidR="000876E3" w:rsidRPr="003E49B6" w:rsidRDefault="000876E3" w:rsidP="0042517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DE0" w14:textId="77777777" w:rsidR="000876E3" w:rsidRPr="00537256" w:rsidRDefault="000876E3" w:rsidP="001F179A">
            <w:pPr>
              <w:pStyle w:val="StyleArial8ptAfter0ptLinespacingsingle"/>
            </w:pPr>
            <w:r w:rsidRPr="00537256">
              <w:t>@RoomViewCode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E1" w14:textId="77777777" w:rsidR="000876E3" w:rsidRPr="003E49B6" w:rsidRDefault="000876E3" w:rsidP="003E49B6">
            <w:pPr>
              <w:pStyle w:val="StyleArial8ptAfter0ptLinespacingsingle"/>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E2" w14:textId="77777777" w:rsidR="000876E3" w:rsidRPr="003E49B6" w:rsidRDefault="000876E3" w:rsidP="001F179A">
            <w:pPr>
              <w:pStyle w:val="StyleArial8ptAfter0ptLinespacingsingle"/>
            </w:pPr>
            <w:r w:rsidRPr="003E49B6">
              <w:t>OTA_CodeType</w:t>
            </w:r>
          </w:p>
          <w:p w14:paraId="16B33DE3" w14:textId="77777777" w:rsidR="000876E3" w:rsidRPr="003E49B6" w:rsidRDefault="000876E3" w:rsidP="00351973">
            <w:pPr>
              <w:autoSpaceDE w:val="0"/>
              <w:autoSpaceDN w:val="0"/>
              <w:adjustRightInd w:val="0"/>
              <w:spacing w:before="60" w:after="60"/>
              <w:rPr>
                <w:rFonts w:ascii="Arial" w:hAnsi="Arial" w:cs="Arial"/>
                <w:sz w:val="16"/>
                <w:szCs w:val="16"/>
              </w:rPr>
            </w:pPr>
            <w:r w:rsidRPr="003E49B6">
              <w:rPr>
                <w:rFonts w:ascii="Arial" w:hAnsi="Arial" w:cs="Arial"/>
                <w:i/>
                <w:iCs/>
                <w:sz w:val="16"/>
                <w:szCs w:val="16"/>
              </w:rPr>
              <w:t>Example:</w:t>
            </w:r>
          </w:p>
          <w:p w14:paraId="16B33DE4" w14:textId="77777777" w:rsidR="000876E3" w:rsidRPr="003E49B6" w:rsidRDefault="000876E3" w:rsidP="001F179A">
            <w:pPr>
              <w:pStyle w:val="StyleArial8ptAfter0ptLinespacingsingle"/>
            </w:pPr>
            <w:r w:rsidRPr="003E49B6">
              <w:t>&lt;RoomType</w:t>
            </w:r>
          </w:p>
          <w:p w14:paraId="16B33DE5" w14:textId="77777777" w:rsidR="000876E3" w:rsidRPr="003E49B6" w:rsidRDefault="000876E3" w:rsidP="00085520">
            <w:pPr>
              <w:spacing w:after="0" w:line="240" w:lineRule="auto"/>
              <w:rPr>
                <w:rFonts w:ascii="Arial" w:hAnsi="Arial" w:cs="Arial"/>
                <w:sz w:val="16"/>
                <w:szCs w:val="16"/>
              </w:rPr>
            </w:pPr>
            <w:r w:rsidRPr="003E49B6">
              <w:rPr>
                <w:rFonts w:ascii="Arial" w:hAnsi="Arial" w:cs="Arial"/>
                <w:sz w:val="16"/>
                <w:szCs w:val="16"/>
              </w:rPr>
              <w:t>RoomViewCode=”</w:t>
            </w:r>
            <w:r w:rsidRPr="003E49B6">
              <w:rPr>
                <w:rFonts w:ascii="Arial" w:hAnsi="Arial" w:cs="Arial"/>
                <w:b/>
                <w:sz w:val="16"/>
                <w:szCs w:val="16"/>
              </w:rPr>
              <w:t>11</w:t>
            </w:r>
            <w:r w:rsidRPr="003E49B6">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E6"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E7" w14:textId="77777777" w:rsidR="000876E3" w:rsidRPr="003E49B6" w:rsidRDefault="000876E3" w:rsidP="001F179A">
            <w:pPr>
              <w:pStyle w:val="StyleArial8ptAfter0pt"/>
            </w:pPr>
            <w:r w:rsidRPr="003E49B6">
              <w:t>OTA Code List Room View Type (RVT)</w:t>
            </w:r>
          </w:p>
          <w:p w14:paraId="16B33DE8" w14:textId="77777777" w:rsidR="000876E3" w:rsidRPr="003E49B6" w:rsidRDefault="000876E3" w:rsidP="00351973">
            <w:pPr>
              <w:autoSpaceDE w:val="0"/>
              <w:autoSpaceDN w:val="0"/>
              <w:adjustRightInd w:val="0"/>
              <w:spacing w:before="60" w:after="60"/>
              <w:rPr>
                <w:rFonts w:ascii="Arial" w:hAnsi="Arial" w:cs="Arial"/>
                <w:sz w:val="16"/>
                <w:szCs w:val="16"/>
              </w:rPr>
            </w:pPr>
            <w:r w:rsidRPr="003E49B6">
              <w:rPr>
                <w:rFonts w:ascii="Arial" w:hAnsi="Arial" w:cs="Arial"/>
                <w:sz w:val="16"/>
                <w:szCs w:val="16"/>
              </w:rPr>
              <w:t>See Appendix A, Figure 6 for list.</w:t>
            </w:r>
          </w:p>
          <w:p w14:paraId="16B33DE9" w14:textId="77777777" w:rsidR="000876E3" w:rsidRPr="003E49B6" w:rsidRDefault="000876E3" w:rsidP="001F179A">
            <w:pPr>
              <w:pStyle w:val="StyleTableText8pt"/>
            </w:pPr>
            <w:r w:rsidRPr="003E49B6">
              <w:rPr>
                <w:i/>
              </w:rPr>
              <w:t>Example value</w:t>
            </w:r>
            <w:r w:rsidRPr="003E49B6">
              <w:t>:</w:t>
            </w:r>
          </w:p>
          <w:p w14:paraId="16B33DEA" w14:textId="77777777" w:rsidR="000876E3" w:rsidRPr="003E49B6" w:rsidRDefault="000876E3" w:rsidP="00E72399">
            <w:pPr>
              <w:autoSpaceDE w:val="0"/>
              <w:autoSpaceDN w:val="0"/>
              <w:adjustRightInd w:val="0"/>
              <w:spacing w:before="60" w:after="60"/>
              <w:rPr>
                <w:rFonts w:ascii="Arial" w:hAnsi="Arial" w:cs="Arial"/>
                <w:sz w:val="16"/>
                <w:szCs w:val="16"/>
              </w:rPr>
            </w:pPr>
            <w:r w:rsidRPr="003E49B6">
              <w:rPr>
                <w:rFonts w:ascii="Arial" w:hAnsi="Arial" w:cs="Arial"/>
                <w:sz w:val="16"/>
                <w:szCs w:val="16"/>
              </w:rPr>
              <w:t>11 = Ocean View</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EB" w14:textId="77777777" w:rsidR="000876E3" w:rsidRPr="003E49B6" w:rsidRDefault="000876E3" w:rsidP="00D8050D">
            <w:pPr>
              <w:pStyle w:val="StyleArial8ptBefore3ptAfter3ptLinespacingsing"/>
            </w:pPr>
            <w:r w:rsidRPr="003E49B6">
              <w:t>View from the Room/Room Location</w:t>
            </w:r>
          </w:p>
        </w:tc>
      </w:tr>
      <w:tr w:rsidR="000876E3" w:rsidRPr="00425173" w14:paraId="16B33DF3"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DED" w14:textId="77777777" w:rsidR="000876E3" w:rsidRPr="00537256" w:rsidRDefault="000876E3" w:rsidP="00353ACC">
            <w:pPr>
              <w:pStyle w:val="TableText"/>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DEE" w14:textId="77777777" w:rsidR="000876E3" w:rsidRPr="00425173" w:rsidRDefault="000876E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DEF" w14:textId="77777777" w:rsidR="000876E3" w:rsidRPr="00425173"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DF0" w14:textId="77777777" w:rsidR="000876E3" w:rsidRPr="00425173" w:rsidRDefault="000876E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DF1" w14:textId="77777777" w:rsidR="000876E3" w:rsidRPr="00425173"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DF2" w14:textId="77777777" w:rsidR="000876E3" w:rsidRPr="00425173" w:rsidRDefault="000876E3" w:rsidP="00425173">
            <w:pPr>
              <w:spacing w:after="0" w:line="360" w:lineRule="auto"/>
              <w:rPr>
                <w:rFonts w:ascii="Arial" w:hAnsi="Arial" w:cs="Arial"/>
                <w:b/>
                <w:sz w:val="16"/>
                <w:szCs w:val="16"/>
              </w:rPr>
            </w:pPr>
          </w:p>
        </w:tc>
      </w:tr>
      <w:tr w:rsidR="000876E3" w:rsidRPr="00425173" w14:paraId="16B33E0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DF4" w14:textId="77777777" w:rsidR="000876E3" w:rsidRPr="003E49B6" w:rsidRDefault="000876E3" w:rsidP="001F179A">
            <w:pPr>
              <w:pStyle w:val="StyleArial8ptBoldAfter0ptLinespacing15lines"/>
            </w:pPr>
            <w:r w:rsidRPr="003E49B6">
              <w:t>1</w:t>
            </w:r>
          </w:p>
          <w:p w14:paraId="16B33DF5" w14:textId="77777777" w:rsidR="000876E3" w:rsidRPr="003E49B6" w:rsidRDefault="000876E3" w:rsidP="001F179A">
            <w:pPr>
              <w:pStyle w:val="StyleArial8ptBoldAfter0ptLinespacing15lines"/>
            </w:pPr>
            <w:r w:rsidRPr="003E49B6">
              <w:t>2</w:t>
            </w:r>
          </w:p>
          <w:p w14:paraId="16B33DF6" w14:textId="77777777" w:rsidR="000876E3" w:rsidRPr="003E49B6" w:rsidRDefault="000876E3" w:rsidP="001F179A">
            <w:pPr>
              <w:pStyle w:val="StyleArial8ptBoldAfter0ptLinespacing15lines"/>
            </w:pPr>
            <w:r w:rsidRPr="003E49B6">
              <w:t>3</w:t>
            </w:r>
          </w:p>
          <w:p w14:paraId="16B33DF7" w14:textId="77777777" w:rsidR="000876E3" w:rsidRPr="003E49B6" w:rsidRDefault="000876E3" w:rsidP="001F179A">
            <w:pPr>
              <w:pStyle w:val="StyleArial8ptBoldAfter0ptLinespacing15lines"/>
            </w:pPr>
            <w:r w:rsidRPr="003E49B6">
              <w:t>4</w:t>
            </w:r>
          </w:p>
          <w:p w14:paraId="16B33DF8" w14:textId="77777777" w:rsidR="000876E3" w:rsidRPr="003E49B6" w:rsidRDefault="000876E3" w:rsidP="001F179A">
            <w:pPr>
              <w:pStyle w:val="StyleArial8ptBoldAfter0ptLinespacing15lines"/>
            </w:pPr>
            <w:r w:rsidRPr="003E49B6">
              <w:t>5</w:t>
            </w:r>
          </w:p>
          <w:p w14:paraId="16B33DF9" w14:textId="77777777" w:rsidR="000876E3" w:rsidRPr="003E49B6" w:rsidRDefault="000876E3" w:rsidP="001F179A">
            <w:pPr>
              <w:pStyle w:val="StyleArial8ptBoldAfter0ptLinespacing15lines"/>
            </w:pPr>
            <w:r w:rsidRPr="003E49B6">
              <w:t>6</w:t>
            </w:r>
          </w:p>
          <w:p w14:paraId="16B33DFA" w14:textId="77777777" w:rsidR="000876E3" w:rsidRPr="003E49B6" w:rsidRDefault="000876E3" w:rsidP="001F179A">
            <w:pPr>
              <w:pStyle w:val="StyleArial8ptBoldAfter0ptLinespacing15lines"/>
            </w:pPr>
            <w:r w:rsidRPr="003E49B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DFB" w14:textId="77777777" w:rsidR="000876E3" w:rsidRPr="00537256" w:rsidRDefault="000876E3" w:rsidP="001F179A">
            <w:pPr>
              <w:pStyle w:val="StyleArial8ptBoldAfter0ptLinespacing15lines"/>
            </w:pPr>
            <w:r w:rsidRPr="00537256">
              <w:t>HotelResModifies</w:t>
            </w:r>
          </w:p>
          <w:p w14:paraId="16B33DFC" w14:textId="77777777" w:rsidR="000876E3" w:rsidRPr="00537256" w:rsidRDefault="000876E3" w:rsidP="001F179A">
            <w:pPr>
              <w:pStyle w:val="StyleArial8ptBoldAfter0ptLinespacing15lines"/>
            </w:pPr>
            <w:r w:rsidRPr="00537256">
              <w:t>HotelResModify</w:t>
            </w:r>
          </w:p>
          <w:p w14:paraId="16B33DFD" w14:textId="77777777" w:rsidR="000876E3" w:rsidRPr="00537256" w:rsidRDefault="000876E3" w:rsidP="001F179A">
            <w:pPr>
              <w:pStyle w:val="StyleArial8ptBoldAfter0ptLinespacing15lines"/>
            </w:pPr>
            <w:r w:rsidRPr="00537256">
              <w:t>RoomStays</w:t>
            </w:r>
          </w:p>
          <w:p w14:paraId="16B33DFE" w14:textId="77777777" w:rsidR="000876E3" w:rsidRPr="00537256" w:rsidRDefault="000876E3" w:rsidP="001F179A">
            <w:pPr>
              <w:pStyle w:val="StyleArial8ptBoldAfter0ptLinespacing15lines"/>
            </w:pPr>
            <w:r w:rsidRPr="00537256">
              <w:t>RoomStay</w:t>
            </w:r>
          </w:p>
          <w:p w14:paraId="16B33DFF" w14:textId="77777777" w:rsidR="000876E3" w:rsidRPr="00537256" w:rsidRDefault="000876E3" w:rsidP="001F179A">
            <w:pPr>
              <w:pStyle w:val="StyleArial8ptBoldAfter0ptLinespacing15lines"/>
            </w:pPr>
            <w:r w:rsidRPr="00537256">
              <w:t>RoomTypes</w:t>
            </w:r>
          </w:p>
          <w:p w14:paraId="16B33E00" w14:textId="77777777" w:rsidR="000876E3" w:rsidRPr="00537256" w:rsidRDefault="000876E3" w:rsidP="001F179A">
            <w:pPr>
              <w:pStyle w:val="StyleArial8ptBoldAfter0ptLinespacing15lines"/>
            </w:pPr>
            <w:r w:rsidRPr="00537256">
              <w:t>RoomType</w:t>
            </w:r>
          </w:p>
          <w:p w14:paraId="16B33E01" w14:textId="77777777" w:rsidR="000876E3" w:rsidRPr="00537256" w:rsidRDefault="000876E3" w:rsidP="001F179A">
            <w:pPr>
              <w:pStyle w:val="StyleArial8ptBoldAfter0ptLinespacing15lines"/>
            </w:pPr>
            <w:r w:rsidRPr="00537256">
              <w:t>RoomDescription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E02" w14:textId="77777777" w:rsidR="000876E3" w:rsidRPr="003E49B6" w:rsidRDefault="000876E3" w:rsidP="001F179A">
            <w:pPr>
              <w:pStyle w:val="StyleArial8ptBoldAfter0ptLinespacing15lines"/>
            </w:pPr>
            <w:r w:rsidRPr="003E49B6">
              <w:t>M</w:t>
            </w:r>
          </w:p>
          <w:p w14:paraId="16B33E03" w14:textId="77777777" w:rsidR="000876E3" w:rsidRPr="003E49B6" w:rsidRDefault="000876E3" w:rsidP="001F179A">
            <w:pPr>
              <w:pStyle w:val="StyleArial8ptBoldAfter0ptLinespacing15lines"/>
            </w:pPr>
            <w:r w:rsidRPr="003E49B6">
              <w:t>M</w:t>
            </w:r>
          </w:p>
          <w:p w14:paraId="16B33E04" w14:textId="77777777" w:rsidR="000876E3" w:rsidRPr="003E49B6" w:rsidRDefault="000876E3" w:rsidP="001F179A">
            <w:pPr>
              <w:pStyle w:val="StyleArial8ptBoldAfter0ptLinespacing15lines"/>
            </w:pPr>
            <w:r w:rsidRPr="003E49B6">
              <w:t>M</w:t>
            </w:r>
          </w:p>
          <w:p w14:paraId="16B33E05" w14:textId="77777777" w:rsidR="000876E3" w:rsidRPr="003E49B6" w:rsidRDefault="000876E3" w:rsidP="001F179A">
            <w:pPr>
              <w:pStyle w:val="StyleArial8ptBoldAfter0ptLinespacing15lines"/>
            </w:pPr>
            <w:r w:rsidRPr="003E49B6">
              <w:t>M</w:t>
            </w:r>
          </w:p>
          <w:p w14:paraId="16B33E06" w14:textId="77777777" w:rsidR="000876E3" w:rsidRPr="003E49B6" w:rsidRDefault="000876E3" w:rsidP="005F0327">
            <w:pPr>
              <w:pStyle w:val="StyleArial8ptBoldAfter0ptLinespacing15lines"/>
              <w:rPr>
                <w:strike/>
              </w:rPr>
            </w:pPr>
            <w:r w:rsidRPr="003E49B6">
              <w:t>R</w:t>
            </w:r>
          </w:p>
          <w:p w14:paraId="16B33E07" w14:textId="77777777" w:rsidR="000876E3" w:rsidRPr="003E49B6" w:rsidRDefault="000876E3" w:rsidP="005F0327">
            <w:pPr>
              <w:pStyle w:val="StyleArial8ptBoldAfter0ptLinespacing15lines"/>
            </w:pPr>
            <w:r w:rsidRPr="003E49B6">
              <w:t xml:space="preserve">R </w:t>
            </w:r>
          </w:p>
          <w:p w14:paraId="16B33E08" w14:textId="77777777" w:rsidR="000876E3" w:rsidRPr="003E49B6" w:rsidRDefault="000876E3" w:rsidP="005F0327">
            <w:pPr>
              <w:pStyle w:val="StyleArial8ptBoldAfter0ptLinespacing15lines"/>
            </w:pPr>
            <w:r w:rsidRPr="003E49B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E09" w14:textId="77777777" w:rsidR="000876E3" w:rsidRPr="003E49B6"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0A" w14:textId="77777777" w:rsidR="000876E3" w:rsidRPr="003E49B6" w:rsidRDefault="000876E3" w:rsidP="009B0BEB">
            <w:pPr>
              <w:spacing w:after="0" w:line="360" w:lineRule="auto"/>
              <w:jc w:val="center"/>
              <w:rPr>
                <w:rFonts w:ascii="Arial" w:hAnsi="Arial" w:cs="Arial"/>
                <w:b/>
                <w:sz w:val="16"/>
                <w:szCs w:val="16"/>
              </w:rPr>
            </w:pPr>
            <w:r w:rsidRPr="003E49B6">
              <w:rPr>
                <w:rFonts w:ascii="Arial" w:hAnsi="Arial" w:cs="Arial"/>
                <w:b/>
                <w:sz w:val="16"/>
                <w:szCs w:val="16"/>
              </w:rPr>
              <w:t>GDS</w:t>
            </w:r>
          </w:p>
          <w:p w14:paraId="16B33E0B" w14:textId="77777777" w:rsidR="000876E3" w:rsidRPr="0061132B" w:rsidRDefault="000876E3" w:rsidP="009B0BEB">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E0C" w14:textId="77777777" w:rsidR="000876E3" w:rsidRPr="00425173"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E0D" w14:textId="77777777" w:rsidR="000876E3" w:rsidRPr="00425173" w:rsidRDefault="000876E3" w:rsidP="00425173">
            <w:pPr>
              <w:spacing w:after="0" w:line="360" w:lineRule="auto"/>
              <w:rPr>
                <w:rFonts w:ascii="Arial" w:hAnsi="Arial" w:cs="Arial"/>
                <w:b/>
                <w:sz w:val="16"/>
                <w:szCs w:val="16"/>
              </w:rPr>
            </w:pPr>
          </w:p>
        </w:tc>
      </w:tr>
      <w:tr w:rsidR="000876E3" w:rsidRPr="00F860DF" w14:paraId="16B33E1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0F" w14:textId="77777777" w:rsidR="000876E3" w:rsidRPr="00C775C7" w:rsidRDefault="000876E3" w:rsidP="00C775C7">
            <w:pPr>
              <w:pStyle w:val="StyleArial8ptAfter0ptLinespacingsingle"/>
              <w:rPr>
                <w:b/>
              </w:rPr>
            </w:pPr>
            <w:r w:rsidRPr="00C775C7">
              <w:rPr>
                <w:b/>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10" w14:textId="77777777" w:rsidR="000876E3" w:rsidRPr="00537256" w:rsidRDefault="000876E3" w:rsidP="00C775C7">
            <w:pPr>
              <w:pStyle w:val="StyleArial8ptAfter0ptLinespacingsingle"/>
              <w:rPr>
                <w:b/>
              </w:rPr>
            </w:pPr>
            <w:r w:rsidRPr="00537256">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11" w14:textId="77777777" w:rsidR="000876E3" w:rsidRPr="00C775C7" w:rsidRDefault="000876E3" w:rsidP="00C775C7">
            <w:pPr>
              <w:pStyle w:val="StyleArial8ptAfter0ptLinespacingsingle"/>
              <w:rPr>
                <w:b/>
              </w:rPr>
            </w:pPr>
            <w:r w:rsidRPr="00C775C7">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12" w14:textId="77777777" w:rsidR="000876E3" w:rsidRPr="00710CED" w:rsidRDefault="000876E3" w:rsidP="001F179A">
            <w:pPr>
              <w:pStyle w:val="StyleArial8ptAfter0ptLinespacingsingle"/>
            </w:pPr>
            <w:r w:rsidRPr="00710CED">
              <w:t>FormattedTextTextType</w:t>
            </w:r>
          </w:p>
          <w:p w14:paraId="16B33E13" w14:textId="77777777" w:rsidR="000876E3" w:rsidRPr="00710CED" w:rsidRDefault="000876E3" w:rsidP="00351973">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3E14" w14:textId="77777777" w:rsidR="000876E3" w:rsidRPr="00710CED" w:rsidRDefault="000876E3" w:rsidP="001F179A">
            <w:pPr>
              <w:pStyle w:val="StyleArial8ptAfter0ptLinespacingsingle"/>
            </w:pPr>
            <w:r w:rsidRPr="00710CED">
              <w:t>&lt;RoomDescription&gt;</w:t>
            </w:r>
          </w:p>
          <w:p w14:paraId="16B33E15" w14:textId="77777777" w:rsidR="000876E3" w:rsidRPr="00710CED" w:rsidRDefault="000876E3" w:rsidP="004F3518">
            <w:pPr>
              <w:spacing w:after="0" w:line="240" w:lineRule="auto"/>
              <w:rPr>
                <w:rFonts w:ascii="Arial" w:hAnsi="Arial" w:cs="Arial"/>
                <w:sz w:val="16"/>
                <w:szCs w:val="16"/>
              </w:rPr>
            </w:pPr>
            <w:r w:rsidRPr="00710CED">
              <w:rPr>
                <w:rFonts w:ascii="Arial" w:hAnsi="Arial" w:cs="Arial"/>
                <w:sz w:val="16"/>
                <w:szCs w:val="16"/>
              </w:rPr>
              <w:t>&lt;Text&gt;</w:t>
            </w:r>
            <w:r w:rsidRPr="00710CED">
              <w:rPr>
                <w:rFonts w:ascii="Arial" w:hAnsi="Arial" w:cs="Arial"/>
                <w:b/>
                <w:sz w:val="16"/>
                <w:szCs w:val="16"/>
              </w:rPr>
              <w:t>Standard Room with 1 King Bed</w:t>
            </w:r>
            <w:r w:rsidRPr="00710CED">
              <w:rPr>
                <w:rFonts w:ascii="Arial" w:hAnsi="Arial" w:cs="Arial"/>
                <w:sz w:val="16"/>
                <w:szCs w:val="16"/>
              </w:rPr>
              <w:t>&lt;/Text&gt;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16"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17"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18" w14:textId="77777777" w:rsidR="000876E3" w:rsidRDefault="000876E3" w:rsidP="001F179A">
            <w:pPr>
              <w:pStyle w:val="StyleArial8ptBefore3ptAfter3ptLinespacingsing"/>
            </w:pPr>
            <w:r w:rsidRPr="00710CED">
              <w:t>Room Description</w:t>
            </w:r>
          </w:p>
          <w:p w14:paraId="16B33E19" w14:textId="77777777" w:rsidR="000876E3" w:rsidRPr="00710CED" w:rsidRDefault="000876E3" w:rsidP="00D8050D">
            <w:pPr>
              <w:pStyle w:val="StyleArial8ptBefore3ptAfter3ptLinespacingsing"/>
            </w:pPr>
            <w:r w:rsidRPr="00710CED">
              <w:t xml:space="preserve"> GDS=50</w:t>
            </w:r>
          </w:p>
        </w:tc>
      </w:tr>
      <w:tr w:rsidR="000876E3" w:rsidRPr="00425173" w14:paraId="16B33E21"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E1B" w14:textId="77777777" w:rsidR="000876E3" w:rsidRPr="00425173"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E1C" w14:textId="77777777" w:rsidR="000876E3" w:rsidRPr="00425173" w:rsidRDefault="000876E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E1D" w14:textId="77777777" w:rsidR="000876E3" w:rsidRPr="00425173"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E1E" w14:textId="77777777" w:rsidR="000876E3" w:rsidRPr="00425173" w:rsidRDefault="000876E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E1F" w14:textId="77777777" w:rsidR="000876E3" w:rsidRPr="00425173"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E20" w14:textId="77777777" w:rsidR="000876E3" w:rsidRPr="00425173" w:rsidRDefault="000876E3" w:rsidP="00425173">
            <w:pPr>
              <w:spacing w:after="0" w:line="360" w:lineRule="auto"/>
              <w:rPr>
                <w:rFonts w:ascii="Arial" w:hAnsi="Arial" w:cs="Arial"/>
                <w:b/>
                <w:sz w:val="16"/>
                <w:szCs w:val="16"/>
              </w:rPr>
            </w:pPr>
          </w:p>
        </w:tc>
      </w:tr>
      <w:tr w:rsidR="000876E3" w:rsidRPr="003E49B6" w14:paraId="16B33E4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22" w14:textId="77777777" w:rsidR="000876E3" w:rsidRPr="003E49B6" w:rsidRDefault="000876E3" w:rsidP="000D21EE">
            <w:pPr>
              <w:pStyle w:val="StyleArial8ptBoldAfter0ptLinespacing15lines"/>
              <w:spacing w:after="0"/>
            </w:pPr>
            <w:r w:rsidRPr="003E49B6">
              <w:t>1</w:t>
            </w:r>
          </w:p>
          <w:p w14:paraId="16B33E23" w14:textId="77777777" w:rsidR="000876E3" w:rsidRPr="003E49B6" w:rsidRDefault="000876E3" w:rsidP="000D21EE">
            <w:pPr>
              <w:pStyle w:val="StyleArial8ptBoldAfter0ptLinespacing15lines"/>
              <w:spacing w:after="0"/>
            </w:pPr>
            <w:r w:rsidRPr="003E49B6">
              <w:t>2</w:t>
            </w:r>
          </w:p>
          <w:p w14:paraId="16B33E24" w14:textId="77777777" w:rsidR="000876E3" w:rsidRPr="003E49B6" w:rsidRDefault="000876E3" w:rsidP="000D21EE">
            <w:pPr>
              <w:pStyle w:val="StyleArial8ptBoldAfter0ptLinespacing15lines"/>
              <w:spacing w:after="0"/>
            </w:pPr>
            <w:r w:rsidRPr="003E49B6">
              <w:t>3</w:t>
            </w:r>
          </w:p>
          <w:p w14:paraId="16B33E25" w14:textId="77777777" w:rsidR="000876E3" w:rsidRPr="003E49B6" w:rsidRDefault="000876E3" w:rsidP="000D21EE">
            <w:pPr>
              <w:pStyle w:val="StyleArial8ptBoldAfter0ptLinespacing15lines"/>
              <w:spacing w:after="0"/>
            </w:pPr>
            <w:r w:rsidRPr="003E49B6">
              <w:t>4</w:t>
            </w:r>
          </w:p>
          <w:p w14:paraId="16B33E26" w14:textId="77777777" w:rsidR="000876E3" w:rsidRPr="003E49B6" w:rsidRDefault="000876E3" w:rsidP="000D21EE">
            <w:pPr>
              <w:pStyle w:val="StyleArial8ptBoldAfter0ptLinespacing15lines"/>
              <w:spacing w:after="0"/>
            </w:pPr>
            <w:r w:rsidRPr="003E49B6">
              <w:t>5</w:t>
            </w:r>
          </w:p>
          <w:p w14:paraId="16B33E27" w14:textId="77777777" w:rsidR="000876E3" w:rsidRPr="003E49B6" w:rsidRDefault="000876E3" w:rsidP="000D21EE">
            <w:pPr>
              <w:pStyle w:val="StyleArial8ptBoldAfter0ptLinespacing15lines"/>
              <w:spacing w:after="0"/>
            </w:pPr>
            <w:r w:rsidRPr="003E49B6">
              <w:t>6</w:t>
            </w:r>
          </w:p>
          <w:p w14:paraId="16B33E28" w14:textId="77777777" w:rsidR="000876E3" w:rsidRPr="003E49B6" w:rsidRDefault="000876E3" w:rsidP="003E49B6">
            <w:pPr>
              <w:pStyle w:val="StyleArial8ptBoldAfter0ptLinespacing15lines"/>
              <w:spacing w:after="0"/>
            </w:pPr>
            <w:r w:rsidRPr="003E49B6">
              <w:t>78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29" w14:textId="77777777" w:rsidR="000876E3" w:rsidRPr="003E49B6" w:rsidRDefault="000876E3" w:rsidP="000D21EE">
            <w:pPr>
              <w:pStyle w:val="StyleArial8ptBoldAfter0ptLinespacing15lines"/>
              <w:spacing w:after="0"/>
            </w:pPr>
            <w:r w:rsidRPr="003E49B6">
              <w:t>HotelResModifies</w:t>
            </w:r>
          </w:p>
          <w:p w14:paraId="16B33E2A" w14:textId="77777777" w:rsidR="000876E3" w:rsidRPr="003E49B6" w:rsidRDefault="000876E3" w:rsidP="000D21EE">
            <w:pPr>
              <w:pStyle w:val="StyleArial8ptBoldAfter0ptLinespacing15lines"/>
              <w:spacing w:after="0"/>
            </w:pPr>
            <w:r w:rsidRPr="003E49B6">
              <w:t>HotelResModify</w:t>
            </w:r>
          </w:p>
          <w:p w14:paraId="16B33E2B" w14:textId="77777777" w:rsidR="000876E3" w:rsidRPr="003E49B6" w:rsidRDefault="000876E3" w:rsidP="000D21EE">
            <w:pPr>
              <w:pStyle w:val="StyleArial8ptBoldAfter0ptLinespacing15lines"/>
              <w:spacing w:after="0"/>
            </w:pPr>
            <w:r w:rsidRPr="003E49B6">
              <w:t>RoomStays</w:t>
            </w:r>
          </w:p>
          <w:p w14:paraId="16B33E2C" w14:textId="77777777" w:rsidR="000876E3" w:rsidRPr="003E49B6" w:rsidRDefault="000876E3" w:rsidP="000D21EE">
            <w:pPr>
              <w:pStyle w:val="StyleArial8ptBoldAfter0ptLinespacing15lines"/>
              <w:spacing w:after="0"/>
            </w:pPr>
            <w:r w:rsidRPr="003E49B6">
              <w:t>RoomStay</w:t>
            </w:r>
          </w:p>
          <w:p w14:paraId="16B33E2D" w14:textId="77777777" w:rsidR="000876E3" w:rsidRPr="003E49B6" w:rsidRDefault="000876E3" w:rsidP="000D21EE">
            <w:pPr>
              <w:pStyle w:val="StyleArial8ptBoldAfter0ptLinespacing15lines"/>
              <w:spacing w:after="0"/>
            </w:pPr>
            <w:r w:rsidRPr="003E49B6">
              <w:t>RoomTypes</w:t>
            </w:r>
          </w:p>
          <w:p w14:paraId="16B33E2E" w14:textId="77777777" w:rsidR="000876E3" w:rsidRPr="003E49B6" w:rsidRDefault="000876E3" w:rsidP="000D21EE">
            <w:pPr>
              <w:pStyle w:val="StyleArial8ptBoldAfter0ptLinespacing15lines"/>
              <w:spacing w:after="0"/>
            </w:pPr>
            <w:r w:rsidRPr="003E49B6">
              <w:t>RoomType</w:t>
            </w:r>
          </w:p>
          <w:p w14:paraId="16B33E2F" w14:textId="77777777" w:rsidR="000876E3" w:rsidRPr="003E49B6" w:rsidRDefault="000876E3" w:rsidP="000D21EE">
            <w:pPr>
              <w:pStyle w:val="StyleArial8ptBoldAfter0ptLinespacing15lines"/>
              <w:spacing w:after="0"/>
            </w:pPr>
            <w:r w:rsidRPr="003E49B6">
              <w:t>AdditionalDetails</w:t>
            </w:r>
          </w:p>
          <w:p w14:paraId="16B33E30" w14:textId="77777777" w:rsidR="000876E3" w:rsidRPr="003E49B6" w:rsidRDefault="000876E3" w:rsidP="000D21EE">
            <w:pPr>
              <w:pStyle w:val="StyleArial8ptBoldAfter0ptLinespacing15lines"/>
              <w:spacing w:after="0"/>
            </w:pPr>
            <w:r w:rsidRPr="003E49B6">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31" w14:textId="77777777" w:rsidR="000876E3" w:rsidRPr="003E49B6" w:rsidRDefault="000876E3" w:rsidP="000D21EE">
            <w:pPr>
              <w:pStyle w:val="StyleArial8ptBoldAfter0ptLinespacing15lines"/>
              <w:spacing w:after="0"/>
            </w:pPr>
            <w:r w:rsidRPr="003E49B6">
              <w:t>M</w:t>
            </w:r>
          </w:p>
          <w:p w14:paraId="16B33E32" w14:textId="77777777" w:rsidR="000876E3" w:rsidRPr="003E49B6" w:rsidRDefault="000876E3" w:rsidP="000D21EE">
            <w:pPr>
              <w:pStyle w:val="StyleArial8ptBoldAfter0ptLinespacing15lines"/>
              <w:spacing w:after="0"/>
            </w:pPr>
            <w:r w:rsidRPr="003E49B6">
              <w:t>M</w:t>
            </w:r>
          </w:p>
          <w:p w14:paraId="16B33E33" w14:textId="77777777" w:rsidR="000876E3" w:rsidRPr="003E49B6" w:rsidRDefault="000876E3" w:rsidP="000D21EE">
            <w:pPr>
              <w:pStyle w:val="StyleArial8ptBoldAfter0ptLinespacing15lines"/>
              <w:spacing w:after="0"/>
            </w:pPr>
            <w:r w:rsidRPr="003E49B6">
              <w:t>M</w:t>
            </w:r>
          </w:p>
          <w:p w14:paraId="16B33E34" w14:textId="77777777" w:rsidR="000876E3" w:rsidRPr="003E49B6" w:rsidRDefault="000876E3" w:rsidP="000D21EE">
            <w:pPr>
              <w:pStyle w:val="StyleArial8ptBoldAfter0ptLinespacing15lines"/>
              <w:spacing w:after="0"/>
            </w:pPr>
            <w:r w:rsidRPr="003E49B6">
              <w:t>M</w:t>
            </w:r>
          </w:p>
          <w:p w14:paraId="16B33E35" w14:textId="77777777" w:rsidR="000876E3" w:rsidRPr="003E49B6" w:rsidRDefault="000876E3" w:rsidP="005F0327">
            <w:pPr>
              <w:pStyle w:val="StyleArial8ptBoldAfter0ptLinespacing15lines"/>
              <w:rPr>
                <w:strike/>
              </w:rPr>
            </w:pPr>
            <w:r w:rsidRPr="003E49B6">
              <w:t>R</w:t>
            </w:r>
          </w:p>
          <w:p w14:paraId="16B33E36" w14:textId="77777777" w:rsidR="000876E3" w:rsidRPr="003E49B6" w:rsidRDefault="000876E3" w:rsidP="003E49B6">
            <w:pPr>
              <w:pStyle w:val="StyleArial8ptBoldAfter0ptLinespacing15lines"/>
            </w:pPr>
            <w:r w:rsidRPr="003E49B6">
              <w:t xml:space="preserve">R </w:t>
            </w:r>
          </w:p>
          <w:p w14:paraId="16B33E37" w14:textId="77777777" w:rsidR="000876E3" w:rsidRPr="003E49B6" w:rsidRDefault="000876E3" w:rsidP="005F0327">
            <w:pPr>
              <w:pStyle w:val="StyleArial8ptBoldAfter0ptLinespacing15lines"/>
              <w:spacing w:after="0"/>
            </w:pPr>
            <w:r w:rsidRPr="003E49B6">
              <w:t>A</w:t>
            </w:r>
          </w:p>
          <w:p w14:paraId="16B33E38" w14:textId="77777777" w:rsidR="000876E3" w:rsidRPr="003E49B6" w:rsidRDefault="000876E3" w:rsidP="000D21EE">
            <w:pPr>
              <w:pStyle w:val="StyleArial8ptBoldAfter0ptLinespacing15lines"/>
              <w:spacing w:after="0"/>
            </w:pPr>
            <w:r w:rsidRPr="003E49B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39" w14:textId="77777777" w:rsidR="000876E3" w:rsidRPr="003E49B6" w:rsidRDefault="000876E3" w:rsidP="00B226BD">
            <w:pPr>
              <w:pStyle w:val="StyleTableText6ptAfterbefore"/>
              <w:spacing w:line="276" w:lineRule="auto"/>
            </w:pPr>
            <w:r w:rsidRPr="003E49B6">
              <w:rPr>
                <w:b/>
              </w:rPr>
              <w:t>GDS Note</w:t>
            </w:r>
            <w:r w:rsidRPr="003E49B6">
              <w:t>:  When OTA Code 132 is returned in a Warning Element, @Type=”14” and @Code=“ARM” are used for Alternate Room Type.</w:t>
            </w:r>
          </w:p>
          <w:p w14:paraId="16B33E3A" w14:textId="77777777" w:rsidR="000876E3" w:rsidRPr="003E49B6" w:rsidRDefault="000876E3" w:rsidP="00B226BD">
            <w:pPr>
              <w:pStyle w:val="StyleTableText6ptAfterbefore"/>
              <w:spacing w:line="276" w:lineRule="auto"/>
            </w:pPr>
            <w:r w:rsidRPr="003E49B6">
              <w:t>When OTA Code 376 is returned in a Warning Element, @Type=”14” and @Code=”AVL” are used for Alternate Availability</w:t>
            </w:r>
          </w:p>
          <w:p w14:paraId="16B33E3B" w14:textId="77777777" w:rsidR="000876E3" w:rsidRPr="003E49B6" w:rsidRDefault="000876E3" w:rsidP="00B226BD">
            <w:pPr>
              <w:pStyle w:val="StyleTableText6ptAfterbefore"/>
              <w:spacing w:line="276" w:lineRule="auto"/>
              <w:rPr>
                <w:b/>
              </w:rPr>
            </w:pPr>
            <w:r w:rsidRPr="003E49B6">
              <w:t>See 6.RS &amp; 12.RS.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3C" w14:textId="77777777" w:rsidR="000876E3" w:rsidRPr="003E49B6" w:rsidRDefault="000876E3" w:rsidP="000D21EE">
            <w:pPr>
              <w:spacing w:after="0" w:line="360" w:lineRule="auto"/>
              <w:jc w:val="center"/>
              <w:rPr>
                <w:rFonts w:ascii="Arial" w:hAnsi="Arial" w:cs="Arial"/>
                <w:b/>
                <w:sz w:val="16"/>
                <w:szCs w:val="16"/>
              </w:rPr>
            </w:pPr>
            <w:r w:rsidRPr="003E49B6">
              <w:rPr>
                <w:rFonts w:ascii="Arial" w:hAnsi="Arial" w:cs="Arial"/>
                <w:b/>
                <w:sz w:val="16"/>
                <w:szCs w:val="16"/>
              </w:rPr>
              <w:t>GDS</w:t>
            </w:r>
          </w:p>
          <w:p w14:paraId="16B33E3D" w14:textId="77777777" w:rsidR="000876E3" w:rsidRPr="003E49B6" w:rsidRDefault="000876E3" w:rsidP="000D21EE">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3E" w14:textId="77777777" w:rsidR="000876E3" w:rsidRPr="003E49B6" w:rsidRDefault="000876E3" w:rsidP="000D21EE">
            <w:pPr>
              <w:pStyle w:val="StyleTableText6ptAfterbefore"/>
              <w:spacing w:after="0"/>
              <w:rPr>
                <w:b/>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E3F" w14:textId="77777777" w:rsidR="000876E3" w:rsidRPr="003E49B6" w:rsidRDefault="000876E3" w:rsidP="000D21EE">
            <w:pPr>
              <w:spacing w:after="0" w:line="360" w:lineRule="auto"/>
              <w:rPr>
                <w:rFonts w:ascii="Arial" w:hAnsi="Arial" w:cs="Arial"/>
                <w:b/>
                <w:sz w:val="16"/>
                <w:szCs w:val="16"/>
              </w:rPr>
            </w:pPr>
          </w:p>
        </w:tc>
      </w:tr>
      <w:tr w:rsidR="000876E3" w:rsidRPr="00710CED" w14:paraId="16B33E5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E41" w14:textId="77777777" w:rsidR="000876E3" w:rsidRPr="003E49B6" w:rsidRDefault="000876E3" w:rsidP="000D21EE">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E42" w14:textId="77777777" w:rsidR="000876E3" w:rsidRPr="003E49B6" w:rsidRDefault="000876E3" w:rsidP="001F179A">
            <w:pPr>
              <w:pStyle w:val="StyleArial8ptAfter0ptLinespacingsingle"/>
            </w:pPr>
            <w:r w:rsidRPr="003E49B6">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E43" w14:textId="77777777" w:rsidR="000876E3" w:rsidRPr="003E49B6" w:rsidRDefault="000876E3" w:rsidP="001F179A">
            <w:pPr>
              <w:pStyle w:val="StyleArial8ptAfter0ptLinespacingsingle"/>
            </w:pPr>
            <w:r w:rsidRPr="003E49B6">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E44" w14:textId="77777777" w:rsidR="000876E3" w:rsidRPr="003E49B6" w:rsidRDefault="000876E3" w:rsidP="001F179A">
            <w:pPr>
              <w:pStyle w:val="StyleArial8ptAfter0ptLinespacingsingle"/>
            </w:pPr>
            <w:r w:rsidRPr="003E49B6">
              <w:t>OTA_CodeType</w:t>
            </w:r>
          </w:p>
          <w:p w14:paraId="16B33E45" w14:textId="77777777" w:rsidR="000876E3" w:rsidRPr="003E49B6" w:rsidRDefault="000876E3" w:rsidP="006A10CC">
            <w:pPr>
              <w:autoSpaceDE w:val="0"/>
              <w:autoSpaceDN w:val="0"/>
              <w:adjustRightInd w:val="0"/>
              <w:spacing w:before="60" w:after="60"/>
              <w:rPr>
                <w:rFonts w:ascii="Arial" w:hAnsi="Arial" w:cs="Arial"/>
                <w:sz w:val="16"/>
                <w:szCs w:val="16"/>
              </w:rPr>
            </w:pPr>
            <w:r w:rsidRPr="003E49B6">
              <w:rPr>
                <w:rFonts w:ascii="Arial" w:hAnsi="Arial" w:cs="Arial"/>
                <w:i/>
                <w:iCs/>
                <w:sz w:val="16"/>
                <w:szCs w:val="16"/>
              </w:rPr>
              <w:t>Example Rate Description</w:t>
            </w:r>
            <w:r w:rsidRPr="003E49B6">
              <w:rPr>
                <w:rFonts w:ascii="Arial" w:hAnsi="Arial" w:cs="Arial"/>
                <w:sz w:val="16"/>
                <w:szCs w:val="16"/>
              </w:rPr>
              <w:t>:</w:t>
            </w:r>
          </w:p>
          <w:p w14:paraId="16B33E46" w14:textId="77777777" w:rsidR="000876E3" w:rsidRPr="003E49B6" w:rsidRDefault="000876E3" w:rsidP="001F179A">
            <w:pPr>
              <w:pStyle w:val="StyleArial8ptAfter0ptLinespacingsingle"/>
            </w:pPr>
            <w:r w:rsidRPr="003E49B6">
              <w:t xml:space="preserve">&lt;AdditionalDetail </w:t>
            </w:r>
          </w:p>
          <w:p w14:paraId="16B33E47" w14:textId="77777777" w:rsidR="000876E3" w:rsidRPr="003E49B6" w:rsidRDefault="000876E3" w:rsidP="00B739ED">
            <w:pPr>
              <w:spacing w:after="0" w:line="240" w:lineRule="auto"/>
              <w:rPr>
                <w:rFonts w:ascii="Arial" w:hAnsi="Arial" w:cs="Arial"/>
                <w:sz w:val="16"/>
                <w:szCs w:val="16"/>
              </w:rPr>
            </w:pPr>
            <w:r w:rsidRPr="003E49B6">
              <w:rPr>
                <w:rFonts w:ascii="Arial" w:hAnsi="Arial" w:cs="Arial"/>
                <w:b/>
                <w:sz w:val="16"/>
                <w:szCs w:val="16"/>
              </w:rPr>
              <w:t>Type=”1</w:t>
            </w:r>
            <w:r w:rsidRPr="003E49B6">
              <w:rPr>
                <w:rFonts w:ascii="Arial" w:hAnsi="Arial" w:cs="Arial"/>
                <w:sz w:val="16"/>
                <w:szCs w:val="16"/>
              </w:rPr>
              <w:t>”&gt;</w:t>
            </w:r>
          </w:p>
          <w:p w14:paraId="16B33E48" w14:textId="77777777" w:rsidR="000876E3" w:rsidRPr="003E49B6" w:rsidRDefault="000876E3" w:rsidP="001F179A">
            <w:pPr>
              <w:pStyle w:val="StyleArial8ptAfter0ptLinespacingsingle"/>
            </w:pPr>
            <w:r w:rsidRPr="003E49B6">
              <w:t>&lt;DetailDescription</w:t>
            </w:r>
          </w:p>
          <w:p w14:paraId="16B33E49" w14:textId="77777777" w:rsidR="000876E3" w:rsidRPr="003E49B6" w:rsidRDefault="000876E3" w:rsidP="001F179A">
            <w:pPr>
              <w:pStyle w:val="StyleArial8ptAfter0ptLinespacingsingle"/>
            </w:pPr>
            <w:r w:rsidRPr="003E49B6">
              <w:t>Name=”RateDescription”&gt;</w:t>
            </w:r>
          </w:p>
          <w:p w14:paraId="16B33E4A" w14:textId="77777777" w:rsidR="000876E3" w:rsidRPr="003E49B6" w:rsidRDefault="000876E3" w:rsidP="001F179A">
            <w:pPr>
              <w:pStyle w:val="StyleArial8ptAfter0ptLinespacingsingle"/>
            </w:pPr>
            <w:r w:rsidRPr="003E49B6">
              <w:t>&lt;Text&gt;Room Rate Description &lt;/Text&gt;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E4B"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E4C" w14:textId="77777777" w:rsidR="000876E3" w:rsidRPr="003E49B6" w:rsidRDefault="000876E3" w:rsidP="008972AA">
            <w:pPr>
              <w:pStyle w:val="StyleTableText6ptAfterbefore"/>
            </w:pPr>
            <w:r w:rsidRPr="003E49B6">
              <w:t>OTA Code List – Additional Details (ADT)</w:t>
            </w:r>
          </w:p>
          <w:p w14:paraId="16B33E4D" w14:textId="77777777" w:rsidR="000876E3" w:rsidRPr="003E49B6" w:rsidRDefault="000876E3" w:rsidP="008972AA">
            <w:pPr>
              <w:pStyle w:val="StyleTableText6ptAfterbefore"/>
            </w:pPr>
            <w:r w:rsidRPr="003E49B6">
              <w:rPr>
                <w:i/>
              </w:rPr>
              <w:t>Valid values</w:t>
            </w:r>
            <w:r w:rsidRPr="003E49B6">
              <w:t>:</w:t>
            </w:r>
          </w:p>
          <w:p w14:paraId="16B33E4E" w14:textId="77777777" w:rsidR="000876E3" w:rsidRPr="003E49B6" w:rsidRDefault="000876E3" w:rsidP="00353ACC">
            <w:pPr>
              <w:pStyle w:val="StyleTableText6ptAfterbefore"/>
              <w:numPr>
                <w:ilvl w:val="0"/>
                <w:numId w:val="15"/>
              </w:numPr>
              <w:ind w:left="252" w:hanging="252"/>
            </w:pPr>
            <w:r w:rsidRPr="003E49B6">
              <w:t>1 = Rate Description</w:t>
            </w:r>
          </w:p>
          <w:p w14:paraId="16B33E4F" w14:textId="77777777" w:rsidR="000876E3" w:rsidRPr="003E49B6" w:rsidRDefault="000876E3" w:rsidP="003E49B6">
            <w:pPr>
              <w:pStyle w:val="StyleTableText6ptAfterbefore"/>
              <w:numPr>
                <w:ilvl w:val="0"/>
                <w:numId w:val="15"/>
              </w:numPr>
              <w:ind w:left="252" w:hanging="252"/>
            </w:pPr>
            <w:r w:rsidRPr="003E49B6">
              <w:t>14 = Miscellaneous (Alternate RoomType/Alternate Availability</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E50" w14:textId="77777777" w:rsidR="000876E3" w:rsidRPr="00710CED" w:rsidRDefault="000876E3" w:rsidP="00532493">
            <w:pPr>
              <w:spacing w:after="0" w:line="240" w:lineRule="auto"/>
              <w:jc w:val="center"/>
              <w:rPr>
                <w:rFonts w:ascii="Arial" w:hAnsi="Arial" w:cs="Arial"/>
                <w:sz w:val="16"/>
                <w:szCs w:val="16"/>
              </w:rPr>
            </w:pPr>
          </w:p>
        </w:tc>
      </w:tr>
      <w:tr w:rsidR="000876E3" w:rsidRPr="00F860DF" w14:paraId="16B33E6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E52" w14:textId="77777777" w:rsidR="000876E3" w:rsidRPr="00710CED" w:rsidRDefault="000876E3" w:rsidP="00AF65D7">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E53" w14:textId="77777777" w:rsidR="000876E3" w:rsidRPr="003E49B6" w:rsidRDefault="000876E3" w:rsidP="001F179A">
            <w:pPr>
              <w:pStyle w:val="StyleArial8ptAfter0ptLinespacingsingle"/>
            </w:pPr>
            <w:r w:rsidRPr="003E49B6">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E54" w14:textId="77777777" w:rsidR="000876E3" w:rsidRPr="003E49B6" w:rsidRDefault="000876E3" w:rsidP="001F179A">
            <w:pPr>
              <w:pStyle w:val="StyleArial8ptAfter0ptLinespacingsingle"/>
            </w:pPr>
            <w:r w:rsidRPr="003E49B6">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E55" w14:textId="77777777" w:rsidR="000876E3" w:rsidRPr="003E49B6" w:rsidRDefault="000876E3" w:rsidP="001F179A">
            <w:pPr>
              <w:pStyle w:val="StyleArial8ptAfter0ptLinespacingsingle"/>
            </w:pPr>
            <w:r w:rsidRPr="003E49B6">
              <w:t>StringLength1to16</w:t>
            </w:r>
          </w:p>
          <w:p w14:paraId="16B33E56" w14:textId="77777777" w:rsidR="000876E3" w:rsidRPr="003E49B6" w:rsidRDefault="000876E3" w:rsidP="003E49B6">
            <w:pPr>
              <w:spacing w:after="0" w:line="240" w:lineRule="auto"/>
              <w:rPr>
                <w:rFonts w:ascii="Arial" w:hAnsi="Arial" w:cs="Arial"/>
                <w:i/>
                <w:iCs/>
                <w:sz w:val="16"/>
                <w:szCs w:val="16"/>
              </w:rPr>
            </w:pPr>
            <w:r w:rsidRPr="003E49B6">
              <w:rPr>
                <w:rFonts w:ascii="Arial" w:hAnsi="Arial" w:cs="Arial"/>
                <w:b/>
                <w:sz w:val="16"/>
                <w:szCs w:val="16"/>
              </w:rPr>
              <w:t>GDS</w:t>
            </w:r>
            <w:r w:rsidRPr="003E49B6">
              <w:rPr>
                <w:rFonts w:ascii="Arial" w:hAnsi="Arial" w:cs="Arial"/>
                <w:sz w:val="16"/>
                <w:szCs w:val="16"/>
              </w:rPr>
              <w:t>:  Mandatory for Alternate Room Type/Alternate Availability</w:t>
            </w:r>
          </w:p>
          <w:p w14:paraId="16B33E57" w14:textId="77777777" w:rsidR="000876E3" w:rsidRPr="003E49B6" w:rsidRDefault="000876E3" w:rsidP="00FA3893">
            <w:pPr>
              <w:pStyle w:val="StyleTableText8pt"/>
              <w:rPr>
                <w:i/>
              </w:rPr>
            </w:pPr>
            <w:r w:rsidRPr="003E49B6">
              <w:rPr>
                <w:i/>
              </w:rPr>
              <w:t>Example Alternate Room:</w:t>
            </w:r>
          </w:p>
          <w:p w14:paraId="16B33E58" w14:textId="77777777" w:rsidR="000876E3" w:rsidRPr="003E49B6" w:rsidRDefault="000876E3" w:rsidP="00AF65D7">
            <w:pPr>
              <w:spacing w:after="0" w:line="240" w:lineRule="auto"/>
              <w:rPr>
                <w:rFonts w:ascii="Arial" w:hAnsi="Arial" w:cs="Arial"/>
                <w:sz w:val="16"/>
                <w:szCs w:val="16"/>
              </w:rPr>
            </w:pPr>
            <w:r w:rsidRPr="003E49B6">
              <w:rPr>
                <w:rFonts w:ascii="Arial" w:hAnsi="Arial" w:cs="Arial"/>
                <w:sz w:val="16"/>
                <w:szCs w:val="16"/>
              </w:rPr>
              <w:t xml:space="preserve">&lt;AdditionalDetail Type="14" </w:t>
            </w:r>
            <w:r w:rsidRPr="003E49B6">
              <w:rPr>
                <w:rFonts w:ascii="Arial" w:hAnsi="Arial" w:cs="Arial"/>
                <w:b/>
                <w:sz w:val="16"/>
                <w:szCs w:val="16"/>
              </w:rPr>
              <w:t>Code="ARM"</w:t>
            </w:r>
            <w:r w:rsidRPr="003E49B6">
              <w:rPr>
                <w:rFonts w:ascii="Arial" w:hAnsi="Arial" w:cs="Arial"/>
                <w:sz w:val="16"/>
                <w:szCs w:val="16"/>
              </w:rPr>
              <w:t xml:space="preserve">  &lt;DetailDescription&gt;</w:t>
            </w:r>
          </w:p>
          <w:p w14:paraId="16B33E59" w14:textId="77777777" w:rsidR="000876E3" w:rsidRPr="003E49B6" w:rsidRDefault="000876E3" w:rsidP="001F179A">
            <w:pPr>
              <w:pStyle w:val="StyleArial8ptAfter0ptLinespacingsingle"/>
            </w:pPr>
            <w:r w:rsidRPr="003E49B6">
              <w:t xml:space="preserve">&lt;Text &gt;*ALTERNATE RATES ROOM TYPES FOR: ZZ12345 RATES IN US NP-1&lt;/Text&gt; </w:t>
            </w:r>
          </w:p>
          <w:p w14:paraId="16B33E5A" w14:textId="77777777" w:rsidR="000876E3" w:rsidRPr="003E49B6" w:rsidRDefault="000876E3" w:rsidP="001F179A">
            <w:pPr>
              <w:pStyle w:val="StyleArial8ptAfter0ptLinespacingsingle"/>
            </w:pPr>
            <w:r w:rsidRPr="003E49B6">
              <w:t>&lt;Text&gt; 90.00 A1JRAC JR. EXECUTIVE 1 BDRM SUITE&lt;/Text&gt;</w:t>
            </w:r>
          </w:p>
          <w:p w14:paraId="16B33E5B" w14:textId="77777777" w:rsidR="000876E3" w:rsidRPr="003E49B6" w:rsidRDefault="000876E3" w:rsidP="001F179A">
            <w:pPr>
              <w:pStyle w:val="StyleArial8ptAfter0ptLinespacingsingle"/>
            </w:pPr>
            <w:r w:rsidRPr="003E49B6">
              <w:t xml:space="preserve"> &lt;Text&gt; 65.00 A1KRAC GRAND LUXE RM W 1 KING BE&lt;/Text&gt;</w:t>
            </w:r>
          </w:p>
          <w:p w14:paraId="16B33E5C" w14:textId="77777777" w:rsidR="000876E3" w:rsidRPr="003E49B6" w:rsidRDefault="000876E3" w:rsidP="001F179A">
            <w:pPr>
              <w:pStyle w:val="StyleArial8ptAfter0ptLinespacingsingle"/>
            </w:pPr>
            <w:r w:rsidRPr="003E49B6">
              <w:t>&lt;Text&gt; 60.00 B1KRAC DELUXE KING ROOM&lt;/Text&gt;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E5D"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E5E" w14:textId="77777777" w:rsidR="000876E3" w:rsidRPr="003E49B6" w:rsidRDefault="000876E3" w:rsidP="001F179A">
            <w:pPr>
              <w:pStyle w:val="StyleTableText8pt"/>
            </w:pPr>
            <w:r w:rsidRPr="003E49B6">
              <w:rPr>
                <w:i/>
              </w:rPr>
              <w:t>Valid values</w:t>
            </w:r>
            <w:r w:rsidRPr="003E49B6">
              <w:t>:</w:t>
            </w:r>
          </w:p>
          <w:p w14:paraId="16B33E5F" w14:textId="77777777" w:rsidR="000876E3" w:rsidRPr="003E49B6" w:rsidRDefault="000876E3" w:rsidP="00353ACC">
            <w:pPr>
              <w:pStyle w:val="StyleTableText6ptAfterbefore"/>
              <w:numPr>
                <w:ilvl w:val="0"/>
                <w:numId w:val="15"/>
              </w:numPr>
              <w:ind w:left="252" w:hanging="252"/>
            </w:pPr>
            <w:r w:rsidRPr="003E49B6">
              <w:t>ARM = Alternate Room</w:t>
            </w:r>
          </w:p>
          <w:p w14:paraId="16B33E60" w14:textId="77777777" w:rsidR="000876E3" w:rsidRPr="003E49B6" w:rsidRDefault="000876E3" w:rsidP="003E49B6">
            <w:pPr>
              <w:pStyle w:val="StyleTableText6ptAfterbefore"/>
              <w:numPr>
                <w:ilvl w:val="0"/>
                <w:numId w:val="15"/>
              </w:numPr>
              <w:ind w:left="252" w:hanging="252"/>
            </w:pPr>
            <w:r w:rsidRPr="003E49B6">
              <w:t>AVL = Alternate Availability</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E61" w14:textId="77777777" w:rsidR="000876E3" w:rsidRPr="0061132B" w:rsidRDefault="000876E3" w:rsidP="00AF65D7">
            <w:pPr>
              <w:spacing w:after="0" w:line="240" w:lineRule="auto"/>
              <w:rPr>
                <w:rFonts w:ascii="Arial" w:hAnsi="Arial" w:cs="Arial"/>
                <w:sz w:val="16"/>
                <w:szCs w:val="16"/>
              </w:rPr>
            </w:pPr>
          </w:p>
        </w:tc>
      </w:tr>
      <w:tr w:rsidR="000876E3" w:rsidRPr="00425173" w14:paraId="16B33E69"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E63" w14:textId="77777777" w:rsidR="000876E3" w:rsidRPr="00425173"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E64" w14:textId="77777777" w:rsidR="000876E3" w:rsidRPr="00425173" w:rsidRDefault="000876E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E65" w14:textId="77777777" w:rsidR="000876E3" w:rsidRPr="00425173"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E66" w14:textId="77777777" w:rsidR="000876E3" w:rsidRPr="00425173" w:rsidRDefault="000876E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E67" w14:textId="77777777" w:rsidR="000876E3" w:rsidRPr="00425173"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E68" w14:textId="77777777" w:rsidR="000876E3" w:rsidRPr="00425173" w:rsidRDefault="000876E3" w:rsidP="00425173">
            <w:pPr>
              <w:spacing w:after="0" w:line="360" w:lineRule="auto"/>
              <w:rPr>
                <w:rFonts w:ascii="Arial" w:hAnsi="Arial" w:cs="Arial"/>
                <w:b/>
                <w:sz w:val="16"/>
                <w:szCs w:val="16"/>
              </w:rPr>
            </w:pPr>
          </w:p>
        </w:tc>
      </w:tr>
      <w:tr w:rsidR="000876E3" w:rsidRPr="00425173" w14:paraId="16B33E8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E6A" w14:textId="77777777" w:rsidR="000876E3" w:rsidRPr="003E49B6" w:rsidRDefault="000876E3" w:rsidP="001F179A">
            <w:pPr>
              <w:pStyle w:val="StyleArial8ptBoldAfter0ptLinespacing15lines"/>
            </w:pPr>
            <w:r w:rsidRPr="003E49B6">
              <w:t>1</w:t>
            </w:r>
          </w:p>
          <w:p w14:paraId="16B33E6B" w14:textId="77777777" w:rsidR="000876E3" w:rsidRPr="003E49B6" w:rsidRDefault="000876E3" w:rsidP="001F179A">
            <w:pPr>
              <w:pStyle w:val="StyleArial8ptBoldAfter0ptLinespacing15lines"/>
            </w:pPr>
            <w:r w:rsidRPr="003E49B6">
              <w:t>2</w:t>
            </w:r>
          </w:p>
          <w:p w14:paraId="16B33E6C" w14:textId="77777777" w:rsidR="000876E3" w:rsidRPr="003E49B6" w:rsidRDefault="000876E3" w:rsidP="001F179A">
            <w:pPr>
              <w:pStyle w:val="StyleArial8ptBoldAfter0ptLinespacing15lines"/>
            </w:pPr>
            <w:r w:rsidRPr="003E49B6">
              <w:t>3</w:t>
            </w:r>
          </w:p>
          <w:p w14:paraId="16B33E6D" w14:textId="77777777" w:rsidR="000876E3" w:rsidRPr="003E49B6" w:rsidRDefault="000876E3" w:rsidP="001F179A">
            <w:pPr>
              <w:pStyle w:val="StyleArial8ptBoldAfter0ptLinespacing15lines"/>
            </w:pPr>
            <w:r w:rsidRPr="003E49B6">
              <w:t>4</w:t>
            </w:r>
          </w:p>
          <w:p w14:paraId="16B33E6E" w14:textId="77777777" w:rsidR="000876E3" w:rsidRPr="003E49B6" w:rsidRDefault="000876E3" w:rsidP="001F179A">
            <w:pPr>
              <w:pStyle w:val="StyleArial8ptBoldAfter0ptLinespacing15lines"/>
            </w:pPr>
            <w:r w:rsidRPr="003E49B6">
              <w:t>5</w:t>
            </w:r>
          </w:p>
          <w:p w14:paraId="16B33E6F" w14:textId="77777777" w:rsidR="000876E3" w:rsidRPr="003E49B6" w:rsidRDefault="000876E3" w:rsidP="001F179A">
            <w:pPr>
              <w:pStyle w:val="StyleArial8ptBoldAfter0ptLinespacing15lines"/>
            </w:pPr>
            <w:r w:rsidRPr="003E49B6">
              <w:t>6</w:t>
            </w:r>
          </w:p>
          <w:p w14:paraId="16B33E70" w14:textId="77777777" w:rsidR="000876E3" w:rsidRPr="003E49B6" w:rsidRDefault="000876E3" w:rsidP="001F179A">
            <w:pPr>
              <w:pStyle w:val="StyleArial8ptBoldAfter0ptLinespacing15lines"/>
            </w:pPr>
            <w:r w:rsidRPr="003E49B6">
              <w:t>7</w:t>
            </w:r>
          </w:p>
          <w:p w14:paraId="16B33E71" w14:textId="77777777" w:rsidR="000876E3" w:rsidRPr="003E49B6" w:rsidRDefault="000876E3" w:rsidP="001F179A">
            <w:pPr>
              <w:pStyle w:val="StyleArial8ptBoldAfter0ptLinespacing15lines"/>
            </w:pPr>
            <w:r w:rsidRPr="003E49B6">
              <w:t>8</w:t>
            </w:r>
          </w:p>
          <w:p w14:paraId="16B33E72" w14:textId="77777777" w:rsidR="000876E3" w:rsidRPr="003E49B6" w:rsidRDefault="000876E3" w:rsidP="001F179A">
            <w:pPr>
              <w:pStyle w:val="StyleArial8ptBoldAfter0ptLinespacing15lines"/>
            </w:pPr>
            <w:r w:rsidRPr="003E49B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E73" w14:textId="77777777" w:rsidR="000876E3" w:rsidRPr="003E49B6" w:rsidRDefault="000876E3" w:rsidP="001F179A">
            <w:pPr>
              <w:pStyle w:val="StyleArial8ptBoldAfter0ptLinespacing15lines"/>
            </w:pPr>
            <w:r w:rsidRPr="003E49B6">
              <w:t>HotelResModifies</w:t>
            </w:r>
          </w:p>
          <w:p w14:paraId="16B33E74" w14:textId="77777777" w:rsidR="000876E3" w:rsidRPr="003E49B6" w:rsidRDefault="000876E3" w:rsidP="001F179A">
            <w:pPr>
              <w:pStyle w:val="StyleArial8ptBoldAfter0ptLinespacing15lines"/>
            </w:pPr>
            <w:r w:rsidRPr="003E49B6">
              <w:t>HotelResModify</w:t>
            </w:r>
          </w:p>
          <w:p w14:paraId="16B33E75" w14:textId="77777777" w:rsidR="000876E3" w:rsidRPr="003E49B6" w:rsidRDefault="000876E3" w:rsidP="001F179A">
            <w:pPr>
              <w:pStyle w:val="StyleArial8ptBoldAfter0ptLinespacing15lines"/>
            </w:pPr>
            <w:r w:rsidRPr="003E49B6">
              <w:t>RoomStays</w:t>
            </w:r>
          </w:p>
          <w:p w14:paraId="16B33E76" w14:textId="77777777" w:rsidR="000876E3" w:rsidRPr="003E49B6" w:rsidRDefault="000876E3" w:rsidP="001F179A">
            <w:pPr>
              <w:pStyle w:val="StyleArial8ptBoldAfter0ptLinespacing15lines"/>
            </w:pPr>
            <w:r w:rsidRPr="003E49B6">
              <w:t>RoomStay</w:t>
            </w:r>
          </w:p>
          <w:p w14:paraId="16B33E77" w14:textId="77777777" w:rsidR="000876E3" w:rsidRPr="003E49B6" w:rsidRDefault="000876E3" w:rsidP="001F179A">
            <w:pPr>
              <w:pStyle w:val="StyleArial8ptBoldAfter0ptLinespacing15lines"/>
            </w:pPr>
            <w:r w:rsidRPr="003E49B6">
              <w:t>RoomTypes</w:t>
            </w:r>
          </w:p>
          <w:p w14:paraId="16B33E78" w14:textId="77777777" w:rsidR="000876E3" w:rsidRPr="003E49B6" w:rsidRDefault="000876E3" w:rsidP="001F179A">
            <w:pPr>
              <w:pStyle w:val="StyleArial8ptBoldAfter0ptLinespacing15lines"/>
            </w:pPr>
            <w:r w:rsidRPr="003E49B6">
              <w:t>RoomType</w:t>
            </w:r>
          </w:p>
          <w:p w14:paraId="16B33E79" w14:textId="77777777" w:rsidR="000876E3" w:rsidRPr="003E49B6" w:rsidRDefault="000876E3" w:rsidP="001F179A">
            <w:pPr>
              <w:pStyle w:val="StyleArial8ptBoldAfter0ptLinespacing15lines"/>
            </w:pPr>
            <w:r w:rsidRPr="003E49B6">
              <w:t>AdditionalDetails</w:t>
            </w:r>
          </w:p>
          <w:p w14:paraId="16B33E7A" w14:textId="77777777" w:rsidR="000876E3" w:rsidRPr="003E49B6" w:rsidRDefault="000876E3" w:rsidP="001F179A">
            <w:pPr>
              <w:pStyle w:val="StyleArial8ptBoldAfter0ptLinespacing15lines"/>
            </w:pPr>
            <w:r w:rsidRPr="003E49B6">
              <w:t>AdditionalDetail</w:t>
            </w:r>
          </w:p>
          <w:p w14:paraId="16B33E7B" w14:textId="77777777" w:rsidR="000876E3" w:rsidRPr="003E49B6" w:rsidRDefault="000876E3" w:rsidP="001F179A">
            <w:pPr>
              <w:pStyle w:val="StyleArial8ptBoldAfter0ptLinespacing15lines"/>
            </w:pPr>
            <w:r w:rsidRPr="003E49B6">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E7C" w14:textId="77777777" w:rsidR="000876E3" w:rsidRPr="003E49B6" w:rsidRDefault="000876E3" w:rsidP="001F179A">
            <w:pPr>
              <w:pStyle w:val="StyleArial8ptBoldAfter0ptLinespacing15lines"/>
            </w:pPr>
            <w:r w:rsidRPr="003E49B6">
              <w:t>M</w:t>
            </w:r>
          </w:p>
          <w:p w14:paraId="16B33E7D" w14:textId="77777777" w:rsidR="000876E3" w:rsidRPr="003E49B6" w:rsidRDefault="000876E3" w:rsidP="001F179A">
            <w:pPr>
              <w:pStyle w:val="StyleArial8ptBoldAfter0ptLinespacing15lines"/>
            </w:pPr>
            <w:r w:rsidRPr="003E49B6">
              <w:t>M</w:t>
            </w:r>
          </w:p>
          <w:p w14:paraId="16B33E7E" w14:textId="77777777" w:rsidR="000876E3" w:rsidRPr="003E49B6" w:rsidRDefault="000876E3" w:rsidP="001F179A">
            <w:pPr>
              <w:pStyle w:val="StyleArial8ptBoldAfter0ptLinespacing15lines"/>
            </w:pPr>
            <w:r w:rsidRPr="003E49B6">
              <w:t>M</w:t>
            </w:r>
          </w:p>
          <w:p w14:paraId="16B33E7F" w14:textId="77777777" w:rsidR="000876E3" w:rsidRPr="003E49B6" w:rsidRDefault="000876E3" w:rsidP="001F179A">
            <w:pPr>
              <w:pStyle w:val="StyleArial8ptBoldAfter0ptLinespacing15lines"/>
            </w:pPr>
            <w:r w:rsidRPr="003E49B6">
              <w:t>M</w:t>
            </w:r>
          </w:p>
          <w:p w14:paraId="16B33E80" w14:textId="77777777" w:rsidR="000876E3" w:rsidRPr="003E49B6" w:rsidRDefault="000876E3" w:rsidP="005F0327">
            <w:pPr>
              <w:pStyle w:val="StyleArial8ptBoldAfter0ptLinespacing15lines"/>
              <w:rPr>
                <w:strike/>
              </w:rPr>
            </w:pPr>
            <w:r w:rsidRPr="003E49B6">
              <w:t>R</w:t>
            </w:r>
          </w:p>
          <w:p w14:paraId="16B33E81" w14:textId="77777777" w:rsidR="000876E3" w:rsidRPr="003E49B6" w:rsidRDefault="000876E3" w:rsidP="005F0327">
            <w:pPr>
              <w:pStyle w:val="StyleArial8ptBoldAfter0ptLinespacing15lines"/>
            </w:pPr>
            <w:r w:rsidRPr="003E49B6">
              <w:t xml:space="preserve">R </w:t>
            </w:r>
          </w:p>
          <w:p w14:paraId="16B33E82" w14:textId="77777777" w:rsidR="000876E3" w:rsidRPr="003E49B6" w:rsidRDefault="000876E3" w:rsidP="005F0327">
            <w:pPr>
              <w:pStyle w:val="StyleArial8ptBoldAfter0ptLinespacing15lines"/>
            </w:pPr>
            <w:r w:rsidRPr="003E49B6">
              <w:t>A</w:t>
            </w:r>
          </w:p>
          <w:p w14:paraId="16B33E83" w14:textId="77777777" w:rsidR="000876E3" w:rsidRPr="003E49B6" w:rsidRDefault="000876E3" w:rsidP="001F179A">
            <w:pPr>
              <w:pStyle w:val="StyleArial8ptBoldAfter0ptLinespacing15lines"/>
            </w:pPr>
            <w:r w:rsidRPr="003E49B6">
              <w:t>M</w:t>
            </w:r>
          </w:p>
          <w:p w14:paraId="16B33E84" w14:textId="77777777" w:rsidR="000876E3" w:rsidRPr="003E49B6" w:rsidRDefault="000876E3" w:rsidP="001F179A">
            <w:pPr>
              <w:pStyle w:val="StyleArial8ptBoldAfter0ptLinespacing15lines"/>
            </w:pPr>
            <w:r w:rsidRPr="003E49B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E85" w14:textId="77777777" w:rsidR="000876E3" w:rsidRPr="003E49B6"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86" w14:textId="77777777" w:rsidR="000876E3" w:rsidRPr="003E49B6"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GDS</w:t>
            </w:r>
          </w:p>
          <w:p w14:paraId="16B33E87" w14:textId="77777777" w:rsidR="000876E3" w:rsidRPr="0061132B"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E88" w14:textId="77777777" w:rsidR="000876E3" w:rsidRPr="00425173"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E89" w14:textId="77777777" w:rsidR="000876E3" w:rsidRPr="00425173" w:rsidRDefault="000876E3" w:rsidP="00425173">
            <w:pPr>
              <w:spacing w:after="0" w:line="360" w:lineRule="auto"/>
              <w:rPr>
                <w:rFonts w:ascii="Arial" w:hAnsi="Arial" w:cs="Arial"/>
                <w:b/>
                <w:sz w:val="16"/>
                <w:szCs w:val="16"/>
              </w:rPr>
            </w:pPr>
          </w:p>
        </w:tc>
      </w:tr>
      <w:tr w:rsidR="000876E3" w:rsidRPr="00F860DF" w14:paraId="16B33E9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E8B" w14:textId="77777777" w:rsidR="000876E3" w:rsidRPr="003152CE" w:rsidRDefault="000876E3" w:rsidP="0042517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E8C" w14:textId="77777777" w:rsidR="000876E3" w:rsidRPr="00710CED" w:rsidRDefault="000876E3" w:rsidP="001F179A">
            <w:pPr>
              <w:pStyle w:val="StyleArial8ptAfter0ptLinespacingsingle"/>
            </w:pPr>
            <w:r w:rsidRPr="00710CED">
              <w:t>@Name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E8D"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E8E" w14:textId="77777777" w:rsidR="000876E3" w:rsidRPr="00710CED" w:rsidRDefault="000876E3" w:rsidP="001F179A">
            <w:pPr>
              <w:pStyle w:val="StyleArial8ptAfter0ptLinespacingsingle"/>
            </w:pPr>
            <w:r w:rsidRPr="00710CED">
              <w:t>StringLength1to64</w:t>
            </w:r>
          </w:p>
          <w:p w14:paraId="16B33E8F" w14:textId="77777777" w:rsidR="000876E3" w:rsidRPr="00710CED" w:rsidRDefault="000876E3" w:rsidP="003E7FAC">
            <w:pPr>
              <w:spacing w:after="0" w:line="240" w:lineRule="auto"/>
              <w:rPr>
                <w:rFonts w:ascii="Arial" w:hAnsi="Arial" w:cs="Arial"/>
                <w:sz w:val="16"/>
                <w:szCs w:val="16"/>
              </w:rPr>
            </w:pPr>
            <w:r w:rsidRPr="00710CED">
              <w:rPr>
                <w:rFonts w:ascii="Arial" w:hAnsi="Arial" w:cs="Arial"/>
                <w:b/>
                <w:sz w:val="16"/>
                <w:szCs w:val="16"/>
              </w:rPr>
              <w:t xml:space="preserve">GDS:  </w:t>
            </w:r>
            <w:r w:rsidRPr="00710CED">
              <w:rPr>
                <w:rFonts w:ascii="Arial" w:hAnsi="Arial" w:cs="Arial"/>
                <w:sz w:val="16"/>
                <w:szCs w:val="16"/>
              </w:rPr>
              <w:t>Mandatory for Rate Description</w:t>
            </w:r>
          </w:p>
          <w:p w14:paraId="16B33E90" w14:textId="77777777" w:rsidR="000876E3" w:rsidRPr="00710CED" w:rsidRDefault="000876E3" w:rsidP="001F179A">
            <w:pPr>
              <w:pStyle w:val="StyleArial8ptAfter0ptLinespacingsingle"/>
            </w:pPr>
          </w:p>
          <w:p w14:paraId="16B33E91" w14:textId="77777777" w:rsidR="000876E3" w:rsidRPr="00FA3893" w:rsidRDefault="000876E3" w:rsidP="00FA3893">
            <w:pPr>
              <w:pStyle w:val="StyleTableText8pt"/>
              <w:rPr>
                <w:i/>
              </w:rPr>
            </w:pPr>
            <w:r w:rsidRPr="00FA3893">
              <w:rPr>
                <w:i/>
              </w:rPr>
              <w:t>Example Rate Description:</w:t>
            </w:r>
          </w:p>
          <w:p w14:paraId="16B33E92" w14:textId="77777777" w:rsidR="000876E3" w:rsidRPr="00710CED" w:rsidRDefault="000876E3" w:rsidP="001F179A">
            <w:pPr>
              <w:pStyle w:val="StyleArial8ptAfter0ptLinespacingsingle"/>
            </w:pPr>
            <w:r w:rsidRPr="00710CED">
              <w:t xml:space="preserve">&lt;AdditionalDetail </w:t>
            </w:r>
          </w:p>
          <w:p w14:paraId="16B33E93" w14:textId="77777777" w:rsidR="000876E3" w:rsidRPr="00710CED" w:rsidRDefault="000876E3" w:rsidP="001F179A">
            <w:pPr>
              <w:pStyle w:val="StyleArial8ptAfter0ptLinespacingsingle"/>
            </w:pPr>
            <w:r w:rsidRPr="00710CED">
              <w:t>Type=”1”&gt;</w:t>
            </w:r>
          </w:p>
          <w:p w14:paraId="16B33E94" w14:textId="77777777" w:rsidR="000876E3" w:rsidRPr="00710CED" w:rsidRDefault="000876E3" w:rsidP="001F179A">
            <w:pPr>
              <w:pStyle w:val="StyleArial8ptAfter0ptLinespacingsingle"/>
            </w:pPr>
            <w:r w:rsidRPr="00710CED">
              <w:t>&lt;DetailDescription</w:t>
            </w:r>
          </w:p>
          <w:p w14:paraId="16B33E95" w14:textId="77777777" w:rsidR="000876E3" w:rsidRPr="00710CED" w:rsidRDefault="000876E3" w:rsidP="00011C9A">
            <w:pPr>
              <w:spacing w:after="0" w:line="240" w:lineRule="auto"/>
              <w:rPr>
                <w:rFonts w:ascii="Arial" w:hAnsi="Arial" w:cs="Arial"/>
                <w:sz w:val="16"/>
                <w:szCs w:val="16"/>
              </w:rPr>
            </w:pPr>
            <w:r w:rsidRPr="00710CED">
              <w:rPr>
                <w:rFonts w:ascii="Arial" w:hAnsi="Arial" w:cs="Arial"/>
                <w:b/>
                <w:sz w:val="16"/>
                <w:szCs w:val="16"/>
              </w:rPr>
              <w:t>Name=”RateDescription”</w:t>
            </w:r>
            <w:r w:rsidRPr="00710CED">
              <w:rPr>
                <w:rFonts w:ascii="Arial" w:hAnsi="Arial" w:cs="Arial"/>
                <w:sz w:val="16"/>
                <w:szCs w:val="16"/>
              </w:rPr>
              <w:t>&gt;</w:t>
            </w:r>
          </w:p>
          <w:p w14:paraId="16B33E96" w14:textId="77777777" w:rsidR="000876E3" w:rsidRPr="00710CED" w:rsidRDefault="000876E3" w:rsidP="001F179A">
            <w:pPr>
              <w:pStyle w:val="StyleArial8ptAfter0ptLinespacingsingle"/>
            </w:pPr>
            <w:r w:rsidRPr="00710CED">
              <w:t>&lt;Text&gt;Room Rate Description &lt;/Text&gt;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E97" w14:textId="77777777" w:rsidR="000876E3" w:rsidRPr="003152CE"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E98" w14:textId="77777777" w:rsidR="000876E3" w:rsidRPr="003152CE" w:rsidRDefault="000876E3" w:rsidP="00416E1B">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E99" w14:textId="77777777" w:rsidR="000876E3" w:rsidRPr="003152CE" w:rsidRDefault="000876E3" w:rsidP="00214888">
            <w:pPr>
              <w:spacing w:after="0" w:line="240" w:lineRule="auto"/>
              <w:rPr>
                <w:rFonts w:ascii="Arial" w:hAnsi="Arial" w:cs="Arial"/>
                <w:sz w:val="16"/>
                <w:szCs w:val="16"/>
              </w:rPr>
            </w:pPr>
          </w:p>
        </w:tc>
      </w:tr>
      <w:tr w:rsidR="000876E3" w:rsidRPr="00425173" w14:paraId="16B33EA1"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E9B" w14:textId="77777777" w:rsidR="000876E3" w:rsidRPr="00425173"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E9C" w14:textId="77777777" w:rsidR="000876E3" w:rsidRPr="00425173" w:rsidRDefault="000876E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E9D" w14:textId="77777777" w:rsidR="000876E3" w:rsidRPr="00425173"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E9E" w14:textId="77777777" w:rsidR="000876E3" w:rsidRPr="00425173" w:rsidRDefault="000876E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E9F" w14:textId="77777777" w:rsidR="000876E3" w:rsidRPr="00425173"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EA0" w14:textId="77777777" w:rsidR="000876E3" w:rsidRPr="00425173" w:rsidRDefault="000876E3" w:rsidP="00425173">
            <w:pPr>
              <w:spacing w:after="0" w:line="360" w:lineRule="auto"/>
              <w:rPr>
                <w:rFonts w:ascii="Arial" w:hAnsi="Arial" w:cs="Arial"/>
                <w:b/>
                <w:sz w:val="16"/>
                <w:szCs w:val="16"/>
              </w:rPr>
            </w:pPr>
          </w:p>
        </w:tc>
      </w:tr>
      <w:tr w:rsidR="000876E3" w:rsidRPr="003E49B6" w14:paraId="16B33EC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EA2" w14:textId="77777777" w:rsidR="000876E3" w:rsidRPr="003E49B6" w:rsidRDefault="000876E3" w:rsidP="005F0327">
            <w:pPr>
              <w:pStyle w:val="StyleArial8ptBoldAfter0ptLinespacing15lines"/>
              <w:spacing w:after="0"/>
            </w:pPr>
            <w:r w:rsidRPr="003E49B6">
              <w:t>1</w:t>
            </w:r>
          </w:p>
          <w:p w14:paraId="16B33EA3" w14:textId="77777777" w:rsidR="000876E3" w:rsidRPr="003E49B6" w:rsidRDefault="000876E3" w:rsidP="005F0327">
            <w:pPr>
              <w:pStyle w:val="StyleArial8ptBoldAfter0ptLinespacing15lines"/>
              <w:spacing w:after="0"/>
            </w:pPr>
            <w:r w:rsidRPr="003E49B6">
              <w:t>2</w:t>
            </w:r>
          </w:p>
          <w:p w14:paraId="16B33EA4" w14:textId="77777777" w:rsidR="000876E3" w:rsidRPr="003E49B6" w:rsidRDefault="000876E3" w:rsidP="005F0327">
            <w:pPr>
              <w:pStyle w:val="StyleArial8ptBoldAfter0ptLinespacing15lines"/>
              <w:spacing w:after="0"/>
            </w:pPr>
            <w:r w:rsidRPr="003E49B6">
              <w:t>3</w:t>
            </w:r>
          </w:p>
          <w:p w14:paraId="16B33EA5" w14:textId="77777777" w:rsidR="000876E3" w:rsidRPr="003E49B6" w:rsidRDefault="000876E3" w:rsidP="005F0327">
            <w:pPr>
              <w:pStyle w:val="StyleArial8ptBoldAfter0ptLinespacing15lines"/>
              <w:spacing w:after="0"/>
            </w:pPr>
            <w:r w:rsidRPr="003E49B6">
              <w:t>4</w:t>
            </w:r>
          </w:p>
          <w:p w14:paraId="16B33EA6" w14:textId="77777777" w:rsidR="000876E3" w:rsidRPr="003E49B6" w:rsidRDefault="000876E3" w:rsidP="005F0327">
            <w:pPr>
              <w:pStyle w:val="StyleArial8ptBoldAfter0ptLinespacing15lines"/>
              <w:spacing w:after="0"/>
            </w:pPr>
            <w:r w:rsidRPr="003E49B6">
              <w:t>5</w:t>
            </w:r>
          </w:p>
          <w:p w14:paraId="16B33EA7" w14:textId="77777777" w:rsidR="000876E3" w:rsidRPr="003E49B6" w:rsidRDefault="000876E3" w:rsidP="005F0327">
            <w:pPr>
              <w:pStyle w:val="StyleArial8ptBoldAfter0ptLinespacing15lines"/>
              <w:spacing w:after="0"/>
            </w:pPr>
            <w:r w:rsidRPr="003E49B6">
              <w:t>6</w:t>
            </w:r>
          </w:p>
          <w:p w14:paraId="16B33EA8" w14:textId="77777777" w:rsidR="000876E3" w:rsidRPr="003E49B6" w:rsidRDefault="000876E3" w:rsidP="005F0327">
            <w:pPr>
              <w:pStyle w:val="StyleArial8ptBoldAfter0ptLinespacing15lines"/>
              <w:spacing w:after="0"/>
            </w:pPr>
            <w:r w:rsidRPr="003E49B6">
              <w:t>7</w:t>
            </w:r>
          </w:p>
          <w:p w14:paraId="16B33EA9" w14:textId="77777777" w:rsidR="000876E3" w:rsidRPr="003E49B6" w:rsidRDefault="000876E3" w:rsidP="005F0327">
            <w:pPr>
              <w:pStyle w:val="StyleArial8ptBoldAfter0ptLinespacing15lines"/>
              <w:spacing w:after="0"/>
            </w:pPr>
            <w:r w:rsidRPr="003E49B6">
              <w:t>8</w:t>
            </w:r>
          </w:p>
          <w:p w14:paraId="16B33EAA" w14:textId="77777777" w:rsidR="000876E3" w:rsidRPr="003E49B6" w:rsidRDefault="000876E3" w:rsidP="005F0327">
            <w:pPr>
              <w:pStyle w:val="StyleArial8ptBoldAfter0ptLinespacing15lines"/>
              <w:spacing w:after="0"/>
            </w:pPr>
            <w:r w:rsidRPr="003E49B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EAB" w14:textId="77777777" w:rsidR="000876E3" w:rsidRPr="003E49B6" w:rsidRDefault="000876E3" w:rsidP="005F0327">
            <w:pPr>
              <w:pStyle w:val="StyleArial8ptBoldAfter0ptLinespacing15lines"/>
              <w:spacing w:after="0"/>
            </w:pPr>
            <w:r w:rsidRPr="003E49B6">
              <w:t>HotelResModifies</w:t>
            </w:r>
          </w:p>
          <w:p w14:paraId="16B33EAC" w14:textId="77777777" w:rsidR="000876E3" w:rsidRPr="003E49B6" w:rsidRDefault="000876E3" w:rsidP="005F0327">
            <w:pPr>
              <w:pStyle w:val="StyleArial8ptBoldAfter0ptLinespacing15lines"/>
              <w:spacing w:after="0"/>
            </w:pPr>
            <w:r w:rsidRPr="003E49B6">
              <w:t>HotelResModify</w:t>
            </w:r>
          </w:p>
          <w:p w14:paraId="16B33EAD" w14:textId="77777777" w:rsidR="000876E3" w:rsidRPr="003E49B6" w:rsidRDefault="000876E3" w:rsidP="005F0327">
            <w:pPr>
              <w:pStyle w:val="StyleArial8ptBoldAfter0ptLinespacing15lines"/>
              <w:spacing w:after="0"/>
            </w:pPr>
            <w:r w:rsidRPr="003E49B6">
              <w:t>RoomStays</w:t>
            </w:r>
          </w:p>
          <w:p w14:paraId="16B33EAE" w14:textId="77777777" w:rsidR="000876E3" w:rsidRPr="003E49B6" w:rsidRDefault="000876E3" w:rsidP="005F0327">
            <w:pPr>
              <w:pStyle w:val="StyleArial8ptBoldAfter0ptLinespacing15lines"/>
              <w:spacing w:after="0"/>
            </w:pPr>
            <w:r w:rsidRPr="003E49B6">
              <w:t>RoomStay</w:t>
            </w:r>
          </w:p>
          <w:p w14:paraId="16B33EAF" w14:textId="77777777" w:rsidR="000876E3" w:rsidRPr="003E49B6" w:rsidRDefault="000876E3" w:rsidP="005F0327">
            <w:pPr>
              <w:pStyle w:val="StyleArial8ptBoldAfter0ptLinespacing15lines"/>
              <w:spacing w:after="0"/>
            </w:pPr>
            <w:r w:rsidRPr="003E49B6">
              <w:t>RoomTypes</w:t>
            </w:r>
          </w:p>
          <w:p w14:paraId="16B33EB0" w14:textId="77777777" w:rsidR="000876E3" w:rsidRPr="003E49B6" w:rsidRDefault="000876E3" w:rsidP="005F0327">
            <w:pPr>
              <w:pStyle w:val="StyleArial8ptBoldAfter0ptLinespacing15lines"/>
              <w:spacing w:after="0"/>
            </w:pPr>
            <w:r w:rsidRPr="003E49B6">
              <w:t>RoomType</w:t>
            </w:r>
          </w:p>
          <w:p w14:paraId="16B33EB1" w14:textId="77777777" w:rsidR="000876E3" w:rsidRPr="003E49B6" w:rsidRDefault="000876E3" w:rsidP="005F0327">
            <w:pPr>
              <w:pStyle w:val="StyleArial8ptBoldAfter0ptLinespacing15lines"/>
              <w:spacing w:after="0"/>
            </w:pPr>
            <w:r w:rsidRPr="003E49B6">
              <w:t>AdditionalDetails</w:t>
            </w:r>
          </w:p>
          <w:p w14:paraId="16B33EB2" w14:textId="77777777" w:rsidR="000876E3" w:rsidRPr="003E49B6" w:rsidRDefault="000876E3" w:rsidP="005F0327">
            <w:pPr>
              <w:pStyle w:val="StyleArial8ptBoldAfter0ptLinespacing15lines"/>
              <w:spacing w:after="0"/>
            </w:pPr>
            <w:r w:rsidRPr="003E49B6">
              <w:t>AdditionalDetail</w:t>
            </w:r>
          </w:p>
          <w:p w14:paraId="16B33EB3" w14:textId="77777777" w:rsidR="000876E3" w:rsidRPr="003E49B6" w:rsidRDefault="000876E3" w:rsidP="005F0327">
            <w:pPr>
              <w:pStyle w:val="StyleArial8ptBoldAfter0ptLinespacing15lines"/>
              <w:spacing w:after="0"/>
            </w:pPr>
            <w:r w:rsidRPr="003E49B6">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EB4" w14:textId="77777777" w:rsidR="000876E3" w:rsidRPr="003E49B6" w:rsidRDefault="000876E3" w:rsidP="005F0327">
            <w:pPr>
              <w:pStyle w:val="StyleArial8ptBoldAfter0ptLinespacing15lines"/>
              <w:spacing w:after="0"/>
            </w:pPr>
            <w:r w:rsidRPr="003E49B6">
              <w:t>M</w:t>
            </w:r>
          </w:p>
          <w:p w14:paraId="16B33EB5" w14:textId="77777777" w:rsidR="000876E3" w:rsidRPr="003E49B6" w:rsidRDefault="000876E3" w:rsidP="005F0327">
            <w:pPr>
              <w:pStyle w:val="StyleArial8ptBoldAfter0ptLinespacing15lines"/>
              <w:spacing w:after="0"/>
            </w:pPr>
            <w:r w:rsidRPr="003E49B6">
              <w:t>M</w:t>
            </w:r>
          </w:p>
          <w:p w14:paraId="16B33EB6" w14:textId="77777777" w:rsidR="000876E3" w:rsidRPr="003E49B6" w:rsidRDefault="000876E3" w:rsidP="005F0327">
            <w:pPr>
              <w:pStyle w:val="StyleArial8ptBoldAfter0ptLinespacing15lines"/>
              <w:spacing w:after="0"/>
            </w:pPr>
            <w:r w:rsidRPr="003E49B6">
              <w:t>M</w:t>
            </w:r>
          </w:p>
          <w:p w14:paraId="16B33EB7" w14:textId="77777777" w:rsidR="000876E3" w:rsidRPr="003E49B6" w:rsidRDefault="000876E3" w:rsidP="005F0327">
            <w:pPr>
              <w:pStyle w:val="StyleArial8ptBoldAfter0ptLinespacing15lines"/>
              <w:spacing w:after="0"/>
            </w:pPr>
            <w:r w:rsidRPr="003E49B6">
              <w:t>M</w:t>
            </w:r>
          </w:p>
          <w:p w14:paraId="16B33EB8" w14:textId="77777777" w:rsidR="000876E3" w:rsidRPr="003E49B6" w:rsidRDefault="000876E3" w:rsidP="005F0327">
            <w:pPr>
              <w:pStyle w:val="StyleArial8ptBoldAfter0ptLinespacing15lines"/>
              <w:rPr>
                <w:strike/>
              </w:rPr>
            </w:pPr>
            <w:r w:rsidRPr="003E49B6">
              <w:t>R</w:t>
            </w:r>
          </w:p>
          <w:p w14:paraId="16B33EB9" w14:textId="77777777" w:rsidR="000876E3" w:rsidRPr="003E49B6" w:rsidRDefault="000876E3" w:rsidP="003E49B6">
            <w:pPr>
              <w:pStyle w:val="StyleArial8ptBoldAfter0ptLinespacing15lines"/>
            </w:pPr>
            <w:r w:rsidRPr="003E49B6">
              <w:t xml:space="preserve">R </w:t>
            </w:r>
          </w:p>
          <w:p w14:paraId="16B33EBA" w14:textId="77777777" w:rsidR="000876E3" w:rsidRPr="003E49B6" w:rsidRDefault="000876E3" w:rsidP="005F0327">
            <w:pPr>
              <w:pStyle w:val="StyleArial8ptBoldAfter0ptLinespacing15lines"/>
              <w:spacing w:after="0"/>
            </w:pPr>
            <w:r w:rsidRPr="003E49B6">
              <w:t>A</w:t>
            </w:r>
          </w:p>
          <w:p w14:paraId="16B33EBB" w14:textId="77777777" w:rsidR="000876E3" w:rsidRPr="003E49B6" w:rsidRDefault="000876E3" w:rsidP="005F0327">
            <w:pPr>
              <w:pStyle w:val="StyleArial8ptBoldAfter0ptLinespacing15lines"/>
              <w:spacing w:after="0"/>
            </w:pPr>
            <w:r w:rsidRPr="003E49B6">
              <w:t>M</w:t>
            </w:r>
          </w:p>
          <w:p w14:paraId="16B33EBC" w14:textId="77777777" w:rsidR="000876E3" w:rsidRPr="003E49B6" w:rsidRDefault="000876E3" w:rsidP="005F0327">
            <w:pPr>
              <w:pStyle w:val="StyleArial8ptBoldAfter0ptLinespacing15lines"/>
              <w:spacing w:after="0"/>
            </w:pPr>
            <w:r w:rsidRPr="003E49B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BD" w14:textId="77777777" w:rsidR="000876E3" w:rsidRPr="003E49B6" w:rsidRDefault="000876E3" w:rsidP="00B226BD">
            <w:pPr>
              <w:pStyle w:val="StyleTableText6ptAfterbefore"/>
              <w:spacing w:line="276" w:lineRule="auto"/>
            </w:pPr>
            <w:r w:rsidRPr="003E49B6">
              <w:rPr>
                <w:b/>
              </w:rPr>
              <w:t>GDS Note</w:t>
            </w:r>
            <w:r w:rsidRPr="003E49B6">
              <w:t>:  When OTA Code 132 is returned in a Warning Element, @Type=”14” and codes “ARM” and “AVL” are used for Alternate Room Type.</w:t>
            </w:r>
          </w:p>
          <w:p w14:paraId="16B33EBE" w14:textId="77777777" w:rsidR="000876E3" w:rsidRPr="003E49B6" w:rsidRDefault="000876E3" w:rsidP="00B226BD">
            <w:pPr>
              <w:pStyle w:val="StyleTableText6ptAfterbefore"/>
              <w:spacing w:line="276" w:lineRule="auto"/>
            </w:pPr>
            <w:r w:rsidRPr="003E49B6">
              <w:t>When OTA Code 376 is returned in a Warning Elemtn, @Type=”14” and @Code=”AVL” are used for Alternate Availability</w:t>
            </w:r>
          </w:p>
          <w:p w14:paraId="16B33EBF" w14:textId="77777777" w:rsidR="000876E3" w:rsidRPr="003E49B6" w:rsidRDefault="000876E3" w:rsidP="00B226BD">
            <w:pPr>
              <w:pStyle w:val="StyleTableText6ptAfterbefore"/>
              <w:spacing w:line="276" w:lineRule="auto"/>
              <w:rPr>
                <w:b/>
              </w:rPr>
            </w:pPr>
            <w:r w:rsidRPr="003E49B6">
              <w:t>See 6.RS &amp; 10.RS.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C0" w14:textId="77777777" w:rsidR="000876E3" w:rsidRPr="003E49B6" w:rsidRDefault="000876E3" w:rsidP="000D21EE">
            <w:pPr>
              <w:spacing w:after="0" w:line="360" w:lineRule="auto"/>
              <w:jc w:val="center"/>
              <w:rPr>
                <w:rFonts w:ascii="Arial" w:hAnsi="Arial" w:cs="Arial"/>
                <w:b/>
                <w:sz w:val="16"/>
                <w:szCs w:val="16"/>
              </w:rPr>
            </w:pPr>
            <w:r w:rsidRPr="003E49B6">
              <w:rPr>
                <w:rFonts w:ascii="Arial" w:hAnsi="Arial" w:cs="Arial"/>
                <w:b/>
                <w:sz w:val="16"/>
                <w:szCs w:val="16"/>
              </w:rPr>
              <w:t>GDS</w:t>
            </w:r>
          </w:p>
          <w:p w14:paraId="16B33EC1" w14:textId="77777777" w:rsidR="000876E3" w:rsidRPr="003E49B6" w:rsidRDefault="000876E3" w:rsidP="000D21EE">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C2" w14:textId="77777777" w:rsidR="000876E3" w:rsidRPr="003E49B6" w:rsidRDefault="000876E3" w:rsidP="000D21EE">
            <w:pPr>
              <w:pStyle w:val="StyleTableText6ptAfterbefore"/>
              <w:spacing w:after="0"/>
              <w:rPr>
                <w:b/>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EC3" w14:textId="77777777" w:rsidR="000876E3" w:rsidRPr="003E49B6" w:rsidRDefault="000876E3" w:rsidP="000D21EE">
            <w:pPr>
              <w:spacing w:after="0" w:line="360" w:lineRule="auto"/>
              <w:rPr>
                <w:rFonts w:ascii="Arial" w:hAnsi="Arial" w:cs="Arial"/>
                <w:b/>
                <w:sz w:val="16"/>
                <w:szCs w:val="16"/>
              </w:rPr>
            </w:pPr>
          </w:p>
        </w:tc>
      </w:tr>
      <w:tr w:rsidR="000876E3" w:rsidRPr="0061132B" w14:paraId="16B33EE3" w14:textId="77777777" w:rsidTr="000876E3">
        <w:trPr>
          <w:cantSplit/>
          <w:trHeight w:val="600"/>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EC5" w14:textId="77777777" w:rsidR="000876E3" w:rsidRPr="003E49B6" w:rsidRDefault="000876E3" w:rsidP="000D21EE">
            <w:pPr>
              <w:pStyle w:val="StyleArial8ptAfter0ptLinespacingsingle"/>
              <w:spacing w:after="0"/>
              <w:rPr>
                <w:b/>
              </w:rPr>
            </w:pPr>
            <w:r w:rsidRPr="003E49B6">
              <w:rPr>
                <w:b/>
              </w:rPr>
              <w:t>10</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EC6" w14:textId="77777777" w:rsidR="000876E3" w:rsidRPr="003E49B6" w:rsidRDefault="000876E3" w:rsidP="00C775C7">
            <w:pPr>
              <w:pStyle w:val="StyleArial8ptAfter0ptLinespacingsingle"/>
              <w:rPr>
                <w:b/>
              </w:rPr>
            </w:pPr>
            <w:r w:rsidRPr="003E49B6">
              <w:rPr>
                <w:b/>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EC7" w14:textId="77777777" w:rsidR="000876E3" w:rsidRPr="003E49B6" w:rsidRDefault="000876E3" w:rsidP="00C775C7">
            <w:pPr>
              <w:pStyle w:val="StyleArial8ptAfter0ptLinespacingsingle"/>
              <w:rPr>
                <w:b/>
              </w:rPr>
            </w:pPr>
            <w:r w:rsidRPr="003E49B6">
              <w:rPr>
                <w:b/>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EC8" w14:textId="77777777" w:rsidR="000876E3" w:rsidRPr="003E49B6" w:rsidRDefault="000876E3" w:rsidP="001F179A">
            <w:pPr>
              <w:pStyle w:val="StyleArial8ptAfter0ptLinespacingsingle"/>
            </w:pPr>
            <w:r w:rsidRPr="003E49B6">
              <w:t>FormattedTextTextType</w:t>
            </w:r>
          </w:p>
          <w:p w14:paraId="16B33EC9" w14:textId="77777777" w:rsidR="000876E3" w:rsidRPr="003E49B6" w:rsidRDefault="000876E3" w:rsidP="006A10CC">
            <w:pPr>
              <w:autoSpaceDE w:val="0"/>
              <w:autoSpaceDN w:val="0"/>
              <w:adjustRightInd w:val="0"/>
              <w:spacing w:before="60" w:after="60"/>
              <w:rPr>
                <w:rFonts w:ascii="Arial" w:hAnsi="Arial" w:cs="Arial"/>
                <w:sz w:val="16"/>
                <w:szCs w:val="16"/>
              </w:rPr>
            </w:pPr>
            <w:r w:rsidRPr="003E49B6">
              <w:rPr>
                <w:rFonts w:ascii="Arial" w:hAnsi="Arial" w:cs="Arial"/>
                <w:i/>
                <w:iCs/>
                <w:sz w:val="16"/>
                <w:szCs w:val="16"/>
              </w:rPr>
              <w:t>Example Rate Description</w:t>
            </w:r>
            <w:r w:rsidRPr="003E49B6">
              <w:rPr>
                <w:rFonts w:ascii="Arial" w:hAnsi="Arial" w:cs="Arial"/>
                <w:sz w:val="16"/>
                <w:szCs w:val="16"/>
              </w:rPr>
              <w:t>:</w:t>
            </w:r>
          </w:p>
          <w:p w14:paraId="16B33ECA" w14:textId="77777777" w:rsidR="000876E3" w:rsidRPr="003E49B6" w:rsidRDefault="000876E3" w:rsidP="001F179A">
            <w:pPr>
              <w:pStyle w:val="StyleArial8ptAfter0ptLinespacingsingle"/>
            </w:pPr>
            <w:r w:rsidRPr="003E49B6">
              <w:t xml:space="preserve">&lt;AdditionalDetail </w:t>
            </w:r>
          </w:p>
          <w:p w14:paraId="16B33ECB" w14:textId="77777777" w:rsidR="000876E3" w:rsidRPr="003E49B6" w:rsidRDefault="000876E3" w:rsidP="001F179A">
            <w:pPr>
              <w:pStyle w:val="StyleArial8ptAfter0ptLinespacingsingle"/>
            </w:pPr>
            <w:r w:rsidRPr="003E49B6">
              <w:t>Type=”1”</w:t>
            </w:r>
          </w:p>
          <w:p w14:paraId="16B33ECC" w14:textId="77777777" w:rsidR="000876E3" w:rsidRPr="003E49B6" w:rsidRDefault="000876E3" w:rsidP="001F179A">
            <w:pPr>
              <w:pStyle w:val="StyleArial8ptAfter0ptLinespacingsingle"/>
            </w:pPr>
            <w:r w:rsidRPr="003E49B6">
              <w:t>&lt;DetailDescription</w:t>
            </w:r>
          </w:p>
          <w:p w14:paraId="16B33ECD" w14:textId="77777777" w:rsidR="000876E3" w:rsidRPr="003E49B6" w:rsidRDefault="000876E3" w:rsidP="001F179A">
            <w:pPr>
              <w:pStyle w:val="StyleArial8ptAfter0ptLinespacingsingle"/>
            </w:pPr>
            <w:r w:rsidRPr="003E49B6">
              <w:t>Name=”RateDescription”&gt;</w:t>
            </w:r>
          </w:p>
          <w:p w14:paraId="16B33ECE" w14:textId="77777777" w:rsidR="000876E3" w:rsidRPr="003E49B6" w:rsidRDefault="000876E3" w:rsidP="006A10CC">
            <w:pPr>
              <w:spacing w:after="0" w:line="240" w:lineRule="auto"/>
              <w:rPr>
                <w:rFonts w:ascii="Arial" w:hAnsi="Arial" w:cs="Arial"/>
                <w:b/>
                <w:sz w:val="16"/>
                <w:szCs w:val="16"/>
              </w:rPr>
            </w:pPr>
            <w:r w:rsidRPr="003E49B6">
              <w:rPr>
                <w:rFonts w:ascii="Arial" w:hAnsi="Arial" w:cs="Arial"/>
                <w:b/>
                <w:sz w:val="16"/>
                <w:szCs w:val="16"/>
              </w:rPr>
              <w:t>&lt;Text&gt;Room Rate Description &lt;/Text&gt;</w:t>
            </w:r>
          </w:p>
          <w:p w14:paraId="16B33ECF" w14:textId="77777777" w:rsidR="000876E3" w:rsidRPr="003E49B6" w:rsidRDefault="000876E3" w:rsidP="00C50CBE">
            <w:pPr>
              <w:autoSpaceDE w:val="0"/>
              <w:autoSpaceDN w:val="0"/>
              <w:adjustRightInd w:val="0"/>
              <w:spacing w:before="60" w:after="60"/>
              <w:rPr>
                <w:rFonts w:ascii="Arial" w:hAnsi="Arial" w:cs="Arial"/>
                <w:color w:val="000000"/>
                <w:sz w:val="16"/>
                <w:szCs w:val="16"/>
                <w:shd w:val="clear" w:color="auto" w:fill="FFFFFF"/>
                <w:lang w:eastAsia="ar-SA"/>
              </w:rPr>
            </w:pPr>
            <w:r w:rsidRPr="003E49B6">
              <w:rPr>
                <w:rFonts w:ascii="Arial" w:hAnsi="Arial" w:cs="Arial"/>
                <w:i/>
                <w:iCs/>
                <w:sz w:val="16"/>
                <w:szCs w:val="16"/>
              </w:rPr>
              <w:t>Example Alternate Inn – with line break indicators</w:t>
            </w:r>
            <w:r w:rsidRPr="003E49B6">
              <w:rPr>
                <w:rFonts w:ascii="Arial" w:hAnsi="Arial" w:cs="Arial"/>
                <w:sz w:val="16"/>
                <w:szCs w:val="16"/>
              </w:rPr>
              <w:t>:</w:t>
            </w:r>
          </w:p>
          <w:p w14:paraId="16B33ED0" w14:textId="77777777" w:rsidR="000876E3" w:rsidRPr="003E49B6" w:rsidRDefault="000876E3" w:rsidP="001F179A">
            <w:pPr>
              <w:pStyle w:val="StyleArial8ptAfter0ptLinespacingsingle"/>
            </w:pPr>
            <w:r w:rsidRPr="003E49B6">
              <w:t>&lt;AdditionalDetail Type="14" Code="AVL"&gt;</w:t>
            </w:r>
          </w:p>
          <w:p w14:paraId="16B33ED1" w14:textId="77777777" w:rsidR="000876E3" w:rsidRPr="003E49B6" w:rsidRDefault="000876E3" w:rsidP="001F179A">
            <w:pPr>
              <w:pStyle w:val="StyleArial8ptAfter0ptLinespacingsingle"/>
            </w:pPr>
            <w:r w:rsidRPr="003E49B6">
              <w:t>&lt;DetailDescription&gt;</w:t>
            </w:r>
          </w:p>
          <w:p w14:paraId="16B33ED2" w14:textId="77777777" w:rsidR="000876E3" w:rsidRPr="003E49B6" w:rsidRDefault="000876E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3E49B6">
              <w:rPr>
                <w:rFonts w:ascii="Arial" w:hAnsi="Arial" w:cs="Arial"/>
                <w:b/>
                <w:sz w:val="16"/>
                <w:szCs w:val="16"/>
              </w:rPr>
              <w:t>&lt;Text&gt;SORRY HOTEL FULL PLEASE TRY ONE   OF FOLLOWING\n&lt;/Text</w:t>
            </w:r>
          </w:p>
          <w:p w14:paraId="16B33ED3" w14:textId="77777777" w:rsidR="000876E3" w:rsidRPr="003E49B6" w:rsidRDefault="000876E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3E49B6">
              <w:rPr>
                <w:rFonts w:ascii="Arial" w:hAnsi="Arial" w:cs="Arial"/>
                <w:b/>
                <w:sz w:val="16"/>
                <w:szCs w:val="16"/>
              </w:rPr>
              <w:t xml:space="preserve"> &lt;Text&gt; 12244ZX –  ATLANTA BUCKHEAD\n&lt;/Text&gt;</w:t>
            </w:r>
          </w:p>
          <w:p w14:paraId="16B33ED4" w14:textId="77777777" w:rsidR="000876E3" w:rsidRPr="003E49B6" w:rsidRDefault="000876E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3E49B6">
              <w:rPr>
                <w:rFonts w:ascii="Arial" w:hAnsi="Arial" w:cs="Arial"/>
                <w:b/>
                <w:sz w:val="16"/>
                <w:szCs w:val="16"/>
              </w:rPr>
              <w:t xml:space="preserve"> &lt;Text&gt; PROPERTY IS 0 KM EAST OF 519\n&lt;/Text&gt;</w:t>
            </w:r>
          </w:p>
          <w:p w14:paraId="16B33ED5" w14:textId="77777777" w:rsidR="000876E3" w:rsidRPr="003E49B6" w:rsidRDefault="000876E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3E49B6">
              <w:rPr>
                <w:rFonts w:ascii="Arial" w:hAnsi="Arial" w:cs="Arial"/>
                <w:b/>
                <w:sz w:val="16"/>
                <w:szCs w:val="16"/>
              </w:rPr>
              <w:t xml:space="preserve"> &lt;Text&gt; 838ABZZ  –  MIDTOWN ATLANTA\n&lt;/Text&gt;</w:t>
            </w:r>
          </w:p>
          <w:p w14:paraId="16B33ED6" w14:textId="77777777" w:rsidR="000876E3" w:rsidRPr="003E49B6" w:rsidRDefault="000876E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3E49B6">
              <w:rPr>
                <w:rFonts w:ascii="Arial" w:hAnsi="Arial" w:cs="Arial"/>
                <w:b/>
                <w:sz w:val="16"/>
                <w:szCs w:val="16"/>
              </w:rPr>
              <w:t xml:space="preserve"> &lt;Text&gt; PROPERTY IS 6 MI S OF 519\n&lt;/Text&gt;</w:t>
            </w:r>
          </w:p>
          <w:p w14:paraId="16B33ED7" w14:textId="77777777" w:rsidR="000876E3" w:rsidRPr="003E49B6" w:rsidRDefault="000876E3" w:rsidP="003E7FAC">
            <w:pPr>
              <w:autoSpaceDE w:val="0"/>
              <w:autoSpaceDN w:val="0"/>
              <w:adjustRightInd w:val="0"/>
              <w:spacing w:before="60" w:after="60"/>
              <w:rPr>
                <w:rFonts w:ascii="Arial" w:hAnsi="Arial" w:cs="Arial"/>
                <w:iCs/>
                <w:sz w:val="16"/>
                <w:szCs w:val="16"/>
              </w:rPr>
            </w:pPr>
          </w:p>
          <w:p w14:paraId="16B33ED8" w14:textId="77777777" w:rsidR="000876E3" w:rsidRPr="003E49B6" w:rsidRDefault="000876E3" w:rsidP="003E7FAC">
            <w:pPr>
              <w:autoSpaceDE w:val="0"/>
              <w:autoSpaceDN w:val="0"/>
              <w:adjustRightInd w:val="0"/>
              <w:spacing w:before="60" w:after="60"/>
              <w:rPr>
                <w:rFonts w:ascii="Arial" w:hAnsi="Arial" w:cs="Arial"/>
                <w:sz w:val="16"/>
                <w:szCs w:val="16"/>
              </w:rPr>
            </w:pPr>
            <w:r w:rsidRPr="003E49B6">
              <w:rPr>
                <w:rFonts w:ascii="Arial" w:hAnsi="Arial" w:cs="Arial"/>
                <w:i/>
                <w:iCs/>
                <w:sz w:val="16"/>
                <w:szCs w:val="16"/>
              </w:rPr>
              <w:t>Example Alternate Room Type:</w:t>
            </w:r>
          </w:p>
          <w:p w14:paraId="16B33ED9" w14:textId="77777777" w:rsidR="000876E3" w:rsidRPr="003E49B6" w:rsidRDefault="000876E3" w:rsidP="001F179A">
            <w:pPr>
              <w:pStyle w:val="StyleArial8ptAfter0ptLinespacingsingle"/>
            </w:pPr>
            <w:r w:rsidRPr="003E49B6">
              <w:t>&lt;AdditionalDetail Type="14" Code="ARM"  &lt;DetailDescription&gt;</w:t>
            </w:r>
          </w:p>
          <w:p w14:paraId="16B33EDA" w14:textId="77777777" w:rsidR="000876E3" w:rsidRPr="003E49B6" w:rsidRDefault="000876E3" w:rsidP="003E7FAC">
            <w:pPr>
              <w:spacing w:after="0" w:line="240" w:lineRule="auto"/>
              <w:rPr>
                <w:rFonts w:ascii="Arial" w:hAnsi="Arial" w:cs="Arial"/>
                <w:b/>
                <w:sz w:val="16"/>
                <w:szCs w:val="16"/>
              </w:rPr>
            </w:pPr>
            <w:r w:rsidRPr="003E49B6">
              <w:rPr>
                <w:rFonts w:ascii="Arial" w:hAnsi="Arial" w:cs="Arial"/>
                <w:b/>
                <w:sz w:val="16"/>
                <w:szCs w:val="16"/>
              </w:rPr>
              <w:t xml:space="preserve">&lt;Text &gt;*ALTERNATE RATES ROOM TYPES FOR: ZZ12345 RATES IN US NP-1&lt;/Text&gt; </w:t>
            </w:r>
          </w:p>
          <w:p w14:paraId="16B33EDB" w14:textId="77777777" w:rsidR="000876E3" w:rsidRPr="003E49B6" w:rsidRDefault="000876E3" w:rsidP="003E7FAC">
            <w:pPr>
              <w:spacing w:after="0" w:line="240" w:lineRule="auto"/>
              <w:rPr>
                <w:rFonts w:ascii="Arial" w:hAnsi="Arial" w:cs="Arial"/>
                <w:b/>
                <w:sz w:val="16"/>
                <w:szCs w:val="16"/>
              </w:rPr>
            </w:pPr>
            <w:r w:rsidRPr="003E49B6">
              <w:rPr>
                <w:rFonts w:ascii="Arial" w:hAnsi="Arial" w:cs="Arial"/>
                <w:b/>
                <w:sz w:val="16"/>
                <w:szCs w:val="16"/>
              </w:rPr>
              <w:t>&lt;Text&gt; 90.00 A1JRAC JR. EXECUTIVE 1 BDRM SUITE&lt;/Text&gt;</w:t>
            </w:r>
          </w:p>
          <w:p w14:paraId="16B33EDC" w14:textId="77777777" w:rsidR="000876E3" w:rsidRPr="003E49B6" w:rsidRDefault="000876E3" w:rsidP="003E7FAC">
            <w:pPr>
              <w:spacing w:after="0" w:line="240" w:lineRule="auto"/>
              <w:rPr>
                <w:rFonts w:ascii="Arial" w:hAnsi="Arial" w:cs="Arial"/>
                <w:b/>
                <w:sz w:val="16"/>
                <w:szCs w:val="16"/>
              </w:rPr>
            </w:pPr>
            <w:r w:rsidRPr="003E49B6">
              <w:rPr>
                <w:rFonts w:ascii="Arial" w:hAnsi="Arial" w:cs="Arial"/>
                <w:b/>
                <w:sz w:val="16"/>
                <w:szCs w:val="16"/>
              </w:rPr>
              <w:t xml:space="preserve"> &lt;Text&gt; 65.00 A1KRAC GRAND LUXE RM W 1 KING BE&lt;/Text&gt;</w:t>
            </w:r>
          </w:p>
          <w:p w14:paraId="16B33EDD" w14:textId="77777777" w:rsidR="000876E3" w:rsidRPr="003E49B6" w:rsidRDefault="000876E3" w:rsidP="003E7FA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3E49B6">
              <w:rPr>
                <w:rFonts w:ascii="Arial" w:hAnsi="Arial" w:cs="Arial"/>
                <w:b/>
                <w:sz w:val="16"/>
                <w:szCs w:val="16"/>
              </w:rPr>
              <w:t>&lt;Text&gt; 60.00 B1KRAC DELUXE KING ROOM&lt;/Text&gt;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EDE" w14:textId="77777777" w:rsidR="000876E3" w:rsidRPr="003E49B6" w:rsidRDefault="000876E3" w:rsidP="001F179A">
            <w:pPr>
              <w:pStyle w:val="StyleArial8ptCenteredAfter0ptLinespacingsingle"/>
            </w:pPr>
            <w:r w:rsidRPr="003E49B6">
              <w:t>1-6</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3EDF" w14:textId="77777777" w:rsidR="000876E3" w:rsidRPr="003E49B6" w:rsidRDefault="000876E3" w:rsidP="003E7072">
            <w:pPr>
              <w:pStyle w:val="StyleTableText6ptAfterbefore"/>
            </w:pPr>
            <w:r w:rsidRPr="003E49B6">
              <w:rPr>
                <w:b/>
              </w:rPr>
              <w:t xml:space="preserve">GDS Note:  </w:t>
            </w:r>
            <w:r w:rsidRPr="003E49B6">
              <w:t>Alternate Room Type, Alternate Availability; GDS is limited to 6 Text Elements, maximum of 64 characters each.  Additional text will be ignored.</w:t>
            </w:r>
          </w:p>
          <w:p w14:paraId="16B33EE0" w14:textId="77777777" w:rsidR="000876E3" w:rsidRPr="003E49B6" w:rsidRDefault="000876E3" w:rsidP="003E7072">
            <w:pPr>
              <w:pStyle w:val="StyleTableText6ptAfterbefore"/>
            </w:pPr>
            <w:r w:rsidRPr="003E49B6">
              <w:t>“\n” in the Text Element may be used to indicate line breaks.  If not passed the GDS will break the line after 64 characters.</w:t>
            </w: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E1" w14:textId="77777777" w:rsidR="000876E3" w:rsidRPr="003E49B6" w:rsidRDefault="000876E3" w:rsidP="001F179A">
            <w:pPr>
              <w:pStyle w:val="StyleArial8ptBefore3ptAfter3ptLinespacingsing"/>
            </w:pPr>
            <w:r w:rsidRPr="003E49B6">
              <w:t>Rate Description</w:t>
            </w:r>
          </w:p>
          <w:p w14:paraId="16B33EE2" w14:textId="77777777" w:rsidR="000876E3" w:rsidRPr="003E49B6" w:rsidRDefault="000876E3" w:rsidP="00D8050D">
            <w:pPr>
              <w:pStyle w:val="StyleArial8ptBefore3ptAfter3ptLinespacingsing"/>
            </w:pPr>
            <w:r w:rsidRPr="003E49B6">
              <w:t>GDS=50</w:t>
            </w:r>
          </w:p>
        </w:tc>
      </w:tr>
      <w:tr w:rsidR="000876E3" w:rsidRPr="00F860DF" w14:paraId="16B33EEC" w14:textId="77777777" w:rsidTr="000876E3">
        <w:trPr>
          <w:cantSplit/>
          <w:trHeight w:val="300"/>
        </w:trPr>
        <w:tc>
          <w:tcPr>
            <w:tcW w:w="450" w:type="dxa"/>
            <w:vMerge/>
            <w:tcBorders>
              <w:left w:val="single" w:sz="4" w:space="0" w:color="C0C0C0"/>
              <w:right w:val="single" w:sz="4" w:space="0" w:color="C0C0C0"/>
            </w:tcBorders>
            <w:shd w:val="clear" w:color="auto" w:fill="auto"/>
          </w:tcPr>
          <w:p w14:paraId="16B33EE4" w14:textId="77777777" w:rsidR="000876E3" w:rsidRPr="0061132B" w:rsidRDefault="000876E3" w:rsidP="00425173">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3EE5" w14:textId="77777777" w:rsidR="000876E3" w:rsidRPr="0061132B" w:rsidRDefault="000876E3" w:rsidP="006A10CC">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3EE6" w14:textId="77777777" w:rsidR="000876E3" w:rsidRPr="0061132B" w:rsidRDefault="000876E3" w:rsidP="00DA435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F2F2F2" w:themeFill="background1" w:themeFillShade="F2"/>
          </w:tcPr>
          <w:p w14:paraId="16B33EE7" w14:textId="77777777" w:rsidR="000876E3" w:rsidRPr="0061132B" w:rsidRDefault="000876E3" w:rsidP="006A10CC">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EE8" w14:textId="77777777" w:rsidR="000876E3" w:rsidRPr="0061132B" w:rsidRDefault="000876E3" w:rsidP="007A63FC">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EE9" w14:textId="77777777" w:rsidR="000876E3" w:rsidRPr="0061132B" w:rsidRDefault="000876E3" w:rsidP="006A10CC">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3EEA" w14:textId="77777777" w:rsidR="000876E3" w:rsidRPr="00AF4B67" w:rsidRDefault="000876E3" w:rsidP="001F179A">
            <w:pPr>
              <w:pStyle w:val="StyleArial8ptBefore3ptAfter3ptLinespacingsing"/>
            </w:pPr>
            <w:r w:rsidRPr="00AF4B67">
              <w:t>Alternate Room Type</w:t>
            </w:r>
          </w:p>
          <w:p w14:paraId="16B33EEB" w14:textId="77777777" w:rsidR="000876E3" w:rsidRPr="00AF4B67" w:rsidRDefault="000876E3" w:rsidP="00D8050D">
            <w:pPr>
              <w:pStyle w:val="StyleArial8ptBefore3ptAfter3ptLinespacingsing"/>
            </w:pPr>
            <w:r w:rsidRPr="00AF4B67">
              <w:t>GDS=384</w:t>
            </w:r>
          </w:p>
        </w:tc>
      </w:tr>
      <w:tr w:rsidR="000876E3" w:rsidRPr="00F860DF" w14:paraId="16B33EF5" w14:textId="77777777" w:rsidTr="000876E3">
        <w:trPr>
          <w:cantSplit/>
          <w:trHeight w:val="910"/>
        </w:trPr>
        <w:tc>
          <w:tcPr>
            <w:tcW w:w="450" w:type="dxa"/>
            <w:vMerge/>
            <w:tcBorders>
              <w:left w:val="single" w:sz="4" w:space="0" w:color="C0C0C0"/>
              <w:right w:val="single" w:sz="4" w:space="0" w:color="C0C0C0"/>
            </w:tcBorders>
            <w:shd w:val="clear" w:color="auto" w:fill="auto"/>
          </w:tcPr>
          <w:p w14:paraId="16B33EED" w14:textId="77777777" w:rsidR="000876E3" w:rsidRDefault="000876E3" w:rsidP="00425173">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3EEE" w14:textId="77777777" w:rsidR="000876E3" w:rsidRPr="003152CE" w:rsidRDefault="000876E3" w:rsidP="006A10CC">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3EEF" w14:textId="77777777" w:rsidR="000876E3" w:rsidRDefault="000876E3" w:rsidP="00DA435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F2F2F2" w:themeFill="background1" w:themeFillShade="F2"/>
          </w:tcPr>
          <w:p w14:paraId="16B33EF0" w14:textId="77777777" w:rsidR="000876E3" w:rsidRPr="003152CE" w:rsidRDefault="000876E3" w:rsidP="006A10CC">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3EF1" w14:textId="77777777" w:rsidR="000876E3" w:rsidRDefault="000876E3" w:rsidP="007A63FC">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3EF2" w14:textId="77777777" w:rsidR="000876E3" w:rsidRDefault="000876E3" w:rsidP="006A10CC">
            <w:pPr>
              <w:spacing w:after="0" w:line="240" w:lineRule="auto"/>
              <w:rPr>
                <w:rFonts w:ascii="Arial" w:hAnsi="Arial" w:cs="Arial"/>
                <w:sz w:val="16"/>
                <w:szCs w:val="16"/>
              </w:rPr>
            </w:pPr>
          </w:p>
        </w:tc>
        <w:tc>
          <w:tcPr>
            <w:tcW w:w="3420" w:type="dxa"/>
            <w:tcBorders>
              <w:top w:val="single" w:sz="4" w:space="0" w:color="C0C0C0"/>
              <w:left w:val="single" w:sz="4" w:space="0" w:color="C0C0C0"/>
              <w:right w:val="single" w:sz="4" w:space="0" w:color="C0C0C0"/>
            </w:tcBorders>
            <w:shd w:val="clear" w:color="auto" w:fill="F2F2F2" w:themeFill="background1" w:themeFillShade="F2"/>
          </w:tcPr>
          <w:p w14:paraId="16B33EF3" w14:textId="77777777" w:rsidR="000876E3" w:rsidRPr="003E49B6" w:rsidRDefault="000876E3" w:rsidP="001F179A">
            <w:pPr>
              <w:pStyle w:val="StyleArial8ptBefore3ptAfter3ptLinespacingsing"/>
            </w:pPr>
            <w:r w:rsidRPr="003E49B6">
              <w:t>Alternate Availability</w:t>
            </w:r>
          </w:p>
          <w:p w14:paraId="16B33EF4" w14:textId="77777777" w:rsidR="000876E3" w:rsidRPr="003E49B6" w:rsidRDefault="000876E3" w:rsidP="00D8050D">
            <w:pPr>
              <w:pStyle w:val="StyleArial8ptBefore3ptAfter3ptLinespacingsing"/>
            </w:pPr>
            <w:r w:rsidRPr="003E49B6">
              <w:t>GDS= 384</w:t>
            </w:r>
          </w:p>
        </w:tc>
      </w:tr>
      <w:tr w:rsidR="000876E3" w:rsidRPr="00425173" w14:paraId="16B33EFC"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EF6" w14:textId="77777777" w:rsidR="000876E3" w:rsidRPr="00425173"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EF7" w14:textId="77777777" w:rsidR="000876E3" w:rsidRPr="00425173" w:rsidRDefault="000876E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EF8" w14:textId="77777777" w:rsidR="000876E3" w:rsidRPr="00425173"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EF9" w14:textId="77777777" w:rsidR="000876E3" w:rsidRPr="00425173" w:rsidRDefault="000876E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EFA" w14:textId="77777777" w:rsidR="000876E3" w:rsidRPr="00425173"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EFB" w14:textId="77777777" w:rsidR="000876E3" w:rsidRPr="00425173" w:rsidRDefault="000876E3" w:rsidP="00425173">
            <w:pPr>
              <w:spacing w:after="0" w:line="360" w:lineRule="auto"/>
              <w:rPr>
                <w:rFonts w:ascii="Arial" w:hAnsi="Arial" w:cs="Arial"/>
                <w:b/>
                <w:sz w:val="16"/>
                <w:szCs w:val="16"/>
              </w:rPr>
            </w:pPr>
          </w:p>
        </w:tc>
      </w:tr>
      <w:tr w:rsidR="000876E3" w:rsidRPr="00425173" w14:paraId="16B33F1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EFD" w14:textId="77777777" w:rsidR="000876E3" w:rsidRPr="003E49B6" w:rsidRDefault="000876E3" w:rsidP="00A52398">
            <w:pPr>
              <w:pStyle w:val="StyleArial8ptBoldAfter0ptLinespacing15lines"/>
            </w:pPr>
            <w:r w:rsidRPr="003E49B6">
              <w:t>1</w:t>
            </w:r>
          </w:p>
          <w:p w14:paraId="16B33EFE" w14:textId="77777777" w:rsidR="000876E3" w:rsidRPr="003E49B6" w:rsidRDefault="000876E3" w:rsidP="00A52398">
            <w:pPr>
              <w:pStyle w:val="StyleArial8ptBoldAfter0ptLinespacing15lines"/>
            </w:pPr>
            <w:r w:rsidRPr="003E49B6">
              <w:t>2</w:t>
            </w:r>
          </w:p>
          <w:p w14:paraId="16B33EFF" w14:textId="77777777" w:rsidR="000876E3" w:rsidRPr="003E49B6" w:rsidRDefault="000876E3" w:rsidP="00A52398">
            <w:pPr>
              <w:pStyle w:val="StyleArial8ptBoldAfter0ptLinespacing15lines"/>
            </w:pPr>
            <w:r w:rsidRPr="003E49B6">
              <w:t>3</w:t>
            </w:r>
          </w:p>
          <w:p w14:paraId="16B33F00" w14:textId="77777777" w:rsidR="000876E3" w:rsidRPr="003E49B6" w:rsidRDefault="000876E3" w:rsidP="00A52398">
            <w:pPr>
              <w:pStyle w:val="StyleArial8ptBoldAfter0ptLinespacing15lines"/>
            </w:pPr>
            <w:r w:rsidRPr="003E49B6">
              <w:t>4</w:t>
            </w:r>
          </w:p>
          <w:p w14:paraId="16B33F01" w14:textId="77777777" w:rsidR="000876E3" w:rsidRPr="003E49B6" w:rsidRDefault="000876E3" w:rsidP="00A52398">
            <w:pPr>
              <w:pStyle w:val="StyleArial8ptBoldAfter0ptLinespacing15lines"/>
            </w:pPr>
            <w:r w:rsidRPr="003E49B6">
              <w:t>5</w:t>
            </w:r>
          </w:p>
          <w:p w14:paraId="16B33F02" w14:textId="77777777" w:rsidR="000876E3" w:rsidRPr="003E49B6" w:rsidDel="00F80E54" w:rsidRDefault="000876E3" w:rsidP="00A52398">
            <w:pPr>
              <w:pStyle w:val="StyleArial8ptBoldAfter0ptLinespacing15lines"/>
              <w:rPr>
                <w:del w:id="35" w:author="Kunz, Jane" w:date="2011-06-20T17:22:00Z"/>
              </w:rPr>
            </w:pPr>
            <w:r w:rsidRPr="003E49B6">
              <w:t>6</w:t>
            </w:r>
          </w:p>
          <w:p w14:paraId="16B33F03" w14:textId="77777777" w:rsidR="000876E3" w:rsidRPr="003E49B6" w:rsidRDefault="000876E3" w:rsidP="00A52398">
            <w:pPr>
              <w:pStyle w:val="StyleArial8ptBoldAfter0ptLinespacing15lines"/>
            </w:pPr>
            <w:r w:rsidRPr="003E49B6">
              <w:t>7</w:t>
            </w:r>
          </w:p>
          <w:p w14:paraId="16B33F04" w14:textId="77777777" w:rsidR="000876E3" w:rsidRPr="003E49B6" w:rsidRDefault="000876E3" w:rsidP="003E49B6">
            <w:pPr>
              <w:pStyle w:val="StyleArial8ptBoldAfter0ptLinespacing15lines"/>
            </w:pPr>
            <w:r w:rsidRPr="003E49B6">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05" w14:textId="77777777" w:rsidR="000876E3" w:rsidRPr="003E49B6" w:rsidRDefault="000876E3" w:rsidP="00A52398">
            <w:pPr>
              <w:pStyle w:val="StyleArial8ptBoldAfter0ptLinespacing15lines"/>
            </w:pPr>
            <w:r w:rsidRPr="003E49B6">
              <w:t>HotelResModifies</w:t>
            </w:r>
          </w:p>
          <w:p w14:paraId="16B33F06" w14:textId="77777777" w:rsidR="000876E3" w:rsidRPr="003E49B6" w:rsidRDefault="000876E3" w:rsidP="00A52398">
            <w:pPr>
              <w:pStyle w:val="StyleArial8ptBoldAfter0ptLinespacing15lines"/>
            </w:pPr>
            <w:r w:rsidRPr="003E49B6">
              <w:t>HotelResModify</w:t>
            </w:r>
          </w:p>
          <w:p w14:paraId="16B33F07" w14:textId="77777777" w:rsidR="000876E3" w:rsidRPr="003E49B6" w:rsidRDefault="000876E3" w:rsidP="00A52398">
            <w:pPr>
              <w:pStyle w:val="StyleArial8ptBoldAfter0ptLinespacing15lines"/>
            </w:pPr>
            <w:r w:rsidRPr="003E49B6">
              <w:t>RoomStays</w:t>
            </w:r>
          </w:p>
          <w:p w14:paraId="16B33F08" w14:textId="77777777" w:rsidR="000876E3" w:rsidRPr="003E49B6" w:rsidRDefault="000876E3" w:rsidP="00A52398">
            <w:pPr>
              <w:pStyle w:val="StyleArial8ptBoldAfter0ptLinespacing15lines"/>
            </w:pPr>
            <w:r w:rsidRPr="003E49B6">
              <w:t>RoomStay</w:t>
            </w:r>
          </w:p>
          <w:p w14:paraId="16B33F09" w14:textId="77777777" w:rsidR="000876E3" w:rsidRPr="003E49B6" w:rsidRDefault="000876E3" w:rsidP="00A52398">
            <w:pPr>
              <w:pStyle w:val="StyleArial8ptBoldAfter0ptLinespacing15lines"/>
            </w:pPr>
            <w:r w:rsidRPr="003E49B6">
              <w:t>RoomTypes</w:t>
            </w:r>
          </w:p>
          <w:p w14:paraId="16B33F0A" w14:textId="77777777" w:rsidR="000876E3" w:rsidRPr="003E49B6" w:rsidDel="00F80E54" w:rsidRDefault="000876E3" w:rsidP="00A52398">
            <w:pPr>
              <w:pStyle w:val="StyleArial8ptBoldAfter0ptLinespacing15lines"/>
              <w:rPr>
                <w:del w:id="36" w:author="Kunz, Jane" w:date="2011-06-20T17:22:00Z"/>
              </w:rPr>
            </w:pPr>
            <w:r w:rsidRPr="003E49B6">
              <w:t>RoomType</w:t>
            </w:r>
          </w:p>
          <w:p w14:paraId="16B33F0B" w14:textId="77777777" w:rsidR="000876E3" w:rsidRPr="003E49B6" w:rsidRDefault="000876E3" w:rsidP="00A52398">
            <w:pPr>
              <w:pStyle w:val="StyleArial8ptBoldAfter0ptLinespacing15lines"/>
            </w:pPr>
            <w:r w:rsidRPr="003E49B6">
              <w:t>Amenities</w:t>
            </w:r>
          </w:p>
          <w:p w14:paraId="16B33F0C" w14:textId="77777777" w:rsidR="000876E3" w:rsidRPr="003E49B6" w:rsidRDefault="000876E3" w:rsidP="003E49B6">
            <w:pPr>
              <w:pStyle w:val="StyleArial8ptBoldAfter0ptLinespacing15lines"/>
            </w:pPr>
            <w:r w:rsidRPr="003E49B6">
              <w:t>Amenity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0D" w14:textId="77777777" w:rsidR="000876E3" w:rsidRPr="003E49B6" w:rsidRDefault="000876E3" w:rsidP="00A52398">
            <w:pPr>
              <w:pStyle w:val="StyleArial8ptBoldAfter0ptLinespacing15lines"/>
            </w:pPr>
            <w:r w:rsidRPr="003E49B6">
              <w:t>M</w:t>
            </w:r>
          </w:p>
          <w:p w14:paraId="16B33F0E" w14:textId="77777777" w:rsidR="000876E3" w:rsidRPr="003E49B6" w:rsidRDefault="000876E3" w:rsidP="00A52398">
            <w:pPr>
              <w:pStyle w:val="StyleArial8ptBoldAfter0ptLinespacing15lines"/>
            </w:pPr>
            <w:r w:rsidRPr="003E49B6">
              <w:t>M</w:t>
            </w:r>
          </w:p>
          <w:p w14:paraId="16B33F0F" w14:textId="77777777" w:rsidR="000876E3" w:rsidRPr="003E49B6" w:rsidRDefault="000876E3" w:rsidP="00A52398">
            <w:pPr>
              <w:pStyle w:val="StyleArial8ptBoldAfter0ptLinespacing15lines"/>
            </w:pPr>
            <w:r w:rsidRPr="003E49B6">
              <w:t>M</w:t>
            </w:r>
          </w:p>
          <w:p w14:paraId="16B33F10" w14:textId="77777777" w:rsidR="000876E3" w:rsidRPr="003E49B6" w:rsidRDefault="000876E3" w:rsidP="00A52398">
            <w:pPr>
              <w:pStyle w:val="StyleArial8ptBoldAfter0ptLinespacing15lines"/>
            </w:pPr>
            <w:r w:rsidRPr="003E49B6">
              <w:t>M</w:t>
            </w:r>
          </w:p>
          <w:p w14:paraId="16B33F11" w14:textId="77777777" w:rsidR="000876E3" w:rsidRPr="003E49B6" w:rsidRDefault="000876E3" w:rsidP="00A52398">
            <w:pPr>
              <w:pStyle w:val="StyleArial8ptBoldAfter0ptLinespacing15lines"/>
            </w:pPr>
            <w:r w:rsidRPr="003E49B6">
              <w:t>A</w:t>
            </w:r>
          </w:p>
          <w:p w14:paraId="16B33F12" w14:textId="77777777" w:rsidR="000876E3" w:rsidRPr="003E49B6" w:rsidRDefault="000876E3" w:rsidP="00A52398">
            <w:pPr>
              <w:pStyle w:val="StyleArial8ptBoldAfter0ptLinespacing15lines"/>
            </w:pPr>
            <w:r w:rsidRPr="003E49B6">
              <w:t>M</w:t>
            </w:r>
          </w:p>
          <w:p w14:paraId="16B33F13" w14:textId="77777777" w:rsidR="000876E3" w:rsidRPr="003E49B6" w:rsidRDefault="000876E3" w:rsidP="00A52398">
            <w:pPr>
              <w:pStyle w:val="StyleArial8ptBoldAfter0ptLinespacing15lines"/>
            </w:pPr>
            <w:ins w:id="37" w:author="Kunz, Jane" w:date="2011-06-20T17:20:00Z">
              <w:r w:rsidRPr="003E49B6">
                <w:t>R</w:t>
              </w:r>
            </w:ins>
          </w:p>
          <w:p w14:paraId="16B33F14" w14:textId="77777777" w:rsidR="000876E3" w:rsidRPr="003E49B6" w:rsidRDefault="000876E3" w:rsidP="003E49B6">
            <w:pPr>
              <w:pStyle w:val="StyleArial8ptBoldAfter0ptLinespacing15lines"/>
              <w:rPr>
                <w:strike/>
              </w:rPr>
            </w:pPr>
            <w:ins w:id="38" w:author="Kunz, Jane" w:date="2011-06-20T17:18:00Z">
              <w:r w:rsidRPr="003E49B6">
                <w:t>R</w:t>
              </w:r>
            </w:ins>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15" w14:textId="77777777" w:rsidR="000876E3" w:rsidRPr="003E49B6" w:rsidRDefault="000876E3" w:rsidP="00FD40D9">
            <w:pPr>
              <w:spacing w:after="0"/>
              <w:rPr>
                <w:rFonts w:ascii="Arial" w:hAnsi="Arial" w:cs="Arial"/>
                <w:sz w:val="16"/>
                <w:szCs w:val="16"/>
              </w:rPr>
            </w:pPr>
            <w:r w:rsidRPr="003E49B6">
              <w:rPr>
                <w:rFonts w:ascii="Arial" w:hAnsi="Arial" w:cs="Arial"/>
                <w:b/>
                <w:sz w:val="16"/>
                <w:szCs w:val="16"/>
              </w:rPr>
              <w:t>GDS Note1:</w:t>
            </w:r>
            <w:r w:rsidRPr="003E49B6">
              <w:rPr>
                <w:rFonts w:ascii="Arial" w:hAnsi="Arial" w:cs="Arial"/>
                <w:sz w:val="16"/>
                <w:szCs w:val="16"/>
              </w:rPr>
              <w:t xml:space="preserve">  When @RoomAmentiy only is passed it represents Smoking/Non-Smoking</w:t>
            </w:r>
            <w:ins w:id="39" w:author="Kunz, Jane" w:date="2011-06-20T17:16:00Z">
              <w:r w:rsidRPr="003E49B6">
                <w:rPr>
                  <w:rFonts w:ascii="Arial" w:hAnsi="Arial" w:cs="Arial"/>
                  <w:sz w:val="16"/>
                  <w:szCs w:val="16"/>
                </w:rPr>
                <w:t xml:space="preserve"> and an occurrence is required</w:t>
              </w:r>
            </w:ins>
            <w:r w:rsidRPr="003E49B6">
              <w:rPr>
                <w:rFonts w:ascii="Arial" w:hAnsi="Arial" w:cs="Arial"/>
                <w:sz w:val="16"/>
                <w:szCs w:val="16"/>
              </w:rPr>
              <w:t>.</w:t>
            </w:r>
          </w:p>
          <w:p w14:paraId="16B33F16" w14:textId="77777777" w:rsidR="000876E3" w:rsidRPr="003E49B6" w:rsidRDefault="000876E3" w:rsidP="00871D73">
            <w:pPr>
              <w:spacing w:after="0"/>
              <w:rPr>
                <w:rFonts w:ascii="Arial" w:hAnsi="Arial" w:cs="Arial"/>
                <w:b/>
                <w:sz w:val="16"/>
                <w:szCs w:val="16"/>
              </w:rPr>
            </w:pPr>
            <w:r w:rsidRPr="003E49B6">
              <w:rPr>
                <w:rFonts w:ascii="Arial" w:hAnsi="Arial" w:cs="Arial"/>
                <w:b/>
                <w:sz w:val="16"/>
                <w:szCs w:val="16"/>
              </w:rPr>
              <w:t xml:space="preserve">GDS Note2:  </w:t>
            </w:r>
            <w:r w:rsidRPr="003E49B6">
              <w:rPr>
                <w:rFonts w:ascii="Arial" w:hAnsi="Arial" w:cs="Arial"/>
                <w:sz w:val="16"/>
                <w:szCs w:val="16"/>
              </w:rPr>
              <w:t>When @RoomAmenity, @Quantity and QualityLevel are passed it represents Bedding Type</w:t>
            </w:r>
            <w:ins w:id="40" w:author="Kunz, Jane" w:date="2011-06-20T17:23:00Z">
              <w:r w:rsidRPr="003E49B6">
                <w:rPr>
                  <w:rFonts w:ascii="Arial" w:hAnsi="Arial" w:cs="Arial"/>
                  <w:sz w:val="16"/>
                  <w:szCs w:val="16"/>
                </w:rPr>
                <w:t xml:space="preserve"> and an occurrence is required..</w:t>
              </w:r>
            </w:ins>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17" w14:textId="77777777" w:rsidR="000876E3" w:rsidRPr="003E49B6"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GDS</w:t>
            </w:r>
          </w:p>
          <w:p w14:paraId="16B33F18" w14:textId="77777777" w:rsidR="000876E3" w:rsidRPr="006343E9"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19" w14:textId="77777777" w:rsidR="000876E3" w:rsidRPr="00425173" w:rsidRDefault="000876E3" w:rsidP="007C39F4">
            <w:pPr>
              <w:spacing w:after="0" w:line="24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1A" w14:textId="77777777" w:rsidR="000876E3" w:rsidRPr="0061132B" w:rsidRDefault="000876E3" w:rsidP="00391063">
            <w:pPr>
              <w:spacing w:after="0" w:line="360" w:lineRule="auto"/>
              <w:rPr>
                <w:rFonts w:ascii="Arial" w:hAnsi="Arial" w:cs="Arial"/>
                <w:b/>
                <w:sz w:val="16"/>
                <w:szCs w:val="16"/>
              </w:rPr>
            </w:pPr>
          </w:p>
        </w:tc>
      </w:tr>
      <w:tr w:rsidR="000876E3" w:rsidRPr="00F860DF" w14:paraId="16B33F2C" w14:textId="77777777" w:rsidTr="000876E3">
        <w:trPr>
          <w:cantSplit/>
          <w:trHeight w:val="2115"/>
        </w:trPr>
        <w:tc>
          <w:tcPr>
            <w:tcW w:w="450" w:type="dxa"/>
            <w:vMerge w:val="restart"/>
            <w:tcBorders>
              <w:top w:val="single" w:sz="4" w:space="0" w:color="C0C0C0"/>
              <w:left w:val="single" w:sz="4" w:space="0" w:color="C0C0C0"/>
              <w:right w:val="single" w:sz="4" w:space="0" w:color="C0C0C0"/>
            </w:tcBorders>
            <w:shd w:val="clear" w:color="auto" w:fill="auto"/>
          </w:tcPr>
          <w:p w14:paraId="16B33F1C" w14:textId="77777777" w:rsidR="000876E3" w:rsidRPr="00F860DF" w:rsidRDefault="000876E3" w:rsidP="00425173">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3F1D" w14:textId="77777777" w:rsidR="000876E3" w:rsidRPr="00537256" w:rsidRDefault="000876E3" w:rsidP="001F179A">
            <w:pPr>
              <w:pStyle w:val="StyleArial8ptAfter0ptLinespacingsingle"/>
            </w:pPr>
            <w:r w:rsidRPr="00537256">
              <w:t>@RoomAmenity</w:t>
            </w:r>
          </w:p>
        </w:tc>
        <w:tc>
          <w:tcPr>
            <w:tcW w:w="620" w:type="dxa"/>
            <w:vMerge w:val="restart"/>
            <w:tcBorders>
              <w:top w:val="single" w:sz="4" w:space="0" w:color="C0C0C0"/>
              <w:left w:val="single" w:sz="4" w:space="0" w:color="C0C0C0"/>
              <w:right w:val="single" w:sz="4" w:space="0" w:color="C0C0C0"/>
            </w:tcBorders>
            <w:shd w:val="clear" w:color="auto" w:fill="auto"/>
          </w:tcPr>
          <w:p w14:paraId="16B33F1E" w14:textId="77777777" w:rsidR="000876E3" w:rsidRPr="00537256" w:rsidRDefault="000876E3" w:rsidP="006B1439">
            <w:pPr>
              <w:pStyle w:val="StyleArial8ptAfter0ptLinespacingsingle"/>
              <w:rPr>
                <w:strike/>
              </w:rPr>
            </w:pPr>
            <w:ins w:id="41" w:author="rbilderbeck" w:date="2010-12-06T08:44:00Z">
              <w:r w:rsidRPr="00537256">
                <w:t>M</w:t>
              </w:r>
            </w:ins>
          </w:p>
        </w:tc>
        <w:tc>
          <w:tcPr>
            <w:tcW w:w="2610" w:type="dxa"/>
            <w:vMerge w:val="restart"/>
            <w:tcBorders>
              <w:top w:val="single" w:sz="4" w:space="0" w:color="C0C0C0"/>
              <w:left w:val="single" w:sz="4" w:space="0" w:color="C0C0C0"/>
              <w:right w:val="single" w:sz="4" w:space="0" w:color="C0C0C0"/>
            </w:tcBorders>
            <w:shd w:val="clear" w:color="auto" w:fill="auto"/>
          </w:tcPr>
          <w:p w14:paraId="16B33F1F" w14:textId="77777777" w:rsidR="000876E3" w:rsidRPr="00537256" w:rsidRDefault="000876E3" w:rsidP="001F179A">
            <w:pPr>
              <w:pStyle w:val="StyleArial8ptAfter0ptLinespacingsingle"/>
            </w:pPr>
            <w:r w:rsidRPr="00537256">
              <w:t>OTA_CodeType</w:t>
            </w:r>
          </w:p>
          <w:p w14:paraId="16B33F20" w14:textId="77777777" w:rsidR="000876E3" w:rsidRPr="00537256" w:rsidRDefault="000876E3" w:rsidP="001F179A">
            <w:pPr>
              <w:pStyle w:val="StyleTableText8pt"/>
            </w:pPr>
            <w:r w:rsidRPr="00537256">
              <w:rPr>
                <w:i/>
              </w:rPr>
              <w:t>Example:</w:t>
            </w:r>
          </w:p>
          <w:p w14:paraId="16B33F21" w14:textId="77777777" w:rsidR="000876E3" w:rsidRPr="00537256" w:rsidRDefault="000876E3" w:rsidP="001F179A">
            <w:pPr>
              <w:pStyle w:val="StyleArial8ptAfter0ptLinespacingsingle"/>
              <w:rPr>
                <w:lang w:val="en-AU"/>
              </w:rPr>
            </w:pPr>
            <w:r w:rsidRPr="00537256">
              <w:rPr>
                <w:lang w:val="en-AU"/>
              </w:rPr>
              <w:t>&lt;Amenity</w:t>
            </w:r>
          </w:p>
          <w:p w14:paraId="16B33F22" w14:textId="77777777" w:rsidR="000876E3" w:rsidRPr="00537256" w:rsidRDefault="000876E3" w:rsidP="00AA4CC2">
            <w:pPr>
              <w:spacing w:after="0" w:line="240" w:lineRule="auto"/>
              <w:rPr>
                <w:rFonts w:ascii="Arial" w:hAnsi="Arial" w:cs="Arial"/>
                <w:sz w:val="16"/>
                <w:szCs w:val="16"/>
                <w:lang w:val="en-AU"/>
              </w:rPr>
            </w:pPr>
            <w:r w:rsidRPr="00537256">
              <w:rPr>
                <w:rFonts w:ascii="Arial" w:hAnsi="Arial" w:cs="Arial"/>
                <w:b/>
                <w:sz w:val="16"/>
                <w:szCs w:val="16"/>
                <w:lang w:val="en-AU"/>
              </w:rPr>
              <w:t>RoomAmenity=”74</w:t>
            </w:r>
            <w:r w:rsidRPr="00537256">
              <w:rPr>
                <w:rFonts w:ascii="Arial" w:hAnsi="Arial" w:cs="Arial"/>
                <w:sz w:val="16"/>
                <w:szCs w:val="16"/>
                <w:lang w:val="en-AU"/>
              </w:rPr>
              <w:t>”&lt;/Amenity&gt;</w:t>
            </w:r>
          </w:p>
          <w:p w14:paraId="16B33F23" w14:textId="77777777" w:rsidR="000876E3" w:rsidRPr="00537256" w:rsidRDefault="000876E3" w:rsidP="001F179A">
            <w:pPr>
              <w:pStyle w:val="StyleArial8ptAfter0ptLinespacingsingle"/>
              <w:rPr>
                <w:lang w:val="en-AU"/>
              </w:rPr>
            </w:pPr>
            <w:r w:rsidRPr="00537256">
              <w:rPr>
                <w:lang w:val="en-AU"/>
              </w:rPr>
              <w:t>&lt;Amenity</w:t>
            </w:r>
          </w:p>
          <w:p w14:paraId="16B33F24" w14:textId="77777777" w:rsidR="000876E3" w:rsidRPr="00537256" w:rsidRDefault="000876E3" w:rsidP="001465C6">
            <w:pPr>
              <w:spacing w:after="0" w:line="240" w:lineRule="auto"/>
              <w:rPr>
                <w:rFonts w:ascii="Arial" w:hAnsi="Arial" w:cs="Arial"/>
                <w:sz w:val="16"/>
                <w:szCs w:val="16"/>
              </w:rPr>
            </w:pPr>
            <w:r w:rsidRPr="00537256">
              <w:rPr>
                <w:rFonts w:ascii="Arial" w:hAnsi="Arial" w:cs="Arial"/>
                <w:b/>
                <w:sz w:val="16"/>
                <w:szCs w:val="16"/>
                <w:lang w:val="en-AU"/>
              </w:rPr>
              <w:t>RoomAmenity=”131</w:t>
            </w:r>
            <w:r w:rsidRPr="00537256">
              <w:rPr>
                <w:rFonts w:ascii="Arial" w:hAnsi="Arial" w:cs="Arial"/>
                <w:sz w:val="16"/>
                <w:szCs w:val="16"/>
                <w:lang w:val="en-AU"/>
              </w:rPr>
              <w:t>” Quantity=”1” QualityLevel=”A”&lt;/Amenity&gt;</w:t>
            </w:r>
          </w:p>
        </w:tc>
        <w:tc>
          <w:tcPr>
            <w:tcW w:w="810" w:type="dxa"/>
            <w:vMerge w:val="restart"/>
            <w:tcBorders>
              <w:top w:val="single" w:sz="4" w:space="0" w:color="C0C0C0"/>
              <w:left w:val="single" w:sz="4" w:space="0" w:color="C0C0C0"/>
              <w:right w:val="single" w:sz="4" w:space="0" w:color="C0C0C0"/>
            </w:tcBorders>
            <w:shd w:val="clear" w:color="auto" w:fill="auto"/>
          </w:tcPr>
          <w:p w14:paraId="16B33F25" w14:textId="77777777" w:rsidR="000876E3" w:rsidRPr="00537256" w:rsidRDefault="000876E3" w:rsidP="001F179A">
            <w:pPr>
              <w:pStyle w:val="StyleArial8ptCenteredAfter0ptLinespacingsingle"/>
            </w:pPr>
            <w:r w:rsidRPr="00537256">
              <w:t>1</w:t>
            </w:r>
          </w:p>
        </w:tc>
        <w:tc>
          <w:tcPr>
            <w:tcW w:w="2250" w:type="dxa"/>
            <w:tcBorders>
              <w:top w:val="single" w:sz="4" w:space="0" w:color="C0C0C0"/>
              <w:left w:val="single" w:sz="4" w:space="0" w:color="C0C0C0"/>
              <w:right w:val="single" w:sz="4" w:space="0" w:color="C0C0C0"/>
            </w:tcBorders>
            <w:shd w:val="clear" w:color="auto" w:fill="auto"/>
          </w:tcPr>
          <w:p w14:paraId="16B33F26" w14:textId="77777777" w:rsidR="000876E3" w:rsidRPr="00537256" w:rsidRDefault="000876E3" w:rsidP="001F179A">
            <w:pPr>
              <w:pStyle w:val="StyleTableText8pt"/>
            </w:pPr>
            <w:r w:rsidRPr="00537256">
              <w:t>OTA Code List – Room Amenity Type (RMA).</w:t>
            </w:r>
          </w:p>
          <w:p w14:paraId="16B33F27" w14:textId="77777777" w:rsidR="000876E3" w:rsidRPr="00537256" w:rsidRDefault="000876E3" w:rsidP="001F179A">
            <w:pPr>
              <w:pStyle w:val="StyleTableText8pt"/>
            </w:pPr>
            <w:r w:rsidRPr="00537256">
              <w:rPr>
                <w:i/>
              </w:rPr>
              <w:t>Valid Values for Smoking/Non-Smoking</w:t>
            </w:r>
            <w:r w:rsidRPr="00537256">
              <w:t>:</w:t>
            </w:r>
          </w:p>
          <w:p w14:paraId="16B33F28" w14:textId="77777777" w:rsidR="000876E3" w:rsidRPr="00537256" w:rsidRDefault="000876E3" w:rsidP="00353ACC">
            <w:pPr>
              <w:pStyle w:val="StyleTableText6ptAfterbefore"/>
              <w:numPr>
                <w:ilvl w:val="0"/>
                <w:numId w:val="15"/>
              </w:numPr>
              <w:ind w:left="252" w:hanging="252"/>
              <w:rPr>
                <w:szCs w:val="16"/>
              </w:rPr>
            </w:pPr>
            <w:r w:rsidRPr="00537256">
              <w:t>74</w:t>
            </w:r>
            <w:r w:rsidRPr="00537256">
              <w:rPr>
                <w:szCs w:val="16"/>
              </w:rPr>
              <w:t xml:space="preserve"> = Non-Smoking</w:t>
            </w:r>
          </w:p>
          <w:p w14:paraId="16B33F29" w14:textId="77777777" w:rsidR="000876E3" w:rsidRPr="00537256" w:rsidRDefault="000876E3" w:rsidP="00353ACC">
            <w:pPr>
              <w:pStyle w:val="StyleTableText6ptAfterbefore"/>
              <w:numPr>
                <w:ilvl w:val="0"/>
                <w:numId w:val="15"/>
              </w:numPr>
              <w:ind w:left="252" w:hanging="252"/>
              <w:rPr>
                <w:szCs w:val="16"/>
              </w:rPr>
            </w:pPr>
            <w:r w:rsidRPr="00537256">
              <w:rPr>
                <w:szCs w:val="16"/>
              </w:rPr>
              <w:t>101 = Smoking</w:t>
            </w:r>
          </w:p>
        </w:tc>
        <w:tc>
          <w:tcPr>
            <w:tcW w:w="3420" w:type="dxa"/>
            <w:tcBorders>
              <w:top w:val="single" w:sz="4" w:space="0" w:color="C0C0C0"/>
              <w:left w:val="single" w:sz="4" w:space="0" w:color="C0C0C0"/>
              <w:right w:val="single" w:sz="4" w:space="0" w:color="C0C0C0"/>
            </w:tcBorders>
            <w:shd w:val="clear" w:color="auto" w:fill="auto"/>
          </w:tcPr>
          <w:p w14:paraId="16B33F2A" w14:textId="77777777" w:rsidR="000876E3" w:rsidRPr="00E07112" w:rsidRDefault="000876E3" w:rsidP="001F179A">
            <w:pPr>
              <w:pStyle w:val="StyleArial8ptBefore3ptAfter3ptLinespacingsing"/>
            </w:pPr>
            <w:r w:rsidRPr="00E07112">
              <w:t xml:space="preserve">Smoking/Non-Smoking </w:t>
            </w:r>
          </w:p>
          <w:p w14:paraId="16B33F2B" w14:textId="77777777" w:rsidR="000876E3" w:rsidRPr="00E07112" w:rsidRDefault="000876E3" w:rsidP="003E49B6">
            <w:pPr>
              <w:spacing w:before="60" w:after="60"/>
              <w:rPr>
                <w:strike/>
              </w:rPr>
            </w:pPr>
            <w:r w:rsidRPr="00E07112">
              <w:rPr>
                <w:rFonts w:ascii="Arial" w:hAnsi="Arial" w:cs="Arial"/>
                <w:b/>
                <w:i/>
                <w:sz w:val="16"/>
                <w:szCs w:val="16"/>
              </w:rPr>
              <w:t xml:space="preserve">GDS </w:t>
            </w:r>
            <w:r w:rsidRPr="00E07112">
              <w:rPr>
                <w:rFonts w:ascii="Arial" w:hAnsi="Arial" w:cs="Arial"/>
                <w:b/>
                <w:sz w:val="16"/>
                <w:szCs w:val="16"/>
              </w:rPr>
              <w:t xml:space="preserve">Certification testing  </w:t>
            </w:r>
            <w:r w:rsidRPr="00E07112">
              <w:rPr>
                <w:rFonts w:ascii="Arial" w:hAnsi="Arial" w:cs="Arial"/>
                <w:b/>
                <w:i/>
                <w:sz w:val="16"/>
                <w:szCs w:val="16"/>
              </w:rPr>
              <w:t xml:space="preserve">Note:  </w:t>
            </w:r>
            <w:r w:rsidRPr="00E07112">
              <w:rPr>
                <w:rFonts w:ascii="Arial" w:hAnsi="Arial" w:cs="Arial"/>
                <w:i/>
                <w:sz w:val="16"/>
                <w:szCs w:val="16"/>
              </w:rPr>
              <w:t>Applicable to Galileo/ Apollo</w:t>
            </w:r>
          </w:p>
        </w:tc>
      </w:tr>
      <w:tr w:rsidR="000876E3" w:rsidRPr="00F860DF" w14:paraId="16B33F38" w14:textId="77777777" w:rsidTr="000876E3">
        <w:trPr>
          <w:cantSplit/>
          <w:trHeight w:val="435"/>
        </w:trPr>
        <w:tc>
          <w:tcPr>
            <w:tcW w:w="450" w:type="dxa"/>
            <w:vMerge/>
            <w:tcBorders>
              <w:left w:val="single" w:sz="4" w:space="0" w:color="C0C0C0"/>
              <w:bottom w:val="single" w:sz="4" w:space="0" w:color="C0C0C0"/>
              <w:right w:val="single" w:sz="4" w:space="0" w:color="C0C0C0"/>
            </w:tcBorders>
            <w:shd w:val="clear" w:color="auto" w:fill="auto"/>
          </w:tcPr>
          <w:p w14:paraId="16B33F2D" w14:textId="77777777" w:rsidR="000876E3" w:rsidRPr="00F860DF" w:rsidRDefault="000876E3" w:rsidP="006A10CC">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3F2E" w14:textId="77777777" w:rsidR="000876E3" w:rsidRPr="00F860DF" w:rsidRDefault="000876E3" w:rsidP="006A10CC">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3F2F" w14:textId="77777777" w:rsidR="000876E3" w:rsidRPr="00F860DF" w:rsidRDefault="000876E3" w:rsidP="006A10CC">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3F30" w14:textId="77777777" w:rsidR="000876E3" w:rsidRPr="00F860DF" w:rsidRDefault="000876E3" w:rsidP="006A10CC">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3F31" w14:textId="77777777" w:rsidR="000876E3" w:rsidRDefault="000876E3" w:rsidP="006A10CC">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32" w14:textId="77777777" w:rsidR="000876E3" w:rsidRPr="0089737C" w:rsidRDefault="000876E3" w:rsidP="001F179A">
            <w:pPr>
              <w:pStyle w:val="StyleTableText8pt"/>
            </w:pPr>
            <w:r w:rsidRPr="0089737C">
              <w:t>OTA Code List – Room Amenity Type (RMA).</w:t>
            </w:r>
          </w:p>
          <w:p w14:paraId="16B33F33" w14:textId="77777777" w:rsidR="000876E3" w:rsidRPr="00B9441C" w:rsidRDefault="000876E3" w:rsidP="001F179A">
            <w:pPr>
              <w:pStyle w:val="StyleTableText8pt"/>
            </w:pPr>
            <w:r w:rsidRPr="00B9441C">
              <w:t xml:space="preserve">See App A, Figure </w:t>
            </w:r>
            <w:r>
              <w:t>1</w:t>
            </w:r>
            <w:r w:rsidRPr="00B9441C">
              <w:t xml:space="preserve"> for List</w:t>
            </w:r>
          </w:p>
          <w:p w14:paraId="16B33F34" w14:textId="77777777" w:rsidR="000876E3" w:rsidRDefault="000876E3" w:rsidP="001F179A">
            <w:pPr>
              <w:pStyle w:val="StyleTableText8pt"/>
            </w:pPr>
            <w:r w:rsidRPr="00B9441C">
              <w:rPr>
                <w:i/>
              </w:rPr>
              <w:t>Example value</w:t>
            </w:r>
            <w:r>
              <w:rPr>
                <w:i/>
              </w:rPr>
              <w:t xml:space="preserve"> for BeddingType</w:t>
            </w:r>
            <w:r w:rsidRPr="00B9441C">
              <w:t>:</w:t>
            </w:r>
          </w:p>
          <w:p w14:paraId="16B33F35" w14:textId="77777777" w:rsidR="000876E3" w:rsidRPr="00F860DF" w:rsidRDefault="000876E3" w:rsidP="00E72399">
            <w:pPr>
              <w:pStyle w:val="StyleTableText8pt"/>
            </w:pPr>
            <w:r>
              <w:t>33 = Double Beds</w:t>
            </w:r>
          </w:p>
        </w:tc>
        <w:tc>
          <w:tcPr>
            <w:tcW w:w="3420" w:type="dxa"/>
            <w:tcBorders>
              <w:left w:val="single" w:sz="4" w:space="0" w:color="C0C0C0"/>
              <w:bottom w:val="single" w:sz="4" w:space="0" w:color="C0C0C0"/>
              <w:right w:val="single" w:sz="4" w:space="0" w:color="C0C0C0"/>
            </w:tcBorders>
            <w:shd w:val="clear" w:color="auto" w:fill="auto"/>
          </w:tcPr>
          <w:p w14:paraId="16B33F36" w14:textId="77777777" w:rsidR="000876E3" w:rsidRPr="00E07112" w:rsidRDefault="000876E3" w:rsidP="001F179A">
            <w:pPr>
              <w:pStyle w:val="StyleArial8ptBefore3ptAfter3ptLinespacingsing"/>
            </w:pPr>
            <w:r w:rsidRPr="00E07112">
              <w:t>Type of Bed</w:t>
            </w:r>
          </w:p>
          <w:p w14:paraId="16B33F37" w14:textId="77777777" w:rsidR="000876E3" w:rsidRPr="00E07112" w:rsidRDefault="000876E3" w:rsidP="003E49B6">
            <w:pPr>
              <w:spacing w:before="60" w:after="60"/>
              <w:rPr>
                <w:strike/>
              </w:rPr>
            </w:pPr>
            <w:r w:rsidRPr="00E07112">
              <w:rPr>
                <w:rFonts w:ascii="Arial" w:hAnsi="Arial" w:cs="Arial"/>
                <w:b/>
                <w:i/>
                <w:sz w:val="16"/>
                <w:szCs w:val="16"/>
              </w:rPr>
              <w:t xml:space="preserve">GDS Certification Testing Note:  </w:t>
            </w:r>
            <w:r w:rsidRPr="00E07112">
              <w:rPr>
                <w:rFonts w:ascii="Arial" w:hAnsi="Arial" w:cs="Arial"/>
                <w:i/>
                <w:sz w:val="16"/>
                <w:szCs w:val="16"/>
              </w:rPr>
              <w:t>Applicable to Galileo/ Apollo</w:t>
            </w:r>
          </w:p>
        </w:tc>
      </w:tr>
      <w:tr w:rsidR="000876E3" w:rsidRPr="00710CED" w14:paraId="16B33F4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F39" w14:textId="77777777" w:rsidR="000876E3" w:rsidRPr="00F860DF" w:rsidRDefault="000876E3" w:rsidP="006A10CC">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F3A" w14:textId="77777777" w:rsidR="000876E3" w:rsidRPr="00537256" w:rsidRDefault="000876E3" w:rsidP="001F179A">
            <w:pPr>
              <w:pStyle w:val="StyleArial8ptAfter0ptLinespacingsingle"/>
            </w:pPr>
            <w:r w:rsidRPr="00537256">
              <w:t>@Quanity</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3B"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3C" w14:textId="77777777" w:rsidR="000876E3" w:rsidRPr="00710CED" w:rsidRDefault="000876E3" w:rsidP="001F179A">
            <w:pPr>
              <w:pStyle w:val="StyleArial8ptAfter0ptLinespacingsingle"/>
            </w:pPr>
            <w:r w:rsidRPr="00710CED">
              <w:t>xs:nonNegativeInteger</w:t>
            </w:r>
          </w:p>
          <w:p w14:paraId="16B33F3D" w14:textId="77777777" w:rsidR="000876E3" w:rsidRPr="00710CED" w:rsidRDefault="000876E3" w:rsidP="001F179A">
            <w:pPr>
              <w:pStyle w:val="StyleTableText8pt"/>
            </w:pPr>
            <w:r w:rsidRPr="00710CED">
              <w:rPr>
                <w:i/>
              </w:rPr>
              <w:t>Example:</w:t>
            </w:r>
          </w:p>
          <w:p w14:paraId="16B33F3E" w14:textId="77777777" w:rsidR="000876E3" w:rsidRPr="00710CED" w:rsidRDefault="000876E3" w:rsidP="001F179A">
            <w:pPr>
              <w:pStyle w:val="StyleArial8ptAfter0ptLinespacingsingle"/>
              <w:rPr>
                <w:lang w:val="en-AU"/>
              </w:rPr>
            </w:pPr>
            <w:r w:rsidRPr="00710CED">
              <w:rPr>
                <w:lang w:val="en-AU"/>
              </w:rPr>
              <w:t>&lt;Amenity</w:t>
            </w:r>
          </w:p>
          <w:p w14:paraId="16B33F3F" w14:textId="77777777" w:rsidR="000876E3" w:rsidRPr="00710CED" w:rsidRDefault="000876E3" w:rsidP="001F179A">
            <w:pPr>
              <w:pStyle w:val="StyleArial8ptAfter0ptLinespacingsingle"/>
              <w:rPr>
                <w:lang w:val="en-AU"/>
              </w:rPr>
            </w:pPr>
            <w:r w:rsidRPr="00710CED">
              <w:rPr>
                <w:lang w:val="en-AU"/>
              </w:rPr>
              <w:t>RoomAmenity=”74”&lt;/Amenity&gt;</w:t>
            </w:r>
          </w:p>
          <w:p w14:paraId="16B33F40" w14:textId="77777777" w:rsidR="000876E3" w:rsidRPr="00710CED" w:rsidRDefault="000876E3" w:rsidP="001F179A">
            <w:pPr>
              <w:pStyle w:val="StyleArial8ptAfter0ptLinespacingsingle"/>
              <w:rPr>
                <w:lang w:val="en-AU"/>
              </w:rPr>
            </w:pPr>
            <w:r w:rsidRPr="00710CED">
              <w:rPr>
                <w:lang w:val="en-AU"/>
              </w:rPr>
              <w:t>Amenity</w:t>
            </w:r>
          </w:p>
          <w:p w14:paraId="16B33F41" w14:textId="77777777" w:rsidR="000876E3" w:rsidRPr="00710CED" w:rsidRDefault="000876E3" w:rsidP="00485100">
            <w:pPr>
              <w:spacing w:after="0" w:line="240" w:lineRule="auto"/>
              <w:rPr>
                <w:rFonts w:ascii="Arial" w:hAnsi="Arial" w:cs="Arial"/>
                <w:sz w:val="16"/>
                <w:szCs w:val="16"/>
              </w:rPr>
            </w:pPr>
            <w:r w:rsidRPr="00710CED">
              <w:rPr>
                <w:rFonts w:ascii="Arial" w:hAnsi="Arial" w:cs="Arial"/>
                <w:sz w:val="16"/>
                <w:szCs w:val="16"/>
                <w:lang w:val="en-AU"/>
              </w:rPr>
              <w:t xml:space="preserve">RoomAmenity=”131” </w:t>
            </w:r>
            <w:r w:rsidRPr="00710CED">
              <w:rPr>
                <w:rFonts w:ascii="Arial" w:hAnsi="Arial" w:cs="Arial"/>
                <w:b/>
                <w:sz w:val="16"/>
                <w:szCs w:val="16"/>
                <w:lang w:val="en-AU"/>
              </w:rPr>
              <w:t>Quantity=”1”</w:t>
            </w:r>
            <w:r w:rsidRPr="00710CED">
              <w:rPr>
                <w:rFonts w:ascii="Arial" w:hAnsi="Arial" w:cs="Arial"/>
                <w:sz w:val="16"/>
                <w:szCs w:val="16"/>
                <w:lang w:val="en-AU"/>
              </w:rPr>
              <w:t xml:space="preserve"> QualityLevel=”A”&lt;/Amenity&gt;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42"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43" w14:textId="77777777" w:rsidR="000876E3" w:rsidRPr="00710CED" w:rsidRDefault="000876E3" w:rsidP="006A10CC">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44" w14:textId="77777777" w:rsidR="000876E3" w:rsidRPr="00E07112" w:rsidRDefault="000876E3" w:rsidP="001F179A">
            <w:pPr>
              <w:pStyle w:val="StyleArial8ptBefore3ptAfter3ptLinespacingsing"/>
            </w:pPr>
            <w:r w:rsidRPr="00E07112">
              <w:t>Number of Beds</w:t>
            </w:r>
          </w:p>
          <w:p w14:paraId="16B33F45" w14:textId="77777777" w:rsidR="000876E3" w:rsidRPr="00E07112" w:rsidRDefault="000876E3" w:rsidP="004703E7">
            <w:pPr>
              <w:spacing w:before="60" w:after="60"/>
              <w:rPr>
                <w:strike/>
              </w:rPr>
            </w:pPr>
            <w:r w:rsidRPr="00E07112">
              <w:rPr>
                <w:rFonts w:ascii="Arial" w:hAnsi="Arial" w:cs="Arial"/>
                <w:b/>
                <w:i/>
                <w:sz w:val="16"/>
                <w:szCs w:val="16"/>
              </w:rPr>
              <w:t xml:space="preserve">GDS Certification testing  Note:  </w:t>
            </w:r>
            <w:r w:rsidRPr="00E07112">
              <w:rPr>
                <w:rFonts w:ascii="Arial" w:hAnsi="Arial" w:cs="Arial"/>
                <w:i/>
                <w:sz w:val="16"/>
                <w:szCs w:val="16"/>
              </w:rPr>
              <w:t>Applicable to Galileo/ Apollo</w:t>
            </w:r>
          </w:p>
        </w:tc>
      </w:tr>
      <w:tr w:rsidR="000876E3" w:rsidRPr="00F860DF" w14:paraId="16B33F5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F47" w14:textId="77777777" w:rsidR="000876E3" w:rsidRPr="00710CED" w:rsidRDefault="000876E3" w:rsidP="006A10CC">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F48" w14:textId="77777777" w:rsidR="000876E3" w:rsidRPr="00537256" w:rsidRDefault="000876E3" w:rsidP="001F179A">
            <w:pPr>
              <w:pStyle w:val="StyleArial8ptAfter0ptLinespacingsingle"/>
            </w:pPr>
            <w:r w:rsidRPr="00537256">
              <w:t>@QualityLevel</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49"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4A" w14:textId="77777777" w:rsidR="000876E3" w:rsidRPr="00710CED" w:rsidRDefault="000876E3" w:rsidP="001F179A">
            <w:pPr>
              <w:pStyle w:val="StyleArial8ptAfter0ptLinespacingsingle"/>
            </w:pPr>
            <w:r w:rsidRPr="00710CED">
              <w:t>StringLength1to16</w:t>
            </w:r>
          </w:p>
          <w:p w14:paraId="16B33F4B" w14:textId="77777777" w:rsidR="000876E3" w:rsidRPr="00710CED" w:rsidRDefault="000876E3" w:rsidP="001F179A">
            <w:pPr>
              <w:pStyle w:val="StyleTableText8pt"/>
            </w:pPr>
            <w:r w:rsidRPr="00710CED">
              <w:rPr>
                <w:i/>
              </w:rPr>
              <w:t>Example:</w:t>
            </w:r>
          </w:p>
          <w:p w14:paraId="16B33F4C" w14:textId="77777777" w:rsidR="000876E3" w:rsidRPr="00710CED" w:rsidRDefault="000876E3" w:rsidP="001F179A">
            <w:pPr>
              <w:pStyle w:val="StyleArial8ptAfter0ptLinespacingsingle"/>
              <w:rPr>
                <w:lang w:val="en-AU"/>
              </w:rPr>
            </w:pPr>
            <w:r w:rsidRPr="00710CED">
              <w:rPr>
                <w:lang w:val="en-AU"/>
              </w:rPr>
              <w:t>&lt;Amenity</w:t>
            </w:r>
          </w:p>
          <w:p w14:paraId="16B33F4D" w14:textId="77777777" w:rsidR="000876E3" w:rsidRPr="00710CED" w:rsidRDefault="000876E3" w:rsidP="001F179A">
            <w:pPr>
              <w:pStyle w:val="StyleArial8ptAfter0ptLinespacingsingle"/>
              <w:rPr>
                <w:lang w:val="en-AU"/>
              </w:rPr>
            </w:pPr>
            <w:r w:rsidRPr="00710CED">
              <w:rPr>
                <w:lang w:val="en-AU"/>
              </w:rPr>
              <w:t>RoomAmenity=”74”&lt;/Amenity&gt;</w:t>
            </w:r>
          </w:p>
          <w:p w14:paraId="16B33F4E" w14:textId="77777777" w:rsidR="000876E3" w:rsidRPr="00710CED" w:rsidRDefault="000876E3" w:rsidP="001F179A">
            <w:pPr>
              <w:pStyle w:val="StyleArial8ptAfter0ptLinespacingsingle"/>
              <w:rPr>
                <w:lang w:val="en-AU"/>
              </w:rPr>
            </w:pPr>
            <w:r w:rsidRPr="00710CED">
              <w:rPr>
                <w:lang w:val="en-AU"/>
              </w:rPr>
              <w:t>Amenity</w:t>
            </w:r>
          </w:p>
          <w:p w14:paraId="16B33F4F" w14:textId="77777777" w:rsidR="000876E3" w:rsidRPr="00710CED" w:rsidRDefault="000876E3" w:rsidP="00485100">
            <w:pPr>
              <w:spacing w:after="0" w:line="240" w:lineRule="auto"/>
              <w:rPr>
                <w:rFonts w:ascii="Arial" w:hAnsi="Arial" w:cs="Arial"/>
                <w:sz w:val="16"/>
                <w:szCs w:val="16"/>
              </w:rPr>
            </w:pPr>
            <w:r w:rsidRPr="00710CED">
              <w:rPr>
                <w:rFonts w:ascii="Arial" w:hAnsi="Arial" w:cs="Arial"/>
                <w:sz w:val="16"/>
                <w:szCs w:val="16"/>
                <w:lang w:val="en-AU"/>
              </w:rPr>
              <w:t xml:space="preserve">RoomAmenity=”131” Quantity=”1” </w:t>
            </w:r>
            <w:r w:rsidRPr="00710CED">
              <w:rPr>
                <w:rFonts w:ascii="Arial" w:hAnsi="Arial" w:cs="Arial"/>
                <w:b/>
                <w:sz w:val="16"/>
                <w:szCs w:val="16"/>
                <w:lang w:val="en-AU"/>
              </w:rPr>
              <w:t>QualityLevel=”A</w:t>
            </w:r>
            <w:r w:rsidRPr="00710CED">
              <w:rPr>
                <w:rFonts w:ascii="Arial" w:hAnsi="Arial" w:cs="Arial"/>
                <w:sz w:val="16"/>
                <w:szCs w:val="16"/>
                <w:lang w:val="en-AU"/>
              </w:rPr>
              <w:t>”&lt;/Amenity&gt;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50"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51" w14:textId="77777777" w:rsidR="000876E3" w:rsidRPr="004703E7" w:rsidRDefault="000876E3" w:rsidP="001F179A">
            <w:pPr>
              <w:pStyle w:val="StyleTableText8pt"/>
            </w:pPr>
            <w:r w:rsidRPr="004703E7">
              <w:rPr>
                <w:i/>
              </w:rPr>
              <w:t>Valid values</w:t>
            </w:r>
            <w:r w:rsidRPr="004703E7">
              <w:t>:</w:t>
            </w:r>
          </w:p>
          <w:p w14:paraId="16B33F52" w14:textId="77777777" w:rsidR="000876E3" w:rsidRPr="004703E7" w:rsidRDefault="000876E3" w:rsidP="0021341B">
            <w:pPr>
              <w:pStyle w:val="StyleArial8ptAfter0ptLinespacingsingle"/>
              <w:rPr>
                <w:lang w:val="en-AU"/>
              </w:rPr>
            </w:pPr>
            <w:r w:rsidRPr="004703E7">
              <w:rPr>
                <w:lang w:val="en-AU"/>
              </w:rPr>
              <w:t>A = Premium</w:t>
            </w:r>
          </w:p>
          <w:p w14:paraId="16B33F53" w14:textId="77777777" w:rsidR="000876E3" w:rsidRPr="004703E7" w:rsidRDefault="000876E3" w:rsidP="0021341B">
            <w:pPr>
              <w:pStyle w:val="StyleArial8ptAfter0ptLinespacingsingle"/>
              <w:rPr>
                <w:lang w:val="en-AU"/>
              </w:rPr>
            </w:pPr>
            <w:r w:rsidRPr="004703E7">
              <w:rPr>
                <w:lang w:val="en-AU"/>
              </w:rPr>
              <w:t>B = Deluxe</w:t>
            </w:r>
          </w:p>
          <w:p w14:paraId="16B33F54" w14:textId="77777777" w:rsidR="000876E3" w:rsidRPr="004703E7" w:rsidRDefault="000876E3" w:rsidP="0021341B">
            <w:pPr>
              <w:pStyle w:val="StyleArial8ptAfter0ptLinespacingsingle"/>
              <w:rPr>
                <w:lang w:val="en-AU"/>
              </w:rPr>
            </w:pPr>
            <w:r w:rsidRPr="004703E7">
              <w:rPr>
                <w:lang w:val="en-AU"/>
              </w:rPr>
              <w:t>C = Standard</w:t>
            </w:r>
          </w:p>
          <w:p w14:paraId="16B33F55" w14:textId="77777777" w:rsidR="000876E3" w:rsidRPr="004703E7" w:rsidRDefault="000876E3" w:rsidP="0021341B">
            <w:pPr>
              <w:pStyle w:val="StyleArial8ptAfter0ptLinespacingsingle"/>
              <w:rPr>
                <w:lang w:val="en-AU"/>
              </w:rPr>
            </w:pPr>
            <w:r w:rsidRPr="004703E7">
              <w:rPr>
                <w:lang w:val="en-AU"/>
              </w:rPr>
              <w:t>D = Economy</w:t>
            </w:r>
          </w:p>
          <w:p w14:paraId="16B33F56" w14:textId="77777777" w:rsidR="000876E3" w:rsidRPr="004703E7" w:rsidRDefault="000876E3" w:rsidP="0021341B">
            <w:pPr>
              <w:pStyle w:val="StyleArial8ptAfter0ptLinespacingsingle"/>
              <w:rPr>
                <w:strike/>
              </w:rPr>
            </w:pPr>
            <w:r w:rsidRPr="004703E7">
              <w:rPr>
                <w:lang w:val="en-AU"/>
              </w:rPr>
              <w:t>* = None specified</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57" w14:textId="77777777" w:rsidR="000876E3" w:rsidRPr="00E07112" w:rsidRDefault="000876E3" w:rsidP="00300DAD">
            <w:pPr>
              <w:pStyle w:val="StyleTableText6ptAfterbefore"/>
            </w:pPr>
            <w:r w:rsidRPr="00E07112">
              <w:t>Quality</w:t>
            </w:r>
          </w:p>
          <w:p w14:paraId="16B33F58" w14:textId="77777777" w:rsidR="000876E3" w:rsidRPr="00E07112" w:rsidRDefault="000876E3" w:rsidP="004703E7">
            <w:pPr>
              <w:spacing w:before="60" w:after="60"/>
              <w:rPr>
                <w:rFonts w:cs="Arial"/>
                <w:b/>
                <w:i/>
                <w:strike/>
                <w:szCs w:val="16"/>
              </w:rPr>
            </w:pPr>
            <w:r w:rsidRPr="00E07112">
              <w:rPr>
                <w:rFonts w:ascii="Arial" w:hAnsi="Arial" w:cs="Arial"/>
                <w:b/>
                <w:i/>
                <w:sz w:val="16"/>
                <w:szCs w:val="16"/>
              </w:rPr>
              <w:t xml:space="preserve">GDS </w:t>
            </w:r>
            <w:r w:rsidRPr="00E07112">
              <w:rPr>
                <w:rFonts w:ascii="Arial" w:hAnsi="Arial" w:cs="Arial"/>
                <w:b/>
                <w:sz w:val="16"/>
                <w:szCs w:val="16"/>
              </w:rPr>
              <w:t xml:space="preserve">Certification testing  </w:t>
            </w:r>
            <w:r w:rsidRPr="00E07112">
              <w:rPr>
                <w:rFonts w:ascii="Arial" w:hAnsi="Arial" w:cs="Arial"/>
                <w:b/>
                <w:i/>
                <w:sz w:val="16"/>
                <w:szCs w:val="16"/>
              </w:rPr>
              <w:t xml:space="preserve">Note:  </w:t>
            </w:r>
            <w:r w:rsidRPr="00E07112">
              <w:rPr>
                <w:rFonts w:ascii="Arial" w:hAnsi="Arial" w:cs="Arial"/>
                <w:i/>
                <w:sz w:val="16"/>
                <w:szCs w:val="16"/>
              </w:rPr>
              <w:t>Applicable to Galileo/ Apoll</w:t>
            </w:r>
          </w:p>
        </w:tc>
      </w:tr>
      <w:tr w:rsidR="000876E3" w:rsidRPr="001261F5" w14:paraId="16B33F60"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F5A" w14:textId="77777777" w:rsidR="000876E3" w:rsidRPr="001261F5"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5B" w14:textId="77777777" w:rsidR="000876E3" w:rsidRPr="001261F5" w:rsidRDefault="000876E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5C" w14:textId="77777777" w:rsidR="000876E3" w:rsidRPr="001261F5" w:rsidRDefault="000876E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5D" w14:textId="77777777" w:rsidR="000876E3" w:rsidRPr="001261F5" w:rsidRDefault="000876E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5E" w14:textId="77777777" w:rsidR="000876E3" w:rsidRPr="001261F5"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5F" w14:textId="77777777" w:rsidR="000876E3" w:rsidRPr="001261F5" w:rsidRDefault="000876E3" w:rsidP="00425173">
            <w:pPr>
              <w:spacing w:after="0" w:line="360" w:lineRule="auto"/>
              <w:rPr>
                <w:rFonts w:ascii="Arial" w:hAnsi="Arial" w:cs="Arial"/>
                <w:b/>
                <w:sz w:val="16"/>
                <w:szCs w:val="16"/>
              </w:rPr>
            </w:pPr>
          </w:p>
        </w:tc>
      </w:tr>
      <w:tr w:rsidR="000876E3" w:rsidRPr="003E49B6" w14:paraId="16B33F7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F61" w14:textId="77777777" w:rsidR="000876E3" w:rsidRPr="003E49B6" w:rsidRDefault="000876E3" w:rsidP="001F179A">
            <w:pPr>
              <w:pStyle w:val="StyleArial8ptBoldAfter0ptLinespacing15lines"/>
            </w:pPr>
            <w:r w:rsidRPr="003E49B6">
              <w:t>1</w:t>
            </w:r>
          </w:p>
          <w:p w14:paraId="16B33F62" w14:textId="77777777" w:rsidR="000876E3" w:rsidRPr="003E49B6" w:rsidRDefault="000876E3" w:rsidP="001F179A">
            <w:pPr>
              <w:pStyle w:val="StyleArial8ptBoldAfter0ptLinespacing15lines"/>
            </w:pPr>
            <w:r w:rsidRPr="003E49B6">
              <w:t>2</w:t>
            </w:r>
          </w:p>
          <w:p w14:paraId="16B33F63" w14:textId="77777777" w:rsidR="000876E3" w:rsidRPr="003E49B6" w:rsidRDefault="000876E3" w:rsidP="001F179A">
            <w:pPr>
              <w:pStyle w:val="StyleArial8ptBoldAfter0ptLinespacing15lines"/>
            </w:pPr>
            <w:r w:rsidRPr="003E49B6">
              <w:t>3</w:t>
            </w:r>
          </w:p>
          <w:p w14:paraId="16B33F64" w14:textId="77777777" w:rsidR="000876E3" w:rsidRPr="003E49B6" w:rsidRDefault="000876E3" w:rsidP="001F179A">
            <w:pPr>
              <w:pStyle w:val="StyleArial8ptBoldAfter0ptLinespacing15lines"/>
            </w:pPr>
            <w:r w:rsidRPr="003E49B6">
              <w:t>4</w:t>
            </w:r>
          </w:p>
          <w:p w14:paraId="16B33F65" w14:textId="77777777" w:rsidR="000876E3" w:rsidRPr="003E49B6" w:rsidRDefault="000876E3" w:rsidP="001F179A">
            <w:pPr>
              <w:pStyle w:val="StyleArial8ptBoldAfter0ptLinespacing15lines"/>
            </w:pPr>
            <w:r w:rsidRPr="003E49B6">
              <w:t>5</w:t>
            </w:r>
          </w:p>
          <w:p w14:paraId="16B33F66" w14:textId="77777777" w:rsidR="000876E3" w:rsidRPr="003E49B6" w:rsidRDefault="000876E3" w:rsidP="001F179A">
            <w:pPr>
              <w:pStyle w:val="StyleArial8ptBoldAfter0ptLinespacing15lines"/>
            </w:pPr>
            <w:r w:rsidRPr="003E49B6">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F67" w14:textId="77777777" w:rsidR="000876E3" w:rsidRPr="003E49B6" w:rsidRDefault="000876E3" w:rsidP="001F179A">
            <w:pPr>
              <w:pStyle w:val="StyleArial8ptBoldAfter0ptLinespacing15lines"/>
            </w:pPr>
            <w:r w:rsidRPr="003E49B6">
              <w:t>HotelResModifies</w:t>
            </w:r>
          </w:p>
          <w:p w14:paraId="16B33F68" w14:textId="77777777" w:rsidR="000876E3" w:rsidRPr="003E49B6" w:rsidRDefault="000876E3" w:rsidP="001F179A">
            <w:pPr>
              <w:pStyle w:val="StyleArial8ptBoldAfter0ptLinespacing15lines"/>
            </w:pPr>
            <w:r w:rsidRPr="003E49B6">
              <w:t>HotelResModify</w:t>
            </w:r>
          </w:p>
          <w:p w14:paraId="16B33F69" w14:textId="77777777" w:rsidR="000876E3" w:rsidRPr="003E49B6" w:rsidRDefault="000876E3" w:rsidP="001F179A">
            <w:pPr>
              <w:pStyle w:val="StyleArial8ptBoldAfter0ptLinespacing15lines"/>
            </w:pPr>
            <w:r w:rsidRPr="003E49B6">
              <w:t>RoomStays</w:t>
            </w:r>
          </w:p>
          <w:p w14:paraId="16B33F6A" w14:textId="77777777" w:rsidR="000876E3" w:rsidRPr="003E49B6" w:rsidRDefault="000876E3" w:rsidP="001F179A">
            <w:pPr>
              <w:pStyle w:val="StyleArial8ptBoldAfter0ptLinespacing15lines"/>
            </w:pPr>
            <w:r w:rsidRPr="003E49B6">
              <w:t>RoomStay</w:t>
            </w:r>
          </w:p>
          <w:p w14:paraId="16B33F6B" w14:textId="77777777" w:rsidR="000876E3" w:rsidRPr="003E49B6" w:rsidRDefault="000876E3" w:rsidP="001F179A">
            <w:pPr>
              <w:pStyle w:val="StyleArial8ptBoldAfter0ptLinespacing15lines"/>
            </w:pPr>
            <w:r w:rsidRPr="003E49B6">
              <w:t>RatePlans</w:t>
            </w:r>
          </w:p>
          <w:p w14:paraId="16B33F6C" w14:textId="77777777" w:rsidR="000876E3" w:rsidRPr="003E49B6" w:rsidRDefault="000876E3" w:rsidP="001F179A">
            <w:pPr>
              <w:pStyle w:val="StyleArial8ptBoldAfter0ptLinespacing15lines"/>
            </w:pPr>
            <w:r w:rsidRPr="003E49B6">
              <w:t>RatePlan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F6D" w14:textId="77777777" w:rsidR="000876E3" w:rsidRPr="003E49B6" w:rsidRDefault="000876E3" w:rsidP="001F179A">
            <w:pPr>
              <w:pStyle w:val="StyleArial8ptBoldAfter0ptLinespacing15lines"/>
            </w:pPr>
            <w:r w:rsidRPr="003E49B6">
              <w:t>M</w:t>
            </w:r>
          </w:p>
          <w:p w14:paraId="16B33F6E" w14:textId="77777777" w:rsidR="000876E3" w:rsidRPr="003E49B6" w:rsidRDefault="000876E3" w:rsidP="001F179A">
            <w:pPr>
              <w:pStyle w:val="StyleArial8ptBoldAfter0ptLinespacing15lines"/>
            </w:pPr>
            <w:r w:rsidRPr="003E49B6">
              <w:t>M</w:t>
            </w:r>
          </w:p>
          <w:p w14:paraId="16B33F6F" w14:textId="77777777" w:rsidR="000876E3" w:rsidRPr="003E49B6" w:rsidRDefault="000876E3" w:rsidP="001F179A">
            <w:pPr>
              <w:pStyle w:val="StyleArial8ptBoldAfter0ptLinespacing15lines"/>
            </w:pPr>
            <w:r w:rsidRPr="003E49B6">
              <w:t>M</w:t>
            </w:r>
          </w:p>
          <w:p w14:paraId="16B33F70" w14:textId="77777777" w:rsidR="000876E3" w:rsidRPr="003E49B6" w:rsidRDefault="000876E3" w:rsidP="001F179A">
            <w:pPr>
              <w:pStyle w:val="StyleArial8ptBoldAfter0ptLinespacing15lines"/>
            </w:pPr>
            <w:r w:rsidRPr="003E49B6">
              <w:t>M</w:t>
            </w:r>
          </w:p>
          <w:p w14:paraId="16B33F71" w14:textId="77777777" w:rsidR="000876E3" w:rsidRPr="003E49B6" w:rsidRDefault="000876E3" w:rsidP="001F179A">
            <w:pPr>
              <w:pStyle w:val="StyleArial8ptBoldAfter0ptLinespacing15lines"/>
              <w:rPr>
                <w:strike/>
              </w:rPr>
            </w:pPr>
            <w:r w:rsidRPr="003E49B6">
              <w:t>R</w:t>
            </w:r>
          </w:p>
          <w:p w14:paraId="16B33F72" w14:textId="77777777" w:rsidR="000876E3" w:rsidRPr="003E49B6" w:rsidRDefault="000876E3" w:rsidP="003E49B6">
            <w:pPr>
              <w:pStyle w:val="StyleArial8ptBoldAfter0ptLinespacing15lines"/>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73" w14:textId="77777777" w:rsidR="000876E3" w:rsidRPr="003E49B6" w:rsidRDefault="000876E3" w:rsidP="00AF4B6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74" w14:textId="77777777" w:rsidR="000876E3" w:rsidRPr="003E49B6"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GDS</w:t>
            </w:r>
          </w:p>
          <w:p w14:paraId="16B33F75" w14:textId="77777777" w:rsidR="000876E3" w:rsidRPr="003E49B6"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F76" w14:textId="77777777" w:rsidR="000876E3" w:rsidRPr="003E49B6" w:rsidRDefault="000876E3" w:rsidP="00425173">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3F77" w14:textId="77777777" w:rsidR="000876E3" w:rsidRPr="003E49B6" w:rsidRDefault="000876E3" w:rsidP="00425173">
            <w:pPr>
              <w:spacing w:after="0" w:line="360" w:lineRule="auto"/>
              <w:rPr>
                <w:rFonts w:ascii="Arial" w:hAnsi="Arial" w:cs="Arial"/>
                <w:b/>
                <w:sz w:val="16"/>
                <w:szCs w:val="16"/>
              </w:rPr>
            </w:pPr>
          </w:p>
        </w:tc>
      </w:tr>
      <w:tr w:rsidR="000876E3" w:rsidRPr="001261F5" w14:paraId="16B33F8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F79" w14:textId="77777777" w:rsidR="000876E3" w:rsidRPr="003E49B6" w:rsidRDefault="000876E3" w:rsidP="0042517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F7A" w14:textId="77777777" w:rsidR="000876E3" w:rsidRPr="00537256" w:rsidRDefault="000876E3" w:rsidP="001F179A">
            <w:pPr>
              <w:pStyle w:val="StyleArial8ptAfter0ptLinespacingsingle"/>
            </w:pPr>
            <w:r w:rsidRPr="00537256">
              <w:t>@ID_Requiredind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7B" w14:textId="77777777" w:rsidR="000876E3" w:rsidRPr="003E49B6" w:rsidRDefault="000876E3" w:rsidP="003E49B6">
            <w:pPr>
              <w:pStyle w:val="StyleArial8ptAfter0ptLinespacingsingle"/>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7C" w14:textId="77777777" w:rsidR="000876E3" w:rsidRPr="003E49B6" w:rsidRDefault="000876E3" w:rsidP="001F179A">
            <w:pPr>
              <w:pStyle w:val="StyleArial8ptAfter0ptLinespacingsingle"/>
            </w:pPr>
            <w:r w:rsidRPr="003E49B6">
              <w:t>xs:Boolean</w:t>
            </w:r>
          </w:p>
          <w:p w14:paraId="16B33F7D" w14:textId="77777777" w:rsidR="000876E3" w:rsidRPr="003E49B6" w:rsidRDefault="000876E3" w:rsidP="001F179A">
            <w:pPr>
              <w:pStyle w:val="StyleTableText8pt"/>
            </w:pPr>
            <w:r w:rsidRPr="003E49B6">
              <w:rPr>
                <w:i/>
              </w:rPr>
              <w:t>Example:</w:t>
            </w:r>
          </w:p>
          <w:p w14:paraId="16B33F7E" w14:textId="77777777" w:rsidR="000876E3" w:rsidRPr="003E49B6" w:rsidRDefault="000876E3" w:rsidP="00AD6879">
            <w:pPr>
              <w:spacing w:after="0" w:line="240" w:lineRule="auto"/>
              <w:rPr>
                <w:rFonts w:ascii="Arial" w:hAnsi="Arial" w:cs="Arial"/>
                <w:sz w:val="16"/>
                <w:szCs w:val="16"/>
              </w:rPr>
            </w:pPr>
            <w:r w:rsidRPr="003E49B6">
              <w:rPr>
                <w:rFonts w:ascii="Arial" w:hAnsi="Arial" w:cs="Arial"/>
                <w:sz w:val="16"/>
                <w:szCs w:val="16"/>
                <w:lang w:val="en-AU"/>
              </w:rPr>
              <w:t xml:space="preserve">&lt;RatePlan </w:t>
            </w:r>
            <w:r w:rsidRPr="003E49B6">
              <w:rPr>
                <w:rFonts w:ascii="Arial" w:hAnsi="Arial" w:cs="Arial"/>
                <w:b/>
                <w:sz w:val="16"/>
                <w:szCs w:val="16"/>
                <w:lang w:val="en-AU"/>
              </w:rPr>
              <w:t>ID_RequiredInd=”true</w:t>
            </w:r>
            <w:r w:rsidRPr="003E49B6">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7F"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80" w14:textId="77777777" w:rsidR="000876E3" w:rsidRPr="003E49B6"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81" w14:textId="77777777" w:rsidR="000876E3" w:rsidRPr="00FC2334" w:rsidRDefault="000876E3" w:rsidP="001F179A">
            <w:pPr>
              <w:pStyle w:val="StyleArial8ptBefore3ptAfter3ptLinespacingsing"/>
            </w:pPr>
            <w:r w:rsidRPr="00FC2334">
              <w:t>Proof of Qualification for rate is required.</w:t>
            </w:r>
          </w:p>
          <w:p w14:paraId="16B33F82" w14:textId="77777777" w:rsidR="000876E3" w:rsidRPr="00FC2334" w:rsidRDefault="000876E3" w:rsidP="00E07112">
            <w:pPr>
              <w:spacing w:before="60" w:after="60"/>
              <w:rPr>
                <w:rFonts w:ascii="Arial" w:hAnsi="Arial" w:cs="Arial"/>
                <w:b/>
                <w:i/>
                <w:strike/>
                <w:sz w:val="16"/>
                <w:szCs w:val="16"/>
              </w:rPr>
            </w:pPr>
            <w:r w:rsidRPr="00FC2334">
              <w:rPr>
                <w:rFonts w:ascii="Arial" w:hAnsi="Arial" w:cs="Arial"/>
                <w:b/>
                <w:i/>
                <w:sz w:val="16"/>
                <w:szCs w:val="16"/>
              </w:rPr>
              <w:t xml:space="preserve">GDS </w:t>
            </w:r>
            <w:r w:rsidRPr="00FC2334">
              <w:rPr>
                <w:rFonts w:ascii="Arial" w:hAnsi="Arial" w:cs="Arial"/>
                <w:b/>
                <w:sz w:val="16"/>
                <w:szCs w:val="16"/>
              </w:rPr>
              <w:t xml:space="preserve">Certification testing  </w:t>
            </w:r>
            <w:r w:rsidRPr="00FC2334">
              <w:rPr>
                <w:rFonts w:ascii="Arial" w:hAnsi="Arial" w:cs="Arial"/>
                <w:b/>
                <w:i/>
                <w:sz w:val="16"/>
                <w:szCs w:val="16"/>
              </w:rPr>
              <w:t xml:space="preserve">Note:  </w:t>
            </w:r>
            <w:r w:rsidRPr="00FC2334">
              <w:rPr>
                <w:rFonts w:ascii="Arial" w:hAnsi="Arial" w:cs="Arial"/>
                <w:i/>
                <w:sz w:val="16"/>
                <w:szCs w:val="16"/>
              </w:rPr>
              <w:t>Applicable to Galileo/ Apollo</w:t>
            </w:r>
          </w:p>
        </w:tc>
      </w:tr>
      <w:tr w:rsidR="000876E3" w:rsidRPr="00D308BC" w14:paraId="16B33F8A"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F84" w14:textId="77777777" w:rsidR="000876E3" w:rsidRPr="00D308BC"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85" w14:textId="77777777" w:rsidR="000876E3" w:rsidRPr="00D308BC" w:rsidRDefault="000876E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86" w14:textId="77777777" w:rsidR="000876E3" w:rsidRPr="00D308BC"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87" w14:textId="77777777" w:rsidR="000876E3" w:rsidRPr="00D308BC" w:rsidRDefault="000876E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88" w14:textId="77777777" w:rsidR="000876E3" w:rsidRPr="00D308BC"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89" w14:textId="77777777" w:rsidR="000876E3" w:rsidRPr="00D308BC" w:rsidRDefault="000876E3" w:rsidP="00D308BC">
            <w:pPr>
              <w:spacing w:after="0" w:line="360" w:lineRule="auto"/>
              <w:rPr>
                <w:rFonts w:ascii="Arial" w:hAnsi="Arial" w:cs="Arial"/>
                <w:b/>
                <w:sz w:val="16"/>
                <w:szCs w:val="16"/>
              </w:rPr>
            </w:pPr>
          </w:p>
        </w:tc>
      </w:tr>
      <w:tr w:rsidR="000876E3" w:rsidRPr="00D308BC" w14:paraId="16B33FA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F8B" w14:textId="77777777" w:rsidR="000876E3" w:rsidRPr="003E49B6" w:rsidRDefault="000876E3" w:rsidP="001F179A">
            <w:pPr>
              <w:pStyle w:val="StyleArial8ptBoldAfter0ptLinespacing15lines"/>
            </w:pPr>
            <w:r w:rsidRPr="003E49B6">
              <w:t>1</w:t>
            </w:r>
          </w:p>
          <w:p w14:paraId="16B33F8C" w14:textId="77777777" w:rsidR="000876E3" w:rsidRPr="003E49B6" w:rsidRDefault="000876E3" w:rsidP="001F179A">
            <w:pPr>
              <w:pStyle w:val="StyleArial8ptBoldAfter0ptLinespacing15lines"/>
            </w:pPr>
            <w:r w:rsidRPr="003E49B6">
              <w:t>2</w:t>
            </w:r>
          </w:p>
          <w:p w14:paraId="16B33F8D" w14:textId="77777777" w:rsidR="000876E3" w:rsidRPr="003E49B6" w:rsidRDefault="000876E3" w:rsidP="001F179A">
            <w:pPr>
              <w:pStyle w:val="StyleArial8ptBoldAfter0ptLinespacing15lines"/>
            </w:pPr>
            <w:r w:rsidRPr="003E49B6">
              <w:t>3</w:t>
            </w:r>
          </w:p>
          <w:p w14:paraId="16B33F8E" w14:textId="77777777" w:rsidR="000876E3" w:rsidRPr="003E49B6" w:rsidRDefault="000876E3" w:rsidP="001F179A">
            <w:pPr>
              <w:pStyle w:val="StyleArial8ptBoldAfter0ptLinespacing15lines"/>
            </w:pPr>
            <w:r w:rsidRPr="003E49B6">
              <w:t>4</w:t>
            </w:r>
          </w:p>
          <w:p w14:paraId="16B33F8F" w14:textId="77777777" w:rsidR="000876E3" w:rsidRPr="003E49B6" w:rsidRDefault="000876E3" w:rsidP="001F179A">
            <w:pPr>
              <w:pStyle w:val="StyleArial8ptBoldAfter0ptLinespacing15lines"/>
            </w:pPr>
            <w:r w:rsidRPr="003E49B6">
              <w:t>5</w:t>
            </w:r>
          </w:p>
          <w:p w14:paraId="16B33F90" w14:textId="77777777" w:rsidR="000876E3" w:rsidRPr="003E49B6" w:rsidRDefault="000876E3" w:rsidP="001F179A">
            <w:pPr>
              <w:pStyle w:val="StyleArial8ptBoldAfter0ptLinespacing15lines"/>
            </w:pPr>
            <w:r w:rsidRPr="003E49B6">
              <w:t>6</w:t>
            </w:r>
          </w:p>
          <w:p w14:paraId="16B33F91" w14:textId="77777777" w:rsidR="000876E3" w:rsidRPr="003E49B6" w:rsidRDefault="000876E3" w:rsidP="001F179A">
            <w:pPr>
              <w:pStyle w:val="StyleArial8ptBoldAfter0ptLinespacing15lines"/>
            </w:pPr>
            <w:r w:rsidRPr="003E49B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F92" w14:textId="77777777" w:rsidR="000876E3" w:rsidRPr="003E49B6" w:rsidRDefault="000876E3" w:rsidP="001F179A">
            <w:pPr>
              <w:pStyle w:val="StyleArial8ptBoldAfter0ptLinespacing15lines"/>
            </w:pPr>
            <w:r w:rsidRPr="003E49B6">
              <w:t>HotelResModifies</w:t>
            </w:r>
          </w:p>
          <w:p w14:paraId="16B33F93" w14:textId="77777777" w:rsidR="000876E3" w:rsidRPr="003E49B6" w:rsidRDefault="000876E3" w:rsidP="001F179A">
            <w:pPr>
              <w:pStyle w:val="StyleArial8ptBoldAfter0ptLinespacing15lines"/>
            </w:pPr>
            <w:r w:rsidRPr="003E49B6">
              <w:t>HotelResModify</w:t>
            </w:r>
          </w:p>
          <w:p w14:paraId="16B33F94" w14:textId="77777777" w:rsidR="000876E3" w:rsidRPr="003E49B6" w:rsidRDefault="000876E3" w:rsidP="001F179A">
            <w:pPr>
              <w:pStyle w:val="StyleArial8ptBoldAfter0ptLinespacing15lines"/>
            </w:pPr>
            <w:r w:rsidRPr="003E49B6">
              <w:t>RoomStays</w:t>
            </w:r>
          </w:p>
          <w:p w14:paraId="16B33F95" w14:textId="77777777" w:rsidR="000876E3" w:rsidRPr="003E49B6" w:rsidRDefault="000876E3" w:rsidP="001F179A">
            <w:pPr>
              <w:pStyle w:val="StyleArial8ptBoldAfter0ptLinespacing15lines"/>
            </w:pPr>
            <w:r w:rsidRPr="003E49B6">
              <w:t>RoomStay</w:t>
            </w:r>
          </w:p>
          <w:p w14:paraId="16B33F96" w14:textId="77777777" w:rsidR="000876E3" w:rsidRPr="003E49B6" w:rsidRDefault="000876E3" w:rsidP="001F179A">
            <w:pPr>
              <w:pStyle w:val="StyleArial8ptBoldAfter0ptLinespacing15lines"/>
            </w:pPr>
            <w:r w:rsidRPr="003E49B6">
              <w:t>RatePlans</w:t>
            </w:r>
          </w:p>
          <w:p w14:paraId="16B33F97" w14:textId="77777777" w:rsidR="000876E3" w:rsidRPr="003E49B6" w:rsidRDefault="000876E3" w:rsidP="001F179A">
            <w:pPr>
              <w:pStyle w:val="StyleArial8ptBoldAfter0ptLinespacing15lines"/>
            </w:pPr>
            <w:r w:rsidRPr="003E49B6">
              <w:t>RatePlan</w:t>
            </w:r>
          </w:p>
          <w:p w14:paraId="16B33F98" w14:textId="77777777" w:rsidR="000876E3" w:rsidRPr="003E49B6" w:rsidRDefault="000876E3" w:rsidP="001F179A">
            <w:pPr>
              <w:pStyle w:val="StyleArial8ptBoldAfter0ptLinespacing15lines"/>
            </w:pPr>
            <w:r w:rsidRPr="003E49B6">
              <w:t>Guarantee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F99" w14:textId="77777777" w:rsidR="000876E3" w:rsidRPr="003E49B6" w:rsidRDefault="000876E3" w:rsidP="001F179A">
            <w:pPr>
              <w:pStyle w:val="StyleArial8ptBoldAfter0ptLinespacing15lines"/>
            </w:pPr>
            <w:r w:rsidRPr="003E49B6">
              <w:t>M</w:t>
            </w:r>
          </w:p>
          <w:p w14:paraId="16B33F9A" w14:textId="77777777" w:rsidR="000876E3" w:rsidRPr="003E49B6" w:rsidRDefault="000876E3" w:rsidP="001F179A">
            <w:pPr>
              <w:pStyle w:val="StyleArial8ptBoldAfter0ptLinespacing15lines"/>
            </w:pPr>
            <w:r w:rsidRPr="003E49B6">
              <w:t>M</w:t>
            </w:r>
          </w:p>
          <w:p w14:paraId="16B33F9B" w14:textId="77777777" w:rsidR="000876E3" w:rsidRPr="003E49B6" w:rsidRDefault="000876E3" w:rsidP="001F179A">
            <w:pPr>
              <w:pStyle w:val="StyleArial8ptBoldAfter0ptLinespacing15lines"/>
            </w:pPr>
            <w:r w:rsidRPr="003E49B6">
              <w:t>M</w:t>
            </w:r>
          </w:p>
          <w:p w14:paraId="16B33F9C" w14:textId="77777777" w:rsidR="000876E3" w:rsidRPr="003E49B6" w:rsidRDefault="000876E3" w:rsidP="001F179A">
            <w:pPr>
              <w:pStyle w:val="StyleArial8ptBoldAfter0ptLinespacing15lines"/>
            </w:pPr>
            <w:r w:rsidRPr="003E49B6">
              <w:t>M</w:t>
            </w:r>
          </w:p>
          <w:p w14:paraId="16B33F9D" w14:textId="77777777" w:rsidR="000876E3" w:rsidRPr="003E49B6" w:rsidRDefault="000876E3" w:rsidP="00D61644">
            <w:pPr>
              <w:pStyle w:val="StyleArial8ptBoldAfter0ptLinespacing15lines"/>
              <w:rPr>
                <w:strike/>
              </w:rPr>
            </w:pPr>
            <w:r w:rsidRPr="003E49B6">
              <w:t>R</w:t>
            </w:r>
          </w:p>
          <w:p w14:paraId="16B33F9E" w14:textId="77777777" w:rsidR="000876E3" w:rsidRPr="003E49B6" w:rsidRDefault="000876E3" w:rsidP="00D61644">
            <w:pPr>
              <w:pStyle w:val="StyleArial8ptBoldAfter0ptLinespacing15lines"/>
            </w:pPr>
            <w:r w:rsidRPr="003E49B6">
              <w:t xml:space="preserve">R </w:t>
            </w:r>
          </w:p>
          <w:p w14:paraId="16B33F9F" w14:textId="77777777" w:rsidR="000876E3" w:rsidRPr="003E49B6" w:rsidRDefault="000876E3" w:rsidP="00D61644">
            <w:pPr>
              <w:pStyle w:val="StyleArial8ptBoldAfter0ptLinespacing15lines"/>
            </w:pPr>
            <w:r w:rsidRPr="003E49B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FA0" w14:textId="77777777" w:rsidR="000876E3" w:rsidRPr="003E49B6"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A1" w14:textId="77777777" w:rsidR="000876E3" w:rsidRPr="003E49B6"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GDS</w:t>
            </w:r>
          </w:p>
          <w:p w14:paraId="16B33FA2" w14:textId="77777777" w:rsidR="000876E3" w:rsidRPr="0061132B"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FA3" w14:textId="77777777" w:rsidR="000876E3" w:rsidRPr="0061132B"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A4" w14:textId="77777777" w:rsidR="000876E3" w:rsidRPr="0061132B" w:rsidRDefault="000876E3" w:rsidP="00CC5EFD">
            <w:pPr>
              <w:spacing w:after="0" w:line="360" w:lineRule="auto"/>
              <w:rPr>
                <w:rFonts w:ascii="Arial" w:hAnsi="Arial" w:cs="Arial"/>
                <w:b/>
                <w:sz w:val="16"/>
                <w:szCs w:val="16"/>
              </w:rPr>
            </w:pPr>
          </w:p>
        </w:tc>
      </w:tr>
      <w:tr w:rsidR="000876E3" w:rsidRPr="00710CED" w14:paraId="16B33FB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FA6" w14:textId="77777777" w:rsidR="000876E3" w:rsidRPr="003152CE" w:rsidRDefault="000876E3" w:rsidP="00D308B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FA7" w14:textId="77777777" w:rsidR="000876E3" w:rsidRPr="00537256" w:rsidRDefault="000876E3" w:rsidP="001F179A">
            <w:pPr>
              <w:pStyle w:val="StyleArial8ptAfter0ptLinespacingsingle"/>
            </w:pPr>
            <w:r w:rsidRPr="00537256">
              <w:t>@GuaranteeCode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A8"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A9" w14:textId="77777777" w:rsidR="000876E3" w:rsidRPr="00710CED" w:rsidRDefault="000876E3" w:rsidP="001F179A">
            <w:pPr>
              <w:pStyle w:val="StyleArial8ptAfter0ptLinespacingsingle"/>
            </w:pPr>
            <w:r w:rsidRPr="00710CED">
              <w:t>StringLength1to32</w:t>
            </w:r>
          </w:p>
          <w:p w14:paraId="16B33FAA" w14:textId="77777777" w:rsidR="000876E3" w:rsidRPr="00710CED" w:rsidRDefault="000876E3" w:rsidP="001F179A">
            <w:pPr>
              <w:pStyle w:val="StyleTableText8pt"/>
            </w:pPr>
            <w:r w:rsidRPr="00710CED">
              <w:rPr>
                <w:i/>
              </w:rPr>
              <w:t>Example:</w:t>
            </w:r>
          </w:p>
          <w:p w14:paraId="16B33FAB" w14:textId="77777777" w:rsidR="000876E3" w:rsidRPr="00710CED" w:rsidRDefault="000876E3" w:rsidP="00746007">
            <w:pPr>
              <w:spacing w:after="0" w:line="240" w:lineRule="auto"/>
              <w:rPr>
                <w:rFonts w:ascii="Arial" w:hAnsi="Arial" w:cs="Arial"/>
                <w:sz w:val="16"/>
                <w:szCs w:val="16"/>
              </w:rPr>
            </w:pPr>
            <w:r w:rsidRPr="00710CED">
              <w:rPr>
                <w:rFonts w:ascii="Arial" w:hAnsi="Arial" w:cs="Arial"/>
                <w:sz w:val="16"/>
                <w:szCs w:val="16"/>
              </w:rPr>
              <w:t xml:space="preserve">&lt;Guarantee </w:t>
            </w:r>
            <w:r w:rsidRPr="00710CED">
              <w:rPr>
                <w:rFonts w:ascii="Arial" w:hAnsi="Arial" w:cs="Arial"/>
                <w:b/>
                <w:sz w:val="16"/>
                <w:szCs w:val="16"/>
              </w:rPr>
              <w:t>GuaranteeCode="GRQ</w:t>
            </w:r>
            <w:r w:rsidRPr="00710CED">
              <w:rPr>
                <w:rFonts w:ascii="Arial" w:hAnsi="Arial" w:cs="Arial"/>
                <w:sz w:val="16"/>
                <w:szCs w:val="16"/>
              </w:rPr>
              <w:t>"&gt;</w:t>
            </w:r>
          </w:p>
          <w:p w14:paraId="16B33FAC" w14:textId="77777777" w:rsidR="000876E3" w:rsidRPr="00710CED" w:rsidRDefault="000876E3" w:rsidP="001F179A">
            <w:pPr>
              <w:pStyle w:val="StyleArial8ptAfter0ptLinespacingsingle"/>
            </w:pPr>
            <w:r w:rsidRPr="00710CED">
              <w:t>GuaranteeType=”GuaranteeRequired&gt;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AD"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AE" w14:textId="77777777" w:rsidR="000876E3" w:rsidRPr="00710CED" w:rsidRDefault="000876E3" w:rsidP="001F179A">
            <w:pPr>
              <w:pStyle w:val="StyleTableText8pt"/>
            </w:pPr>
            <w:r w:rsidRPr="00710CED">
              <w:rPr>
                <w:i/>
              </w:rPr>
              <w:t>Valid values</w:t>
            </w:r>
            <w:r w:rsidRPr="00710CED">
              <w:t>:</w:t>
            </w:r>
          </w:p>
          <w:p w14:paraId="16B33FAF" w14:textId="77777777" w:rsidR="000876E3" w:rsidRPr="00710CED" w:rsidRDefault="000876E3" w:rsidP="00E72399">
            <w:pPr>
              <w:pStyle w:val="StyleArial8ptAfter0pt"/>
            </w:pPr>
            <w:r w:rsidRPr="00710CED">
              <w:rPr>
                <w:lang w:val="en-AU"/>
              </w:rPr>
              <w:t>GRQ = Guarantee Requirements</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B0" w14:textId="77777777" w:rsidR="000876E3" w:rsidRPr="00710CED" w:rsidRDefault="000876E3" w:rsidP="00D8050D">
            <w:pPr>
              <w:pStyle w:val="StyleArial8ptBefore3ptAfter3ptLinespacingsing"/>
            </w:pPr>
            <w:r w:rsidRPr="00710CED">
              <w:t>Guarantee Requirements</w:t>
            </w:r>
          </w:p>
        </w:tc>
      </w:tr>
      <w:tr w:rsidR="000876E3" w:rsidRPr="00710CED" w14:paraId="16B33FC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FB2"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FB3" w14:textId="77777777" w:rsidR="000876E3" w:rsidRPr="00537256" w:rsidRDefault="000876E3" w:rsidP="001F179A">
            <w:pPr>
              <w:pStyle w:val="StyleArial8ptAfter0ptLinespacingsingle"/>
            </w:pPr>
            <w:r w:rsidRPr="00537256">
              <w:t>@GuaranteeType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B4"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B5" w14:textId="77777777" w:rsidR="000876E3" w:rsidRPr="00710CED" w:rsidRDefault="000876E3" w:rsidP="001F179A">
            <w:pPr>
              <w:pStyle w:val="StyleArial8ptAfter0ptLinespacingsingle"/>
            </w:pPr>
            <w:r w:rsidRPr="00710CED">
              <w:t>StringLength1to32</w:t>
            </w:r>
          </w:p>
          <w:p w14:paraId="16B33FB6" w14:textId="77777777" w:rsidR="000876E3" w:rsidRPr="00710CED" w:rsidRDefault="000876E3" w:rsidP="001F179A">
            <w:pPr>
              <w:pStyle w:val="StyleTableText8pt"/>
            </w:pPr>
            <w:r w:rsidRPr="00710CED">
              <w:rPr>
                <w:i/>
              </w:rPr>
              <w:t>Example:</w:t>
            </w:r>
          </w:p>
          <w:p w14:paraId="16B33FB7" w14:textId="77777777" w:rsidR="000876E3" w:rsidRPr="00710CED" w:rsidRDefault="000876E3" w:rsidP="001F179A">
            <w:pPr>
              <w:pStyle w:val="StyleArial8ptAfter0ptLinespacingsingle"/>
            </w:pPr>
            <w:r w:rsidRPr="00710CED">
              <w:t>&lt;Guarantee GuaranteeCode="GRQ"&gt;</w:t>
            </w:r>
          </w:p>
          <w:p w14:paraId="16B33FB8" w14:textId="77777777" w:rsidR="000876E3" w:rsidRPr="00710CED" w:rsidRDefault="000876E3" w:rsidP="00F0617F">
            <w:pPr>
              <w:spacing w:after="0" w:line="240" w:lineRule="auto"/>
              <w:rPr>
                <w:rFonts w:ascii="Arial" w:hAnsi="Arial" w:cs="Arial"/>
                <w:sz w:val="16"/>
                <w:szCs w:val="16"/>
              </w:rPr>
            </w:pPr>
            <w:r w:rsidRPr="00710CED">
              <w:rPr>
                <w:rFonts w:ascii="Arial" w:hAnsi="Arial" w:cs="Arial"/>
                <w:b/>
                <w:sz w:val="16"/>
                <w:szCs w:val="16"/>
              </w:rPr>
              <w:t>GuaranteeType=”GuaranteeRequired</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B9"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BA" w14:textId="77777777" w:rsidR="000876E3" w:rsidRPr="00710CED" w:rsidRDefault="000876E3" w:rsidP="001F179A">
            <w:pPr>
              <w:pStyle w:val="StyleTableText8pt"/>
            </w:pPr>
            <w:r w:rsidRPr="00710CED">
              <w:rPr>
                <w:i/>
              </w:rPr>
              <w:t>Valid enumeration values</w:t>
            </w:r>
            <w:r w:rsidRPr="00710CED">
              <w:t>:</w:t>
            </w:r>
          </w:p>
          <w:p w14:paraId="16B33FBB" w14:textId="77777777" w:rsidR="000876E3" w:rsidRPr="00710CED" w:rsidRDefault="000876E3" w:rsidP="00353ACC">
            <w:pPr>
              <w:pStyle w:val="StyleTableText6ptAfterbefore"/>
              <w:numPr>
                <w:ilvl w:val="0"/>
                <w:numId w:val="15"/>
              </w:numPr>
              <w:ind w:left="252" w:hanging="252"/>
            </w:pPr>
            <w:r w:rsidRPr="00710CED">
              <w:t>GuaranteeRequired</w:t>
            </w:r>
          </w:p>
          <w:p w14:paraId="16B33FBC" w14:textId="77777777" w:rsidR="000876E3" w:rsidRPr="00710CED" w:rsidRDefault="000876E3" w:rsidP="00353ACC">
            <w:pPr>
              <w:pStyle w:val="StyleTableText6ptAfterbefore"/>
              <w:numPr>
                <w:ilvl w:val="0"/>
                <w:numId w:val="15"/>
              </w:numPr>
              <w:ind w:left="252" w:hanging="252"/>
            </w:pPr>
            <w:r w:rsidRPr="00710CED">
              <w:t>None</w:t>
            </w:r>
          </w:p>
          <w:p w14:paraId="16B33FBD" w14:textId="77777777" w:rsidR="000876E3" w:rsidRPr="00710CED" w:rsidRDefault="000876E3" w:rsidP="00353ACC">
            <w:pPr>
              <w:pStyle w:val="StyleTableText6ptAfterbefore"/>
              <w:numPr>
                <w:ilvl w:val="0"/>
                <w:numId w:val="15"/>
              </w:numPr>
              <w:ind w:left="252" w:hanging="252"/>
            </w:pPr>
            <w:r w:rsidRPr="00710CED">
              <w:t>CC/DC/Voucher</w:t>
            </w:r>
          </w:p>
          <w:p w14:paraId="16B33FBE" w14:textId="77777777" w:rsidR="000876E3" w:rsidRPr="00710CED" w:rsidRDefault="000876E3" w:rsidP="00353ACC">
            <w:pPr>
              <w:pStyle w:val="StyleTableText6ptAfterbefore"/>
              <w:numPr>
                <w:ilvl w:val="0"/>
                <w:numId w:val="15"/>
              </w:numPr>
              <w:ind w:left="252" w:hanging="252"/>
            </w:pPr>
            <w:r w:rsidRPr="00710CED">
              <w:t>Deposit</w:t>
            </w:r>
          </w:p>
          <w:p w14:paraId="16B33FBF" w14:textId="77777777" w:rsidR="000876E3" w:rsidRPr="00710CED" w:rsidRDefault="000876E3" w:rsidP="00353ACC">
            <w:pPr>
              <w:pStyle w:val="StyleTableText6ptAfterbefore"/>
              <w:numPr>
                <w:ilvl w:val="0"/>
                <w:numId w:val="15"/>
              </w:numPr>
              <w:ind w:left="252" w:hanging="252"/>
            </w:pPr>
            <w:r w:rsidRPr="00710CED">
              <w:t>PrePay</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C0" w14:textId="77777777" w:rsidR="000876E3" w:rsidRPr="00710CED" w:rsidRDefault="000876E3" w:rsidP="004E5741">
            <w:pPr>
              <w:spacing w:before="60" w:after="60" w:line="240" w:lineRule="auto"/>
              <w:rPr>
                <w:rFonts w:ascii="Arial" w:hAnsi="Arial" w:cs="Arial"/>
                <w:sz w:val="16"/>
                <w:szCs w:val="16"/>
              </w:rPr>
            </w:pPr>
          </w:p>
        </w:tc>
      </w:tr>
      <w:tr w:rsidR="000876E3" w:rsidRPr="00F860DF" w14:paraId="16B33FC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FC2"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FC3" w14:textId="77777777" w:rsidR="000876E3" w:rsidRPr="00710CED" w:rsidRDefault="000876E3" w:rsidP="001F179A">
            <w:pPr>
              <w:pStyle w:val="StyleArial8ptAfter0ptLinespacingsingle"/>
            </w:pPr>
            <w:r w:rsidRPr="00710CED">
              <w:t>@HoldTime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C4"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C5" w14:textId="77777777" w:rsidR="000876E3" w:rsidRPr="00710CED" w:rsidRDefault="000876E3" w:rsidP="001F179A">
            <w:pPr>
              <w:pStyle w:val="StyleArial8ptAfter0ptLinespacingsingle"/>
            </w:pPr>
            <w:r w:rsidRPr="00710CED">
              <w:t>xs:time</w:t>
            </w:r>
          </w:p>
          <w:p w14:paraId="16B33FC6" w14:textId="77777777" w:rsidR="000876E3" w:rsidRPr="00710CED" w:rsidRDefault="000876E3" w:rsidP="001F179A">
            <w:pPr>
              <w:pStyle w:val="StyleTableText8pt"/>
            </w:pPr>
            <w:r w:rsidRPr="00710CED">
              <w:rPr>
                <w:i/>
              </w:rPr>
              <w:t>Example:</w:t>
            </w:r>
          </w:p>
          <w:p w14:paraId="16B33FC7" w14:textId="77777777" w:rsidR="000876E3" w:rsidRPr="00710CED" w:rsidRDefault="000876E3" w:rsidP="00D825DE">
            <w:pPr>
              <w:spacing w:after="0"/>
              <w:rPr>
                <w:rFonts w:ascii="Arial" w:hAnsi="Arial" w:cs="Arial"/>
                <w:sz w:val="16"/>
                <w:szCs w:val="16"/>
              </w:rPr>
            </w:pPr>
            <w:r w:rsidRPr="00710CED">
              <w:rPr>
                <w:rFonts w:ascii="Arial" w:hAnsi="Arial" w:cs="Arial"/>
                <w:sz w:val="16"/>
                <w:szCs w:val="16"/>
              </w:rPr>
              <w:t xml:space="preserve">&lt;Guarantee </w:t>
            </w:r>
            <w:r w:rsidRPr="00710CED">
              <w:rPr>
                <w:rFonts w:ascii="Arial" w:hAnsi="Arial" w:cs="Arial"/>
                <w:b/>
                <w:sz w:val="16"/>
                <w:szCs w:val="16"/>
              </w:rPr>
              <w:t>HoldTime=”12:30”</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C8"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C9" w14:textId="77777777" w:rsidR="000876E3" w:rsidRPr="000D21EE" w:rsidRDefault="000876E3" w:rsidP="000D21EE">
            <w:pPr>
              <w:pStyle w:val="StyleArial8ptAfter0ptLinespacingsingle"/>
              <w:rPr>
                <w:i/>
              </w:rPr>
            </w:pPr>
            <w:r w:rsidRPr="000D21EE">
              <w:rPr>
                <w:i/>
              </w:rPr>
              <w:t>Valid Value:</w:t>
            </w:r>
          </w:p>
          <w:p w14:paraId="16B33FCA" w14:textId="77777777" w:rsidR="000876E3" w:rsidRPr="00710CED" w:rsidRDefault="000876E3" w:rsidP="000D21EE">
            <w:pPr>
              <w:pStyle w:val="StyleArial8ptAfter0ptLinespacingsingle"/>
            </w:pPr>
            <w:r w:rsidRPr="00710CED">
              <w:t>Time expressed as HH:MM</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CB" w14:textId="77777777" w:rsidR="000876E3" w:rsidRPr="00FC2334" w:rsidRDefault="000876E3" w:rsidP="001F179A">
            <w:pPr>
              <w:pStyle w:val="StyleArial8ptBefore3ptAfter3ptLinespacingsing"/>
            </w:pPr>
            <w:r w:rsidRPr="00FC2334">
              <w:t>Hold Time Without Guarantee</w:t>
            </w:r>
          </w:p>
          <w:p w14:paraId="16B33FCC" w14:textId="77777777" w:rsidR="000876E3" w:rsidRPr="00FC2334" w:rsidRDefault="000876E3" w:rsidP="001F179A">
            <w:pPr>
              <w:pStyle w:val="StyleArial8ptBefore3ptAfter3ptLinespacingsing"/>
            </w:pPr>
            <w:r w:rsidRPr="00FC2334">
              <w:t>GDS=5</w:t>
            </w:r>
          </w:p>
          <w:p w14:paraId="16B33FCD" w14:textId="77777777" w:rsidR="000876E3" w:rsidRPr="00FC2334" w:rsidRDefault="000876E3" w:rsidP="004703E7">
            <w:pPr>
              <w:spacing w:before="60" w:after="60"/>
              <w:rPr>
                <w:strike/>
              </w:rPr>
            </w:pPr>
            <w:r w:rsidRPr="00FC2334">
              <w:rPr>
                <w:rFonts w:ascii="Arial" w:hAnsi="Arial" w:cs="Arial"/>
                <w:b/>
                <w:i/>
                <w:sz w:val="16"/>
                <w:szCs w:val="16"/>
              </w:rPr>
              <w:t xml:space="preserve">GDS </w:t>
            </w:r>
            <w:r w:rsidRPr="00FC2334">
              <w:rPr>
                <w:rFonts w:ascii="Arial" w:hAnsi="Arial" w:cs="Arial"/>
                <w:b/>
                <w:sz w:val="16"/>
                <w:szCs w:val="16"/>
              </w:rPr>
              <w:t xml:space="preserve">Certification testing  </w:t>
            </w:r>
            <w:r w:rsidRPr="00FC2334">
              <w:rPr>
                <w:rFonts w:ascii="Arial" w:hAnsi="Arial" w:cs="Arial"/>
                <w:b/>
                <w:i/>
                <w:sz w:val="16"/>
                <w:szCs w:val="16"/>
              </w:rPr>
              <w:t xml:space="preserve">Note:  </w:t>
            </w:r>
            <w:r w:rsidRPr="00FC2334">
              <w:rPr>
                <w:rFonts w:ascii="Arial" w:hAnsi="Arial" w:cs="Arial"/>
                <w:i/>
                <w:sz w:val="16"/>
                <w:szCs w:val="16"/>
              </w:rPr>
              <w:t>Applicable to Galileo/ Apollo</w:t>
            </w:r>
          </w:p>
        </w:tc>
      </w:tr>
      <w:tr w:rsidR="000876E3" w:rsidRPr="00D308BC" w14:paraId="16B33FD5"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3FCF" w14:textId="77777777" w:rsidR="000876E3" w:rsidRPr="00D308BC"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D0" w14:textId="77777777" w:rsidR="000876E3" w:rsidRPr="00D308BC" w:rsidRDefault="000876E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D1" w14:textId="77777777" w:rsidR="000876E3" w:rsidRPr="00D308BC"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3FD2" w14:textId="77777777" w:rsidR="000876E3" w:rsidRPr="00D308BC" w:rsidRDefault="000876E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D3" w14:textId="77777777" w:rsidR="000876E3" w:rsidRPr="00D308BC"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3FD4" w14:textId="77777777" w:rsidR="000876E3" w:rsidRPr="00D308BC" w:rsidRDefault="000876E3" w:rsidP="00D308BC">
            <w:pPr>
              <w:spacing w:after="0" w:line="360" w:lineRule="auto"/>
              <w:rPr>
                <w:rFonts w:ascii="Arial" w:hAnsi="Arial" w:cs="Arial"/>
                <w:b/>
                <w:sz w:val="16"/>
                <w:szCs w:val="16"/>
              </w:rPr>
            </w:pPr>
          </w:p>
        </w:tc>
      </w:tr>
      <w:tr w:rsidR="000876E3" w:rsidRPr="00710CED" w14:paraId="16B33FF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3FD6" w14:textId="77777777" w:rsidR="000876E3" w:rsidRPr="003E49B6" w:rsidRDefault="000876E3" w:rsidP="001F179A">
            <w:pPr>
              <w:pStyle w:val="StyleArial8ptBoldAfter0ptLinespacing15lines"/>
            </w:pPr>
            <w:r w:rsidRPr="003E49B6">
              <w:t>1</w:t>
            </w:r>
          </w:p>
          <w:p w14:paraId="16B33FD7" w14:textId="77777777" w:rsidR="000876E3" w:rsidRPr="003E49B6" w:rsidRDefault="000876E3" w:rsidP="001F179A">
            <w:pPr>
              <w:pStyle w:val="StyleArial8ptBoldAfter0ptLinespacing15lines"/>
            </w:pPr>
            <w:r w:rsidRPr="003E49B6">
              <w:t>2</w:t>
            </w:r>
          </w:p>
          <w:p w14:paraId="16B33FD8" w14:textId="77777777" w:rsidR="000876E3" w:rsidRPr="003E49B6" w:rsidRDefault="000876E3" w:rsidP="001F179A">
            <w:pPr>
              <w:pStyle w:val="StyleArial8ptBoldAfter0ptLinespacing15lines"/>
            </w:pPr>
            <w:r w:rsidRPr="003E49B6">
              <w:t>3</w:t>
            </w:r>
          </w:p>
          <w:p w14:paraId="16B33FD9" w14:textId="77777777" w:rsidR="000876E3" w:rsidRPr="003E49B6" w:rsidRDefault="000876E3" w:rsidP="001F179A">
            <w:pPr>
              <w:pStyle w:val="StyleArial8ptBoldAfter0ptLinespacing15lines"/>
            </w:pPr>
            <w:r w:rsidRPr="003E49B6">
              <w:t>4</w:t>
            </w:r>
          </w:p>
          <w:p w14:paraId="16B33FDA" w14:textId="77777777" w:rsidR="000876E3" w:rsidRPr="003E49B6" w:rsidRDefault="000876E3" w:rsidP="001F179A">
            <w:pPr>
              <w:pStyle w:val="StyleArial8ptBoldAfter0ptLinespacing15lines"/>
            </w:pPr>
            <w:r w:rsidRPr="003E49B6">
              <w:t>5</w:t>
            </w:r>
          </w:p>
          <w:p w14:paraId="16B33FDB" w14:textId="77777777" w:rsidR="000876E3" w:rsidRPr="003E49B6" w:rsidRDefault="000876E3" w:rsidP="001F179A">
            <w:pPr>
              <w:pStyle w:val="StyleArial8ptBoldAfter0ptLinespacing15lines"/>
            </w:pPr>
            <w:r w:rsidRPr="003E49B6">
              <w:t>6</w:t>
            </w:r>
          </w:p>
          <w:p w14:paraId="16B33FDC" w14:textId="77777777" w:rsidR="000876E3" w:rsidRPr="003E49B6" w:rsidRDefault="000876E3" w:rsidP="001F179A">
            <w:pPr>
              <w:pStyle w:val="StyleArial8ptBoldAfter0ptLinespacing15lines"/>
            </w:pPr>
            <w:r w:rsidRPr="003E49B6">
              <w:t>7</w:t>
            </w:r>
          </w:p>
          <w:p w14:paraId="16B33FDD" w14:textId="77777777" w:rsidR="000876E3" w:rsidRPr="003E49B6" w:rsidRDefault="000876E3" w:rsidP="001F179A">
            <w:pPr>
              <w:pStyle w:val="StyleArial8ptBoldAfter0ptLinespacing15lines"/>
            </w:pPr>
            <w:r w:rsidRPr="003E49B6">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3FDE" w14:textId="77777777" w:rsidR="000876E3" w:rsidRPr="003E49B6" w:rsidRDefault="000876E3" w:rsidP="001F179A">
            <w:pPr>
              <w:pStyle w:val="StyleArial8ptBoldAfter0ptLinespacing15lines"/>
            </w:pPr>
            <w:r w:rsidRPr="003E49B6">
              <w:t>HotelResModifies</w:t>
            </w:r>
          </w:p>
          <w:p w14:paraId="16B33FDF" w14:textId="77777777" w:rsidR="000876E3" w:rsidRPr="003E49B6" w:rsidRDefault="000876E3" w:rsidP="001F179A">
            <w:pPr>
              <w:pStyle w:val="StyleArial8ptBoldAfter0ptLinespacing15lines"/>
            </w:pPr>
            <w:r w:rsidRPr="003E49B6">
              <w:t>HotelResModify</w:t>
            </w:r>
          </w:p>
          <w:p w14:paraId="16B33FE0" w14:textId="77777777" w:rsidR="000876E3" w:rsidRPr="003E49B6" w:rsidRDefault="000876E3" w:rsidP="001F179A">
            <w:pPr>
              <w:pStyle w:val="StyleArial8ptBoldAfter0ptLinespacing15lines"/>
            </w:pPr>
            <w:r w:rsidRPr="003E49B6">
              <w:t>RoomStays</w:t>
            </w:r>
          </w:p>
          <w:p w14:paraId="16B33FE1" w14:textId="77777777" w:rsidR="000876E3" w:rsidRPr="003E49B6" w:rsidRDefault="000876E3" w:rsidP="001F179A">
            <w:pPr>
              <w:pStyle w:val="StyleArial8ptBoldAfter0ptLinespacing15lines"/>
            </w:pPr>
            <w:r w:rsidRPr="003E49B6">
              <w:t>RoomStay</w:t>
            </w:r>
          </w:p>
          <w:p w14:paraId="16B33FE2" w14:textId="77777777" w:rsidR="000876E3" w:rsidRPr="003E49B6" w:rsidRDefault="000876E3" w:rsidP="001F179A">
            <w:pPr>
              <w:pStyle w:val="StyleArial8ptBoldAfter0ptLinespacing15lines"/>
            </w:pPr>
            <w:r w:rsidRPr="003E49B6">
              <w:t>RatePlans</w:t>
            </w:r>
          </w:p>
          <w:p w14:paraId="16B33FE3" w14:textId="77777777" w:rsidR="000876E3" w:rsidRPr="003E49B6" w:rsidRDefault="000876E3" w:rsidP="001F179A">
            <w:pPr>
              <w:pStyle w:val="StyleArial8ptBoldAfter0ptLinespacing15lines"/>
            </w:pPr>
            <w:r w:rsidRPr="003E49B6">
              <w:t>RatePlan</w:t>
            </w:r>
          </w:p>
          <w:p w14:paraId="16B33FE4" w14:textId="77777777" w:rsidR="000876E3" w:rsidRPr="003E49B6" w:rsidRDefault="000876E3" w:rsidP="001F179A">
            <w:pPr>
              <w:pStyle w:val="StyleArial8ptBoldAfter0ptLinespacing15lines"/>
            </w:pPr>
            <w:r w:rsidRPr="003E49B6">
              <w:t>Guarantee</w:t>
            </w:r>
          </w:p>
          <w:p w14:paraId="16B33FE5" w14:textId="77777777" w:rsidR="000876E3" w:rsidRPr="003E49B6" w:rsidRDefault="000876E3" w:rsidP="001F179A">
            <w:pPr>
              <w:pStyle w:val="StyleArial8ptBoldAfter0ptLinespacing15lines"/>
            </w:pPr>
            <w:r w:rsidRPr="003E49B6">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3FE6" w14:textId="77777777" w:rsidR="000876E3" w:rsidRPr="003E49B6" w:rsidRDefault="000876E3" w:rsidP="001F179A">
            <w:pPr>
              <w:pStyle w:val="StyleArial8ptBoldAfter0ptLinespacing15lines"/>
            </w:pPr>
            <w:r w:rsidRPr="003E49B6">
              <w:t>M</w:t>
            </w:r>
          </w:p>
          <w:p w14:paraId="16B33FE7" w14:textId="77777777" w:rsidR="000876E3" w:rsidRPr="003E49B6" w:rsidRDefault="000876E3" w:rsidP="001F179A">
            <w:pPr>
              <w:pStyle w:val="StyleArial8ptBoldAfter0ptLinespacing15lines"/>
            </w:pPr>
            <w:r w:rsidRPr="003E49B6">
              <w:t>M</w:t>
            </w:r>
          </w:p>
          <w:p w14:paraId="16B33FE8" w14:textId="77777777" w:rsidR="000876E3" w:rsidRPr="003E49B6" w:rsidRDefault="000876E3" w:rsidP="001F179A">
            <w:pPr>
              <w:pStyle w:val="StyleArial8ptBoldAfter0ptLinespacing15lines"/>
            </w:pPr>
            <w:r w:rsidRPr="003E49B6">
              <w:t>M</w:t>
            </w:r>
          </w:p>
          <w:p w14:paraId="16B33FE9" w14:textId="77777777" w:rsidR="000876E3" w:rsidRPr="003E49B6" w:rsidRDefault="000876E3" w:rsidP="001F179A">
            <w:pPr>
              <w:pStyle w:val="StyleArial8ptBoldAfter0ptLinespacing15lines"/>
            </w:pPr>
            <w:r w:rsidRPr="003E49B6">
              <w:t>M</w:t>
            </w:r>
          </w:p>
          <w:p w14:paraId="16B33FEA" w14:textId="77777777" w:rsidR="000876E3" w:rsidRPr="003E49B6" w:rsidRDefault="000876E3" w:rsidP="00D61644">
            <w:pPr>
              <w:pStyle w:val="StyleArial8ptBoldAfter0ptLinespacing15lines"/>
              <w:rPr>
                <w:strike/>
              </w:rPr>
            </w:pPr>
            <w:r w:rsidRPr="003E49B6">
              <w:t>R</w:t>
            </w:r>
          </w:p>
          <w:p w14:paraId="16B33FEB" w14:textId="77777777" w:rsidR="000876E3" w:rsidRPr="003E49B6" w:rsidRDefault="000876E3" w:rsidP="00D61644">
            <w:pPr>
              <w:pStyle w:val="StyleArial8ptBoldAfter0ptLinespacing15lines"/>
            </w:pPr>
            <w:r w:rsidRPr="003E49B6">
              <w:t xml:space="preserve">R </w:t>
            </w:r>
          </w:p>
          <w:p w14:paraId="16B33FEC" w14:textId="77777777" w:rsidR="000876E3" w:rsidRPr="003E49B6" w:rsidRDefault="000876E3" w:rsidP="001F179A">
            <w:pPr>
              <w:pStyle w:val="StyleArial8ptBoldAfter0ptLinespacing15lines"/>
            </w:pPr>
            <w:r w:rsidRPr="003E49B6">
              <w:t>A</w:t>
            </w:r>
          </w:p>
          <w:p w14:paraId="16B33FED" w14:textId="77777777" w:rsidR="000876E3" w:rsidRPr="003E49B6" w:rsidRDefault="000876E3" w:rsidP="001F179A">
            <w:pPr>
              <w:pStyle w:val="StyleArial8ptBoldAfter0ptLinespacing15lines"/>
            </w:pPr>
            <w:r w:rsidRPr="003E49B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3FEE" w14:textId="77777777" w:rsidR="000876E3" w:rsidRPr="003E49B6"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EF" w14:textId="77777777" w:rsidR="000876E3" w:rsidRPr="003E49B6" w:rsidRDefault="000876E3" w:rsidP="000E16B8">
            <w:pPr>
              <w:spacing w:after="0" w:line="360" w:lineRule="auto"/>
              <w:jc w:val="center"/>
              <w:rPr>
                <w:rFonts w:ascii="Arial" w:hAnsi="Arial" w:cs="Arial"/>
                <w:b/>
                <w:sz w:val="16"/>
                <w:szCs w:val="16"/>
              </w:rPr>
            </w:pPr>
            <w:r w:rsidRPr="003E49B6">
              <w:rPr>
                <w:rFonts w:ascii="Arial" w:hAnsi="Arial" w:cs="Arial"/>
                <w:b/>
                <w:sz w:val="16"/>
                <w:szCs w:val="16"/>
              </w:rPr>
              <w:t>GDS</w:t>
            </w:r>
          </w:p>
          <w:p w14:paraId="16B33FF0" w14:textId="77777777" w:rsidR="000876E3" w:rsidRPr="00710CED" w:rsidRDefault="000876E3" w:rsidP="000E16B8">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3FF1" w14:textId="77777777" w:rsidR="000876E3" w:rsidRPr="00710CED"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3FF2" w14:textId="77777777" w:rsidR="000876E3" w:rsidRPr="00710CED" w:rsidRDefault="000876E3" w:rsidP="00CC5EFD">
            <w:pPr>
              <w:spacing w:after="0" w:line="360" w:lineRule="auto"/>
              <w:rPr>
                <w:rFonts w:ascii="Arial" w:hAnsi="Arial" w:cs="Arial"/>
                <w:b/>
                <w:sz w:val="16"/>
                <w:szCs w:val="16"/>
              </w:rPr>
            </w:pPr>
          </w:p>
        </w:tc>
      </w:tr>
      <w:tr w:rsidR="000876E3" w:rsidRPr="00710CED" w14:paraId="16B3400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3FF4" w14:textId="77777777" w:rsidR="000876E3" w:rsidRPr="00710CED" w:rsidRDefault="000876E3" w:rsidP="00D308B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3FF5" w14:textId="77777777" w:rsidR="000876E3" w:rsidRPr="00710CED" w:rsidRDefault="000876E3" w:rsidP="001F179A">
            <w:pPr>
              <w:pStyle w:val="StyleArial8ptAfter0ptLinespacingsingle"/>
            </w:pPr>
            <w:r w:rsidRPr="00710CED">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3FF6"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3FF7" w14:textId="77777777" w:rsidR="000876E3" w:rsidRPr="004703E7" w:rsidRDefault="000876E3" w:rsidP="001F179A">
            <w:pPr>
              <w:pStyle w:val="StyleArial8ptAfter0ptLinespacingsingle"/>
            </w:pPr>
            <w:r w:rsidRPr="004703E7">
              <w:t>TimeOrDateTimeType</w:t>
            </w:r>
          </w:p>
          <w:p w14:paraId="16B33FF8" w14:textId="77777777" w:rsidR="000876E3" w:rsidRPr="004703E7" w:rsidRDefault="000876E3" w:rsidP="001F179A">
            <w:pPr>
              <w:pStyle w:val="StyleTableText8pt"/>
            </w:pPr>
            <w:r w:rsidRPr="004703E7">
              <w:rPr>
                <w:i/>
              </w:rPr>
              <w:t>Example:</w:t>
            </w:r>
          </w:p>
          <w:p w14:paraId="16B33FF9" w14:textId="77777777" w:rsidR="000876E3" w:rsidRPr="004703E7" w:rsidRDefault="000876E3" w:rsidP="001F179A">
            <w:pPr>
              <w:pStyle w:val="StyleArial8ptAfter0ptLinespacingsingle"/>
            </w:pPr>
            <w:r w:rsidRPr="004703E7">
              <w:t>&lt;Guarantee&gt;</w:t>
            </w:r>
          </w:p>
          <w:p w14:paraId="16B33FFA" w14:textId="77777777" w:rsidR="000876E3" w:rsidRPr="004703E7" w:rsidRDefault="000876E3" w:rsidP="001F179A">
            <w:pPr>
              <w:pStyle w:val="StyleArial8ptAfter0ptLinespacingsingle"/>
            </w:pPr>
            <w:r w:rsidRPr="004703E7">
              <w:t>&lt;Deadline</w:t>
            </w:r>
          </w:p>
          <w:p w14:paraId="16B33FFB" w14:textId="77777777" w:rsidR="000876E3" w:rsidRPr="004703E7" w:rsidRDefault="000876E3" w:rsidP="004703E7">
            <w:pPr>
              <w:spacing w:after="0" w:line="240" w:lineRule="auto"/>
              <w:rPr>
                <w:rFonts w:ascii="Arial" w:hAnsi="Arial" w:cs="Arial"/>
                <w:sz w:val="16"/>
                <w:szCs w:val="16"/>
              </w:rPr>
            </w:pPr>
            <w:r w:rsidRPr="004703E7">
              <w:rPr>
                <w:rFonts w:ascii="Arial" w:hAnsi="Arial" w:cs="Arial"/>
                <w:b/>
                <w:sz w:val="16"/>
                <w:szCs w:val="16"/>
              </w:rPr>
              <w:t>AbsoluteDeadline=”</w:t>
            </w:r>
            <w:r w:rsidRPr="004703E7">
              <w:rPr>
                <w:rFonts w:ascii="Arial" w:hAnsi="Arial" w:cs="Arial"/>
                <w:sz w:val="16"/>
                <w:szCs w:val="16"/>
                <w:lang w:val="en-AU"/>
              </w:rPr>
              <w:t>1997-07-16T19:20+01:00</w:t>
            </w:r>
            <w:r w:rsidRPr="004703E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3FFC" w14:textId="77777777" w:rsidR="000876E3" w:rsidRPr="004703E7" w:rsidRDefault="000876E3" w:rsidP="001F179A">
            <w:pPr>
              <w:pStyle w:val="StyleArial8ptCenteredAfter0ptLinespacingsingle"/>
            </w:pPr>
            <w:r w:rsidRPr="004703E7">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3FFD" w14:textId="77777777" w:rsidR="000876E3" w:rsidRPr="004703E7" w:rsidRDefault="000876E3" w:rsidP="001F179A">
            <w:pPr>
              <w:pStyle w:val="StyleTableText8pt"/>
            </w:pPr>
            <w:r w:rsidRPr="004703E7">
              <w:rPr>
                <w:i/>
              </w:rPr>
              <w:t>Valid value</w:t>
            </w:r>
            <w:r w:rsidRPr="004703E7">
              <w:t>:</w:t>
            </w:r>
          </w:p>
          <w:p w14:paraId="16B33FFE" w14:textId="77777777" w:rsidR="000876E3" w:rsidRPr="004703E7" w:rsidRDefault="000876E3" w:rsidP="00DD6B97">
            <w:pPr>
              <w:rPr>
                <w:rFonts w:ascii="Arial" w:hAnsi="Arial" w:cs="Arial"/>
                <w:sz w:val="16"/>
                <w:szCs w:val="16"/>
                <w:lang w:val="en-AU"/>
              </w:rPr>
            </w:pPr>
            <w:r w:rsidRPr="004703E7">
              <w:rPr>
                <w:rFonts w:ascii="Arial" w:hAnsi="Arial" w:cs="Arial"/>
                <w:sz w:val="16"/>
                <w:szCs w:val="16"/>
                <w:lang w:val="en-AU"/>
              </w:rPr>
              <w:t>YYYY-MM-DDThh:mmTZD</w:t>
            </w:r>
          </w:p>
          <w:p w14:paraId="16B33FFF" w14:textId="77777777" w:rsidR="000876E3" w:rsidRPr="004703E7" w:rsidRDefault="000876E3" w:rsidP="00DD6B97">
            <w:pPr>
              <w:pStyle w:val="TableText"/>
              <w:rPr>
                <w:sz w:val="16"/>
                <w:szCs w:val="16"/>
              </w:rPr>
            </w:pPr>
            <w:r w:rsidRPr="004703E7">
              <w:rPr>
                <w:i/>
                <w:sz w:val="16"/>
                <w:szCs w:val="16"/>
              </w:rPr>
              <w:t>Example:</w:t>
            </w:r>
          </w:p>
          <w:p w14:paraId="16B34000" w14:textId="77777777" w:rsidR="000876E3" w:rsidRPr="004703E7" w:rsidRDefault="000876E3" w:rsidP="004703E7">
            <w:pPr>
              <w:pStyle w:val="StyleTableText8pt"/>
            </w:pPr>
            <w:r w:rsidRPr="004703E7">
              <w:rPr>
                <w:szCs w:val="16"/>
              </w:rPr>
              <w:t>1997-07-16T19:20+01:00</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01" w14:textId="77777777" w:rsidR="000876E3" w:rsidRPr="00FC2334" w:rsidRDefault="000876E3" w:rsidP="001F179A">
            <w:pPr>
              <w:pStyle w:val="StyleArial8ptBefore3ptAfter72ptLinespacingsi"/>
            </w:pPr>
            <w:r w:rsidRPr="00FC2334">
              <w:t>Absolute Payment Deadline</w:t>
            </w:r>
          </w:p>
          <w:p w14:paraId="16B34002" w14:textId="77777777" w:rsidR="000876E3" w:rsidRPr="00FC2334" w:rsidRDefault="000876E3" w:rsidP="001F179A">
            <w:pPr>
              <w:pStyle w:val="StyleArial8ptBefore3ptAfter72ptLinespacingsi"/>
            </w:pPr>
            <w:r w:rsidRPr="00FC2334">
              <w:t>GDS=13</w:t>
            </w:r>
          </w:p>
          <w:p w14:paraId="16B34003" w14:textId="77777777" w:rsidR="000876E3" w:rsidRPr="00FC2334" w:rsidRDefault="000876E3" w:rsidP="00EE13C9">
            <w:pPr>
              <w:spacing w:before="60" w:after="60"/>
              <w:rPr>
                <w:rFonts w:ascii="Arial" w:hAnsi="Arial" w:cs="Arial"/>
                <w:i/>
                <w:strike/>
                <w:sz w:val="16"/>
                <w:szCs w:val="16"/>
              </w:rPr>
            </w:pPr>
            <w:r w:rsidRPr="00FC2334">
              <w:rPr>
                <w:rFonts w:ascii="Arial" w:hAnsi="Arial" w:cs="Arial"/>
                <w:b/>
                <w:i/>
                <w:sz w:val="16"/>
                <w:szCs w:val="16"/>
              </w:rPr>
              <w:t xml:space="preserve">GDS Certification testing  Note 1:  </w:t>
            </w:r>
            <w:r w:rsidRPr="00FC2334">
              <w:rPr>
                <w:rFonts w:ascii="Arial" w:hAnsi="Arial" w:cs="Arial"/>
                <w:i/>
                <w:sz w:val="16"/>
                <w:szCs w:val="16"/>
              </w:rPr>
              <w:t>Applicable to Galileo/ Apollo</w:t>
            </w:r>
          </w:p>
          <w:p w14:paraId="16B34004" w14:textId="77777777" w:rsidR="000876E3" w:rsidRPr="00FC2334" w:rsidRDefault="000876E3" w:rsidP="009F4FEB">
            <w:pPr>
              <w:spacing w:before="60" w:afterLines="60" w:after="144" w:line="240" w:lineRule="auto"/>
            </w:pPr>
            <w:r w:rsidRPr="00FC2334">
              <w:rPr>
                <w:rFonts w:ascii="Arial" w:hAnsi="Arial" w:cs="Arial"/>
                <w:b/>
                <w:sz w:val="16"/>
                <w:szCs w:val="16"/>
                <w:lang w:val="en-AU"/>
              </w:rPr>
              <w:t>GDS Note2:</w:t>
            </w:r>
            <w:r w:rsidRPr="00FC2334">
              <w:rPr>
                <w:rFonts w:ascii="Arial" w:hAnsi="Arial" w:cs="Arial"/>
                <w:sz w:val="16"/>
                <w:szCs w:val="16"/>
                <w:lang w:val="en-AU"/>
              </w:rPr>
              <w:t xml:space="preserve">  The date and time before a deadline for a payment goes into effect. It is expressed in the date/time at the property’s location.</w:t>
            </w:r>
          </w:p>
        </w:tc>
      </w:tr>
      <w:tr w:rsidR="000876E3" w:rsidRPr="00710CED" w14:paraId="16B3401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06"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07" w14:textId="77777777" w:rsidR="000876E3" w:rsidRPr="00710CED" w:rsidRDefault="000876E3" w:rsidP="001F179A">
            <w:pPr>
              <w:pStyle w:val="StyleArial8ptAfter0ptLinespacingsingle"/>
            </w:pPr>
            <w:r w:rsidRPr="00710CED">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08"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09" w14:textId="77777777" w:rsidR="000876E3" w:rsidRPr="00710CED" w:rsidRDefault="000876E3" w:rsidP="001F179A">
            <w:pPr>
              <w:pStyle w:val="StyleArial8ptAfter0ptLinespacingsingle"/>
            </w:pPr>
            <w:r w:rsidRPr="00710CED">
              <w:t>TimeUnitType</w:t>
            </w:r>
          </w:p>
          <w:p w14:paraId="16B3400A" w14:textId="77777777" w:rsidR="000876E3" w:rsidRPr="00710CED" w:rsidRDefault="000876E3" w:rsidP="001F179A">
            <w:pPr>
              <w:pStyle w:val="StyleTableText8pt"/>
            </w:pPr>
            <w:r w:rsidRPr="00710CED">
              <w:rPr>
                <w:i/>
              </w:rPr>
              <w:t>Example:</w:t>
            </w:r>
          </w:p>
          <w:p w14:paraId="16B3400B" w14:textId="77777777" w:rsidR="000876E3" w:rsidRPr="00710CED" w:rsidRDefault="000876E3" w:rsidP="001F179A">
            <w:pPr>
              <w:pStyle w:val="StyleArial8ptAfter0ptLinespacingsingle"/>
            </w:pPr>
            <w:r w:rsidRPr="00710CED">
              <w:t>&lt;Guarantee&gt;</w:t>
            </w:r>
          </w:p>
          <w:p w14:paraId="16B3400C" w14:textId="77777777" w:rsidR="000876E3" w:rsidRPr="00710CED" w:rsidRDefault="000876E3" w:rsidP="00131E80">
            <w:pPr>
              <w:suppressAutoHyphens/>
              <w:spacing w:after="0"/>
              <w:rPr>
                <w:rFonts w:ascii="Arial" w:hAnsi="Arial" w:cs="Arial"/>
                <w:sz w:val="16"/>
                <w:szCs w:val="16"/>
              </w:rPr>
            </w:pPr>
            <w:r w:rsidRPr="00710CED">
              <w:rPr>
                <w:rFonts w:ascii="Arial" w:hAnsi="Arial" w:cs="Arial"/>
                <w:sz w:val="16"/>
                <w:szCs w:val="16"/>
              </w:rPr>
              <w:t xml:space="preserve">&lt;Deadline </w:t>
            </w:r>
            <w:r w:rsidRPr="00710CED">
              <w:rPr>
                <w:rFonts w:ascii="Arial" w:hAnsi="Arial" w:cs="Arial"/>
                <w:b/>
                <w:sz w:val="16"/>
                <w:szCs w:val="16"/>
              </w:rPr>
              <w:t>OffsetTimeUnit=”Day</w:t>
            </w:r>
            <w:r w:rsidRPr="00710CED">
              <w:rPr>
                <w:rFonts w:ascii="Arial" w:hAnsi="Arial" w:cs="Arial"/>
                <w:sz w:val="16"/>
                <w:szCs w:val="16"/>
              </w:rPr>
              <w:t>”/&gt;</w:t>
            </w:r>
          </w:p>
          <w:p w14:paraId="16B3400D" w14:textId="77777777" w:rsidR="000876E3" w:rsidRPr="00710CED" w:rsidRDefault="000876E3" w:rsidP="001F179A">
            <w:pPr>
              <w:pStyle w:val="StyleArial8ptAfter0pt"/>
            </w:pPr>
            <w:r w:rsidRPr="00710CED">
              <w:t>OffsetUnitMultiplier=”2”/&gt;</w:t>
            </w:r>
          </w:p>
          <w:p w14:paraId="16B3400E" w14:textId="77777777" w:rsidR="000876E3" w:rsidRPr="00710CED" w:rsidRDefault="000876E3" w:rsidP="001F179A">
            <w:pPr>
              <w:pStyle w:val="StyleArial8ptAfter0ptLinespacingsingle"/>
            </w:pPr>
            <w:r w:rsidRPr="00710CED">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0F"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10" w14:textId="77777777" w:rsidR="000876E3" w:rsidRPr="00710CED" w:rsidRDefault="000876E3" w:rsidP="001F179A">
            <w:pPr>
              <w:pStyle w:val="StyleTableText8pt"/>
            </w:pPr>
            <w:r w:rsidRPr="00710CED">
              <w:rPr>
                <w:i/>
              </w:rPr>
              <w:t>Valid enumeration values</w:t>
            </w:r>
            <w:r w:rsidRPr="00710CED">
              <w:t>:</w:t>
            </w:r>
          </w:p>
          <w:p w14:paraId="16B34011" w14:textId="77777777" w:rsidR="000876E3" w:rsidRPr="00710CED" w:rsidRDefault="000876E3" w:rsidP="00353ACC">
            <w:pPr>
              <w:pStyle w:val="StyleTableText6ptAfterbefore"/>
              <w:numPr>
                <w:ilvl w:val="0"/>
                <w:numId w:val="15"/>
              </w:numPr>
              <w:ind w:left="252" w:hanging="252"/>
            </w:pPr>
            <w:r>
              <w:t>Year</w:t>
            </w:r>
          </w:p>
          <w:p w14:paraId="16B34012" w14:textId="77777777" w:rsidR="000876E3" w:rsidRPr="00710CED" w:rsidRDefault="000876E3" w:rsidP="00353ACC">
            <w:pPr>
              <w:pStyle w:val="StyleTableText6ptAfterbefore"/>
              <w:numPr>
                <w:ilvl w:val="0"/>
                <w:numId w:val="15"/>
              </w:numPr>
              <w:ind w:left="252" w:hanging="252"/>
            </w:pPr>
            <w:r w:rsidRPr="00710CED">
              <w:t>Month</w:t>
            </w:r>
          </w:p>
          <w:p w14:paraId="16B34013" w14:textId="77777777" w:rsidR="000876E3" w:rsidRPr="00710CED" w:rsidRDefault="000876E3" w:rsidP="00353ACC">
            <w:pPr>
              <w:pStyle w:val="StyleTableText6ptAfterbefore"/>
              <w:numPr>
                <w:ilvl w:val="0"/>
                <w:numId w:val="15"/>
              </w:numPr>
              <w:ind w:left="252" w:hanging="252"/>
            </w:pPr>
            <w:r>
              <w:t>Day</w:t>
            </w:r>
          </w:p>
          <w:p w14:paraId="16B34014" w14:textId="77777777" w:rsidR="000876E3" w:rsidRPr="00710CED" w:rsidRDefault="000876E3" w:rsidP="00353ACC">
            <w:pPr>
              <w:pStyle w:val="StyleTableText6ptAfterbefore"/>
              <w:numPr>
                <w:ilvl w:val="0"/>
                <w:numId w:val="15"/>
              </w:numPr>
              <w:ind w:left="252" w:hanging="252"/>
            </w:pPr>
            <w:r w:rsidRPr="00710CED">
              <w:t>Hour</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15" w14:textId="77777777" w:rsidR="000876E3" w:rsidRPr="00FC2334" w:rsidRDefault="000876E3" w:rsidP="001F179A">
            <w:pPr>
              <w:pStyle w:val="StyleArial8ptBefore3ptAfter72ptLinespacingsi"/>
            </w:pPr>
            <w:r w:rsidRPr="00FC2334">
              <w:t>Effective Indicator for @DeadlineDropTime</w:t>
            </w:r>
          </w:p>
          <w:p w14:paraId="16B34016" w14:textId="77777777" w:rsidR="000876E3" w:rsidRPr="00FC2334" w:rsidRDefault="000876E3" w:rsidP="003E49B6">
            <w:pPr>
              <w:spacing w:before="60" w:after="60"/>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710CED" w14:paraId="16B3402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18"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19" w14:textId="77777777" w:rsidR="000876E3" w:rsidRPr="00710CED" w:rsidRDefault="000876E3" w:rsidP="001F179A">
            <w:pPr>
              <w:pStyle w:val="StyleArial8ptAfter0ptLinespacingsingle"/>
            </w:pPr>
            <w:r w:rsidRPr="00710CED">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1A"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1B" w14:textId="77777777" w:rsidR="000876E3" w:rsidRPr="00710CED" w:rsidRDefault="000876E3" w:rsidP="001F179A">
            <w:pPr>
              <w:pStyle w:val="StyleArial8ptAfter0ptLinespacingsingle"/>
            </w:pPr>
            <w:r w:rsidRPr="00710CED">
              <w:t>Numeric0to999</w:t>
            </w:r>
          </w:p>
          <w:p w14:paraId="16B3401C" w14:textId="77777777" w:rsidR="000876E3" w:rsidRPr="00710CED" w:rsidRDefault="000876E3" w:rsidP="001F179A">
            <w:pPr>
              <w:pStyle w:val="StyleTableText8pt"/>
            </w:pPr>
            <w:r w:rsidRPr="00710CED">
              <w:rPr>
                <w:i/>
              </w:rPr>
              <w:t>Example:</w:t>
            </w:r>
          </w:p>
          <w:p w14:paraId="16B3401D" w14:textId="77777777" w:rsidR="000876E3" w:rsidRPr="00710CED" w:rsidRDefault="000876E3" w:rsidP="001F179A">
            <w:pPr>
              <w:pStyle w:val="StyleArial8ptAfter0ptLinespacingsingle"/>
            </w:pPr>
            <w:r w:rsidRPr="00710CED">
              <w:t>&lt;Guarantee&gt;</w:t>
            </w:r>
          </w:p>
          <w:p w14:paraId="16B3401E" w14:textId="77777777" w:rsidR="000876E3" w:rsidRPr="00710CED" w:rsidRDefault="000876E3" w:rsidP="001F179A">
            <w:pPr>
              <w:pStyle w:val="StyleArial8ptAfter0pt"/>
            </w:pPr>
            <w:r w:rsidRPr="00710CED">
              <w:t>&lt;Deadline OffsetTimeUnit=”Day”/&gt;</w:t>
            </w:r>
          </w:p>
          <w:p w14:paraId="16B3401F" w14:textId="77777777" w:rsidR="000876E3" w:rsidRPr="00710CED" w:rsidRDefault="000876E3" w:rsidP="00131E80">
            <w:pPr>
              <w:suppressAutoHyphens/>
              <w:spacing w:after="0"/>
              <w:rPr>
                <w:rFonts w:ascii="Arial" w:hAnsi="Arial" w:cs="Arial"/>
                <w:sz w:val="16"/>
                <w:szCs w:val="16"/>
              </w:rPr>
            </w:pPr>
            <w:r w:rsidRPr="00710CED">
              <w:rPr>
                <w:rFonts w:ascii="Arial" w:hAnsi="Arial" w:cs="Arial"/>
                <w:b/>
                <w:sz w:val="16"/>
                <w:szCs w:val="16"/>
              </w:rPr>
              <w:t>OffsetUnitMultiplier=”2”</w:t>
            </w:r>
            <w:r w:rsidRPr="00710CED">
              <w:rPr>
                <w:rFonts w:ascii="Arial" w:hAnsi="Arial" w:cs="Arial"/>
                <w:sz w:val="16"/>
                <w:szCs w:val="16"/>
              </w:rPr>
              <w:t>/&gt;</w:t>
            </w:r>
          </w:p>
          <w:p w14:paraId="16B34020" w14:textId="77777777" w:rsidR="000876E3" w:rsidRPr="00710CED" w:rsidRDefault="000876E3" w:rsidP="001F179A">
            <w:pPr>
              <w:pStyle w:val="StyleArial8ptAfter0ptLinespacingsingle"/>
            </w:pPr>
            <w:r w:rsidRPr="00710CED">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21"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22"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23" w14:textId="77777777" w:rsidR="000876E3" w:rsidRPr="00FC2334" w:rsidRDefault="000876E3" w:rsidP="001F179A">
            <w:pPr>
              <w:pStyle w:val="StyleArial8ptBefore3ptAfter3ptLinespacingsing"/>
            </w:pPr>
            <w:r w:rsidRPr="00FC2334">
              <w:t>Number of Units for @DeadlineTimeUnit</w:t>
            </w:r>
          </w:p>
          <w:p w14:paraId="16B34024" w14:textId="77777777" w:rsidR="000876E3" w:rsidRPr="00FC2334" w:rsidRDefault="000876E3" w:rsidP="003E49B6">
            <w:pPr>
              <w:spacing w:before="60" w:after="60"/>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710CED" w14:paraId="16B3403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26"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27" w14:textId="77777777" w:rsidR="000876E3" w:rsidRPr="00710CED" w:rsidRDefault="000876E3" w:rsidP="001F179A">
            <w:pPr>
              <w:pStyle w:val="StyleArial8ptAfter0ptLinespacingsingle"/>
            </w:pPr>
            <w:r w:rsidRPr="00710CED">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28"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29" w14:textId="77777777" w:rsidR="000876E3" w:rsidRPr="00710CED" w:rsidRDefault="000876E3" w:rsidP="001F179A">
            <w:pPr>
              <w:pStyle w:val="StyleArial8ptAfter0ptLinespacingsingle"/>
            </w:pPr>
            <w:r w:rsidRPr="00710CED">
              <w:t>xs:NMTOKEN</w:t>
            </w:r>
          </w:p>
          <w:p w14:paraId="16B3402A" w14:textId="77777777" w:rsidR="000876E3" w:rsidRPr="00710CED" w:rsidRDefault="000876E3" w:rsidP="001F179A">
            <w:pPr>
              <w:pStyle w:val="StyleTableText8pt"/>
            </w:pPr>
            <w:r w:rsidRPr="00710CED">
              <w:rPr>
                <w:i/>
              </w:rPr>
              <w:t>Example:</w:t>
            </w:r>
          </w:p>
          <w:p w14:paraId="16B3402B" w14:textId="77777777" w:rsidR="000876E3" w:rsidRPr="00710CED" w:rsidRDefault="000876E3" w:rsidP="001F179A">
            <w:pPr>
              <w:pStyle w:val="StyleArial8ptAfter0ptLinespacingsingle"/>
            </w:pPr>
            <w:r w:rsidRPr="00710CED">
              <w:t>&lt;Guarantee&gt;</w:t>
            </w:r>
          </w:p>
          <w:p w14:paraId="16B3402C" w14:textId="77777777" w:rsidR="000876E3" w:rsidRPr="00710CED" w:rsidRDefault="000876E3" w:rsidP="001F179A">
            <w:pPr>
              <w:pStyle w:val="StyleArial8ptAfter0pt"/>
            </w:pPr>
            <w:r w:rsidRPr="00710CED">
              <w:t>&lt;Deadline OffsetTimeUnit=”Day”/&gt;</w:t>
            </w:r>
          </w:p>
          <w:p w14:paraId="16B3402D" w14:textId="77777777" w:rsidR="000876E3" w:rsidRPr="00710CED" w:rsidRDefault="000876E3" w:rsidP="001F179A">
            <w:pPr>
              <w:pStyle w:val="StyleArial8ptAfter0pt"/>
            </w:pPr>
            <w:r w:rsidRPr="00710CED">
              <w:t>OffsetUnitMultiplier=”2”/&gt;</w:t>
            </w:r>
          </w:p>
          <w:p w14:paraId="16B3402E" w14:textId="77777777" w:rsidR="000876E3" w:rsidRPr="00710CED" w:rsidRDefault="000876E3" w:rsidP="007C53F0">
            <w:pPr>
              <w:spacing w:after="0" w:line="240" w:lineRule="auto"/>
              <w:rPr>
                <w:rFonts w:ascii="Arial" w:hAnsi="Arial" w:cs="Arial"/>
                <w:b/>
                <w:sz w:val="16"/>
                <w:szCs w:val="16"/>
              </w:rPr>
            </w:pPr>
            <w:r w:rsidRPr="00710CED">
              <w:rPr>
                <w:rFonts w:ascii="Arial" w:hAnsi="Arial" w:cs="Arial"/>
                <w:b/>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2F"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30" w14:textId="77777777" w:rsidR="000876E3" w:rsidRPr="00710CED" w:rsidRDefault="000876E3" w:rsidP="001F179A">
            <w:pPr>
              <w:pStyle w:val="StyleTableText8pt"/>
            </w:pPr>
            <w:r w:rsidRPr="00710CED">
              <w:rPr>
                <w:i/>
              </w:rPr>
              <w:t>Valid enumeration values</w:t>
            </w:r>
            <w:r w:rsidRPr="00710CED">
              <w:t>:</w:t>
            </w:r>
          </w:p>
          <w:p w14:paraId="16B34031" w14:textId="77777777" w:rsidR="000876E3" w:rsidRDefault="000876E3" w:rsidP="00353ACC">
            <w:pPr>
              <w:pStyle w:val="StyleTableText6ptAfterbefore"/>
              <w:numPr>
                <w:ilvl w:val="0"/>
                <w:numId w:val="15"/>
              </w:numPr>
              <w:ind w:left="252" w:hanging="252"/>
            </w:pPr>
            <w:r>
              <w:t>BeforeArrival</w:t>
            </w:r>
          </w:p>
          <w:p w14:paraId="16B34032" w14:textId="77777777" w:rsidR="000876E3" w:rsidRPr="00710CED" w:rsidRDefault="000876E3" w:rsidP="00353ACC">
            <w:pPr>
              <w:pStyle w:val="StyleTableText6ptAfterbefore"/>
              <w:numPr>
                <w:ilvl w:val="0"/>
                <w:numId w:val="15"/>
              </w:numPr>
              <w:ind w:left="252" w:hanging="252"/>
            </w:pPr>
            <w:r w:rsidRPr="00710CED">
              <w:t>AfterBooking</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33" w14:textId="77777777" w:rsidR="000876E3" w:rsidRPr="00FC2334" w:rsidRDefault="000876E3" w:rsidP="001F179A">
            <w:pPr>
              <w:pStyle w:val="StyleArial8ptBefore3ptAfter3ptLinespacingsing"/>
            </w:pPr>
            <w:r w:rsidRPr="00FC2334">
              <w:t>Effective Indicator for Deadline Drop Time</w:t>
            </w:r>
          </w:p>
          <w:p w14:paraId="16B34034" w14:textId="77777777" w:rsidR="000876E3" w:rsidRPr="00FC2334" w:rsidRDefault="000876E3" w:rsidP="003E49B6">
            <w:pPr>
              <w:spacing w:before="60" w:after="60"/>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710CED" w14:paraId="16B3403C"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036" w14:textId="77777777" w:rsidR="000876E3" w:rsidRPr="00710CE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37" w14:textId="77777777" w:rsidR="000876E3" w:rsidRPr="00710CED" w:rsidRDefault="000876E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38" w14:textId="77777777" w:rsidR="000876E3" w:rsidRPr="00710CED"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39" w14:textId="77777777" w:rsidR="000876E3" w:rsidRPr="00710CED" w:rsidRDefault="000876E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3A" w14:textId="77777777" w:rsidR="000876E3" w:rsidRPr="00710CED"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3B" w14:textId="77777777" w:rsidR="000876E3" w:rsidRPr="00710CED" w:rsidRDefault="000876E3" w:rsidP="00D308BC">
            <w:pPr>
              <w:spacing w:after="0" w:line="360" w:lineRule="auto"/>
              <w:rPr>
                <w:rFonts w:ascii="Arial" w:hAnsi="Arial" w:cs="Arial"/>
                <w:b/>
                <w:sz w:val="16"/>
                <w:szCs w:val="16"/>
              </w:rPr>
            </w:pPr>
          </w:p>
        </w:tc>
      </w:tr>
      <w:tr w:rsidR="000876E3" w:rsidRPr="00E932AD" w14:paraId="16B3405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03D" w14:textId="77777777" w:rsidR="000876E3" w:rsidRPr="003E49B6" w:rsidRDefault="000876E3" w:rsidP="001F179A">
            <w:pPr>
              <w:pStyle w:val="StyleArial8ptBoldAfter0ptLinespacing15lines"/>
            </w:pPr>
            <w:r w:rsidRPr="003E49B6">
              <w:t>1</w:t>
            </w:r>
          </w:p>
          <w:p w14:paraId="16B3403E" w14:textId="77777777" w:rsidR="000876E3" w:rsidRPr="003E49B6" w:rsidRDefault="000876E3" w:rsidP="001F179A">
            <w:pPr>
              <w:pStyle w:val="StyleArial8ptBoldAfter0ptLinespacing15lines"/>
            </w:pPr>
            <w:r w:rsidRPr="003E49B6">
              <w:t>2</w:t>
            </w:r>
          </w:p>
          <w:p w14:paraId="16B3403F" w14:textId="77777777" w:rsidR="000876E3" w:rsidRPr="003E49B6" w:rsidRDefault="000876E3" w:rsidP="001F179A">
            <w:pPr>
              <w:pStyle w:val="StyleArial8ptBoldAfter0ptLinespacing15lines"/>
            </w:pPr>
            <w:r w:rsidRPr="003E49B6">
              <w:t>3</w:t>
            </w:r>
          </w:p>
          <w:p w14:paraId="16B34040" w14:textId="77777777" w:rsidR="000876E3" w:rsidRPr="003E49B6" w:rsidRDefault="000876E3" w:rsidP="001F179A">
            <w:pPr>
              <w:pStyle w:val="StyleArial8ptBoldAfter0ptLinespacing15lines"/>
            </w:pPr>
            <w:r w:rsidRPr="003E49B6">
              <w:t>4</w:t>
            </w:r>
          </w:p>
          <w:p w14:paraId="16B34041" w14:textId="77777777" w:rsidR="000876E3" w:rsidRPr="003E49B6" w:rsidRDefault="000876E3" w:rsidP="001F179A">
            <w:pPr>
              <w:pStyle w:val="StyleArial8ptBoldAfter0ptLinespacing15lines"/>
            </w:pPr>
            <w:r w:rsidRPr="003E49B6">
              <w:t>5</w:t>
            </w:r>
          </w:p>
          <w:p w14:paraId="16B34042" w14:textId="77777777" w:rsidR="000876E3" w:rsidRPr="003E49B6" w:rsidRDefault="000876E3" w:rsidP="001F179A">
            <w:pPr>
              <w:pStyle w:val="StyleArial8ptBoldAfter0ptLinespacing15lines"/>
            </w:pPr>
            <w:r w:rsidRPr="003E49B6">
              <w:t>6</w:t>
            </w:r>
          </w:p>
          <w:p w14:paraId="16B34043" w14:textId="77777777" w:rsidR="000876E3" w:rsidRPr="003E49B6" w:rsidRDefault="000876E3" w:rsidP="001F179A">
            <w:pPr>
              <w:pStyle w:val="StyleArial8ptBoldAfter0ptLinespacing15lines"/>
            </w:pPr>
            <w:r w:rsidRPr="003E49B6">
              <w:t>7</w:t>
            </w:r>
          </w:p>
          <w:p w14:paraId="16B34044" w14:textId="77777777" w:rsidR="000876E3" w:rsidRPr="003E49B6" w:rsidRDefault="000876E3" w:rsidP="001F179A">
            <w:pPr>
              <w:pStyle w:val="StyleArial8ptBoldAfter0ptLinespacing15lines"/>
            </w:pPr>
            <w:r w:rsidRPr="003E49B6">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045" w14:textId="77777777" w:rsidR="000876E3" w:rsidRPr="003E49B6" w:rsidRDefault="000876E3" w:rsidP="001F179A">
            <w:pPr>
              <w:pStyle w:val="StyleArial8ptBoldAfter0ptLinespacing15lines"/>
            </w:pPr>
            <w:r w:rsidRPr="003E49B6">
              <w:t>HotelResModifies</w:t>
            </w:r>
          </w:p>
          <w:p w14:paraId="16B34046" w14:textId="77777777" w:rsidR="000876E3" w:rsidRPr="003E49B6" w:rsidRDefault="000876E3" w:rsidP="001F179A">
            <w:pPr>
              <w:pStyle w:val="StyleArial8ptBoldAfter0ptLinespacing15lines"/>
            </w:pPr>
            <w:r w:rsidRPr="003E49B6">
              <w:t>HotelResModify</w:t>
            </w:r>
          </w:p>
          <w:p w14:paraId="16B34047" w14:textId="77777777" w:rsidR="000876E3" w:rsidRPr="003E49B6" w:rsidRDefault="000876E3" w:rsidP="001F179A">
            <w:pPr>
              <w:pStyle w:val="StyleArial8ptBoldAfter0ptLinespacing15lines"/>
            </w:pPr>
            <w:r w:rsidRPr="003E49B6">
              <w:t>RoomStays</w:t>
            </w:r>
          </w:p>
          <w:p w14:paraId="16B34048" w14:textId="77777777" w:rsidR="000876E3" w:rsidRPr="003E49B6" w:rsidRDefault="000876E3" w:rsidP="001F179A">
            <w:pPr>
              <w:pStyle w:val="StyleArial8ptBoldAfter0ptLinespacing15lines"/>
            </w:pPr>
            <w:r w:rsidRPr="003E49B6">
              <w:t>RoomStay</w:t>
            </w:r>
          </w:p>
          <w:p w14:paraId="16B34049" w14:textId="77777777" w:rsidR="000876E3" w:rsidRPr="003E49B6" w:rsidRDefault="000876E3" w:rsidP="001F179A">
            <w:pPr>
              <w:pStyle w:val="StyleArial8ptBoldAfter0ptLinespacing15lines"/>
            </w:pPr>
            <w:r w:rsidRPr="003E49B6">
              <w:t>RatePlans</w:t>
            </w:r>
          </w:p>
          <w:p w14:paraId="16B3404A" w14:textId="77777777" w:rsidR="000876E3" w:rsidRPr="003E49B6" w:rsidRDefault="000876E3" w:rsidP="001F179A">
            <w:pPr>
              <w:pStyle w:val="StyleArial8ptBoldAfter0ptLinespacing15lines"/>
            </w:pPr>
            <w:r w:rsidRPr="003E49B6">
              <w:t>RatePlan</w:t>
            </w:r>
          </w:p>
          <w:p w14:paraId="16B3404B" w14:textId="77777777" w:rsidR="000876E3" w:rsidRPr="003E49B6" w:rsidRDefault="000876E3" w:rsidP="001F179A">
            <w:pPr>
              <w:pStyle w:val="StyleArial8ptBoldAfter0ptLinespacing15lines"/>
            </w:pPr>
            <w:r w:rsidRPr="003E49B6">
              <w:t>Guarantee</w:t>
            </w:r>
          </w:p>
          <w:p w14:paraId="16B3404C" w14:textId="77777777" w:rsidR="000876E3" w:rsidRPr="003E49B6" w:rsidRDefault="000876E3" w:rsidP="001F179A">
            <w:pPr>
              <w:pStyle w:val="StyleArial8ptBoldAfter0ptLinespacing15lines"/>
            </w:pPr>
            <w:r w:rsidRPr="003E49B6">
              <w:t>GuaranteeDescription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04D" w14:textId="77777777" w:rsidR="000876E3" w:rsidRPr="003E49B6" w:rsidRDefault="000876E3" w:rsidP="001F179A">
            <w:pPr>
              <w:pStyle w:val="StyleArial8ptBoldAfter0ptLinespacing15lines"/>
            </w:pPr>
            <w:r w:rsidRPr="003E49B6">
              <w:t>M</w:t>
            </w:r>
          </w:p>
          <w:p w14:paraId="16B3404E" w14:textId="77777777" w:rsidR="000876E3" w:rsidRPr="003E49B6" w:rsidRDefault="000876E3" w:rsidP="001F179A">
            <w:pPr>
              <w:pStyle w:val="StyleArial8ptBoldAfter0ptLinespacing15lines"/>
            </w:pPr>
            <w:r w:rsidRPr="003E49B6">
              <w:t>M</w:t>
            </w:r>
          </w:p>
          <w:p w14:paraId="16B3404F" w14:textId="77777777" w:rsidR="000876E3" w:rsidRPr="003E49B6" w:rsidRDefault="000876E3" w:rsidP="001F179A">
            <w:pPr>
              <w:pStyle w:val="StyleArial8ptBoldAfter0ptLinespacing15lines"/>
            </w:pPr>
            <w:r w:rsidRPr="003E49B6">
              <w:t>M</w:t>
            </w:r>
          </w:p>
          <w:p w14:paraId="16B34050" w14:textId="77777777" w:rsidR="000876E3" w:rsidRPr="003E49B6" w:rsidRDefault="000876E3" w:rsidP="001F179A">
            <w:pPr>
              <w:pStyle w:val="StyleArial8ptBoldAfter0ptLinespacing15lines"/>
            </w:pPr>
            <w:r w:rsidRPr="003E49B6">
              <w:t>M</w:t>
            </w:r>
          </w:p>
          <w:p w14:paraId="16B34051" w14:textId="77777777" w:rsidR="000876E3" w:rsidRPr="003E49B6" w:rsidRDefault="000876E3" w:rsidP="00D61644">
            <w:pPr>
              <w:pStyle w:val="StyleArial8ptBoldAfter0ptLinespacing15lines"/>
              <w:rPr>
                <w:strike/>
              </w:rPr>
            </w:pPr>
            <w:r w:rsidRPr="003E49B6">
              <w:t>R</w:t>
            </w:r>
          </w:p>
          <w:p w14:paraId="16B34052" w14:textId="77777777" w:rsidR="000876E3" w:rsidRPr="003E49B6" w:rsidRDefault="000876E3" w:rsidP="00D61644">
            <w:pPr>
              <w:pStyle w:val="StyleArial8ptBoldAfter0ptLinespacing15lines"/>
            </w:pPr>
            <w:r w:rsidRPr="003E49B6">
              <w:t xml:space="preserve">R </w:t>
            </w:r>
          </w:p>
          <w:p w14:paraId="16B34053" w14:textId="77777777" w:rsidR="000876E3" w:rsidRPr="003E49B6" w:rsidRDefault="000876E3" w:rsidP="00D61644">
            <w:pPr>
              <w:pStyle w:val="StyleArial8ptBoldAfter0ptLinespacing15lines"/>
            </w:pPr>
            <w:r w:rsidRPr="003E49B6">
              <w:t>A</w:t>
            </w:r>
          </w:p>
          <w:p w14:paraId="16B34054" w14:textId="77777777" w:rsidR="000876E3" w:rsidRPr="003E49B6" w:rsidRDefault="000876E3" w:rsidP="001F179A">
            <w:pPr>
              <w:pStyle w:val="StyleArial8ptBoldAfter0ptLinespacing15lines"/>
            </w:pPr>
            <w:r w:rsidRPr="003E49B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055" w14:textId="77777777" w:rsidR="000876E3" w:rsidRPr="003E49B6"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056" w14:textId="77777777" w:rsidR="000876E3" w:rsidRPr="003E49B6"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GDS</w:t>
            </w:r>
          </w:p>
          <w:p w14:paraId="16B34057" w14:textId="77777777" w:rsidR="000876E3" w:rsidRPr="00E932AD" w:rsidRDefault="000876E3" w:rsidP="007A63FC">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058" w14:textId="77777777" w:rsidR="000876E3" w:rsidRPr="00E932AD"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059" w14:textId="77777777" w:rsidR="000876E3" w:rsidRPr="00E932AD" w:rsidRDefault="000876E3" w:rsidP="00D308BC">
            <w:pPr>
              <w:spacing w:after="0" w:line="360" w:lineRule="auto"/>
              <w:rPr>
                <w:rFonts w:ascii="Arial" w:hAnsi="Arial" w:cs="Arial"/>
                <w:b/>
                <w:sz w:val="16"/>
                <w:szCs w:val="16"/>
              </w:rPr>
            </w:pPr>
          </w:p>
        </w:tc>
      </w:tr>
      <w:tr w:rsidR="000876E3" w:rsidRPr="00E932AD" w14:paraId="16B3406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05B" w14:textId="77777777" w:rsidR="000876E3" w:rsidRPr="00C775C7" w:rsidRDefault="000876E3" w:rsidP="00C775C7">
            <w:pPr>
              <w:pStyle w:val="StyleArial8ptAfter0ptLinespacingsingle"/>
              <w:rPr>
                <w:b/>
              </w:rPr>
            </w:pPr>
            <w:r w:rsidRPr="00C775C7">
              <w:rPr>
                <w:b/>
              </w:rPr>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05C" w14:textId="77777777" w:rsidR="000876E3" w:rsidRPr="00C775C7" w:rsidRDefault="000876E3" w:rsidP="00C775C7">
            <w:pPr>
              <w:pStyle w:val="StyleArial8ptAfter0ptLinespacingsingle"/>
              <w:rPr>
                <w:b/>
              </w:rPr>
            </w:pPr>
            <w:r w:rsidRPr="00C775C7">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05D" w14:textId="77777777" w:rsidR="000876E3" w:rsidRPr="00C775C7" w:rsidRDefault="000876E3" w:rsidP="00C775C7">
            <w:pPr>
              <w:pStyle w:val="StyleArial8ptAfter0ptLinespacingsingle"/>
              <w:rPr>
                <w:b/>
              </w:rPr>
            </w:pPr>
            <w:r w:rsidRPr="00C775C7">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05E" w14:textId="77777777" w:rsidR="000876E3" w:rsidRPr="00E932AD" w:rsidRDefault="000876E3" w:rsidP="001F179A">
            <w:pPr>
              <w:pStyle w:val="StyleArial8ptAfter0ptLinespacingsingle"/>
            </w:pPr>
            <w:r w:rsidRPr="00E932AD">
              <w:t>FormattedTextTextType</w:t>
            </w:r>
          </w:p>
          <w:p w14:paraId="16B3405F" w14:textId="77777777" w:rsidR="000876E3" w:rsidRPr="00E932AD" w:rsidRDefault="000876E3" w:rsidP="001F179A">
            <w:pPr>
              <w:pStyle w:val="StyleTableText8pt"/>
            </w:pPr>
            <w:r w:rsidRPr="00E932AD">
              <w:rPr>
                <w:i/>
              </w:rPr>
              <w:t>Example:</w:t>
            </w:r>
          </w:p>
          <w:p w14:paraId="16B34060" w14:textId="77777777" w:rsidR="000876E3" w:rsidRPr="00E932AD" w:rsidRDefault="000876E3" w:rsidP="001F179A">
            <w:pPr>
              <w:pStyle w:val="StyleArial8ptAfter0ptLinespacingsingle"/>
            </w:pPr>
            <w:r w:rsidRPr="00E932AD">
              <w:t>&lt;Guarantee GuaranteeCode="GRQ"&gt;</w:t>
            </w:r>
          </w:p>
          <w:p w14:paraId="16B34061" w14:textId="77777777" w:rsidR="000876E3" w:rsidRPr="00E932AD" w:rsidRDefault="000876E3" w:rsidP="001F179A">
            <w:pPr>
              <w:pStyle w:val="StyleArial8ptAfter0ptLinespacingsingle"/>
            </w:pPr>
            <w:r w:rsidRPr="00E932AD">
              <w:t>GuaranteeType=”GuaranteeRequired&gt;</w:t>
            </w:r>
          </w:p>
          <w:p w14:paraId="16B34062" w14:textId="77777777" w:rsidR="000876E3" w:rsidRPr="00E932AD" w:rsidRDefault="000876E3" w:rsidP="001F179A">
            <w:pPr>
              <w:pStyle w:val="StyleArial8ptAfter0pt"/>
            </w:pPr>
            <w:r w:rsidRPr="00E932AD">
              <w:t>&lt;GuaranteeDescription&gt;</w:t>
            </w:r>
          </w:p>
          <w:p w14:paraId="16B34063" w14:textId="77777777" w:rsidR="000876E3" w:rsidRPr="00E932AD" w:rsidRDefault="000876E3" w:rsidP="00D825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E932AD">
              <w:rPr>
                <w:rFonts w:ascii="Arial" w:hAnsi="Arial" w:cs="Arial"/>
                <w:b/>
                <w:sz w:val="16"/>
                <w:szCs w:val="16"/>
              </w:rPr>
              <w:t>&lt;Text&gt;Guarantee requirements text&lt;/Text&gt;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064" w14:textId="77777777" w:rsidR="000876E3" w:rsidRPr="00E932AD" w:rsidRDefault="000876E3" w:rsidP="001F179A">
            <w:pPr>
              <w:pStyle w:val="StyleArial8ptCenteredAfter0ptLinespacingsingle"/>
            </w:pPr>
            <w:r w:rsidRPr="00E932A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065" w14:textId="77777777" w:rsidR="000876E3" w:rsidRPr="00E932A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066" w14:textId="77777777" w:rsidR="000876E3" w:rsidRPr="00E932AD" w:rsidRDefault="000876E3" w:rsidP="001F179A">
            <w:pPr>
              <w:pStyle w:val="StyleArial8ptBefore3ptAfter3ptLinespacingsing"/>
            </w:pPr>
            <w:r w:rsidRPr="00E932AD">
              <w:t>Guarantee Requirements</w:t>
            </w:r>
          </w:p>
          <w:p w14:paraId="16B34067" w14:textId="77777777" w:rsidR="000876E3" w:rsidRPr="00E932AD" w:rsidRDefault="000876E3" w:rsidP="00D8050D">
            <w:pPr>
              <w:pStyle w:val="StyleArial8ptBefore3ptAfter3ptLinespacingsing"/>
            </w:pPr>
            <w:r w:rsidRPr="00E932AD">
              <w:t>GDS=192</w:t>
            </w:r>
          </w:p>
        </w:tc>
      </w:tr>
      <w:tr w:rsidR="000876E3" w:rsidRPr="00710CED" w14:paraId="16B3406F"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069" w14:textId="77777777" w:rsidR="000876E3" w:rsidRPr="00710CE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6A" w14:textId="77777777" w:rsidR="000876E3" w:rsidRPr="00710CED" w:rsidRDefault="000876E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6B" w14:textId="77777777" w:rsidR="000876E3" w:rsidRPr="00710CED"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6C" w14:textId="77777777" w:rsidR="000876E3" w:rsidRPr="00710CED" w:rsidRDefault="000876E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6D" w14:textId="77777777" w:rsidR="000876E3" w:rsidRPr="00710CED"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6E" w14:textId="77777777" w:rsidR="000876E3" w:rsidRPr="00710CED" w:rsidRDefault="000876E3" w:rsidP="00D308BC">
            <w:pPr>
              <w:spacing w:after="0" w:line="360" w:lineRule="auto"/>
              <w:rPr>
                <w:rFonts w:ascii="Arial" w:hAnsi="Arial" w:cs="Arial"/>
                <w:b/>
                <w:sz w:val="16"/>
                <w:szCs w:val="16"/>
              </w:rPr>
            </w:pPr>
          </w:p>
        </w:tc>
      </w:tr>
      <w:tr w:rsidR="000876E3" w:rsidRPr="00710CED" w14:paraId="16B3408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070" w14:textId="77777777" w:rsidR="000876E3" w:rsidRPr="003E49B6" w:rsidRDefault="000876E3" w:rsidP="001F179A">
            <w:pPr>
              <w:pStyle w:val="StyleArial8ptBoldAfter0ptLinespacing15lines"/>
            </w:pPr>
            <w:r w:rsidRPr="003E49B6">
              <w:t>1</w:t>
            </w:r>
          </w:p>
          <w:p w14:paraId="16B34071" w14:textId="77777777" w:rsidR="000876E3" w:rsidRPr="003E49B6" w:rsidRDefault="000876E3" w:rsidP="001F179A">
            <w:pPr>
              <w:pStyle w:val="StyleArial8ptBoldAfter0ptLinespacing15lines"/>
            </w:pPr>
            <w:r w:rsidRPr="003E49B6">
              <w:t>2</w:t>
            </w:r>
          </w:p>
          <w:p w14:paraId="16B34072" w14:textId="77777777" w:rsidR="000876E3" w:rsidRPr="003E49B6" w:rsidRDefault="000876E3" w:rsidP="001F179A">
            <w:pPr>
              <w:pStyle w:val="StyleArial8ptBoldAfter0ptLinespacing15lines"/>
            </w:pPr>
            <w:r w:rsidRPr="003E49B6">
              <w:t>3</w:t>
            </w:r>
          </w:p>
          <w:p w14:paraId="16B34073" w14:textId="77777777" w:rsidR="000876E3" w:rsidRPr="003E49B6" w:rsidRDefault="000876E3" w:rsidP="001F179A">
            <w:pPr>
              <w:pStyle w:val="StyleArial8ptBoldAfter0ptLinespacing15lines"/>
            </w:pPr>
            <w:r w:rsidRPr="003E49B6">
              <w:t>4</w:t>
            </w:r>
          </w:p>
          <w:p w14:paraId="16B34074" w14:textId="77777777" w:rsidR="000876E3" w:rsidRPr="003E49B6" w:rsidRDefault="000876E3" w:rsidP="001F179A">
            <w:pPr>
              <w:pStyle w:val="StyleArial8ptBoldAfter0ptLinespacing15lines"/>
            </w:pPr>
            <w:r w:rsidRPr="003E49B6">
              <w:t>5</w:t>
            </w:r>
          </w:p>
          <w:p w14:paraId="16B34075" w14:textId="77777777" w:rsidR="000876E3" w:rsidRPr="003E49B6" w:rsidRDefault="000876E3" w:rsidP="001F179A">
            <w:pPr>
              <w:pStyle w:val="StyleArial8ptBoldAfter0ptLinespacing15lines"/>
            </w:pPr>
            <w:r w:rsidRPr="003E49B6">
              <w:t>6</w:t>
            </w:r>
          </w:p>
          <w:p w14:paraId="16B34076" w14:textId="77777777" w:rsidR="000876E3" w:rsidRPr="003E49B6" w:rsidRDefault="000876E3" w:rsidP="001F179A">
            <w:pPr>
              <w:pStyle w:val="StyleArial8ptBoldAfter0ptLinespacing15lines"/>
            </w:pPr>
            <w:r w:rsidRPr="003E49B6">
              <w:t>7</w:t>
            </w:r>
          </w:p>
          <w:p w14:paraId="16B34077" w14:textId="77777777" w:rsidR="000876E3" w:rsidRPr="003E49B6" w:rsidRDefault="000876E3" w:rsidP="001F179A">
            <w:pPr>
              <w:pStyle w:val="StyleArial8ptBoldAfter0ptLinespacing15lines"/>
            </w:pPr>
            <w:r w:rsidRPr="003E49B6">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078" w14:textId="77777777" w:rsidR="000876E3" w:rsidRPr="003E49B6" w:rsidRDefault="000876E3" w:rsidP="001F179A">
            <w:pPr>
              <w:pStyle w:val="StyleArial8ptBoldAfter0ptLinespacing15lines"/>
            </w:pPr>
            <w:r w:rsidRPr="003E49B6">
              <w:t>HotelResModifies</w:t>
            </w:r>
          </w:p>
          <w:p w14:paraId="16B34079" w14:textId="77777777" w:rsidR="000876E3" w:rsidRPr="003E49B6" w:rsidRDefault="000876E3" w:rsidP="001F179A">
            <w:pPr>
              <w:pStyle w:val="StyleArial8ptBoldAfter0ptLinespacing15lines"/>
            </w:pPr>
            <w:r w:rsidRPr="003E49B6">
              <w:t>HotelResModify</w:t>
            </w:r>
          </w:p>
          <w:p w14:paraId="16B3407A" w14:textId="77777777" w:rsidR="000876E3" w:rsidRPr="003E49B6" w:rsidRDefault="000876E3" w:rsidP="001F179A">
            <w:pPr>
              <w:pStyle w:val="StyleArial8ptBoldAfter0ptLinespacing15lines"/>
            </w:pPr>
            <w:r w:rsidRPr="003E49B6">
              <w:t>RoomStays</w:t>
            </w:r>
          </w:p>
          <w:p w14:paraId="16B3407B" w14:textId="77777777" w:rsidR="000876E3" w:rsidRPr="003E49B6" w:rsidRDefault="000876E3" w:rsidP="001F179A">
            <w:pPr>
              <w:pStyle w:val="StyleArial8ptBoldAfter0ptLinespacing15lines"/>
            </w:pPr>
            <w:r w:rsidRPr="003E49B6">
              <w:t>RoomStay</w:t>
            </w:r>
          </w:p>
          <w:p w14:paraId="16B3407C" w14:textId="77777777" w:rsidR="000876E3" w:rsidRPr="003E49B6" w:rsidRDefault="000876E3" w:rsidP="001F179A">
            <w:pPr>
              <w:pStyle w:val="StyleArial8ptBoldAfter0ptLinespacing15lines"/>
            </w:pPr>
            <w:r w:rsidRPr="003E49B6">
              <w:t>RatePlans</w:t>
            </w:r>
          </w:p>
          <w:p w14:paraId="16B3407D" w14:textId="77777777" w:rsidR="000876E3" w:rsidRPr="003E49B6" w:rsidRDefault="000876E3" w:rsidP="001F179A">
            <w:pPr>
              <w:pStyle w:val="StyleArial8ptBoldAfter0ptLinespacing15lines"/>
            </w:pPr>
            <w:r w:rsidRPr="003E49B6">
              <w:t>RatePlan</w:t>
            </w:r>
          </w:p>
          <w:p w14:paraId="16B3407E" w14:textId="77777777" w:rsidR="000876E3" w:rsidRPr="003E49B6" w:rsidRDefault="000876E3" w:rsidP="001F179A">
            <w:pPr>
              <w:pStyle w:val="StyleArial8ptBoldAfter0ptLinespacing15lines"/>
            </w:pPr>
            <w:r w:rsidRPr="003E49B6">
              <w:t>CancelPenalities</w:t>
            </w:r>
          </w:p>
          <w:p w14:paraId="16B3407F" w14:textId="77777777" w:rsidR="000876E3" w:rsidRPr="003E49B6" w:rsidRDefault="000876E3" w:rsidP="001F179A">
            <w:pPr>
              <w:pStyle w:val="StyleArial8ptBoldAfter0ptLinespacing15lines"/>
            </w:pPr>
            <w:r w:rsidRPr="003E49B6">
              <w:t>CancelPenalty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080" w14:textId="77777777" w:rsidR="000876E3" w:rsidRPr="003E49B6" w:rsidRDefault="000876E3" w:rsidP="001F179A">
            <w:pPr>
              <w:pStyle w:val="StyleArial8ptBoldAfter0ptLinespacing15lines"/>
            </w:pPr>
            <w:r w:rsidRPr="003E49B6">
              <w:t>M</w:t>
            </w:r>
          </w:p>
          <w:p w14:paraId="16B34081" w14:textId="77777777" w:rsidR="000876E3" w:rsidRPr="003E49B6" w:rsidRDefault="000876E3" w:rsidP="001F179A">
            <w:pPr>
              <w:pStyle w:val="StyleArial8ptBoldAfter0ptLinespacing15lines"/>
            </w:pPr>
            <w:r w:rsidRPr="003E49B6">
              <w:t>M</w:t>
            </w:r>
          </w:p>
          <w:p w14:paraId="16B34082" w14:textId="77777777" w:rsidR="000876E3" w:rsidRPr="003E49B6" w:rsidRDefault="000876E3" w:rsidP="001F179A">
            <w:pPr>
              <w:pStyle w:val="StyleArial8ptBoldAfter0ptLinespacing15lines"/>
            </w:pPr>
            <w:r w:rsidRPr="003E49B6">
              <w:t>M</w:t>
            </w:r>
          </w:p>
          <w:p w14:paraId="16B34083" w14:textId="77777777" w:rsidR="000876E3" w:rsidRPr="003E49B6" w:rsidRDefault="000876E3" w:rsidP="001F179A">
            <w:pPr>
              <w:pStyle w:val="StyleArial8ptBoldAfter0ptLinespacing15lines"/>
            </w:pPr>
            <w:r w:rsidRPr="003E49B6">
              <w:t>M</w:t>
            </w:r>
          </w:p>
          <w:p w14:paraId="16B34084" w14:textId="77777777" w:rsidR="000876E3" w:rsidRPr="003E49B6" w:rsidRDefault="000876E3" w:rsidP="00D61644">
            <w:pPr>
              <w:pStyle w:val="StyleArial8ptBoldAfter0ptLinespacing15lines"/>
              <w:rPr>
                <w:strike/>
              </w:rPr>
            </w:pPr>
            <w:r w:rsidRPr="003E49B6">
              <w:t>R</w:t>
            </w:r>
          </w:p>
          <w:p w14:paraId="16B34085" w14:textId="77777777" w:rsidR="000876E3" w:rsidRPr="003E49B6" w:rsidRDefault="000876E3" w:rsidP="00D61644">
            <w:pPr>
              <w:pStyle w:val="StyleArial8ptBoldAfter0ptLinespacing15lines"/>
            </w:pPr>
            <w:r w:rsidRPr="003E49B6">
              <w:t xml:space="preserve">R </w:t>
            </w:r>
          </w:p>
          <w:p w14:paraId="16B34086" w14:textId="77777777" w:rsidR="000876E3" w:rsidRPr="003E49B6" w:rsidRDefault="000876E3" w:rsidP="00D61644">
            <w:pPr>
              <w:pStyle w:val="StyleArial8ptBoldAfter0ptLinespacing15lines"/>
              <w:rPr>
                <w:strike/>
              </w:rPr>
            </w:pPr>
            <w:r w:rsidRPr="003E49B6">
              <w:t>R</w:t>
            </w:r>
          </w:p>
          <w:p w14:paraId="16B34087" w14:textId="77777777" w:rsidR="000876E3" w:rsidRPr="003E49B6" w:rsidRDefault="000876E3" w:rsidP="003E49B6">
            <w:pPr>
              <w:pStyle w:val="StyleArial8ptBoldAfter0ptLinespacing15lines"/>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088" w14:textId="77777777" w:rsidR="000876E3" w:rsidRPr="003E49B6" w:rsidRDefault="000876E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089" w14:textId="77777777" w:rsidR="000876E3" w:rsidRPr="003E49B6" w:rsidRDefault="000876E3" w:rsidP="00D64407">
            <w:pPr>
              <w:spacing w:after="0" w:line="360" w:lineRule="auto"/>
              <w:jc w:val="center"/>
              <w:rPr>
                <w:rFonts w:ascii="Arial" w:hAnsi="Arial" w:cs="Arial"/>
                <w:b/>
                <w:sz w:val="16"/>
                <w:szCs w:val="16"/>
              </w:rPr>
            </w:pPr>
            <w:r w:rsidRPr="003E49B6">
              <w:rPr>
                <w:rFonts w:ascii="Arial" w:hAnsi="Arial" w:cs="Arial"/>
                <w:b/>
                <w:sz w:val="16"/>
                <w:szCs w:val="16"/>
              </w:rPr>
              <w:t>GDS</w:t>
            </w:r>
          </w:p>
          <w:p w14:paraId="16B3408A" w14:textId="77777777" w:rsidR="000876E3" w:rsidRPr="006343E9" w:rsidRDefault="000876E3" w:rsidP="00D64407">
            <w:pPr>
              <w:spacing w:after="0" w:line="360" w:lineRule="auto"/>
              <w:jc w:val="center"/>
              <w:rPr>
                <w:rFonts w:ascii="Arial" w:hAnsi="Arial" w:cs="Arial"/>
                <w:b/>
                <w:sz w:val="16"/>
                <w:szCs w:val="16"/>
              </w:rPr>
            </w:pPr>
            <w:r w:rsidRPr="003E49B6">
              <w:rPr>
                <w:rFonts w:ascii="Arial" w:hAnsi="Arial" w:cs="Arial"/>
                <w:b/>
                <w:sz w:val="16"/>
                <w:szCs w:val="16"/>
              </w:rPr>
              <w:t>1 - 2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08B" w14:textId="77777777" w:rsidR="000876E3" w:rsidRPr="00710CED" w:rsidRDefault="000876E3" w:rsidP="00D308B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08C" w14:textId="77777777" w:rsidR="000876E3" w:rsidRPr="00710CED" w:rsidRDefault="000876E3" w:rsidP="00D308BC">
            <w:pPr>
              <w:spacing w:after="0" w:line="360" w:lineRule="auto"/>
              <w:rPr>
                <w:rFonts w:ascii="Arial" w:hAnsi="Arial" w:cs="Arial"/>
                <w:b/>
                <w:sz w:val="16"/>
                <w:szCs w:val="16"/>
              </w:rPr>
            </w:pPr>
          </w:p>
        </w:tc>
      </w:tr>
      <w:tr w:rsidR="000876E3" w:rsidRPr="00710CED" w14:paraId="16B3409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8E" w14:textId="77777777" w:rsidR="000876E3" w:rsidRPr="00710CED" w:rsidRDefault="000876E3" w:rsidP="00D308B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8F" w14:textId="77777777" w:rsidR="000876E3" w:rsidRPr="00537256" w:rsidRDefault="000876E3" w:rsidP="001F179A">
            <w:pPr>
              <w:pStyle w:val="StyleArial8ptAfter0ptLinespacingsingle"/>
            </w:pPr>
            <w:r w:rsidRPr="00537256">
              <w:t>@PolicyCode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90" w14:textId="77777777" w:rsidR="000876E3" w:rsidRPr="00537256" w:rsidRDefault="000876E3" w:rsidP="001F179A">
            <w:pPr>
              <w:pStyle w:val="StyleArial8ptAfter0ptLinespacingsingle"/>
            </w:pPr>
            <w:r w:rsidRPr="00537256">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91" w14:textId="77777777" w:rsidR="000876E3" w:rsidRPr="00537256" w:rsidRDefault="000876E3" w:rsidP="001F179A">
            <w:pPr>
              <w:pStyle w:val="StyleArial8ptAfter0ptLinespacingsingle"/>
            </w:pPr>
            <w:r w:rsidRPr="00537256">
              <w:t>StringLength1to16</w:t>
            </w:r>
          </w:p>
          <w:p w14:paraId="16B34092" w14:textId="77777777" w:rsidR="000876E3" w:rsidRPr="00537256" w:rsidRDefault="000876E3" w:rsidP="001F179A">
            <w:pPr>
              <w:pStyle w:val="StyleTableText8pt"/>
            </w:pPr>
            <w:r w:rsidRPr="00537256">
              <w:rPr>
                <w:i/>
              </w:rPr>
              <w:t>Example:</w:t>
            </w:r>
          </w:p>
          <w:p w14:paraId="16B34093" w14:textId="77777777" w:rsidR="000876E3" w:rsidRPr="00537256" w:rsidRDefault="000876E3" w:rsidP="00B67E8D">
            <w:pPr>
              <w:spacing w:after="0" w:line="240" w:lineRule="auto"/>
              <w:rPr>
                <w:rFonts w:ascii="Arial" w:hAnsi="Arial" w:cs="Arial"/>
                <w:sz w:val="16"/>
                <w:szCs w:val="16"/>
              </w:rPr>
            </w:pPr>
            <w:r w:rsidRPr="00537256">
              <w:rPr>
                <w:rFonts w:ascii="Arial" w:hAnsi="Arial" w:cs="Arial"/>
                <w:sz w:val="16"/>
                <w:szCs w:val="16"/>
              </w:rPr>
              <w:t xml:space="preserve">&lt;CancelPenalty </w:t>
            </w:r>
            <w:r w:rsidRPr="00537256">
              <w:rPr>
                <w:rFonts w:ascii="Arial" w:hAnsi="Arial" w:cs="Arial"/>
                <w:b/>
                <w:sz w:val="16"/>
                <w:szCs w:val="16"/>
              </w:rPr>
              <w:t>PolicyCode="CKP"</w:t>
            </w:r>
            <w:r w:rsidRPr="00537256">
              <w:rPr>
                <w:rFonts w:ascii="Arial" w:hAnsi="Arial" w:cs="Arial"/>
                <w:sz w:val="16"/>
                <w:szCs w:val="16"/>
              </w:rPr>
              <w:t xml:space="preserve">&gt; </w:t>
            </w:r>
          </w:p>
          <w:p w14:paraId="16B34094" w14:textId="77777777" w:rsidR="000876E3" w:rsidRPr="00537256" w:rsidRDefault="000876E3" w:rsidP="001F179A">
            <w:pPr>
              <w:pStyle w:val="StyleArial8ptAfter0ptLinespacingsingle"/>
            </w:pPr>
            <w:r w:rsidRPr="00537256">
              <w:t xml:space="preserve">  &lt;PenaltyDescription&gt;</w:t>
            </w:r>
          </w:p>
          <w:p w14:paraId="16B34095" w14:textId="77777777" w:rsidR="000876E3" w:rsidRPr="00537256" w:rsidRDefault="000876E3" w:rsidP="001F179A">
            <w:pPr>
              <w:pStyle w:val="StyleArial8ptAfter0ptLinespacingsingle"/>
            </w:pPr>
            <w:r w:rsidRPr="00537256">
              <w:t>&lt;Text&gt;Early check-out penalty text&lt;/Text&gt;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96" w14:textId="77777777" w:rsidR="000876E3" w:rsidRPr="00537256" w:rsidRDefault="000876E3" w:rsidP="001F179A">
            <w:pPr>
              <w:pStyle w:val="StyleArial8ptCenteredAfter0ptLinespacingsingle"/>
            </w:pPr>
            <w:r w:rsidRPr="0053725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97" w14:textId="77777777" w:rsidR="000876E3" w:rsidRPr="00537256" w:rsidRDefault="000876E3" w:rsidP="001F179A">
            <w:pPr>
              <w:pStyle w:val="StyleTableText8pt"/>
            </w:pPr>
            <w:r w:rsidRPr="00537256">
              <w:rPr>
                <w:i/>
              </w:rPr>
              <w:t>Valid values:</w:t>
            </w:r>
          </w:p>
          <w:p w14:paraId="16B34098" w14:textId="77777777" w:rsidR="000876E3" w:rsidRPr="00537256" w:rsidRDefault="000876E3" w:rsidP="00353ACC">
            <w:pPr>
              <w:pStyle w:val="StyleTableText6ptAfterbefore"/>
              <w:numPr>
                <w:ilvl w:val="0"/>
                <w:numId w:val="15"/>
              </w:numPr>
              <w:ind w:left="252" w:hanging="252"/>
            </w:pPr>
            <w:r w:rsidRPr="00537256">
              <w:t>CKP =Check-out Penalty</w:t>
            </w:r>
          </w:p>
          <w:p w14:paraId="16B34099" w14:textId="77777777" w:rsidR="000876E3" w:rsidRPr="00537256" w:rsidRDefault="000876E3" w:rsidP="00353ACC">
            <w:pPr>
              <w:pStyle w:val="StyleTableText6ptAfterbefore"/>
              <w:numPr>
                <w:ilvl w:val="0"/>
                <w:numId w:val="15"/>
              </w:numPr>
              <w:ind w:left="252" w:hanging="252"/>
            </w:pPr>
            <w:r w:rsidRPr="00537256">
              <w:t>CXP = Cancellation Requirements</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9A" w14:textId="77777777" w:rsidR="000876E3" w:rsidRPr="00710CED" w:rsidRDefault="000876E3" w:rsidP="008F53D7">
            <w:pPr>
              <w:spacing w:before="60" w:after="60" w:line="240" w:lineRule="auto"/>
              <w:rPr>
                <w:rFonts w:ascii="Arial" w:hAnsi="Arial" w:cs="Arial"/>
                <w:sz w:val="16"/>
                <w:szCs w:val="16"/>
              </w:rPr>
            </w:pPr>
          </w:p>
        </w:tc>
      </w:tr>
      <w:tr w:rsidR="000876E3" w:rsidRPr="00710CED" w14:paraId="16B340A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9C" w14:textId="77777777" w:rsidR="000876E3" w:rsidRPr="00710CED" w:rsidRDefault="000876E3" w:rsidP="00D308B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9D" w14:textId="77777777" w:rsidR="000876E3" w:rsidRPr="00537256" w:rsidRDefault="000876E3" w:rsidP="001F179A">
            <w:pPr>
              <w:pStyle w:val="StyleArial8ptAfter0ptLinespacingsingle"/>
            </w:pPr>
            <w:r w:rsidRPr="00537256">
              <w:t>@NonRefundable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9E" w14:textId="77777777" w:rsidR="000876E3" w:rsidRPr="00537256" w:rsidRDefault="000876E3" w:rsidP="003E49B6">
            <w:pPr>
              <w:pStyle w:val="StyleArial8ptAfter0ptLinespacingsingle"/>
              <w:rPr>
                <w:strike/>
              </w:rPr>
            </w:pPr>
            <w:r w:rsidRPr="0053725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9F" w14:textId="77777777" w:rsidR="000876E3" w:rsidRPr="00537256" w:rsidRDefault="000876E3" w:rsidP="001F179A">
            <w:pPr>
              <w:pStyle w:val="StyleArial8ptAfter0ptLinespacingsingle"/>
            </w:pPr>
            <w:r w:rsidRPr="00537256">
              <w:t>xs:Boolean</w:t>
            </w:r>
          </w:p>
          <w:p w14:paraId="16B340A0" w14:textId="77777777" w:rsidR="000876E3" w:rsidRPr="00537256" w:rsidRDefault="000876E3" w:rsidP="001F179A">
            <w:pPr>
              <w:pStyle w:val="StyleTableText8pt"/>
            </w:pPr>
            <w:r w:rsidRPr="00537256">
              <w:rPr>
                <w:i/>
              </w:rPr>
              <w:t>Example:</w:t>
            </w:r>
          </w:p>
          <w:p w14:paraId="16B340A1" w14:textId="77777777" w:rsidR="000876E3" w:rsidRPr="00537256" w:rsidRDefault="000876E3" w:rsidP="0052346D">
            <w:pPr>
              <w:spacing w:after="0" w:line="240" w:lineRule="auto"/>
              <w:rPr>
                <w:rFonts w:ascii="Arial" w:hAnsi="Arial" w:cs="Arial"/>
                <w:sz w:val="16"/>
                <w:szCs w:val="16"/>
              </w:rPr>
            </w:pPr>
            <w:r w:rsidRPr="00537256">
              <w:rPr>
                <w:rFonts w:ascii="Arial" w:hAnsi="Arial" w:cs="Arial"/>
                <w:sz w:val="16"/>
                <w:szCs w:val="16"/>
                <w:lang w:val="en-AU"/>
              </w:rPr>
              <w:t xml:space="preserve">&lt;CancelPenaly </w:t>
            </w:r>
            <w:r w:rsidRPr="00537256">
              <w:rPr>
                <w:rFonts w:ascii="Arial" w:hAnsi="Arial" w:cs="Arial"/>
                <w:b/>
                <w:sz w:val="16"/>
                <w:szCs w:val="16"/>
                <w:lang w:val="en-AU"/>
              </w:rPr>
              <w:t>NonRefundable=”true</w:t>
            </w:r>
            <w:r w:rsidRPr="00537256">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A2" w14:textId="77777777" w:rsidR="000876E3" w:rsidRPr="00537256" w:rsidRDefault="000876E3" w:rsidP="001F179A">
            <w:pPr>
              <w:pStyle w:val="StyleArial8ptCenteredAfter0ptLinespacingsingle"/>
            </w:pPr>
            <w:r w:rsidRPr="0053725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A3" w14:textId="77777777" w:rsidR="000876E3" w:rsidRPr="00537256" w:rsidRDefault="000876E3" w:rsidP="001F179A">
            <w:pPr>
              <w:pStyle w:val="StyleTableText8pt"/>
            </w:pPr>
            <w:r w:rsidRPr="00537256">
              <w:rPr>
                <w:i/>
              </w:rPr>
              <w:t>Valid value</w:t>
            </w:r>
            <w:r w:rsidRPr="00537256">
              <w:t>:</w:t>
            </w:r>
          </w:p>
          <w:p w14:paraId="16B340A4" w14:textId="77777777" w:rsidR="000876E3" w:rsidRPr="00537256" w:rsidRDefault="000876E3" w:rsidP="00353ACC">
            <w:pPr>
              <w:pStyle w:val="StyleTableText6ptAfterbefore"/>
              <w:numPr>
                <w:ilvl w:val="0"/>
                <w:numId w:val="15"/>
              </w:numPr>
              <w:ind w:left="252" w:hanging="252"/>
            </w:pPr>
            <w:r w:rsidRPr="00537256">
              <w:t>true = Non Refundable</w:t>
            </w:r>
          </w:p>
          <w:p w14:paraId="16B340A5" w14:textId="77777777" w:rsidR="000876E3" w:rsidRPr="00537256" w:rsidRDefault="000876E3" w:rsidP="00353ACC">
            <w:pPr>
              <w:pStyle w:val="StyleTableText6ptAfterbefore"/>
              <w:numPr>
                <w:ilvl w:val="0"/>
                <w:numId w:val="15"/>
              </w:numPr>
              <w:ind w:left="252" w:hanging="252"/>
              <w:rPr>
                <w:i/>
              </w:rPr>
            </w:pPr>
            <w:r w:rsidRPr="00537256">
              <w:t>false = Refundable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A6" w14:textId="77777777" w:rsidR="000876E3" w:rsidRPr="00FC2334" w:rsidRDefault="000876E3" w:rsidP="001F179A">
            <w:pPr>
              <w:pStyle w:val="StyleArial8ptBefore3ptAfter3ptLinespacingsing"/>
            </w:pPr>
            <w:r w:rsidRPr="00FC2334">
              <w:t>Stay is Refundable or Non Refundable</w:t>
            </w:r>
          </w:p>
          <w:p w14:paraId="16B340A7" w14:textId="77777777" w:rsidR="000876E3" w:rsidRPr="00FC2334" w:rsidRDefault="000876E3" w:rsidP="003E49B6">
            <w:pPr>
              <w:spacing w:before="60" w:after="60"/>
              <w:rPr>
                <w:strike/>
              </w:rPr>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710CED" w14:paraId="16B340AF"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0A9" w14:textId="77777777" w:rsidR="000876E3" w:rsidRPr="00710CE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AA" w14:textId="77777777" w:rsidR="000876E3" w:rsidRPr="00710CED" w:rsidRDefault="000876E3" w:rsidP="009A165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AB" w14:textId="77777777" w:rsidR="000876E3" w:rsidRPr="00710CED" w:rsidRDefault="000876E3" w:rsidP="009A165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AC" w14:textId="77777777" w:rsidR="000876E3" w:rsidRPr="00710CED" w:rsidRDefault="000876E3" w:rsidP="009A165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AD" w14:textId="77777777" w:rsidR="000876E3" w:rsidRPr="00710CED" w:rsidRDefault="000876E3" w:rsidP="009A165A">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AE" w14:textId="77777777" w:rsidR="000876E3" w:rsidRPr="00710CED" w:rsidRDefault="000876E3" w:rsidP="009A165A">
            <w:pPr>
              <w:spacing w:after="0" w:line="360" w:lineRule="auto"/>
              <w:rPr>
                <w:rFonts w:ascii="Arial" w:hAnsi="Arial" w:cs="Arial"/>
                <w:b/>
                <w:sz w:val="16"/>
                <w:szCs w:val="16"/>
              </w:rPr>
            </w:pPr>
          </w:p>
        </w:tc>
      </w:tr>
      <w:tr w:rsidR="000876E3" w:rsidRPr="003E49B6" w14:paraId="16B340D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0B0" w14:textId="77777777" w:rsidR="000876E3" w:rsidRPr="003E49B6" w:rsidRDefault="000876E3" w:rsidP="001F179A">
            <w:pPr>
              <w:pStyle w:val="StyleArial8ptBoldAfter0ptLinespacing15lines"/>
            </w:pPr>
            <w:r w:rsidRPr="003E49B6">
              <w:t>1</w:t>
            </w:r>
          </w:p>
          <w:p w14:paraId="16B340B1" w14:textId="77777777" w:rsidR="000876E3" w:rsidRPr="003E49B6" w:rsidRDefault="000876E3" w:rsidP="001F179A">
            <w:pPr>
              <w:pStyle w:val="StyleArial8ptBoldAfter0ptLinespacing15lines"/>
            </w:pPr>
            <w:r w:rsidRPr="003E49B6">
              <w:t>2</w:t>
            </w:r>
          </w:p>
          <w:p w14:paraId="16B340B2" w14:textId="77777777" w:rsidR="000876E3" w:rsidRPr="003E49B6" w:rsidRDefault="000876E3" w:rsidP="001F179A">
            <w:pPr>
              <w:pStyle w:val="StyleArial8ptBoldAfter0ptLinespacing15lines"/>
            </w:pPr>
            <w:r w:rsidRPr="003E49B6">
              <w:t>3</w:t>
            </w:r>
          </w:p>
          <w:p w14:paraId="16B340B3" w14:textId="77777777" w:rsidR="000876E3" w:rsidRPr="003E49B6" w:rsidRDefault="000876E3" w:rsidP="001F179A">
            <w:pPr>
              <w:pStyle w:val="StyleArial8ptBoldAfter0ptLinespacing15lines"/>
            </w:pPr>
            <w:r w:rsidRPr="003E49B6">
              <w:t>4</w:t>
            </w:r>
          </w:p>
          <w:p w14:paraId="16B340B4" w14:textId="77777777" w:rsidR="000876E3" w:rsidRPr="003E49B6" w:rsidRDefault="000876E3" w:rsidP="001F179A">
            <w:pPr>
              <w:pStyle w:val="StyleArial8ptBoldAfter0ptLinespacing15lines"/>
            </w:pPr>
            <w:r w:rsidRPr="003E49B6">
              <w:t>5</w:t>
            </w:r>
          </w:p>
          <w:p w14:paraId="16B340B5" w14:textId="77777777" w:rsidR="000876E3" w:rsidRPr="003E49B6" w:rsidRDefault="000876E3" w:rsidP="001F179A">
            <w:pPr>
              <w:pStyle w:val="StyleArial8ptBoldAfter0ptLinespacing15lines"/>
            </w:pPr>
            <w:r w:rsidRPr="003E49B6">
              <w:t>6</w:t>
            </w:r>
          </w:p>
          <w:p w14:paraId="16B340B6" w14:textId="77777777" w:rsidR="000876E3" w:rsidRPr="003E49B6" w:rsidRDefault="000876E3" w:rsidP="001F179A">
            <w:pPr>
              <w:pStyle w:val="StyleArial8ptBoldAfter0ptLinespacing15lines"/>
            </w:pPr>
            <w:r w:rsidRPr="003E49B6">
              <w:t>7</w:t>
            </w:r>
          </w:p>
          <w:p w14:paraId="16B340B7" w14:textId="77777777" w:rsidR="000876E3" w:rsidRPr="003E49B6" w:rsidRDefault="000876E3" w:rsidP="001F179A">
            <w:pPr>
              <w:pStyle w:val="StyleArial8ptBoldAfter0ptLinespacing15lines"/>
            </w:pPr>
            <w:r w:rsidRPr="003E49B6">
              <w:t>8</w:t>
            </w:r>
          </w:p>
          <w:p w14:paraId="16B340B8" w14:textId="77777777" w:rsidR="000876E3" w:rsidRPr="003E49B6" w:rsidRDefault="000876E3" w:rsidP="001F179A">
            <w:pPr>
              <w:pStyle w:val="StyleArial8ptBoldAfter0ptLinespacing15lines"/>
            </w:pPr>
            <w:r w:rsidRPr="003E49B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0B9" w14:textId="77777777" w:rsidR="000876E3" w:rsidRPr="003E49B6" w:rsidRDefault="000876E3" w:rsidP="001F179A">
            <w:pPr>
              <w:pStyle w:val="StyleArial8ptBoldAfter0ptLinespacing15lines"/>
            </w:pPr>
            <w:r w:rsidRPr="003E49B6">
              <w:t>HotelResModifies</w:t>
            </w:r>
          </w:p>
          <w:p w14:paraId="16B340BA" w14:textId="77777777" w:rsidR="000876E3" w:rsidRPr="003E49B6" w:rsidRDefault="000876E3" w:rsidP="001F179A">
            <w:pPr>
              <w:pStyle w:val="StyleArial8ptBoldAfter0ptLinespacing15lines"/>
            </w:pPr>
            <w:r w:rsidRPr="003E49B6">
              <w:t>HotelResModify</w:t>
            </w:r>
          </w:p>
          <w:p w14:paraId="16B340BB" w14:textId="77777777" w:rsidR="000876E3" w:rsidRPr="003E49B6" w:rsidRDefault="000876E3" w:rsidP="001F179A">
            <w:pPr>
              <w:pStyle w:val="StyleArial8ptBoldAfter0ptLinespacing15lines"/>
            </w:pPr>
            <w:r w:rsidRPr="003E49B6">
              <w:t>RoomStays</w:t>
            </w:r>
          </w:p>
          <w:p w14:paraId="16B340BC" w14:textId="77777777" w:rsidR="000876E3" w:rsidRPr="003E49B6" w:rsidRDefault="000876E3" w:rsidP="001F179A">
            <w:pPr>
              <w:pStyle w:val="StyleArial8ptBoldAfter0ptLinespacing15lines"/>
            </w:pPr>
            <w:r w:rsidRPr="003E49B6">
              <w:t>RoomStay</w:t>
            </w:r>
          </w:p>
          <w:p w14:paraId="16B340BD" w14:textId="77777777" w:rsidR="000876E3" w:rsidRPr="003E49B6" w:rsidRDefault="000876E3" w:rsidP="001F179A">
            <w:pPr>
              <w:pStyle w:val="StyleArial8ptBoldAfter0ptLinespacing15lines"/>
            </w:pPr>
            <w:r w:rsidRPr="003E49B6">
              <w:t>RatePlans</w:t>
            </w:r>
          </w:p>
          <w:p w14:paraId="16B340BE" w14:textId="77777777" w:rsidR="000876E3" w:rsidRPr="003E49B6" w:rsidRDefault="000876E3" w:rsidP="001F179A">
            <w:pPr>
              <w:pStyle w:val="StyleArial8ptBoldAfter0ptLinespacing15lines"/>
            </w:pPr>
            <w:r w:rsidRPr="003E49B6">
              <w:t>RatePlan</w:t>
            </w:r>
          </w:p>
          <w:p w14:paraId="16B340BF" w14:textId="77777777" w:rsidR="000876E3" w:rsidRPr="003E49B6" w:rsidRDefault="000876E3" w:rsidP="001F179A">
            <w:pPr>
              <w:pStyle w:val="StyleArial8ptBoldAfter0ptLinespacing15lines"/>
            </w:pPr>
            <w:r w:rsidRPr="003E49B6">
              <w:t>CancelPenalities</w:t>
            </w:r>
          </w:p>
          <w:p w14:paraId="16B340C0" w14:textId="77777777" w:rsidR="000876E3" w:rsidRPr="003E49B6" w:rsidRDefault="000876E3" w:rsidP="001F179A">
            <w:pPr>
              <w:pStyle w:val="StyleArial8ptBoldAfter0ptLinespacing15lines"/>
            </w:pPr>
            <w:r w:rsidRPr="003E49B6">
              <w:t>CancelPenalty</w:t>
            </w:r>
          </w:p>
          <w:p w14:paraId="16B340C1" w14:textId="77777777" w:rsidR="000876E3" w:rsidRPr="003E49B6" w:rsidRDefault="000876E3" w:rsidP="001F179A">
            <w:pPr>
              <w:pStyle w:val="StyleArial8ptBoldAfter0ptLinespacing15lines"/>
            </w:pPr>
            <w:r w:rsidRPr="003E49B6">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0C2" w14:textId="77777777" w:rsidR="000876E3" w:rsidRPr="003E49B6" w:rsidRDefault="000876E3" w:rsidP="001F179A">
            <w:pPr>
              <w:pStyle w:val="StyleArial8ptBoldAfter0ptLinespacing15lines"/>
            </w:pPr>
            <w:r w:rsidRPr="003E49B6">
              <w:t>M</w:t>
            </w:r>
          </w:p>
          <w:p w14:paraId="16B340C3" w14:textId="77777777" w:rsidR="000876E3" w:rsidRPr="003E49B6" w:rsidRDefault="000876E3" w:rsidP="001F179A">
            <w:pPr>
              <w:pStyle w:val="StyleArial8ptBoldAfter0ptLinespacing15lines"/>
            </w:pPr>
            <w:r w:rsidRPr="003E49B6">
              <w:t>M</w:t>
            </w:r>
          </w:p>
          <w:p w14:paraId="16B340C4" w14:textId="77777777" w:rsidR="000876E3" w:rsidRPr="003E49B6" w:rsidRDefault="000876E3" w:rsidP="001F179A">
            <w:pPr>
              <w:pStyle w:val="StyleArial8ptBoldAfter0ptLinespacing15lines"/>
            </w:pPr>
            <w:r w:rsidRPr="003E49B6">
              <w:t>M</w:t>
            </w:r>
          </w:p>
          <w:p w14:paraId="16B340C5" w14:textId="77777777" w:rsidR="000876E3" w:rsidRPr="003E49B6" w:rsidRDefault="000876E3" w:rsidP="001F179A">
            <w:pPr>
              <w:pStyle w:val="StyleArial8ptBoldAfter0ptLinespacing15lines"/>
            </w:pPr>
            <w:r w:rsidRPr="003E49B6">
              <w:t>M</w:t>
            </w:r>
          </w:p>
          <w:p w14:paraId="16B340C6" w14:textId="77777777" w:rsidR="000876E3" w:rsidRPr="003E49B6" w:rsidRDefault="000876E3" w:rsidP="00D61644">
            <w:pPr>
              <w:pStyle w:val="StyleArial8ptBoldAfter0ptLinespacing15lines"/>
              <w:rPr>
                <w:strike/>
              </w:rPr>
            </w:pPr>
            <w:r w:rsidRPr="003E49B6">
              <w:t>R</w:t>
            </w:r>
          </w:p>
          <w:p w14:paraId="16B340C7" w14:textId="77777777" w:rsidR="000876E3" w:rsidRPr="003E49B6" w:rsidRDefault="000876E3" w:rsidP="00D61644">
            <w:pPr>
              <w:pStyle w:val="StyleArial8ptBoldAfter0ptLinespacing15lines"/>
            </w:pPr>
            <w:r w:rsidRPr="003E49B6">
              <w:t xml:space="preserve">R </w:t>
            </w:r>
          </w:p>
          <w:p w14:paraId="16B340C8" w14:textId="77777777" w:rsidR="000876E3" w:rsidRPr="003E49B6" w:rsidRDefault="000876E3" w:rsidP="001F179A">
            <w:pPr>
              <w:pStyle w:val="StyleArial8ptBoldAfter0ptLinespacing15lines"/>
              <w:rPr>
                <w:strike/>
              </w:rPr>
            </w:pPr>
            <w:r w:rsidRPr="003E49B6">
              <w:t>R</w:t>
            </w:r>
          </w:p>
          <w:p w14:paraId="16B340C9" w14:textId="77777777" w:rsidR="000876E3" w:rsidRPr="003E49B6" w:rsidRDefault="000876E3" w:rsidP="001F179A">
            <w:pPr>
              <w:pStyle w:val="StyleArial8ptBoldAfter0ptLinespacing15lines"/>
              <w:rPr>
                <w:strike/>
              </w:rPr>
            </w:pPr>
            <w:r w:rsidRPr="003E49B6">
              <w:t>R</w:t>
            </w:r>
          </w:p>
          <w:p w14:paraId="16B340CA" w14:textId="77777777" w:rsidR="000876E3" w:rsidRPr="003E49B6" w:rsidRDefault="000876E3" w:rsidP="003E49B6">
            <w:pPr>
              <w:pStyle w:val="StyleArial8ptBoldAfter0ptLinespacing15lines"/>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0CB" w14:textId="77777777" w:rsidR="000876E3" w:rsidRPr="003E49B6" w:rsidRDefault="000876E3" w:rsidP="009A165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0CC" w14:textId="77777777" w:rsidR="000876E3" w:rsidRPr="003E49B6" w:rsidRDefault="000876E3" w:rsidP="00D64407">
            <w:pPr>
              <w:spacing w:after="0" w:line="360" w:lineRule="auto"/>
              <w:jc w:val="center"/>
              <w:rPr>
                <w:rFonts w:ascii="Arial" w:hAnsi="Arial" w:cs="Arial"/>
                <w:b/>
                <w:sz w:val="16"/>
                <w:szCs w:val="16"/>
              </w:rPr>
            </w:pPr>
            <w:r w:rsidRPr="003E49B6">
              <w:rPr>
                <w:rFonts w:ascii="Arial" w:hAnsi="Arial" w:cs="Arial"/>
                <w:b/>
                <w:sz w:val="16"/>
                <w:szCs w:val="16"/>
              </w:rPr>
              <w:t>GDS</w:t>
            </w:r>
          </w:p>
          <w:p w14:paraId="16B340CD" w14:textId="77777777" w:rsidR="000876E3" w:rsidRPr="003E49B6" w:rsidRDefault="000876E3" w:rsidP="00D64407">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0CE" w14:textId="77777777" w:rsidR="000876E3" w:rsidRPr="003E49B6" w:rsidRDefault="000876E3" w:rsidP="009A165A">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0CF" w14:textId="77777777" w:rsidR="000876E3" w:rsidRPr="003E49B6" w:rsidRDefault="000876E3" w:rsidP="00391063">
            <w:pPr>
              <w:spacing w:after="0" w:line="360" w:lineRule="auto"/>
              <w:rPr>
                <w:rFonts w:ascii="Arial" w:hAnsi="Arial" w:cs="Arial"/>
                <w:b/>
                <w:sz w:val="16"/>
                <w:szCs w:val="16"/>
              </w:rPr>
            </w:pPr>
          </w:p>
        </w:tc>
      </w:tr>
      <w:tr w:rsidR="000876E3" w:rsidRPr="00710CED" w14:paraId="16B340E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D1" w14:textId="77777777" w:rsidR="000876E3" w:rsidRPr="003E49B6" w:rsidRDefault="000876E3" w:rsidP="009A165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D2" w14:textId="77777777" w:rsidR="000876E3" w:rsidRPr="00537256" w:rsidRDefault="000876E3" w:rsidP="001F179A">
            <w:pPr>
              <w:pStyle w:val="StyleArial8ptAfter0ptLinespacingsingle"/>
            </w:pPr>
            <w:r w:rsidRPr="00537256">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D3" w14:textId="77777777" w:rsidR="000876E3" w:rsidRPr="003E49B6" w:rsidRDefault="000876E3" w:rsidP="003E49B6">
            <w:pPr>
              <w:pStyle w:val="StyleArial8ptAfter0ptLinespacingsingle"/>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D4" w14:textId="77777777" w:rsidR="000876E3" w:rsidRPr="004703E7" w:rsidRDefault="000876E3" w:rsidP="001F179A">
            <w:pPr>
              <w:pStyle w:val="StyleArial8ptAfter0ptLinespacingsingle"/>
            </w:pPr>
            <w:r w:rsidRPr="004703E7">
              <w:t>TimeOrDateTimeType</w:t>
            </w:r>
          </w:p>
          <w:p w14:paraId="16B340D5" w14:textId="77777777" w:rsidR="000876E3" w:rsidRPr="004703E7" w:rsidRDefault="000876E3" w:rsidP="001F179A">
            <w:pPr>
              <w:pStyle w:val="StyleTableText8pt"/>
            </w:pPr>
            <w:r w:rsidRPr="004703E7">
              <w:rPr>
                <w:i/>
              </w:rPr>
              <w:t>Example:</w:t>
            </w:r>
          </w:p>
          <w:p w14:paraId="16B340D6" w14:textId="77777777" w:rsidR="000876E3" w:rsidRPr="004703E7" w:rsidRDefault="000876E3" w:rsidP="001F179A">
            <w:pPr>
              <w:pStyle w:val="StyleArial8ptAfter0ptLinespacingsingle"/>
            </w:pPr>
            <w:r w:rsidRPr="004703E7">
              <w:t>&lt;CancelPenalty&gt;</w:t>
            </w:r>
          </w:p>
          <w:p w14:paraId="16B340D7" w14:textId="77777777" w:rsidR="000876E3" w:rsidRPr="004703E7" w:rsidRDefault="000876E3" w:rsidP="001F179A">
            <w:pPr>
              <w:pStyle w:val="StyleArial8ptAfter0ptLinespacingsingle"/>
            </w:pPr>
            <w:r w:rsidRPr="004703E7">
              <w:t>&lt;Deadline</w:t>
            </w:r>
          </w:p>
          <w:p w14:paraId="16B340D8" w14:textId="77777777" w:rsidR="000876E3" w:rsidRPr="004703E7" w:rsidRDefault="000876E3" w:rsidP="004703E7">
            <w:pPr>
              <w:spacing w:after="0" w:line="240" w:lineRule="auto"/>
              <w:rPr>
                <w:rFonts w:ascii="Arial" w:hAnsi="Arial" w:cs="Arial"/>
                <w:sz w:val="16"/>
                <w:szCs w:val="16"/>
              </w:rPr>
            </w:pPr>
            <w:r w:rsidRPr="004703E7">
              <w:rPr>
                <w:rFonts w:ascii="Arial" w:hAnsi="Arial" w:cs="Arial"/>
                <w:b/>
                <w:sz w:val="16"/>
                <w:szCs w:val="16"/>
              </w:rPr>
              <w:t>AbsoluteDeadline=”</w:t>
            </w:r>
            <w:r w:rsidRPr="004703E7">
              <w:rPr>
                <w:rFonts w:ascii="Arial" w:hAnsi="Arial" w:cs="Arial"/>
                <w:sz w:val="16"/>
                <w:szCs w:val="16"/>
                <w:lang w:val="en-AU"/>
              </w:rPr>
              <w:t>1997-07-16T19:20+01:00</w:t>
            </w:r>
            <w:r w:rsidRPr="004703E7">
              <w:rPr>
                <w:rFonts w:ascii="Arial" w:hAnsi="Arial" w:cs="Arial"/>
                <w:b/>
                <w:sz w:val="16"/>
                <w:szCs w:val="16"/>
              </w:rPr>
              <w:t>”</w:t>
            </w:r>
            <w:r w:rsidRPr="004703E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D9" w14:textId="77777777" w:rsidR="000876E3" w:rsidRPr="004703E7" w:rsidRDefault="000876E3" w:rsidP="001F179A">
            <w:pPr>
              <w:pStyle w:val="StyleArial8ptCenteredAfter0ptLinespacingsingle"/>
            </w:pPr>
            <w:r w:rsidRPr="004703E7">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DA" w14:textId="77777777" w:rsidR="000876E3" w:rsidRPr="004703E7" w:rsidRDefault="000876E3" w:rsidP="001F179A">
            <w:pPr>
              <w:pStyle w:val="StyleTableText8pt"/>
            </w:pPr>
            <w:r w:rsidRPr="004703E7">
              <w:rPr>
                <w:i/>
              </w:rPr>
              <w:t>Valid value</w:t>
            </w:r>
            <w:r w:rsidRPr="004703E7">
              <w:t>:</w:t>
            </w:r>
          </w:p>
          <w:p w14:paraId="16B340DB" w14:textId="77777777" w:rsidR="000876E3" w:rsidRPr="004703E7" w:rsidRDefault="000876E3" w:rsidP="00DD6B97">
            <w:pPr>
              <w:rPr>
                <w:rFonts w:ascii="Arial" w:hAnsi="Arial" w:cs="Arial"/>
                <w:sz w:val="16"/>
                <w:szCs w:val="16"/>
                <w:lang w:val="en-AU"/>
              </w:rPr>
            </w:pPr>
            <w:r w:rsidRPr="004703E7">
              <w:rPr>
                <w:rFonts w:ascii="Arial" w:hAnsi="Arial" w:cs="Arial"/>
                <w:sz w:val="16"/>
                <w:szCs w:val="16"/>
                <w:lang w:val="en-AU"/>
              </w:rPr>
              <w:t>YYYY-MM-DDThh:mmTZD</w:t>
            </w:r>
          </w:p>
          <w:p w14:paraId="16B340DC" w14:textId="77777777" w:rsidR="000876E3" w:rsidRPr="004703E7" w:rsidRDefault="000876E3" w:rsidP="00DD6B97">
            <w:pPr>
              <w:pStyle w:val="TableText"/>
              <w:rPr>
                <w:sz w:val="16"/>
                <w:szCs w:val="16"/>
              </w:rPr>
            </w:pPr>
            <w:r w:rsidRPr="004703E7">
              <w:rPr>
                <w:i/>
                <w:sz w:val="16"/>
                <w:szCs w:val="16"/>
              </w:rPr>
              <w:t>Example:</w:t>
            </w:r>
          </w:p>
          <w:p w14:paraId="16B340DD" w14:textId="77777777" w:rsidR="000876E3" w:rsidRPr="004703E7" w:rsidRDefault="000876E3" w:rsidP="004703E7">
            <w:pPr>
              <w:pStyle w:val="StyleTableText8pt"/>
            </w:pPr>
            <w:r w:rsidRPr="004703E7">
              <w:rPr>
                <w:szCs w:val="16"/>
              </w:rPr>
              <w:t>1997-07-16T19:20+01:00</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DE" w14:textId="77777777" w:rsidR="000876E3" w:rsidRPr="00FC2334" w:rsidRDefault="000876E3" w:rsidP="00300DAD">
            <w:pPr>
              <w:pStyle w:val="StyleTableText6ptAfterbefore"/>
            </w:pPr>
            <w:r w:rsidRPr="00FC2334">
              <w:t xml:space="preserve">Last Date/Time the booking can be canceled without penalty. </w:t>
            </w:r>
          </w:p>
          <w:p w14:paraId="16B340DF" w14:textId="77777777" w:rsidR="000876E3" w:rsidRPr="00FC2334" w:rsidRDefault="000876E3" w:rsidP="00FA3716">
            <w:pPr>
              <w:pStyle w:val="StyleTableText6ptAfterbefore"/>
              <w:rPr>
                <w:rFonts w:cs="Arial"/>
                <w:szCs w:val="16"/>
              </w:rPr>
            </w:pPr>
            <w:r w:rsidRPr="00FC2334">
              <w:rPr>
                <w:rFonts w:cs="Arial"/>
                <w:b/>
                <w:szCs w:val="16"/>
              </w:rPr>
              <w:t>GDS Note1</w:t>
            </w:r>
            <w:r w:rsidRPr="00FC2334">
              <w:rPr>
                <w:rFonts w:cs="Arial"/>
                <w:szCs w:val="16"/>
              </w:rPr>
              <w:t xml:space="preserve">: </w:t>
            </w:r>
            <w:r w:rsidRPr="00FC2334">
              <w:rPr>
                <w:rFonts w:cs="Arial"/>
              </w:rPr>
              <w:t>The date and time before a deadline for a payment goes into effect</w:t>
            </w:r>
            <w:r w:rsidRPr="00FC2334">
              <w:rPr>
                <w:rFonts w:cs="Arial"/>
                <w:szCs w:val="16"/>
              </w:rPr>
              <w:t>. It is expressed in the date/time at the property’s location.</w:t>
            </w:r>
          </w:p>
          <w:p w14:paraId="16B340E0" w14:textId="77777777" w:rsidR="000876E3" w:rsidRPr="00FC2334" w:rsidRDefault="000876E3" w:rsidP="003E49B6">
            <w:pPr>
              <w:pStyle w:val="StyleTableText6ptAfterbefore"/>
            </w:pPr>
            <w:r w:rsidRPr="00FC2334">
              <w:rPr>
                <w:rFonts w:cs="Arial"/>
                <w:b/>
                <w:i/>
                <w:szCs w:val="16"/>
              </w:rPr>
              <w:t xml:space="preserve">GDS Certification testing  Note2:  </w:t>
            </w:r>
            <w:r w:rsidRPr="00FC2334">
              <w:rPr>
                <w:rFonts w:cs="Arial"/>
                <w:i/>
                <w:szCs w:val="16"/>
              </w:rPr>
              <w:t>Applicable to Galileo/ Apollo</w:t>
            </w:r>
          </w:p>
        </w:tc>
      </w:tr>
      <w:tr w:rsidR="000876E3" w:rsidRPr="00710CED" w14:paraId="16B340F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E2"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E3" w14:textId="77777777" w:rsidR="000876E3" w:rsidRPr="003E49B6" w:rsidRDefault="000876E3" w:rsidP="001F179A">
            <w:pPr>
              <w:pStyle w:val="StyleArial8ptAfter0ptLinespacingsingle"/>
            </w:pPr>
            <w:r w:rsidRPr="003E49B6">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E4" w14:textId="77777777" w:rsidR="000876E3" w:rsidRPr="003E49B6" w:rsidRDefault="000876E3" w:rsidP="003E49B6">
            <w:pPr>
              <w:pStyle w:val="StyleArial8ptAfter0ptLinespacingsingle"/>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E5" w14:textId="77777777" w:rsidR="000876E3" w:rsidRPr="003E49B6" w:rsidRDefault="000876E3" w:rsidP="001F179A">
            <w:pPr>
              <w:pStyle w:val="StyleArial8ptAfter0ptLinespacingsingle"/>
            </w:pPr>
            <w:r w:rsidRPr="003E49B6">
              <w:t>TimeUnitType</w:t>
            </w:r>
          </w:p>
          <w:p w14:paraId="16B340E6" w14:textId="77777777" w:rsidR="000876E3" w:rsidRPr="003E49B6" w:rsidRDefault="000876E3" w:rsidP="001F179A">
            <w:pPr>
              <w:pStyle w:val="StyleTableText8pt"/>
            </w:pPr>
            <w:r w:rsidRPr="003E49B6">
              <w:rPr>
                <w:i/>
              </w:rPr>
              <w:t>Example:</w:t>
            </w:r>
          </w:p>
          <w:p w14:paraId="16B340E7" w14:textId="77777777" w:rsidR="000876E3" w:rsidRPr="003E49B6" w:rsidRDefault="000876E3" w:rsidP="00E67A75">
            <w:pPr>
              <w:spacing w:after="0" w:line="240" w:lineRule="auto"/>
              <w:rPr>
                <w:rFonts w:ascii="Arial" w:hAnsi="Arial" w:cs="Arial"/>
                <w:sz w:val="16"/>
                <w:szCs w:val="16"/>
              </w:rPr>
            </w:pPr>
            <w:r w:rsidRPr="003E49B6">
              <w:rPr>
                <w:rFonts w:ascii="Arial" w:hAnsi="Arial" w:cs="Arial"/>
                <w:sz w:val="16"/>
                <w:szCs w:val="16"/>
              </w:rPr>
              <w:t xml:space="preserve">&lt;Deadline </w:t>
            </w:r>
            <w:r w:rsidRPr="003E49B6">
              <w:rPr>
                <w:rFonts w:ascii="Arial" w:hAnsi="Arial" w:cs="Arial"/>
                <w:b/>
                <w:sz w:val="16"/>
                <w:szCs w:val="16"/>
              </w:rPr>
              <w:t>OffsetTimeUnit=”Day”</w:t>
            </w:r>
            <w:r w:rsidRPr="003E49B6">
              <w:rPr>
                <w:rFonts w:ascii="Arial" w:hAnsi="Arial" w:cs="Arial"/>
                <w:sz w:val="16"/>
                <w:szCs w:val="16"/>
              </w:rPr>
              <w:t xml:space="preserve"> OffsetUnitMultiplier=”2”</w:t>
            </w:r>
          </w:p>
          <w:p w14:paraId="16B340E8" w14:textId="77777777" w:rsidR="000876E3" w:rsidRPr="003E49B6" w:rsidRDefault="000876E3" w:rsidP="001F179A">
            <w:pPr>
              <w:pStyle w:val="StyleArial8ptAfter0ptLinespacingsingle"/>
            </w:pPr>
            <w:r w:rsidRPr="003E49B6">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E9"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EA" w14:textId="77777777" w:rsidR="000876E3" w:rsidRPr="003E49B6" w:rsidRDefault="000876E3" w:rsidP="001F179A">
            <w:pPr>
              <w:pStyle w:val="StyleTableText8pt"/>
            </w:pPr>
            <w:r w:rsidRPr="003E49B6">
              <w:rPr>
                <w:i/>
              </w:rPr>
              <w:t>Valid enumeration values</w:t>
            </w:r>
            <w:r w:rsidRPr="003E49B6">
              <w:t>:</w:t>
            </w:r>
          </w:p>
          <w:p w14:paraId="16B340EB" w14:textId="77777777" w:rsidR="000876E3" w:rsidRPr="003E49B6" w:rsidRDefault="000876E3" w:rsidP="00353ACC">
            <w:pPr>
              <w:pStyle w:val="StyleTableText6ptAfterbefore"/>
              <w:numPr>
                <w:ilvl w:val="0"/>
                <w:numId w:val="15"/>
              </w:numPr>
              <w:ind w:left="252" w:hanging="252"/>
            </w:pPr>
            <w:r w:rsidRPr="003E49B6">
              <w:t>Year</w:t>
            </w:r>
          </w:p>
          <w:p w14:paraId="16B340EC" w14:textId="77777777" w:rsidR="000876E3" w:rsidRPr="003E49B6" w:rsidRDefault="000876E3" w:rsidP="00353ACC">
            <w:pPr>
              <w:pStyle w:val="StyleTableText6ptAfterbefore"/>
              <w:numPr>
                <w:ilvl w:val="0"/>
                <w:numId w:val="15"/>
              </w:numPr>
              <w:ind w:left="252" w:hanging="252"/>
            </w:pPr>
            <w:r w:rsidRPr="003E49B6">
              <w:t>Month</w:t>
            </w:r>
          </w:p>
          <w:p w14:paraId="16B340ED" w14:textId="77777777" w:rsidR="000876E3" w:rsidRPr="003E49B6" w:rsidRDefault="000876E3" w:rsidP="00353ACC">
            <w:pPr>
              <w:pStyle w:val="StyleTableText6ptAfterbefore"/>
              <w:numPr>
                <w:ilvl w:val="0"/>
                <w:numId w:val="15"/>
              </w:numPr>
              <w:ind w:left="252" w:hanging="252"/>
            </w:pPr>
            <w:r w:rsidRPr="003E49B6">
              <w:t>Day</w:t>
            </w:r>
          </w:p>
          <w:p w14:paraId="16B340EE" w14:textId="77777777" w:rsidR="000876E3" w:rsidRPr="003E49B6" w:rsidRDefault="000876E3" w:rsidP="00353ACC">
            <w:pPr>
              <w:pStyle w:val="StyleTableText6ptAfterbefore"/>
              <w:numPr>
                <w:ilvl w:val="0"/>
                <w:numId w:val="15"/>
              </w:numPr>
              <w:ind w:left="252" w:hanging="252"/>
            </w:pPr>
            <w:r w:rsidRPr="003E49B6">
              <w:t>Hour</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EF" w14:textId="77777777" w:rsidR="000876E3" w:rsidRPr="00FC2334" w:rsidRDefault="000876E3" w:rsidP="001F179A">
            <w:pPr>
              <w:pStyle w:val="StyleArial8ptBefore3ptAfter3ptLinespacingsing"/>
            </w:pPr>
            <w:r w:rsidRPr="00FC2334">
              <w:t>Units of Time that apply to Deadline</w:t>
            </w:r>
          </w:p>
          <w:p w14:paraId="16B340F0" w14:textId="77777777" w:rsidR="000876E3" w:rsidRPr="00FC2334" w:rsidRDefault="000876E3" w:rsidP="00FA3716">
            <w:pPr>
              <w:pStyle w:val="StyleTableText8pt"/>
            </w:pPr>
            <w:r w:rsidRPr="00FC2334">
              <w:rPr>
                <w:b/>
                <w:lang w:val="en-US"/>
              </w:rPr>
              <w:t>GDS Note1:</w:t>
            </w:r>
            <w:r w:rsidRPr="00FC2334">
              <w:t xml:space="preserve"> May only be used if the date is the arrival or booking date.</w:t>
            </w:r>
          </w:p>
          <w:p w14:paraId="16B340F1" w14:textId="77777777" w:rsidR="000876E3" w:rsidRPr="00FC2334" w:rsidRDefault="000876E3" w:rsidP="003E49B6">
            <w:pPr>
              <w:pStyle w:val="StyleTableText6ptAfterbefore"/>
            </w:pPr>
            <w:r w:rsidRPr="00FC2334">
              <w:rPr>
                <w:rFonts w:cs="Arial"/>
                <w:b/>
                <w:i/>
                <w:szCs w:val="16"/>
              </w:rPr>
              <w:t xml:space="preserve">GDS Certification testing  Note2:  </w:t>
            </w:r>
            <w:r w:rsidRPr="00FC2334">
              <w:rPr>
                <w:rFonts w:cs="Arial"/>
                <w:i/>
                <w:szCs w:val="16"/>
              </w:rPr>
              <w:t>Applicable to Galileo/ Apollo</w:t>
            </w:r>
          </w:p>
        </w:tc>
      </w:tr>
      <w:tr w:rsidR="000876E3" w:rsidRPr="00710CED" w14:paraId="16B340F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0F3"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0F4" w14:textId="77777777" w:rsidR="000876E3" w:rsidRPr="003E49B6" w:rsidRDefault="000876E3" w:rsidP="001F179A">
            <w:pPr>
              <w:pStyle w:val="StyleArial8ptAfter0ptLinespacingsingle"/>
            </w:pPr>
            <w:r w:rsidRPr="003E49B6">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0F5" w14:textId="77777777" w:rsidR="000876E3" w:rsidRPr="003E49B6" w:rsidRDefault="000876E3" w:rsidP="003E49B6">
            <w:pPr>
              <w:pStyle w:val="StyleArial8ptAfter0ptLinespacingsingle"/>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0F6" w14:textId="77777777" w:rsidR="000876E3" w:rsidRPr="003E49B6" w:rsidRDefault="000876E3" w:rsidP="001F179A">
            <w:pPr>
              <w:pStyle w:val="StyleArial8ptAfter0ptLinespacingsingle"/>
            </w:pPr>
            <w:r w:rsidRPr="003E49B6">
              <w:t>Numeric0to999</w:t>
            </w:r>
          </w:p>
          <w:p w14:paraId="16B340F7" w14:textId="77777777" w:rsidR="000876E3" w:rsidRPr="003E49B6" w:rsidRDefault="000876E3" w:rsidP="001F179A">
            <w:pPr>
              <w:pStyle w:val="StyleTableText8pt"/>
            </w:pPr>
            <w:r w:rsidRPr="003E49B6">
              <w:rPr>
                <w:i/>
              </w:rPr>
              <w:t>Example:</w:t>
            </w:r>
          </w:p>
          <w:p w14:paraId="16B340F8" w14:textId="77777777" w:rsidR="000876E3" w:rsidRPr="003E49B6" w:rsidRDefault="000876E3" w:rsidP="00E67A75">
            <w:pPr>
              <w:spacing w:after="0" w:line="240" w:lineRule="auto"/>
              <w:rPr>
                <w:rFonts w:ascii="Arial" w:hAnsi="Arial" w:cs="Arial"/>
                <w:b/>
                <w:sz w:val="16"/>
                <w:szCs w:val="16"/>
              </w:rPr>
            </w:pPr>
            <w:r w:rsidRPr="003E49B6">
              <w:rPr>
                <w:rFonts w:ascii="Arial" w:hAnsi="Arial" w:cs="Arial"/>
                <w:sz w:val="16"/>
                <w:szCs w:val="16"/>
              </w:rPr>
              <w:t xml:space="preserve">&lt;Deadline OffsetTimeUnit=”Day” </w:t>
            </w:r>
            <w:r w:rsidRPr="003E49B6">
              <w:rPr>
                <w:rFonts w:ascii="Arial" w:hAnsi="Arial" w:cs="Arial"/>
                <w:b/>
                <w:sz w:val="16"/>
                <w:szCs w:val="16"/>
              </w:rPr>
              <w:t>OffsetUnitMultiplier=”2”</w:t>
            </w:r>
          </w:p>
          <w:p w14:paraId="16B340F9" w14:textId="77777777" w:rsidR="000876E3" w:rsidRPr="003E49B6" w:rsidRDefault="000876E3" w:rsidP="00E67A75">
            <w:pPr>
              <w:suppressAutoHyphens/>
              <w:rPr>
                <w:rFonts w:ascii="Arial" w:hAnsi="Arial" w:cs="Arial"/>
                <w:sz w:val="16"/>
                <w:szCs w:val="16"/>
              </w:rPr>
            </w:pPr>
            <w:r w:rsidRPr="003E49B6">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0FA"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0FB" w14:textId="77777777" w:rsidR="000876E3" w:rsidRPr="003E49B6" w:rsidRDefault="000876E3" w:rsidP="00A15AE3">
            <w:pPr>
              <w:pStyle w:val="TableText"/>
              <w:rPr>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0FC" w14:textId="77777777" w:rsidR="000876E3" w:rsidRPr="00FC2334" w:rsidRDefault="000876E3" w:rsidP="001F179A">
            <w:pPr>
              <w:pStyle w:val="StyleArial8ptBefore3ptAfter3ptLinespacingsing"/>
            </w:pPr>
            <w:r w:rsidRPr="00FC2334">
              <w:t>Number of Units for @OffsetTimeUnit</w:t>
            </w:r>
          </w:p>
          <w:p w14:paraId="16B340FD" w14:textId="77777777" w:rsidR="000876E3" w:rsidRPr="00FC2334" w:rsidRDefault="000876E3" w:rsidP="000D32EC">
            <w:pPr>
              <w:spacing w:before="60" w:after="60" w:line="240" w:lineRule="auto"/>
              <w:rPr>
                <w:rFonts w:ascii="Arial" w:hAnsi="Arial" w:cs="Arial"/>
                <w:sz w:val="16"/>
                <w:szCs w:val="16"/>
              </w:rPr>
            </w:pPr>
            <w:r w:rsidRPr="00FC2334">
              <w:rPr>
                <w:rFonts w:ascii="Arial" w:hAnsi="Arial" w:cs="Arial"/>
                <w:b/>
                <w:sz w:val="16"/>
                <w:szCs w:val="16"/>
              </w:rPr>
              <w:t>GDS Note1:</w:t>
            </w:r>
            <w:r w:rsidRPr="00FC2334">
              <w:rPr>
                <w:rFonts w:ascii="Arial" w:hAnsi="Arial" w:cs="Arial"/>
                <w:sz w:val="16"/>
                <w:szCs w:val="16"/>
              </w:rPr>
              <w:t xml:space="preserve">  May only be used if the date is the arrival or booking date.</w:t>
            </w:r>
          </w:p>
          <w:p w14:paraId="16B340FE" w14:textId="77777777" w:rsidR="000876E3" w:rsidRPr="00FC2334" w:rsidRDefault="000876E3" w:rsidP="000D32EC">
            <w:pPr>
              <w:spacing w:before="60" w:after="60" w:line="240" w:lineRule="auto"/>
            </w:pPr>
            <w:r w:rsidRPr="00FC2334">
              <w:rPr>
                <w:rFonts w:ascii="Arial" w:hAnsi="Arial" w:cs="Arial"/>
                <w:b/>
                <w:i/>
                <w:sz w:val="16"/>
                <w:szCs w:val="16"/>
              </w:rPr>
              <w:t xml:space="preserve">GDS Certification testing  Note2:  </w:t>
            </w:r>
            <w:r w:rsidRPr="00FC2334">
              <w:rPr>
                <w:rFonts w:ascii="Arial" w:hAnsi="Arial" w:cs="Arial"/>
                <w:i/>
                <w:sz w:val="16"/>
                <w:szCs w:val="16"/>
              </w:rPr>
              <w:t>Applicable to Galileo/ Apollo</w:t>
            </w:r>
            <w:r w:rsidRPr="00FC2334">
              <w:rPr>
                <w:rFonts w:ascii="Arial" w:hAnsi="Arial" w:cs="Arial"/>
                <w:i/>
                <w:strike/>
                <w:sz w:val="16"/>
                <w:szCs w:val="16"/>
              </w:rPr>
              <w:t xml:space="preserve"> </w:t>
            </w:r>
            <w:r w:rsidRPr="00FC2334">
              <w:rPr>
                <w:rFonts w:ascii="Arial" w:hAnsi="Arial" w:cs="Arial"/>
                <w:b/>
                <w:i/>
                <w:strike/>
                <w:sz w:val="16"/>
                <w:szCs w:val="16"/>
              </w:rPr>
              <w:t>Complete Pricing 2</w:t>
            </w:r>
          </w:p>
        </w:tc>
      </w:tr>
      <w:tr w:rsidR="000876E3" w:rsidRPr="00710CED" w14:paraId="16B3410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00"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01" w14:textId="77777777" w:rsidR="000876E3" w:rsidRPr="003E49B6" w:rsidRDefault="000876E3" w:rsidP="001F179A">
            <w:pPr>
              <w:pStyle w:val="StyleArial8ptAfter0ptLinespacingsingle"/>
            </w:pPr>
            <w:r w:rsidRPr="003E49B6">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02" w14:textId="77777777" w:rsidR="000876E3" w:rsidRPr="003E49B6" w:rsidRDefault="000876E3" w:rsidP="003E49B6">
            <w:pPr>
              <w:pStyle w:val="StyleArial8ptAfter0ptLinespacingsingle"/>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03" w14:textId="77777777" w:rsidR="000876E3" w:rsidRPr="003E49B6" w:rsidRDefault="000876E3" w:rsidP="001F179A">
            <w:pPr>
              <w:pStyle w:val="StyleArial8ptAfter0ptLinespacingsingle"/>
            </w:pPr>
            <w:r w:rsidRPr="003E49B6">
              <w:t>xs:NMTOKEN</w:t>
            </w:r>
          </w:p>
          <w:p w14:paraId="16B34104" w14:textId="77777777" w:rsidR="000876E3" w:rsidRPr="003E49B6" w:rsidRDefault="000876E3" w:rsidP="001F179A">
            <w:pPr>
              <w:pStyle w:val="StyleTableText8pt"/>
            </w:pPr>
            <w:r w:rsidRPr="003E49B6">
              <w:rPr>
                <w:i/>
              </w:rPr>
              <w:t>Example:</w:t>
            </w:r>
          </w:p>
          <w:p w14:paraId="16B34105" w14:textId="77777777" w:rsidR="000876E3" w:rsidRPr="003E49B6" w:rsidRDefault="000876E3" w:rsidP="001F179A">
            <w:pPr>
              <w:pStyle w:val="StyleArial8ptAfter0ptLinespacingsingle"/>
            </w:pPr>
            <w:r w:rsidRPr="003E49B6">
              <w:t>&lt;Deadline OffsetTimeUnit=”Day” OffsetUnitMultiplier=”2”</w:t>
            </w:r>
          </w:p>
          <w:p w14:paraId="16B34106" w14:textId="77777777" w:rsidR="000876E3" w:rsidRPr="003E49B6" w:rsidRDefault="000876E3" w:rsidP="003764C6">
            <w:pPr>
              <w:spacing w:after="0" w:line="240" w:lineRule="auto"/>
              <w:rPr>
                <w:rFonts w:ascii="Arial" w:hAnsi="Arial" w:cs="Arial"/>
                <w:sz w:val="16"/>
                <w:szCs w:val="16"/>
              </w:rPr>
            </w:pPr>
            <w:r w:rsidRPr="003E49B6">
              <w:rPr>
                <w:rFonts w:ascii="Arial" w:hAnsi="Arial" w:cs="Arial"/>
                <w:b/>
                <w:sz w:val="16"/>
                <w:szCs w:val="16"/>
              </w:rPr>
              <w:t>OffsetDropTime=”AfterBooking”</w:t>
            </w:r>
            <w:r w:rsidRPr="003E49B6">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07"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08" w14:textId="77777777" w:rsidR="000876E3" w:rsidRPr="003E49B6" w:rsidRDefault="000876E3" w:rsidP="001F179A">
            <w:pPr>
              <w:pStyle w:val="StyleTableText8pt"/>
            </w:pPr>
            <w:r w:rsidRPr="003E49B6">
              <w:rPr>
                <w:i/>
              </w:rPr>
              <w:t>Valid enumeration values</w:t>
            </w:r>
            <w:r w:rsidRPr="003E49B6">
              <w:t>:</w:t>
            </w:r>
          </w:p>
          <w:p w14:paraId="16B34109" w14:textId="77777777" w:rsidR="000876E3" w:rsidRPr="003E49B6" w:rsidRDefault="000876E3" w:rsidP="00353ACC">
            <w:pPr>
              <w:pStyle w:val="StyleTableText6ptAfterbefore"/>
              <w:numPr>
                <w:ilvl w:val="0"/>
                <w:numId w:val="15"/>
              </w:numPr>
              <w:ind w:left="252" w:hanging="252"/>
            </w:pPr>
            <w:r w:rsidRPr="003E49B6">
              <w:t>BeforeArrival</w:t>
            </w:r>
          </w:p>
          <w:p w14:paraId="16B3410A" w14:textId="77777777" w:rsidR="000876E3" w:rsidRPr="003E49B6" w:rsidRDefault="000876E3" w:rsidP="00353ACC">
            <w:pPr>
              <w:pStyle w:val="StyleTableText6ptAfterbefore"/>
              <w:numPr>
                <w:ilvl w:val="0"/>
                <w:numId w:val="15"/>
              </w:numPr>
              <w:ind w:left="252" w:hanging="252"/>
            </w:pPr>
            <w:r w:rsidRPr="003E49B6">
              <w:t>AfterBooking</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0B" w14:textId="77777777" w:rsidR="000876E3" w:rsidRPr="00FC2334" w:rsidRDefault="000876E3" w:rsidP="00E06B8B">
            <w:pPr>
              <w:pStyle w:val="StyleTableText6ptAfterbefore"/>
            </w:pPr>
            <w:r w:rsidRPr="00FC2334">
              <w:t>Effective Indicator for Deadline Drop Time</w:t>
            </w:r>
          </w:p>
          <w:p w14:paraId="16B3410C" w14:textId="77777777" w:rsidR="000876E3" w:rsidRPr="00FC2334" w:rsidRDefault="000876E3" w:rsidP="000D32EC">
            <w:pPr>
              <w:pStyle w:val="StyleTableText6ptAfterbefore"/>
              <w:rPr>
                <w:rFonts w:cs="Arial"/>
                <w:szCs w:val="16"/>
              </w:rPr>
            </w:pPr>
            <w:r w:rsidRPr="00FC2334">
              <w:rPr>
                <w:rFonts w:cs="Arial"/>
                <w:b/>
                <w:szCs w:val="16"/>
              </w:rPr>
              <w:t>GDS Note1:</w:t>
            </w:r>
            <w:r w:rsidRPr="00FC2334">
              <w:rPr>
                <w:rFonts w:cs="Arial"/>
                <w:szCs w:val="16"/>
              </w:rPr>
              <w:t xml:space="preserve"> May only be used if @AbsoluteDeadline date is the arrival or booking date.</w:t>
            </w:r>
          </w:p>
          <w:p w14:paraId="16B3410D" w14:textId="77777777" w:rsidR="000876E3" w:rsidRPr="00FC2334" w:rsidRDefault="000876E3" w:rsidP="003E49B6">
            <w:pPr>
              <w:pStyle w:val="StyleTableText6ptAfterbefore"/>
            </w:pPr>
            <w:r w:rsidRPr="00FC2334">
              <w:rPr>
                <w:rFonts w:cs="Arial"/>
                <w:b/>
                <w:i/>
                <w:szCs w:val="16"/>
              </w:rPr>
              <w:t xml:space="preserve">GDS Certification testing  Note2:  </w:t>
            </w:r>
            <w:r w:rsidRPr="00FC2334">
              <w:rPr>
                <w:rFonts w:cs="Arial"/>
                <w:i/>
                <w:szCs w:val="16"/>
              </w:rPr>
              <w:t>Applicable to Galileo/ Apollo</w:t>
            </w:r>
          </w:p>
        </w:tc>
      </w:tr>
      <w:tr w:rsidR="000876E3" w:rsidRPr="00710CED" w14:paraId="16B34115"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10F" w14:textId="77777777" w:rsidR="000876E3" w:rsidRPr="00710CE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10" w14:textId="77777777" w:rsidR="000876E3" w:rsidRPr="00710CED" w:rsidRDefault="000876E3" w:rsidP="0019778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11" w14:textId="77777777" w:rsidR="000876E3" w:rsidRPr="00710CED" w:rsidRDefault="000876E3" w:rsidP="0019778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12" w14:textId="77777777" w:rsidR="000876E3" w:rsidRPr="00710CED" w:rsidRDefault="000876E3" w:rsidP="0019778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13" w14:textId="77777777" w:rsidR="000876E3" w:rsidRPr="00710CED" w:rsidRDefault="000876E3" w:rsidP="00197784">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14" w14:textId="77777777" w:rsidR="000876E3" w:rsidRPr="00710CED" w:rsidRDefault="000876E3" w:rsidP="004E5741">
            <w:pPr>
              <w:spacing w:before="60" w:after="60" w:line="360" w:lineRule="auto"/>
              <w:rPr>
                <w:rFonts w:ascii="Arial" w:hAnsi="Arial" w:cs="Arial"/>
                <w:b/>
                <w:sz w:val="16"/>
                <w:szCs w:val="16"/>
              </w:rPr>
            </w:pPr>
          </w:p>
        </w:tc>
      </w:tr>
      <w:tr w:rsidR="000876E3" w:rsidRPr="003E49B6" w14:paraId="16B3413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116" w14:textId="77777777" w:rsidR="000876E3" w:rsidRPr="003E49B6" w:rsidRDefault="000876E3" w:rsidP="001F179A">
            <w:pPr>
              <w:pStyle w:val="StyleArial8ptBoldAfter0ptLinespacing15lines"/>
            </w:pPr>
            <w:r w:rsidRPr="003E49B6">
              <w:t>1</w:t>
            </w:r>
          </w:p>
          <w:p w14:paraId="16B34117" w14:textId="77777777" w:rsidR="000876E3" w:rsidRPr="003E49B6" w:rsidRDefault="000876E3" w:rsidP="001F179A">
            <w:pPr>
              <w:pStyle w:val="StyleArial8ptBoldAfter0ptLinespacing15lines"/>
            </w:pPr>
            <w:r w:rsidRPr="003E49B6">
              <w:t>2</w:t>
            </w:r>
          </w:p>
          <w:p w14:paraId="16B34118" w14:textId="77777777" w:rsidR="000876E3" w:rsidRPr="003E49B6" w:rsidRDefault="000876E3" w:rsidP="001F179A">
            <w:pPr>
              <w:pStyle w:val="StyleArial8ptBoldAfter0ptLinespacing15lines"/>
            </w:pPr>
            <w:r w:rsidRPr="003E49B6">
              <w:t>3</w:t>
            </w:r>
          </w:p>
          <w:p w14:paraId="16B34119" w14:textId="77777777" w:rsidR="000876E3" w:rsidRPr="003E49B6" w:rsidRDefault="000876E3" w:rsidP="001F179A">
            <w:pPr>
              <w:pStyle w:val="StyleArial8ptBoldAfter0ptLinespacing15lines"/>
            </w:pPr>
            <w:r w:rsidRPr="003E49B6">
              <w:t>4</w:t>
            </w:r>
          </w:p>
          <w:p w14:paraId="16B3411A" w14:textId="77777777" w:rsidR="000876E3" w:rsidRPr="003E49B6" w:rsidRDefault="000876E3" w:rsidP="001F179A">
            <w:pPr>
              <w:pStyle w:val="StyleArial8ptBoldAfter0ptLinespacing15lines"/>
            </w:pPr>
            <w:r w:rsidRPr="003E49B6">
              <w:t>5</w:t>
            </w:r>
          </w:p>
          <w:p w14:paraId="16B3411B" w14:textId="77777777" w:rsidR="000876E3" w:rsidRPr="003E49B6" w:rsidRDefault="000876E3" w:rsidP="001F179A">
            <w:pPr>
              <w:pStyle w:val="StyleArial8ptBoldAfter0ptLinespacing15lines"/>
            </w:pPr>
            <w:r w:rsidRPr="003E49B6">
              <w:t>6</w:t>
            </w:r>
          </w:p>
          <w:p w14:paraId="16B3411C" w14:textId="77777777" w:rsidR="000876E3" w:rsidRPr="003E49B6" w:rsidRDefault="000876E3" w:rsidP="001F179A">
            <w:pPr>
              <w:pStyle w:val="StyleArial8ptBoldAfter0ptLinespacing15lines"/>
            </w:pPr>
            <w:r w:rsidRPr="003E49B6">
              <w:t>7</w:t>
            </w:r>
          </w:p>
          <w:p w14:paraId="16B3411D" w14:textId="77777777" w:rsidR="000876E3" w:rsidRPr="003E49B6" w:rsidRDefault="000876E3" w:rsidP="001F179A">
            <w:pPr>
              <w:pStyle w:val="StyleArial8ptBoldAfter0ptLinespacing15lines"/>
            </w:pPr>
            <w:r w:rsidRPr="003E49B6">
              <w:t>8</w:t>
            </w:r>
          </w:p>
          <w:p w14:paraId="16B3411E" w14:textId="77777777" w:rsidR="000876E3" w:rsidRPr="003E49B6" w:rsidRDefault="000876E3" w:rsidP="001F179A">
            <w:pPr>
              <w:pStyle w:val="StyleArial8ptBoldAfter0ptLinespacing15lines"/>
            </w:pPr>
            <w:r w:rsidRPr="003E49B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11F" w14:textId="77777777" w:rsidR="000876E3" w:rsidRPr="003E49B6" w:rsidRDefault="000876E3" w:rsidP="001F179A">
            <w:pPr>
              <w:pStyle w:val="StyleArial8ptBoldAfter0ptLinespacing15lines"/>
            </w:pPr>
            <w:r w:rsidRPr="003E49B6">
              <w:t>HotelResModifies</w:t>
            </w:r>
          </w:p>
          <w:p w14:paraId="16B34120" w14:textId="77777777" w:rsidR="000876E3" w:rsidRPr="003E49B6" w:rsidRDefault="000876E3" w:rsidP="001F179A">
            <w:pPr>
              <w:pStyle w:val="StyleArial8ptBoldAfter0ptLinespacing15lines"/>
            </w:pPr>
            <w:r w:rsidRPr="003E49B6">
              <w:t>HotelResModify</w:t>
            </w:r>
          </w:p>
          <w:p w14:paraId="16B34121" w14:textId="77777777" w:rsidR="000876E3" w:rsidRPr="003E49B6" w:rsidRDefault="000876E3" w:rsidP="001F179A">
            <w:pPr>
              <w:pStyle w:val="StyleArial8ptBoldAfter0ptLinespacing15lines"/>
            </w:pPr>
            <w:r w:rsidRPr="003E49B6">
              <w:t>RoomStays</w:t>
            </w:r>
          </w:p>
          <w:p w14:paraId="16B34122" w14:textId="77777777" w:rsidR="000876E3" w:rsidRPr="003E49B6" w:rsidRDefault="000876E3" w:rsidP="001F179A">
            <w:pPr>
              <w:pStyle w:val="StyleArial8ptBoldAfter0ptLinespacing15lines"/>
            </w:pPr>
            <w:r w:rsidRPr="003E49B6">
              <w:t>RoomStay</w:t>
            </w:r>
          </w:p>
          <w:p w14:paraId="16B34123" w14:textId="77777777" w:rsidR="000876E3" w:rsidRPr="003E49B6" w:rsidRDefault="000876E3" w:rsidP="001F179A">
            <w:pPr>
              <w:pStyle w:val="StyleArial8ptBoldAfter0ptLinespacing15lines"/>
            </w:pPr>
            <w:r w:rsidRPr="003E49B6">
              <w:t>RatePlans</w:t>
            </w:r>
          </w:p>
          <w:p w14:paraId="16B34124" w14:textId="77777777" w:rsidR="000876E3" w:rsidRPr="003E49B6" w:rsidRDefault="000876E3" w:rsidP="001F179A">
            <w:pPr>
              <w:pStyle w:val="StyleArial8ptBoldAfter0ptLinespacing15lines"/>
            </w:pPr>
            <w:r w:rsidRPr="003E49B6">
              <w:t>RatePlan</w:t>
            </w:r>
          </w:p>
          <w:p w14:paraId="16B34125" w14:textId="77777777" w:rsidR="000876E3" w:rsidRPr="003E49B6" w:rsidRDefault="000876E3" w:rsidP="001F179A">
            <w:pPr>
              <w:pStyle w:val="StyleArial8ptBoldAfter0ptLinespacing15lines"/>
            </w:pPr>
            <w:r w:rsidRPr="003E49B6">
              <w:t>CancelPenalities</w:t>
            </w:r>
          </w:p>
          <w:p w14:paraId="16B34126" w14:textId="77777777" w:rsidR="000876E3" w:rsidRPr="003E49B6" w:rsidRDefault="000876E3" w:rsidP="001F179A">
            <w:pPr>
              <w:pStyle w:val="StyleArial8ptBoldAfter0ptLinespacing15lines"/>
            </w:pPr>
            <w:r w:rsidRPr="003E49B6">
              <w:t>CancelPenalty</w:t>
            </w:r>
          </w:p>
          <w:p w14:paraId="16B34127" w14:textId="77777777" w:rsidR="000876E3" w:rsidRPr="003E49B6" w:rsidRDefault="000876E3" w:rsidP="001F179A">
            <w:pPr>
              <w:pStyle w:val="StyleArial8ptBoldAfter0ptLinespacing15lines"/>
            </w:pPr>
            <w:r w:rsidRPr="003E49B6">
              <w:t>AmountPercent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128" w14:textId="77777777" w:rsidR="000876E3" w:rsidRPr="003E49B6" w:rsidRDefault="000876E3" w:rsidP="001F179A">
            <w:pPr>
              <w:pStyle w:val="StyleArial8ptBoldAfter0ptLinespacing15lines"/>
            </w:pPr>
            <w:r w:rsidRPr="003E49B6">
              <w:t>M</w:t>
            </w:r>
          </w:p>
          <w:p w14:paraId="16B34129" w14:textId="77777777" w:rsidR="000876E3" w:rsidRPr="003E49B6" w:rsidRDefault="000876E3" w:rsidP="001F179A">
            <w:pPr>
              <w:pStyle w:val="StyleArial8ptBoldAfter0ptLinespacing15lines"/>
            </w:pPr>
            <w:r w:rsidRPr="003E49B6">
              <w:t>M</w:t>
            </w:r>
          </w:p>
          <w:p w14:paraId="16B3412A" w14:textId="77777777" w:rsidR="000876E3" w:rsidRPr="003E49B6" w:rsidRDefault="000876E3" w:rsidP="001F179A">
            <w:pPr>
              <w:pStyle w:val="StyleArial8ptBoldAfter0ptLinespacing15lines"/>
            </w:pPr>
            <w:r w:rsidRPr="003E49B6">
              <w:t>M</w:t>
            </w:r>
          </w:p>
          <w:p w14:paraId="16B3412B" w14:textId="77777777" w:rsidR="000876E3" w:rsidRPr="003E49B6" w:rsidRDefault="000876E3" w:rsidP="001F179A">
            <w:pPr>
              <w:pStyle w:val="StyleArial8ptBoldAfter0ptLinespacing15lines"/>
            </w:pPr>
            <w:r w:rsidRPr="003E49B6">
              <w:t>M</w:t>
            </w:r>
          </w:p>
          <w:p w14:paraId="16B3412C" w14:textId="77777777" w:rsidR="000876E3" w:rsidRPr="003E49B6" w:rsidRDefault="000876E3" w:rsidP="00D61644">
            <w:pPr>
              <w:pStyle w:val="StyleArial8ptBoldAfter0ptLinespacing15lines"/>
              <w:rPr>
                <w:strike/>
              </w:rPr>
            </w:pPr>
            <w:r w:rsidRPr="003E49B6">
              <w:t>R</w:t>
            </w:r>
          </w:p>
          <w:p w14:paraId="16B3412D" w14:textId="77777777" w:rsidR="000876E3" w:rsidRPr="003E49B6" w:rsidRDefault="000876E3" w:rsidP="00D61644">
            <w:pPr>
              <w:pStyle w:val="StyleArial8ptBoldAfter0ptLinespacing15lines"/>
            </w:pPr>
            <w:r w:rsidRPr="003E49B6">
              <w:t>R</w:t>
            </w:r>
          </w:p>
          <w:p w14:paraId="16B3412E" w14:textId="77777777" w:rsidR="000876E3" w:rsidRPr="003E49B6" w:rsidRDefault="000876E3" w:rsidP="001F179A">
            <w:pPr>
              <w:pStyle w:val="StyleArial8ptBoldAfter0ptLinespacing15lines"/>
              <w:rPr>
                <w:strike/>
              </w:rPr>
            </w:pPr>
            <w:r w:rsidRPr="003E49B6">
              <w:t>R</w:t>
            </w:r>
          </w:p>
          <w:p w14:paraId="16B3412F" w14:textId="77777777" w:rsidR="000876E3" w:rsidRPr="003E49B6" w:rsidRDefault="000876E3" w:rsidP="001F179A">
            <w:pPr>
              <w:pStyle w:val="StyleArial8ptBoldAfter0ptLinespacing15lines"/>
              <w:rPr>
                <w:strike/>
              </w:rPr>
            </w:pPr>
            <w:r w:rsidRPr="003E49B6">
              <w:t>R</w:t>
            </w:r>
          </w:p>
          <w:p w14:paraId="16B34130" w14:textId="77777777" w:rsidR="000876E3" w:rsidRPr="003E49B6" w:rsidRDefault="000876E3" w:rsidP="003E49B6">
            <w:pPr>
              <w:pStyle w:val="StyleArial8ptBoldAfter0ptLinespacing15lines"/>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131" w14:textId="77777777" w:rsidR="000876E3" w:rsidRPr="003E49B6" w:rsidRDefault="000876E3" w:rsidP="00B52F79">
            <w:pPr>
              <w:pStyle w:val="TableText"/>
              <w:rPr>
                <w:sz w:val="16"/>
                <w:szCs w:val="16"/>
              </w:rPr>
            </w:pPr>
            <w:r w:rsidRPr="003E49B6">
              <w:rPr>
                <w:b/>
                <w:sz w:val="16"/>
                <w:szCs w:val="16"/>
              </w:rPr>
              <w:t xml:space="preserve">GDS Note:  </w:t>
            </w:r>
            <w:r w:rsidRPr="003E49B6">
              <w:rPr>
                <w:sz w:val="16"/>
                <w:szCs w:val="16"/>
              </w:rPr>
              <w:t>A cancel penalty must be returned in one of the following:</w:t>
            </w:r>
          </w:p>
          <w:p w14:paraId="16B34132" w14:textId="77777777" w:rsidR="000876E3" w:rsidRPr="003E49B6" w:rsidRDefault="000876E3" w:rsidP="00AB7697">
            <w:pPr>
              <w:pStyle w:val="TableText"/>
              <w:numPr>
                <w:ilvl w:val="0"/>
                <w:numId w:val="24"/>
              </w:numPr>
              <w:ind w:left="432"/>
              <w:rPr>
                <w:sz w:val="16"/>
                <w:szCs w:val="16"/>
              </w:rPr>
            </w:pPr>
            <w:r w:rsidRPr="003E49B6">
              <w:rPr>
                <w:sz w:val="16"/>
                <w:szCs w:val="16"/>
              </w:rPr>
              <w:t>@Amount &amp; @Currency Code</w:t>
            </w:r>
          </w:p>
          <w:p w14:paraId="16B34133" w14:textId="77777777" w:rsidR="000876E3" w:rsidRPr="003E49B6" w:rsidRDefault="000876E3" w:rsidP="00AB7697">
            <w:pPr>
              <w:pStyle w:val="TableText"/>
              <w:numPr>
                <w:ilvl w:val="0"/>
                <w:numId w:val="24"/>
              </w:numPr>
              <w:ind w:left="432"/>
              <w:rPr>
                <w:sz w:val="16"/>
                <w:szCs w:val="16"/>
              </w:rPr>
            </w:pPr>
            <w:r w:rsidRPr="003E49B6">
              <w:rPr>
                <w:sz w:val="16"/>
                <w:szCs w:val="16"/>
              </w:rPr>
              <w:t>@Numberof Nights</w:t>
            </w:r>
          </w:p>
          <w:p w14:paraId="16B34134" w14:textId="77777777" w:rsidR="000876E3" w:rsidRPr="003E49B6" w:rsidRDefault="000876E3" w:rsidP="00AB7697">
            <w:pPr>
              <w:pStyle w:val="TableText"/>
              <w:numPr>
                <w:ilvl w:val="0"/>
                <w:numId w:val="24"/>
              </w:numPr>
              <w:ind w:left="432"/>
              <w:rPr>
                <w:b/>
                <w:sz w:val="16"/>
                <w:szCs w:val="16"/>
              </w:rPr>
            </w:pPr>
            <w:r w:rsidRPr="003E49B6">
              <w:rPr>
                <w:sz w:val="16"/>
                <w:szCs w:val="16"/>
              </w:rPr>
              <w:t>@Percent, @NumberOfNights &amp; @BasisType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135" w14:textId="77777777" w:rsidR="000876E3" w:rsidRPr="003E49B6" w:rsidRDefault="000876E3" w:rsidP="00D64407">
            <w:pPr>
              <w:spacing w:after="0" w:line="360" w:lineRule="auto"/>
              <w:jc w:val="center"/>
              <w:rPr>
                <w:rFonts w:ascii="Arial" w:hAnsi="Arial" w:cs="Arial"/>
                <w:b/>
                <w:sz w:val="16"/>
                <w:szCs w:val="16"/>
              </w:rPr>
            </w:pPr>
            <w:r w:rsidRPr="003E49B6">
              <w:rPr>
                <w:rFonts w:ascii="Arial" w:hAnsi="Arial" w:cs="Arial"/>
                <w:b/>
                <w:sz w:val="16"/>
                <w:szCs w:val="16"/>
              </w:rPr>
              <w:t>GDS</w:t>
            </w:r>
          </w:p>
          <w:p w14:paraId="16B34136" w14:textId="77777777" w:rsidR="000876E3" w:rsidRPr="003E49B6" w:rsidRDefault="000876E3" w:rsidP="00D64407">
            <w:pPr>
              <w:spacing w:after="0" w:line="360" w:lineRule="auto"/>
              <w:jc w:val="center"/>
              <w:rPr>
                <w:rFonts w:ascii="Arial" w:hAnsi="Arial" w:cs="Arial"/>
                <w:b/>
                <w:sz w:val="16"/>
                <w:szCs w:val="16"/>
              </w:rPr>
            </w:pPr>
            <w:r w:rsidRPr="003E49B6">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137" w14:textId="77777777" w:rsidR="000876E3" w:rsidRPr="003E49B6" w:rsidRDefault="000876E3" w:rsidP="00197784">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138" w14:textId="77777777" w:rsidR="000876E3" w:rsidRPr="003E49B6" w:rsidRDefault="000876E3" w:rsidP="00391063">
            <w:pPr>
              <w:spacing w:before="60" w:after="60" w:line="360" w:lineRule="auto"/>
              <w:rPr>
                <w:rFonts w:ascii="Arial" w:hAnsi="Arial" w:cs="Arial"/>
                <w:b/>
                <w:sz w:val="16"/>
                <w:szCs w:val="16"/>
              </w:rPr>
            </w:pPr>
          </w:p>
        </w:tc>
      </w:tr>
      <w:tr w:rsidR="000876E3" w:rsidRPr="00F860DF" w14:paraId="16B3414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3A" w14:textId="77777777" w:rsidR="000876E3" w:rsidRPr="003E49B6" w:rsidRDefault="000876E3" w:rsidP="00197784">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3B" w14:textId="77777777" w:rsidR="000876E3" w:rsidRPr="00537256" w:rsidRDefault="000876E3" w:rsidP="001F179A">
            <w:pPr>
              <w:pStyle w:val="StyleArial8ptAfter0ptLinespacingsingle"/>
            </w:pPr>
            <w:r w:rsidRPr="00537256">
              <w:t>@TaxInclusive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3C" w14:textId="77777777" w:rsidR="000876E3" w:rsidRPr="003E49B6" w:rsidRDefault="000876E3" w:rsidP="003E49B6">
            <w:pPr>
              <w:pStyle w:val="StyleArial8ptAfter0ptLinespacingsingle"/>
              <w:rPr>
                <w:strike/>
              </w:rPr>
            </w:pPr>
            <w:r w:rsidRPr="003E49B6">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3D" w14:textId="77777777" w:rsidR="000876E3" w:rsidRPr="003E49B6" w:rsidRDefault="000876E3" w:rsidP="001F179A">
            <w:pPr>
              <w:pStyle w:val="StyleArial8ptAfter0ptLinespacingsingle"/>
            </w:pPr>
            <w:r w:rsidRPr="003E49B6">
              <w:t>xs:Boolean</w:t>
            </w:r>
          </w:p>
          <w:p w14:paraId="16B3413E" w14:textId="77777777" w:rsidR="000876E3" w:rsidRPr="003E49B6" w:rsidRDefault="000876E3" w:rsidP="001F179A">
            <w:pPr>
              <w:pStyle w:val="StyleTableText8pt"/>
            </w:pPr>
            <w:r w:rsidRPr="003E49B6">
              <w:rPr>
                <w:i/>
              </w:rPr>
              <w:t>Example:</w:t>
            </w:r>
          </w:p>
          <w:p w14:paraId="16B3413F" w14:textId="77777777" w:rsidR="000876E3" w:rsidRPr="003E49B6" w:rsidRDefault="000876E3" w:rsidP="001F179A">
            <w:pPr>
              <w:pStyle w:val="StyleArial8ptAfter0ptLinespacingsingle"/>
            </w:pPr>
            <w:r w:rsidRPr="003E49B6">
              <w:t>&lt;AmountPercent</w:t>
            </w:r>
          </w:p>
          <w:p w14:paraId="16B34140" w14:textId="77777777" w:rsidR="000876E3" w:rsidRPr="003E49B6" w:rsidRDefault="000876E3" w:rsidP="006F1F91">
            <w:pPr>
              <w:spacing w:after="0" w:line="240" w:lineRule="auto"/>
              <w:rPr>
                <w:rFonts w:ascii="Arial" w:hAnsi="Arial" w:cs="Arial"/>
                <w:sz w:val="16"/>
                <w:szCs w:val="16"/>
              </w:rPr>
            </w:pPr>
            <w:r w:rsidRPr="003E49B6">
              <w:rPr>
                <w:rFonts w:ascii="Arial" w:hAnsi="Arial" w:cs="Arial"/>
                <w:b/>
                <w:sz w:val="16"/>
                <w:szCs w:val="16"/>
              </w:rPr>
              <w:t>TaxInclusive=”true”/&gt;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41" w14:textId="77777777" w:rsidR="000876E3" w:rsidRPr="003E49B6" w:rsidRDefault="000876E3" w:rsidP="001F179A">
            <w:pPr>
              <w:pStyle w:val="StyleArial8ptCenteredAfter0ptLinespacingsingle"/>
            </w:pPr>
            <w:r w:rsidRPr="003E49B6">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42" w14:textId="77777777" w:rsidR="000876E3" w:rsidRPr="003E49B6" w:rsidRDefault="000876E3" w:rsidP="001F179A">
            <w:pPr>
              <w:pStyle w:val="StyleArial8ptAfter0ptLinespacingsingle"/>
            </w:pPr>
            <w:r w:rsidRPr="003E49B6">
              <w:t>true =  taxes are included</w:t>
            </w:r>
          </w:p>
          <w:p w14:paraId="16B34143" w14:textId="77777777" w:rsidR="000876E3" w:rsidRPr="003E49B6" w:rsidRDefault="000876E3" w:rsidP="001F179A">
            <w:pPr>
              <w:pStyle w:val="StyleArial8ptAfter0ptLinespacingsingle"/>
            </w:pPr>
            <w:r w:rsidRPr="003E49B6">
              <w:t>false = taxes are not included</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44" w14:textId="77777777" w:rsidR="000876E3" w:rsidRPr="00FC2334" w:rsidRDefault="000876E3" w:rsidP="000D21EE">
            <w:pPr>
              <w:pStyle w:val="StyleArial8ptAfter0ptLinespacingsingle"/>
            </w:pPr>
            <w:r w:rsidRPr="00FC2334">
              <w:t>Penalty amount contains taxes</w:t>
            </w:r>
          </w:p>
          <w:p w14:paraId="16B34145" w14:textId="77777777" w:rsidR="000876E3" w:rsidRPr="00FC2334" w:rsidRDefault="000876E3" w:rsidP="00FA5EAE">
            <w:pPr>
              <w:spacing w:before="60" w:after="60" w:line="240" w:lineRule="auto"/>
              <w:rPr>
                <w:rFonts w:ascii="Arial" w:hAnsi="Arial" w:cs="Arial"/>
                <w:color w:val="000000"/>
                <w:sz w:val="16"/>
                <w:szCs w:val="16"/>
              </w:rPr>
            </w:pPr>
            <w:r w:rsidRPr="00FC2334">
              <w:rPr>
                <w:rFonts w:ascii="Arial" w:hAnsi="Arial" w:cs="Arial"/>
                <w:b/>
                <w:color w:val="000000"/>
                <w:sz w:val="16"/>
                <w:szCs w:val="16"/>
              </w:rPr>
              <w:t>GDS Note1:</w:t>
            </w:r>
            <w:r w:rsidRPr="00FC2334">
              <w:rPr>
                <w:rFonts w:ascii="Arial" w:hAnsi="Arial" w:cs="Arial"/>
                <w:color w:val="000000"/>
                <w:sz w:val="16"/>
                <w:szCs w:val="16"/>
              </w:rPr>
              <w:t xml:space="preserve">  Indicates whether taxes are included when figuring the base amount.</w:t>
            </w:r>
          </w:p>
          <w:p w14:paraId="16B34146" w14:textId="77777777" w:rsidR="000876E3" w:rsidRPr="00FC2334" w:rsidRDefault="000876E3" w:rsidP="003E49B6">
            <w:pPr>
              <w:pStyle w:val="StyleTableText6ptAfterbefore"/>
              <w:rPr>
                <w:rFonts w:cs="Arial"/>
                <w:color w:val="000000"/>
                <w:szCs w:val="16"/>
              </w:rPr>
            </w:pPr>
            <w:r w:rsidRPr="00FC2334">
              <w:rPr>
                <w:rFonts w:cs="Arial"/>
                <w:b/>
                <w:i/>
                <w:szCs w:val="16"/>
              </w:rPr>
              <w:t xml:space="preserve">GDS Certification testing  Note2:  </w:t>
            </w:r>
            <w:r w:rsidRPr="00FC2334">
              <w:rPr>
                <w:rFonts w:cs="Arial"/>
                <w:i/>
                <w:szCs w:val="16"/>
              </w:rPr>
              <w:t>Applicable to Galileo/ Apollo</w:t>
            </w:r>
          </w:p>
        </w:tc>
      </w:tr>
      <w:tr w:rsidR="000876E3" w:rsidRPr="00F860DF" w14:paraId="16B3415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48"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49" w14:textId="77777777" w:rsidR="000876E3" w:rsidRPr="00537256" w:rsidRDefault="000876E3" w:rsidP="001F179A">
            <w:pPr>
              <w:pStyle w:val="StyleArial8ptAfter0ptLinespacingsingle"/>
            </w:pPr>
            <w:r w:rsidRPr="00537256">
              <w:t>@FeesInclusive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4A" w14:textId="77777777" w:rsidR="000876E3" w:rsidRPr="00B11BD4" w:rsidRDefault="000876E3" w:rsidP="003E49B6">
            <w:pPr>
              <w:pStyle w:val="StyleArial8ptAfter0ptLinespacingsingle"/>
            </w:pPr>
            <w:r w:rsidRPr="00B11BD4">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4B" w14:textId="77777777" w:rsidR="000876E3" w:rsidRPr="00B11BD4" w:rsidRDefault="000876E3" w:rsidP="001F179A">
            <w:pPr>
              <w:pStyle w:val="StyleArial8ptAfter0ptLinespacingsingle"/>
            </w:pPr>
            <w:r w:rsidRPr="00B11BD4">
              <w:t>xs:Boolean</w:t>
            </w:r>
          </w:p>
          <w:p w14:paraId="16B3414C" w14:textId="77777777" w:rsidR="000876E3" w:rsidRPr="00B11BD4" w:rsidRDefault="000876E3" w:rsidP="001F179A">
            <w:pPr>
              <w:pStyle w:val="StyleTableText8pt"/>
            </w:pPr>
            <w:r w:rsidRPr="00B11BD4">
              <w:rPr>
                <w:i/>
              </w:rPr>
              <w:t>Example:</w:t>
            </w:r>
          </w:p>
          <w:p w14:paraId="16B3414D" w14:textId="77777777" w:rsidR="000876E3" w:rsidRPr="00B11BD4" w:rsidRDefault="000876E3" w:rsidP="001F179A">
            <w:pPr>
              <w:pStyle w:val="StyleArial8ptAfter0ptLinespacingsingle"/>
            </w:pPr>
            <w:r w:rsidRPr="00B11BD4">
              <w:t>&lt;AmountPercent</w:t>
            </w:r>
          </w:p>
          <w:p w14:paraId="16B3414E" w14:textId="77777777" w:rsidR="000876E3" w:rsidRPr="00B11BD4" w:rsidRDefault="000876E3" w:rsidP="006F1F91">
            <w:pPr>
              <w:spacing w:after="0" w:line="240" w:lineRule="auto"/>
              <w:rPr>
                <w:rFonts w:ascii="Arial" w:hAnsi="Arial" w:cs="Arial"/>
                <w:b/>
                <w:sz w:val="16"/>
                <w:szCs w:val="16"/>
              </w:rPr>
            </w:pPr>
            <w:r w:rsidRPr="00B11BD4">
              <w:rPr>
                <w:rFonts w:ascii="Arial" w:hAnsi="Arial" w:cs="Arial"/>
                <w:b/>
                <w:sz w:val="16"/>
                <w:szCs w:val="16"/>
              </w:rPr>
              <w:t>FeesInclusive=”true”/&gt;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4F" w14:textId="77777777" w:rsidR="000876E3" w:rsidRPr="00B11BD4" w:rsidRDefault="000876E3" w:rsidP="001F179A">
            <w:pPr>
              <w:pStyle w:val="StyleArial8ptCenteredAfter0ptLinespacingsingle"/>
            </w:pPr>
            <w:r w:rsidRPr="00B11BD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50" w14:textId="77777777" w:rsidR="000876E3" w:rsidRPr="00B11BD4" w:rsidRDefault="000876E3" w:rsidP="001F179A">
            <w:pPr>
              <w:pStyle w:val="StyleArial8ptAfter0ptLinespacingsingle"/>
            </w:pPr>
            <w:r w:rsidRPr="00B11BD4">
              <w:t>true =  fees are included</w:t>
            </w:r>
          </w:p>
          <w:p w14:paraId="16B34151" w14:textId="77777777" w:rsidR="000876E3" w:rsidRPr="00B11BD4" w:rsidRDefault="000876E3" w:rsidP="001F179A">
            <w:pPr>
              <w:pStyle w:val="StyleArial8ptAfter0ptLinespacingsingle"/>
            </w:pPr>
            <w:r w:rsidRPr="00B11BD4">
              <w:t>false = fees are not included</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52" w14:textId="77777777" w:rsidR="000876E3" w:rsidRPr="00FC2334" w:rsidRDefault="000876E3" w:rsidP="001F179A">
            <w:pPr>
              <w:pStyle w:val="StyleArial8ptBefore3ptAfter3ptLinespacingsing"/>
            </w:pPr>
            <w:r w:rsidRPr="00FC2334">
              <w:t>Penalty amount contains fees</w:t>
            </w:r>
          </w:p>
          <w:p w14:paraId="16B34153" w14:textId="77777777" w:rsidR="000876E3" w:rsidRPr="00FC2334" w:rsidRDefault="000876E3" w:rsidP="00FA5EAE">
            <w:pPr>
              <w:spacing w:before="60" w:after="60" w:line="240" w:lineRule="auto"/>
              <w:rPr>
                <w:rFonts w:ascii="Arial" w:hAnsi="Arial" w:cs="Arial"/>
                <w:sz w:val="16"/>
                <w:szCs w:val="16"/>
              </w:rPr>
            </w:pPr>
            <w:r w:rsidRPr="00FC2334">
              <w:rPr>
                <w:rFonts w:ascii="Arial" w:hAnsi="Arial" w:cs="Arial"/>
                <w:b/>
                <w:sz w:val="16"/>
                <w:szCs w:val="16"/>
              </w:rPr>
              <w:t>GDS Note1:</w:t>
            </w:r>
            <w:r w:rsidRPr="00FC2334">
              <w:rPr>
                <w:rFonts w:ascii="Arial" w:hAnsi="Arial" w:cs="Arial"/>
                <w:sz w:val="16"/>
                <w:szCs w:val="16"/>
              </w:rPr>
              <w:t xml:space="preserve">  Indicates whether taxes are included when figuring the base amount.</w:t>
            </w:r>
          </w:p>
          <w:p w14:paraId="16B34154" w14:textId="77777777" w:rsidR="000876E3" w:rsidRPr="00FC2334" w:rsidRDefault="000876E3" w:rsidP="00B11BD4">
            <w:pPr>
              <w:pStyle w:val="StyleTableText6ptAfterbefore"/>
            </w:pPr>
            <w:r w:rsidRPr="00FC2334">
              <w:rPr>
                <w:rFonts w:cs="Arial"/>
                <w:b/>
                <w:i/>
                <w:szCs w:val="16"/>
              </w:rPr>
              <w:t xml:space="preserve">GDS Certification testing  Note2:  </w:t>
            </w:r>
            <w:r w:rsidRPr="00FC2334">
              <w:rPr>
                <w:rFonts w:cs="Arial"/>
                <w:i/>
                <w:szCs w:val="16"/>
              </w:rPr>
              <w:t>Applicable to Galileo/ Apollo</w:t>
            </w:r>
          </w:p>
        </w:tc>
      </w:tr>
      <w:tr w:rsidR="000876E3" w:rsidRPr="00F860DF" w14:paraId="16B34162" w14:textId="77777777" w:rsidTr="000876E3">
        <w:trPr>
          <w:cantSplit/>
          <w:trHeight w:val="2654"/>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56"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57" w14:textId="77777777" w:rsidR="000876E3" w:rsidRPr="00710CED" w:rsidRDefault="000876E3" w:rsidP="001F179A">
            <w:pPr>
              <w:pStyle w:val="StyleArial8ptAfter0ptLinespacingsingle"/>
            </w:pPr>
            <w:r w:rsidRPr="00710CED">
              <w:t>@NmbrOfNights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58"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59" w14:textId="77777777" w:rsidR="000876E3" w:rsidRPr="00710CED" w:rsidRDefault="000876E3" w:rsidP="001F179A">
            <w:pPr>
              <w:pStyle w:val="StyleArial8ptAfter0ptLinespacingsingle"/>
            </w:pPr>
            <w:r w:rsidRPr="00710CED">
              <w:t>xs:NonNegativeInteger</w:t>
            </w:r>
          </w:p>
          <w:p w14:paraId="16B3415A" w14:textId="77777777" w:rsidR="000876E3" w:rsidRPr="00710CED" w:rsidRDefault="000876E3" w:rsidP="001F179A">
            <w:pPr>
              <w:pStyle w:val="StyleTableText8pt"/>
            </w:pPr>
            <w:r w:rsidRPr="00710CED">
              <w:rPr>
                <w:i/>
              </w:rPr>
              <w:t>Example:</w:t>
            </w:r>
          </w:p>
          <w:p w14:paraId="16B3415B" w14:textId="77777777" w:rsidR="000876E3" w:rsidRPr="00710CED" w:rsidRDefault="000876E3" w:rsidP="001F179A">
            <w:pPr>
              <w:pStyle w:val="StyleArial8ptAfter0ptLinespacingsingle"/>
            </w:pPr>
            <w:r w:rsidRPr="00710CED">
              <w:t>&lt;AmountPercent</w:t>
            </w:r>
          </w:p>
          <w:p w14:paraId="16B3415C" w14:textId="77777777" w:rsidR="000876E3" w:rsidRPr="00710CED" w:rsidRDefault="000876E3" w:rsidP="00386A2A">
            <w:pPr>
              <w:spacing w:after="0" w:line="240" w:lineRule="auto"/>
              <w:rPr>
                <w:rFonts w:ascii="Arial" w:hAnsi="Arial" w:cs="Arial"/>
                <w:sz w:val="16"/>
                <w:szCs w:val="16"/>
              </w:rPr>
            </w:pPr>
            <w:r w:rsidRPr="00710CED">
              <w:rPr>
                <w:rFonts w:ascii="Arial" w:hAnsi="Arial" w:cs="Arial"/>
                <w:b/>
                <w:sz w:val="16"/>
                <w:szCs w:val="16"/>
              </w:rPr>
              <w:t>NmbrOfNights=”2”</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5D"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5E"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5F" w14:textId="77777777" w:rsidR="000876E3" w:rsidRPr="00FC2334" w:rsidRDefault="000876E3" w:rsidP="006C61D2">
            <w:pPr>
              <w:pStyle w:val="StyleTableText6ptAfterbefore"/>
            </w:pPr>
            <w:r w:rsidRPr="00FC2334">
              <w:t>Number of nights assessed a cancellation penalty</w:t>
            </w:r>
          </w:p>
          <w:p w14:paraId="16B34160" w14:textId="77777777" w:rsidR="000876E3" w:rsidRPr="00FC2334" w:rsidRDefault="000876E3" w:rsidP="00FA5EAE">
            <w:pPr>
              <w:pStyle w:val="StyleTableText6ptAfterbefore"/>
              <w:rPr>
                <w:rFonts w:cs="Arial"/>
                <w:color w:val="000000"/>
                <w:szCs w:val="16"/>
              </w:rPr>
            </w:pPr>
            <w:r w:rsidRPr="00FC2334">
              <w:rPr>
                <w:rFonts w:cs="Arial"/>
                <w:b/>
                <w:color w:val="000000"/>
                <w:szCs w:val="16"/>
              </w:rPr>
              <w:t>GDS Note1</w:t>
            </w:r>
            <w:r w:rsidRPr="00FC2334">
              <w:rPr>
                <w:rFonts w:cs="Arial"/>
                <w:color w:val="000000"/>
                <w:szCs w:val="16"/>
              </w:rPr>
              <w:t>:  The number of nights of the hotel stay that are used to calculate the fee amount.</w:t>
            </w:r>
          </w:p>
          <w:p w14:paraId="16B34161" w14:textId="77777777" w:rsidR="000876E3" w:rsidRPr="00FC2334" w:rsidRDefault="000876E3" w:rsidP="00B11BD4">
            <w:pPr>
              <w:pStyle w:val="StyleTableText6ptAfterbefore"/>
              <w:rPr>
                <w:rFonts w:cs="Arial"/>
                <w:szCs w:val="16"/>
              </w:rPr>
            </w:pPr>
            <w:r w:rsidRPr="00FC2334">
              <w:rPr>
                <w:rFonts w:cs="Arial"/>
                <w:b/>
                <w:i/>
                <w:szCs w:val="16"/>
              </w:rPr>
              <w:t xml:space="preserve">GDS Certification testing  Note2:  </w:t>
            </w:r>
            <w:r w:rsidRPr="00FC2334">
              <w:rPr>
                <w:rFonts w:cs="Arial"/>
                <w:i/>
                <w:szCs w:val="16"/>
              </w:rPr>
              <w:t>Applicable to Galileo/ Apollo</w:t>
            </w:r>
          </w:p>
        </w:tc>
      </w:tr>
      <w:tr w:rsidR="000876E3" w:rsidRPr="00F860DF" w14:paraId="16B3417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63"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64" w14:textId="77777777" w:rsidR="000876E3" w:rsidRPr="00710CED" w:rsidRDefault="000876E3" w:rsidP="001F179A">
            <w:pPr>
              <w:pStyle w:val="StyleArial8ptAfter0ptLinespacingsingle"/>
            </w:pPr>
            <w:r w:rsidRPr="00710CED">
              <w:t>@BasisType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65"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66" w14:textId="77777777" w:rsidR="000876E3" w:rsidRPr="00710CED" w:rsidRDefault="000876E3" w:rsidP="001F179A">
            <w:pPr>
              <w:pStyle w:val="StyleArial8ptAfter0ptLinespacingsingle"/>
            </w:pPr>
            <w:r w:rsidRPr="00710CED">
              <w:t>StringLength1to16</w:t>
            </w:r>
          </w:p>
          <w:p w14:paraId="16B34167" w14:textId="77777777" w:rsidR="000876E3" w:rsidRPr="00710CED" w:rsidRDefault="000876E3" w:rsidP="001F179A">
            <w:pPr>
              <w:pStyle w:val="StyleTableText8pt"/>
            </w:pPr>
            <w:r w:rsidRPr="00710CED">
              <w:rPr>
                <w:i/>
              </w:rPr>
              <w:t>Example:</w:t>
            </w:r>
          </w:p>
          <w:p w14:paraId="16B34168" w14:textId="77777777" w:rsidR="000876E3" w:rsidRPr="00710CED" w:rsidRDefault="000876E3" w:rsidP="001F179A">
            <w:pPr>
              <w:pStyle w:val="StyleArial8ptAfter0ptLinespacingsingle"/>
            </w:pPr>
            <w:r w:rsidRPr="00710CED">
              <w:t>&lt;AmountPercent</w:t>
            </w:r>
          </w:p>
          <w:p w14:paraId="16B34169" w14:textId="77777777" w:rsidR="000876E3" w:rsidRPr="00710CED" w:rsidRDefault="000876E3" w:rsidP="00D23E9F">
            <w:pPr>
              <w:spacing w:after="0" w:line="240" w:lineRule="auto"/>
              <w:rPr>
                <w:rFonts w:ascii="Arial" w:hAnsi="Arial" w:cs="Arial"/>
                <w:sz w:val="16"/>
                <w:szCs w:val="16"/>
              </w:rPr>
            </w:pPr>
            <w:r w:rsidRPr="00710CED">
              <w:rPr>
                <w:rFonts w:ascii="Arial" w:hAnsi="Arial" w:cs="Arial"/>
                <w:b/>
                <w:sz w:val="16"/>
                <w:szCs w:val="16"/>
              </w:rPr>
              <w:t>BasisType=”FullStay</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6A"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6B" w14:textId="77777777" w:rsidR="000876E3" w:rsidRPr="00710CED" w:rsidRDefault="000876E3" w:rsidP="001F179A">
            <w:pPr>
              <w:pStyle w:val="StyleTableText8pt"/>
            </w:pPr>
            <w:r w:rsidRPr="00710CED">
              <w:rPr>
                <w:i/>
              </w:rPr>
              <w:t>Valid enumeration values</w:t>
            </w:r>
            <w:r w:rsidRPr="00710CED">
              <w:t>:</w:t>
            </w:r>
          </w:p>
          <w:p w14:paraId="16B3416C" w14:textId="77777777" w:rsidR="000876E3" w:rsidRPr="00710CED" w:rsidRDefault="000876E3" w:rsidP="00353ACC">
            <w:pPr>
              <w:pStyle w:val="StyleTableText6ptAfterbefore"/>
              <w:numPr>
                <w:ilvl w:val="0"/>
                <w:numId w:val="15"/>
              </w:numPr>
              <w:ind w:left="252" w:hanging="252"/>
            </w:pPr>
            <w:r w:rsidRPr="00710CED">
              <w:t>FullStay</w:t>
            </w:r>
          </w:p>
          <w:p w14:paraId="16B3416D" w14:textId="77777777" w:rsidR="000876E3" w:rsidRPr="00710CED" w:rsidRDefault="000876E3" w:rsidP="00353ACC">
            <w:pPr>
              <w:pStyle w:val="StyleTableText6ptAfterbefore"/>
              <w:numPr>
                <w:ilvl w:val="0"/>
                <w:numId w:val="15"/>
              </w:numPr>
              <w:ind w:left="252" w:hanging="252"/>
            </w:pPr>
            <w:r w:rsidRPr="00710CED">
              <w:t>Nights</w:t>
            </w:r>
          </w:p>
          <w:p w14:paraId="16B3416E" w14:textId="77777777" w:rsidR="000876E3" w:rsidRPr="00710CED" w:rsidRDefault="000876E3" w:rsidP="00353ACC">
            <w:pPr>
              <w:pStyle w:val="StyleTableText6ptAfterbefore"/>
              <w:numPr>
                <w:ilvl w:val="0"/>
                <w:numId w:val="15"/>
              </w:numPr>
              <w:ind w:left="252" w:hanging="252"/>
            </w:pPr>
            <w:r w:rsidRPr="00710CED">
              <w:t>FirstLast</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6F" w14:textId="77777777" w:rsidR="000876E3" w:rsidRPr="00FC2334" w:rsidRDefault="000876E3" w:rsidP="001F179A">
            <w:pPr>
              <w:pStyle w:val="StyleArial8ptBefore3ptAfter3ptLinespacingsing"/>
            </w:pPr>
            <w:r w:rsidRPr="00FC2334">
              <w:t xml:space="preserve">Cost Qualifier </w:t>
            </w:r>
          </w:p>
          <w:p w14:paraId="16B34170" w14:textId="77777777" w:rsidR="000876E3" w:rsidRPr="00FC2334" w:rsidRDefault="000876E3" w:rsidP="00FA5EAE">
            <w:pPr>
              <w:spacing w:before="60" w:after="60" w:line="240" w:lineRule="auto"/>
              <w:rPr>
                <w:rFonts w:ascii="Arial" w:hAnsi="Arial" w:cs="Arial"/>
                <w:sz w:val="16"/>
                <w:szCs w:val="16"/>
              </w:rPr>
            </w:pPr>
            <w:r w:rsidRPr="00FC2334">
              <w:rPr>
                <w:rFonts w:ascii="Arial" w:hAnsi="Arial" w:cs="Arial"/>
                <w:b/>
                <w:color w:val="000000"/>
                <w:sz w:val="16"/>
                <w:szCs w:val="16"/>
              </w:rPr>
              <w:t xml:space="preserve">GDS Note1:  </w:t>
            </w:r>
            <w:r w:rsidRPr="00FC2334">
              <w:rPr>
                <w:rFonts w:ascii="Arial" w:hAnsi="Arial" w:cs="Arial"/>
                <w:sz w:val="16"/>
                <w:szCs w:val="16"/>
              </w:rPr>
              <w:t>Provides the basis for how the amount of the penalty is calculated.</w:t>
            </w:r>
          </w:p>
          <w:p w14:paraId="16B34171" w14:textId="77777777" w:rsidR="000876E3" w:rsidRPr="00FC2334" w:rsidRDefault="000876E3" w:rsidP="00B11BD4">
            <w:pPr>
              <w:pStyle w:val="StyleTableText6ptAfterbefore"/>
            </w:pPr>
            <w:r w:rsidRPr="00FC2334">
              <w:rPr>
                <w:rFonts w:cs="Arial"/>
                <w:b/>
                <w:i/>
                <w:szCs w:val="16"/>
              </w:rPr>
              <w:t xml:space="preserve">GDS Certification testing  Note2:  </w:t>
            </w:r>
            <w:r w:rsidRPr="00FC2334">
              <w:rPr>
                <w:rFonts w:cs="Arial"/>
                <w:i/>
                <w:szCs w:val="16"/>
              </w:rPr>
              <w:t>Applicable to Galileo/ Apollo</w:t>
            </w:r>
          </w:p>
        </w:tc>
      </w:tr>
      <w:tr w:rsidR="000876E3" w:rsidRPr="00710CED" w14:paraId="16B3417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73"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74" w14:textId="77777777" w:rsidR="000876E3" w:rsidRPr="00710CED" w:rsidRDefault="000876E3" w:rsidP="001F179A">
            <w:pPr>
              <w:pStyle w:val="StyleArial8ptAfter0ptLinespacingsingle"/>
            </w:pPr>
            <w:r w:rsidRPr="00710CED">
              <w:t>@Percent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75"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76" w14:textId="77777777" w:rsidR="000876E3" w:rsidRPr="00710CED" w:rsidRDefault="000876E3" w:rsidP="001F179A">
            <w:pPr>
              <w:pStyle w:val="StyleArial8ptAfter0ptLinespacingsingle"/>
            </w:pPr>
            <w:r w:rsidRPr="00710CED">
              <w:t>Percentage</w:t>
            </w:r>
          </w:p>
          <w:p w14:paraId="16B34177" w14:textId="77777777" w:rsidR="000876E3" w:rsidRPr="00710CED" w:rsidRDefault="000876E3" w:rsidP="001F179A">
            <w:pPr>
              <w:pStyle w:val="StyleTableText8pt"/>
            </w:pPr>
            <w:r w:rsidRPr="00710CED">
              <w:rPr>
                <w:i/>
              </w:rPr>
              <w:t>Example:</w:t>
            </w:r>
          </w:p>
          <w:p w14:paraId="16B34178" w14:textId="77777777" w:rsidR="000876E3" w:rsidRPr="00710CED" w:rsidRDefault="000876E3" w:rsidP="001F179A">
            <w:pPr>
              <w:pStyle w:val="StyleArial8ptAfter0ptLinespacingsingle"/>
            </w:pPr>
            <w:r w:rsidRPr="00710CED">
              <w:t>&lt;AmountPercent</w:t>
            </w:r>
          </w:p>
          <w:p w14:paraId="16B34179" w14:textId="77777777" w:rsidR="000876E3" w:rsidRPr="00710CED" w:rsidRDefault="000876E3" w:rsidP="00386A2A">
            <w:pPr>
              <w:spacing w:after="0" w:line="240" w:lineRule="auto"/>
              <w:rPr>
                <w:rFonts w:ascii="Arial" w:hAnsi="Arial" w:cs="Arial"/>
                <w:sz w:val="16"/>
                <w:szCs w:val="16"/>
              </w:rPr>
            </w:pPr>
            <w:r w:rsidRPr="00710CED">
              <w:rPr>
                <w:rFonts w:ascii="Arial" w:hAnsi="Arial" w:cs="Arial"/>
                <w:b/>
                <w:sz w:val="16"/>
                <w:szCs w:val="16"/>
              </w:rPr>
              <w:t>Percent=”10.00”</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7A"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7B"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7C" w14:textId="77777777" w:rsidR="000876E3" w:rsidRPr="00FC2334" w:rsidRDefault="000876E3" w:rsidP="001F179A">
            <w:pPr>
              <w:pStyle w:val="StyleArial8ptBefore3ptAfter3ptLinespacingsing"/>
            </w:pPr>
            <w:r w:rsidRPr="00FC2334">
              <w:t xml:space="preserve">Cancellation Penalty Percentage </w:t>
            </w:r>
          </w:p>
          <w:p w14:paraId="16B3417D" w14:textId="77777777" w:rsidR="000876E3" w:rsidRPr="00FC2334" w:rsidRDefault="000876E3" w:rsidP="00B11BD4">
            <w:pPr>
              <w:pStyle w:val="StyleTableText6ptAfterbefore"/>
            </w:pPr>
            <w:r w:rsidRPr="00FC2334">
              <w:rPr>
                <w:rFonts w:cs="Arial"/>
                <w:b/>
                <w:i/>
                <w:szCs w:val="16"/>
              </w:rPr>
              <w:t xml:space="preserve">GDS Certification testing  Note:  </w:t>
            </w:r>
            <w:r w:rsidRPr="00FC2334">
              <w:rPr>
                <w:rFonts w:cs="Arial"/>
                <w:i/>
                <w:szCs w:val="16"/>
              </w:rPr>
              <w:t>Applicable to Galileo/ Apollo</w:t>
            </w:r>
          </w:p>
        </w:tc>
      </w:tr>
      <w:tr w:rsidR="000876E3" w:rsidRPr="00710CED" w14:paraId="16B3418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7F"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80" w14:textId="77777777" w:rsidR="000876E3" w:rsidRPr="00537256" w:rsidRDefault="000876E3" w:rsidP="001F179A">
            <w:pPr>
              <w:pStyle w:val="StyleArial8ptAfter0ptLinespacingsingle"/>
            </w:pPr>
            <w:r w:rsidRPr="00537256">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81" w14:textId="77777777" w:rsidR="000876E3" w:rsidRPr="006B1439" w:rsidRDefault="000876E3" w:rsidP="001F179A">
            <w:pPr>
              <w:pStyle w:val="StyleArial8ptAfter0ptLinespacingsingle"/>
            </w:pPr>
            <w:r w:rsidRPr="006B1439">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82" w14:textId="77777777" w:rsidR="000876E3" w:rsidRPr="006B1439" w:rsidRDefault="000876E3" w:rsidP="001F179A">
            <w:pPr>
              <w:pStyle w:val="StyleArial8ptAfter0ptLinespacingsingle"/>
            </w:pPr>
            <w:r w:rsidRPr="006B1439">
              <w:t>Money</w:t>
            </w:r>
          </w:p>
          <w:p w14:paraId="16B34183" w14:textId="77777777" w:rsidR="000876E3" w:rsidRPr="006B1439" w:rsidRDefault="000876E3" w:rsidP="001F179A">
            <w:pPr>
              <w:pStyle w:val="StyleTableText8pt"/>
            </w:pPr>
            <w:r w:rsidRPr="006B1439">
              <w:rPr>
                <w:i/>
              </w:rPr>
              <w:t>Example:</w:t>
            </w:r>
          </w:p>
          <w:p w14:paraId="16B34184" w14:textId="77777777" w:rsidR="000876E3" w:rsidRPr="006B1439" w:rsidRDefault="000876E3" w:rsidP="001F179A">
            <w:pPr>
              <w:pStyle w:val="StyleArial8ptAfter0ptLinespacingsingle"/>
            </w:pPr>
            <w:r w:rsidRPr="006B1439">
              <w:t>&lt;AmountPercent</w:t>
            </w:r>
          </w:p>
          <w:p w14:paraId="16B34185" w14:textId="77777777" w:rsidR="000876E3" w:rsidRPr="006B1439" w:rsidRDefault="000876E3" w:rsidP="00386A2A">
            <w:pPr>
              <w:spacing w:after="0" w:line="240" w:lineRule="auto"/>
              <w:rPr>
                <w:rFonts w:ascii="Arial" w:hAnsi="Arial" w:cs="Arial"/>
                <w:sz w:val="16"/>
                <w:szCs w:val="16"/>
              </w:rPr>
            </w:pPr>
            <w:r w:rsidRPr="006B1439">
              <w:rPr>
                <w:rFonts w:ascii="Arial" w:hAnsi="Arial" w:cs="Arial"/>
                <w:b/>
                <w:sz w:val="16"/>
                <w:szCs w:val="16"/>
              </w:rPr>
              <w:t>Amount=”2500”</w:t>
            </w:r>
          </w:p>
          <w:p w14:paraId="16B34186" w14:textId="77777777" w:rsidR="000876E3" w:rsidRPr="006B1439" w:rsidRDefault="000876E3" w:rsidP="006B1439">
            <w:pPr>
              <w:pStyle w:val="StyleArial8ptAfter0ptLinespacingsingle"/>
              <w:rPr>
                <w:strike/>
              </w:rPr>
            </w:pPr>
            <w:r w:rsidRPr="006B1439">
              <w:t>CurrencyCode=”USD”/&gt;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87" w14:textId="77777777" w:rsidR="000876E3" w:rsidRPr="006B1439" w:rsidRDefault="000876E3" w:rsidP="001F179A">
            <w:pPr>
              <w:pStyle w:val="StyleArial8ptCenteredAfter0ptLinespacingsingle"/>
            </w:pPr>
            <w:r w:rsidRPr="006B1439">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88" w14:textId="77777777" w:rsidR="000876E3" w:rsidRPr="006B1439"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89" w14:textId="77777777" w:rsidR="000876E3" w:rsidRPr="00FC2334" w:rsidRDefault="000876E3" w:rsidP="001F179A">
            <w:pPr>
              <w:pStyle w:val="StyleArial8ptBefore3ptAfter3ptLinespacingsing"/>
            </w:pPr>
            <w:r w:rsidRPr="00FC2334">
              <w:t xml:space="preserve">Cancellation Penalty Amount </w:t>
            </w:r>
            <w:r w:rsidRPr="00FC2334">
              <w:rPr>
                <w:rFonts w:cs="Arial"/>
                <w:szCs w:val="16"/>
              </w:rPr>
              <w:t>with currency code (does not include decimal placement)</w:t>
            </w:r>
          </w:p>
          <w:p w14:paraId="16B3418A" w14:textId="77777777" w:rsidR="000876E3" w:rsidRPr="00FC2334" w:rsidRDefault="000876E3" w:rsidP="00B11BD4">
            <w:pPr>
              <w:pStyle w:val="StyleTableText6ptAfterbefore"/>
            </w:pPr>
            <w:r w:rsidRPr="00FC2334">
              <w:rPr>
                <w:rFonts w:cs="Arial"/>
                <w:b/>
                <w:i/>
                <w:szCs w:val="16"/>
              </w:rPr>
              <w:t xml:space="preserve">GDS Certification Testing Note:  </w:t>
            </w:r>
            <w:r w:rsidRPr="00FC2334">
              <w:rPr>
                <w:rFonts w:cs="Arial"/>
                <w:i/>
                <w:szCs w:val="16"/>
              </w:rPr>
              <w:t>Applicable to Galileo/ Apollo</w:t>
            </w:r>
          </w:p>
        </w:tc>
      </w:tr>
      <w:tr w:rsidR="000876E3" w:rsidRPr="00F860DF" w14:paraId="16B3419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18C"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18D" w14:textId="77777777" w:rsidR="000876E3" w:rsidRPr="00537256" w:rsidRDefault="000876E3" w:rsidP="001F179A">
            <w:pPr>
              <w:pStyle w:val="StyleArial8ptAfter0ptLinespacingsingle"/>
            </w:pPr>
            <w:r w:rsidRPr="00537256">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8E"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8F" w14:textId="77777777" w:rsidR="000876E3" w:rsidRPr="00710CED" w:rsidRDefault="000876E3" w:rsidP="001F179A">
            <w:pPr>
              <w:pStyle w:val="StyleArial8ptAfter0ptLinespacingsingle"/>
            </w:pPr>
            <w:r w:rsidRPr="00710CED">
              <w:t>AlphaLength3</w:t>
            </w:r>
          </w:p>
          <w:p w14:paraId="16B34190" w14:textId="77777777" w:rsidR="000876E3" w:rsidRPr="00710CED" w:rsidRDefault="000876E3" w:rsidP="001F179A">
            <w:pPr>
              <w:pStyle w:val="StyleTableText8pt"/>
            </w:pPr>
            <w:r w:rsidRPr="00710CED">
              <w:rPr>
                <w:i/>
              </w:rPr>
              <w:t>Example:</w:t>
            </w:r>
          </w:p>
          <w:p w14:paraId="16B34191" w14:textId="77777777" w:rsidR="000876E3" w:rsidRPr="00710CED" w:rsidRDefault="000876E3" w:rsidP="001F179A">
            <w:pPr>
              <w:pStyle w:val="StyleArial8ptAfter0ptLinespacingsingle"/>
            </w:pPr>
            <w:r w:rsidRPr="00710CED">
              <w:t>&lt;AmountPercent</w:t>
            </w:r>
          </w:p>
          <w:p w14:paraId="16B34192" w14:textId="77777777" w:rsidR="000876E3" w:rsidRPr="00710CED" w:rsidRDefault="000876E3" w:rsidP="001F179A">
            <w:pPr>
              <w:pStyle w:val="StyleArial8ptAfter0ptLinespacingsingle"/>
            </w:pPr>
            <w:r w:rsidRPr="00710CED">
              <w:t>Amount=”2500”</w:t>
            </w:r>
          </w:p>
          <w:p w14:paraId="16B34193" w14:textId="77777777" w:rsidR="000876E3" w:rsidRPr="00981FD7" w:rsidRDefault="000876E3" w:rsidP="006B1439">
            <w:pPr>
              <w:spacing w:after="0" w:line="240" w:lineRule="auto"/>
              <w:rPr>
                <w:strike/>
              </w:rPr>
            </w:pPr>
            <w:r w:rsidRPr="00710CED">
              <w:rPr>
                <w:rFonts w:ascii="Arial" w:hAnsi="Arial" w:cs="Arial"/>
                <w:b/>
                <w:sz w:val="16"/>
                <w:szCs w:val="16"/>
              </w:rPr>
              <w:t>CurrencyCode=”USD”</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94"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95" w14:textId="77777777" w:rsidR="000876E3" w:rsidRDefault="000876E3" w:rsidP="007D1A5F">
            <w:pPr>
              <w:pStyle w:val="TableText"/>
              <w:rPr>
                <w:sz w:val="16"/>
                <w:szCs w:val="16"/>
              </w:rPr>
            </w:pPr>
            <w:r>
              <w:rPr>
                <w:i/>
                <w:sz w:val="16"/>
                <w:szCs w:val="16"/>
              </w:rPr>
              <w:t>Valid values</w:t>
            </w:r>
            <w:r>
              <w:rPr>
                <w:sz w:val="16"/>
                <w:szCs w:val="16"/>
              </w:rPr>
              <w:t>:</w:t>
            </w:r>
          </w:p>
          <w:p w14:paraId="16B34196" w14:textId="77777777" w:rsidR="000876E3" w:rsidRPr="003152CE" w:rsidRDefault="000876E3" w:rsidP="007D1A5F">
            <w:pPr>
              <w:pStyle w:val="StyleArial8ptAfter0ptLinespacingsingle"/>
            </w:pPr>
            <w:r>
              <w:rPr>
                <w:rFonts w:cs="Arial"/>
                <w:szCs w:val="16"/>
              </w:rPr>
              <w:t>Any valid ISO 4217 three alpha currency code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97" w14:textId="77777777" w:rsidR="000876E3" w:rsidRPr="003152CE" w:rsidRDefault="000876E3" w:rsidP="004E5741">
            <w:pPr>
              <w:spacing w:before="60" w:after="60" w:line="240" w:lineRule="auto"/>
              <w:rPr>
                <w:rFonts w:ascii="Arial" w:hAnsi="Arial" w:cs="Arial"/>
                <w:sz w:val="16"/>
                <w:szCs w:val="16"/>
              </w:rPr>
            </w:pPr>
          </w:p>
        </w:tc>
      </w:tr>
      <w:tr w:rsidR="000876E3" w:rsidRPr="00CF54CF" w14:paraId="16B3419F"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199" w14:textId="77777777" w:rsidR="000876E3" w:rsidRPr="00CF54CF"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9A" w14:textId="77777777" w:rsidR="000876E3" w:rsidRPr="00CF54CF" w:rsidRDefault="000876E3" w:rsidP="00CF54CF">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9B" w14:textId="77777777" w:rsidR="000876E3" w:rsidRPr="00CF54CF" w:rsidRDefault="000876E3" w:rsidP="00CF54C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9C" w14:textId="77777777" w:rsidR="000876E3" w:rsidRPr="00CF54CF" w:rsidRDefault="000876E3" w:rsidP="00CF54CF">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9D" w14:textId="77777777" w:rsidR="000876E3" w:rsidRPr="00CF54CF" w:rsidRDefault="000876E3" w:rsidP="00CF54CF">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9E" w14:textId="77777777" w:rsidR="000876E3" w:rsidRPr="00CF54CF" w:rsidRDefault="000876E3" w:rsidP="00CF54CF">
            <w:pPr>
              <w:spacing w:after="0" w:line="360" w:lineRule="auto"/>
              <w:rPr>
                <w:rFonts w:ascii="Arial" w:hAnsi="Arial" w:cs="Arial"/>
                <w:b/>
                <w:sz w:val="16"/>
                <w:szCs w:val="16"/>
              </w:rPr>
            </w:pPr>
          </w:p>
        </w:tc>
      </w:tr>
      <w:tr w:rsidR="000876E3" w:rsidRPr="00CF54CF" w14:paraId="16B341C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1A0" w14:textId="77777777" w:rsidR="000876E3" w:rsidRPr="00B11BD4" w:rsidRDefault="000876E3" w:rsidP="001F179A">
            <w:pPr>
              <w:pStyle w:val="StyleArial8ptBoldAfter0ptLinespacing15lines"/>
            </w:pPr>
            <w:r w:rsidRPr="00B11BD4">
              <w:t>1</w:t>
            </w:r>
          </w:p>
          <w:p w14:paraId="16B341A1" w14:textId="77777777" w:rsidR="000876E3" w:rsidRPr="00B11BD4" w:rsidRDefault="000876E3" w:rsidP="001F179A">
            <w:pPr>
              <w:pStyle w:val="StyleArial8ptBoldAfter0ptLinespacing15lines"/>
            </w:pPr>
            <w:r w:rsidRPr="00B11BD4">
              <w:t>2</w:t>
            </w:r>
          </w:p>
          <w:p w14:paraId="16B341A2" w14:textId="77777777" w:rsidR="000876E3" w:rsidRPr="00B11BD4" w:rsidRDefault="000876E3" w:rsidP="001F179A">
            <w:pPr>
              <w:pStyle w:val="StyleArial8ptBoldAfter0ptLinespacing15lines"/>
            </w:pPr>
            <w:r w:rsidRPr="00B11BD4">
              <w:t>3</w:t>
            </w:r>
          </w:p>
          <w:p w14:paraId="16B341A3" w14:textId="77777777" w:rsidR="000876E3" w:rsidRPr="00B11BD4" w:rsidRDefault="000876E3" w:rsidP="001F179A">
            <w:pPr>
              <w:pStyle w:val="StyleArial8ptBoldAfter0ptLinespacing15lines"/>
            </w:pPr>
            <w:r w:rsidRPr="00B11BD4">
              <w:t>4</w:t>
            </w:r>
          </w:p>
          <w:p w14:paraId="16B341A4" w14:textId="77777777" w:rsidR="000876E3" w:rsidRPr="00B11BD4" w:rsidRDefault="000876E3" w:rsidP="00677614">
            <w:pPr>
              <w:pStyle w:val="StyleArial8ptBoldAfter0ptLinespacing15lines"/>
            </w:pPr>
            <w:r w:rsidRPr="00B11BD4">
              <w:t>5</w:t>
            </w:r>
          </w:p>
          <w:p w14:paraId="16B341A5" w14:textId="77777777" w:rsidR="000876E3" w:rsidRPr="00B11BD4" w:rsidRDefault="000876E3" w:rsidP="00677614">
            <w:pPr>
              <w:pStyle w:val="StyleArial8ptBoldAfter0ptLinespacing15lines"/>
            </w:pPr>
            <w:r w:rsidRPr="00B11BD4">
              <w:t>6</w:t>
            </w:r>
          </w:p>
          <w:p w14:paraId="16B341A6" w14:textId="77777777" w:rsidR="000876E3" w:rsidRPr="00B11BD4" w:rsidRDefault="000876E3" w:rsidP="00677614">
            <w:pPr>
              <w:pStyle w:val="StyleArial8ptBoldAfter0ptLinespacing15lines"/>
            </w:pPr>
            <w:r w:rsidRPr="00B11BD4">
              <w:t>7</w:t>
            </w:r>
          </w:p>
          <w:p w14:paraId="16B341A7" w14:textId="77777777" w:rsidR="000876E3" w:rsidRPr="00B11BD4" w:rsidRDefault="000876E3" w:rsidP="00677614">
            <w:pPr>
              <w:pStyle w:val="StyleArial8ptBoldAfter0ptLinespacing15lines"/>
            </w:pPr>
            <w:r w:rsidRPr="00B11BD4">
              <w:t>8</w:t>
            </w:r>
          </w:p>
          <w:p w14:paraId="16B341A8" w14:textId="77777777" w:rsidR="000876E3" w:rsidRPr="00B11BD4" w:rsidRDefault="000876E3" w:rsidP="001F179A">
            <w:pPr>
              <w:pStyle w:val="StyleArial8ptBoldAfter0ptLinespacing15lines"/>
            </w:pPr>
            <w:r w:rsidRPr="00B11BD4">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1A9" w14:textId="77777777" w:rsidR="000876E3" w:rsidRPr="004703E7" w:rsidRDefault="000876E3" w:rsidP="001F179A">
            <w:pPr>
              <w:pStyle w:val="StyleArial8ptBoldAfter0ptLinespacing15lines"/>
            </w:pPr>
            <w:r w:rsidRPr="004703E7">
              <w:t>HotelResModifies</w:t>
            </w:r>
          </w:p>
          <w:p w14:paraId="16B341AA" w14:textId="77777777" w:rsidR="000876E3" w:rsidRPr="004703E7" w:rsidRDefault="000876E3" w:rsidP="001F179A">
            <w:pPr>
              <w:pStyle w:val="StyleArial8ptBoldAfter0ptLinespacing15lines"/>
            </w:pPr>
            <w:r w:rsidRPr="004703E7">
              <w:t>HotelResModify</w:t>
            </w:r>
          </w:p>
          <w:p w14:paraId="16B341AB" w14:textId="77777777" w:rsidR="000876E3" w:rsidRPr="004703E7" w:rsidRDefault="000876E3" w:rsidP="001F179A">
            <w:pPr>
              <w:pStyle w:val="StyleArial8ptBoldAfter0ptLinespacing15lines"/>
            </w:pPr>
            <w:r w:rsidRPr="004703E7">
              <w:t>RoomStays</w:t>
            </w:r>
          </w:p>
          <w:p w14:paraId="16B341AC" w14:textId="77777777" w:rsidR="000876E3" w:rsidRPr="004703E7" w:rsidRDefault="000876E3" w:rsidP="001F179A">
            <w:pPr>
              <w:pStyle w:val="StyleArial8ptBoldAfter0ptLinespacing15lines"/>
            </w:pPr>
            <w:r w:rsidRPr="004703E7">
              <w:t>RoomStay</w:t>
            </w:r>
          </w:p>
          <w:p w14:paraId="16B341AD" w14:textId="77777777" w:rsidR="000876E3" w:rsidRPr="004703E7" w:rsidRDefault="000876E3" w:rsidP="00677614">
            <w:pPr>
              <w:pStyle w:val="StyleArial8ptBoldAfter0ptLinespacing15lines"/>
            </w:pPr>
            <w:r w:rsidRPr="004703E7">
              <w:t>RatePlans</w:t>
            </w:r>
          </w:p>
          <w:p w14:paraId="16B341AE" w14:textId="77777777" w:rsidR="000876E3" w:rsidRPr="004703E7" w:rsidRDefault="000876E3" w:rsidP="00677614">
            <w:pPr>
              <w:pStyle w:val="StyleArial8ptBoldAfter0ptLinespacing15lines"/>
            </w:pPr>
            <w:r w:rsidRPr="004703E7">
              <w:t>RatePlan</w:t>
            </w:r>
          </w:p>
          <w:p w14:paraId="16B341AF" w14:textId="77777777" w:rsidR="000876E3" w:rsidRPr="004703E7" w:rsidRDefault="000876E3" w:rsidP="00677614">
            <w:pPr>
              <w:pStyle w:val="StyleArial8ptBoldAfter0ptLinespacing15lines"/>
            </w:pPr>
            <w:r w:rsidRPr="004703E7">
              <w:t>CancelPenalities</w:t>
            </w:r>
          </w:p>
          <w:p w14:paraId="16B341B0" w14:textId="77777777" w:rsidR="000876E3" w:rsidRPr="004703E7" w:rsidRDefault="000876E3" w:rsidP="00677614">
            <w:pPr>
              <w:pStyle w:val="StyleArial8ptBoldAfter0ptLinespacing15lines"/>
            </w:pPr>
            <w:r w:rsidRPr="004703E7">
              <w:t>CancelPenalty</w:t>
            </w:r>
          </w:p>
          <w:p w14:paraId="16B341B1" w14:textId="77777777" w:rsidR="000876E3" w:rsidRPr="004703E7" w:rsidRDefault="000876E3" w:rsidP="001F179A">
            <w:pPr>
              <w:pStyle w:val="StyleArial8ptBoldAfter0ptLinespacing15lines"/>
            </w:pPr>
            <w:r w:rsidRPr="004703E7">
              <w:t>PenaltyDescription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1B2" w14:textId="77777777" w:rsidR="000876E3" w:rsidRPr="004703E7" w:rsidRDefault="000876E3" w:rsidP="001F179A">
            <w:pPr>
              <w:pStyle w:val="StyleArial8ptBoldAfter0ptLinespacing15lines"/>
            </w:pPr>
            <w:r w:rsidRPr="004703E7">
              <w:t>M</w:t>
            </w:r>
          </w:p>
          <w:p w14:paraId="16B341B3" w14:textId="77777777" w:rsidR="000876E3" w:rsidRPr="004703E7" w:rsidRDefault="000876E3" w:rsidP="001F179A">
            <w:pPr>
              <w:pStyle w:val="StyleArial8ptBoldAfter0ptLinespacing15lines"/>
            </w:pPr>
            <w:r w:rsidRPr="004703E7">
              <w:t>M</w:t>
            </w:r>
          </w:p>
          <w:p w14:paraId="16B341B4" w14:textId="77777777" w:rsidR="000876E3" w:rsidRPr="004703E7" w:rsidRDefault="000876E3" w:rsidP="001F179A">
            <w:pPr>
              <w:pStyle w:val="StyleArial8ptBoldAfter0ptLinespacing15lines"/>
            </w:pPr>
            <w:r w:rsidRPr="004703E7">
              <w:t>M</w:t>
            </w:r>
          </w:p>
          <w:p w14:paraId="16B341B5" w14:textId="77777777" w:rsidR="000876E3" w:rsidRPr="004703E7" w:rsidRDefault="000876E3" w:rsidP="001F179A">
            <w:pPr>
              <w:pStyle w:val="StyleArial8ptBoldAfter0ptLinespacing15lines"/>
            </w:pPr>
            <w:r w:rsidRPr="004703E7">
              <w:t>M</w:t>
            </w:r>
          </w:p>
          <w:p w14:paraId="16B341B6" w14:textId="77777777" w:rsidR="000876E3" w:rsidRPr="004703E7" w:rsidRDefault="000876E3" w:rsidP="00D61644">
            <w:pPr>
              <w:pStyle w:val="StyleArial8ptBoldAfter0ptLinespacing15lines"/>
              <w:rPr>
                <w:strike/>
              </w:rPr>
            </w:pPr>
            <w:r w:rsidRPr="004703E7">
              <w:t>R</w:t>
            </w:r>
          </w:p>
          <w:p w14:paraId="16B341B7" w14:textId="77777777" w:rsidR="000876E3" w:rsidRPr="004703E7" w:rsidRDefault="000876E3" w:rsidP="00D61644">
            <w:pPr>
              <w:pStyle w:val="StyleArial8ptBoldAfter0ptLinespacing15lines"/>
            </w:pPr>
            <w:r w:rsidRPr="004703E7">
              <w:t xml:space="preserve">R </w:t>
            </w:r>
          </w:p>
          <w:p w14:paraId="16B341B8" w14:textId="77777777" w:rsidR="000876E3" w:rsidRPr="004703E7" w:rsidRDefault="000876E3" w:rsidP="00677614">
            <w:pPr>
              <w:pStyle w:val="StyleArial8ptBoldAfter0ptLinespacing15lines"/>
              <w:rPr>
                <w:strike/>
              </w:rPr>
            </w:pPr>
            <w:r w:rsidRPr="004703E7">
              <w:t>R</w:t>
            </w:r>
          </w:p>
          <w:p w14:paraId="16B341B9" w14:textId="77777777" w:rsidR="000876E3" w:rsidRPr="004703E7" w:rsidRDefault="000876E3" w:rsidP="00677614">
            <w:pPr>
              <w:pStyle w:val="StyleArial8ptBoldAfter0ptLinespacing15lines"/>
              <w:rPr>
                <w:strike/>
              </w:rPr>
            </w:pPr>
            <w:r w:rsidRPr="004703E7">
              <w:t>R</w:t>
            </w:r>
          </w:p>
          <w:p w14:paraId="16B341BA" w14:textId="77777777" w:rsidR="000876E3" w:rsidRPr="004703E7" w:rsidRDefault="000876E3" w:rsidP="004703E7">
            <w:pPr>
              <w:pStyle w:val="StyleArial8ptBoldAfter0ptLinespacing15lines"/>
              <w:rPr>
                <w:strike/>
              </w:rPr>
            </w:pPr>
            <w:r w:rsidRPr="004703E7">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1BB" w14:textId="77777777" w:rsidR="000876E3" w:rsidRPr="004703E7" w:rsidRDefault="000876E3" w:rsidP="00D61644">
            <w:pPr>
              <w:spacing w:after="0" w:line="360" w:lineRule="auto"/>
              <w:rPr>
                <w:rFonts w:ascii="Arial" w:hAnsi="Arial" w:cs="Arial"/>
                <w:sz w:val="16"/>
                <w:szCs w:val="16"/>
              </w:rPr>
            </w:pPr>
            <w:r w:rsidRPr="004703E7">
              <w:rPr>
                <w:rFonts w:ascii="Arial" w:hAnsi="Arial" w:cs="Arial"/>
                <w:b/>
                <w:sz w:val="16"/>
                <w:szCs w:val="16"/>
              </w:rPr>
              <w:t>GDS Note:</w:t>
            </w:r>
            <w:r w:rsidRPr="004703E7">
              <w:rPr>
                <w:rFonts w:ascii="Arial" w:hAnsi="Arial" w:cs="Arial"/>
                <w:sz w:val="16"/>
                <w:szCs w:val="16"/>
              </w:rPr>
              <w:t xml:space="preserve">  Details in the CancelPenalty element must match the cancellation penalty information returned in the Rate Rules response</w:t>
            </w:r>
          </w:p>
          <w:p w14:paraId="16B341BC" w14:textId="77777777" w:rsidR="000876E3" w:rsidRPr="004703E7" w:rsidRDefault="000876E3" w:rsidP="00D61644">
            <w:pPr>
              <w:spacing w:after="0" w:line="360" w:lineRule="auto"/>
              <w:rPr>
                <w:rFonts w:ascii="Arial" w:hAnsi="Arial" w:cs="Arial"/>
                <w:b/>
                <w:sz w:val="16"/>
                <w:szCs w:val="16"/>
              </w:rPr>
            </w:pPr>
            <w:r w:rsidRPr="004703E7">
              <w:rPr>
                <w:rFonts w:ascii="Arial" w:hAnsi="Arial" w:cs="Arial"/>
                <w:b/>
                <w:sz w:val="16"/>
                <w:szCs w:val="16"/>
              </w:rPr>
              <w:t xml:space="preserve">GDS Note2:  </w:t>
            </w:r>
            <w:r w:rsidRPr="004703E7">
              <w:rPr>
                <w:rFonts w:ascii="Arial" w:hAnsi="Arial" w:cs="Arial"/>
                <w:sz w:val="16"/>
                <w:szCs w:val="16"/>
              </w:rPr>
              <w:t>An occurrence of Cancellation Policy Text is required (@PolicyCode=”CXP”)</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1BD"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GDS</w:t>
            </w:r>
          </w:p>
          <w:p w14:paraId="16B341BE" w14:textId="77777777" w:rsidR="000876E3" w:rsidRPr="00B11BD4" w:rsidRDefault="000876E3" w:rsidP="006B1439">
            <w:pPr>
              <w:spacing w:after="0" w:line="360" w:lineRule="auto"/>
              <w:jc w:val="center"/>
              <w:rPr>
                <w:rFonts w:ascii="Arial" w:hAnsi="Arial" w:cs="Arial"/>
                <w:b/>
                <w:strike/>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1BF" w14:textId="77777777" w:rsidR="000876E3" w:rsidRPr="00B11BD4" w:rsidRDefault="000876E3" w:rsidP="00CF54CF">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1C0" w14:textId="77777777" w:rsidR="000876E3" w:rsidRPr="00B11BD4" w:rsidRDefault="000876E3" w:rsidP="00CF54CF">
            <w:pPr>
              <w:spacing w:after="0" w:line="360" w:lineRule="auto"/>
              <w:rPr>
                <w:rFonts w:ascii="Arial" w:hAnsi="Arial" w:cs="Arial"/>
                <w:b/>
                <w:sz w:val="16"/>
                <w:szCs w:val="16"/>
              </w:rPr>
            </w:pPr>
          </w:p>
        </w:tc>
      </w:tr>
      <w:tr w:rsidR="000876E3" w:rsidRPr="00F860DF" w14:paraId="16B341D3" w14:textId="77777777" w:rsidTr="000876E3">
        <w:trPr>
          <w:cantSplit/>
          <w:trHeight w:val="642"/>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41C2" w14:textId="77777777" w:rsidR="000876E3" w:rsidRPr="00C775C7" w:rsidRDefault="000876E3" w:rsidP="00C775C7">
            <w:pPr>
              <w:pStyle w:val="StyleArial8ptAfter0ptLinespacingsingle"/>
              <w:rPr>
                <w:b/>
              </w:rPr>
            </w:pPr>
            <w:r w:rsidRPr="00C775C7">
              <w:rPr>
                <w:b/>
              </w:rPr>
              <w:t>10</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41C3" w14:textId="77777777" w:rsidR="000876E3" w:rsidRPr="00537256" w:rsidRDefault="000876E3" w:rsidP="00C775C7">
            <w:pPr>
              <w:pStyle w:val="StyleArial8ptAfter0ptLinespacingsingle"/>
              <w:rPr>
                <w:b/>
              </w:rPr>
            </w:pPr>
            <w:r w:rsidRPr="00537256">
              <w:rPr>
                <w:b/>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41C4" w14:textId="77777777" w:rsidR="000876E3" w:rsidRPr="00C775C7" w:rsidRDefault="000876E3" w:rsidP="00C775C7">
            <w:pPr>
              <w:pStyle w:val="StyleArial8ptAfter0ptLinespacingsingle"/>
              <w:rPr>
                <w:b/>
              </w:rPr>
            </w:pPr>
            <w:r w:rsidRPr="00C775C7">
              <w:rPr>
                <w:b/>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41C5" w14:textId="77777777" w:rsidR="000876E3" w:rsidRPr="00D938AE" w:rsidRDefault="000876E3" w:rsidP="001F179A">
            <w:pPr>
              <w:pStyle w:val="StyleArial8ptAfter0ptLinespacingsingle"/>
            </w:pPr>
            <w:r w:rsidRPr="00D938AE">
              <w:t>FormattedTextTextType</w:t>
            </w:r>
          </w:p>
          <w:p w14:paraId="16B341C6" w14:textId="77777777" w:rsidR="000876E3" w:rsidRPr="00D938AE" w:rsidRDefault="000876E3" w:rsidP="00077EC9">
            <w:pPr>
              <w:pStyle w:val="TableText"/>
              <w:ind w:left="166" w:hanging="166"/>
              <w:rPr>
                <w:sz w:val="16"/>
                <w:szCs w:val="16"/>
              </w:rPr>
            </w:pPr>
            <w:r w:rsidRPr="00D938AE">
              <w:rPr>
                <w:i/>
                <w:sz w:val="16"/>
                <w:szCs w:val="16"/>
              </w:rPr>
              <w:t>Example</w:t>
            </w:r>
            <w:r>
              <w:rPr>
                <w:i/>
                <w:sz w:val="16"/>
                <w:szCs w:val="16"/>
              </w:rPr>
              <w:t xml:space="preserve"> Early Check-Out Penalty</w:t>
            </w:r>
            <w:r w:rsidRPr="00D938AE">
              <w:rPr>
                <w:i/>
                <w:sz w:val="16"/>
                <w:szCs w:val="16"/>
              </w:rPr>
              <w:t>:</w:t>
            </w:r>
          </w:p>
          <w:p w14:paraId="16B341C7" w14:textId="77777777" w:rsidR="000876E3" w:rsidRPr="00D938AE" w:rsidRDefault="000876E3" w:rsidP="001F179A">
            <w:pPr>
              <w:pStyle w:val="StyleArial8ptAfter0ptLinespacingsingle"/>
            </w:pPr>
            <w:r w:rsidRPr="00D938AE">
              <w:t xml:space="preserve">&lt;CancelPenalty PolicyCode="CKP"&gt; </w:t>
            </w:r>
          </w:p>
          <w:p w14:paraId="16B341C8" w14:textId="77777777" w:rsidR="000876E3" w:rsidRPr="00D938AE" w:rsidRDefault="000876E3" w:rsidP="001F179A">
            <w:pPr>
              <w:pStyle w:val="StyleArial8ptAfter0ptLinespacingsingle"/>
            </w:pPr>
            <w:r w:rsidRPr="00D938AE">
              <w:t xml:space="preserve">  &lt;PenaltyDescription&gt;</w:t>
            </w:r>
          </w:p>
          <w:p w14:paraId="16B341C9" w14:textId="77777777" w:rsidR="000876E3" w:rsidRDefault="000876E3" w:rsidP="00B67E8D">
            <w:pPr>
              <w:spacing w:after="0" w:line="240" w:lineRule="auto"/>
              <w:rPr>
                <w:rFonts w:ascii="Arial" w:hAnsi="Arial" w:cs="Arial"/>
                <w:b/>
                <w:sz w:val="16"/>
                <w:szCs w:val="16"/>
              </w:rPr>
            </w:pPr>
            <w:r w:rsidRPr="00D938AE">
              <w:rPr>
                <w:rFonts w:ascii="Arial" w:hAnsi="Arial" w:cs="Arial"/>
                <w:b/>
                <w:sz w:val="16"/>
                <w:szCs w:val="16"/>
              </w:rPr>
              <w:t>&lt;Text&gt;Early check-out penalty text&lt;/Text&gt;</w:t>
            </w:r>
          </w:p>
          <w:p w14:paraId="16B341CA" w14:textId="77777777" w:rsidR="000876E3" w:rsidRPr="009727E9" w:rsidRDefault="000876E3" w:rsidP="00077EC9">
            <w:pPr>
              <w:autoSpaceDE w:val="0"/>
              <w:autoSpaceDN w:val="0"/>
              <w:adjustRightInd w:val="0"/>
              <w:spacing w:before="60" w:after="60"/>
              <w:rPr>
                <w:rFonts w:ascii="Arial" w:hAnsi="Arial" w:cs="Arial"/>
                <w:sz w:val="16"/>
                <w:szCs w:val="16"/>
              </w:rPr>
            </w:pPr>
            <w:r w:rsidRPr="009727E9">
              <w:rPr>
                <w:rFonts w:ascii="Arial" w:hAnsi="Arial" w:cs="Arial"/>
                <w:i/>
                <w:iCs/>
                <w:sz w:val="16"/>
                <w:szCs w:val="16"/>
              </w:rPr>
              <w:t>Example Cancellation Policy:</w:t>
            </w:r>
          </w:p>
          <w:p w14:paraId="16B341CB" w14:textId="77777777" w:rsidR="000876E3" w:rsidRPr="009727E9" w:rsidRDefault="000876E3" w:rsidP="00077EC9">
            <w:pPr>
              <w:spacing w:after="0" w:line="240" w:lineRule="auto"/>
              <w:rPr>
                <w:rFonts w:ascii="Arial" w:hAnsi="Arial" w:cs="Arial"/>
                <w:sz w:val="16"/>
                <w:szCs w:val="16"/>
              </w:rPr>
            </w:pPr>
            <w:r w:rsidRPr="009727E9">
              <w:rPr>
                <w:rFonts w:ascii="Arial" w:hAnsi="Arial" w:cs="Arial"/>
                <w:sz w:val="16"/>
                <w:szCs w:val="16"/>
              </w:rPr>
              <w:t xml:space="preserve">&lt;CancelPenalty PolicyCode="CXP"&gt; </w:t>
            </w:r>
          </w:p>
          <w:p w14:paraId="16B341CC" w14:textId="77777777" w:rsidR="000876E3" w:rsidRPr="009727E9" w:rsidRDefault="000876E3" w:rsidP="00077EC9">
            <w:pPr>
              <w:spacing w:after="0" w:line="240" w:lineRule="auto"/>
              <w:rPr>
                <w:rFonts w:ascii="Arial" w:hAnsi="Arial" w:cs="Arial"/>
                <w:sz w:val="16"/>
                <w:szCs w:val="16"/>
              </w:rPr>
            </w:pPr>
            <w:r w:rsidRPr="009727E9">
              <w:rPr>
                <w:rFonts w:ascii="Arial" w:hAnsi="Arial" w:cs="Arial"/>
                <w:sz w:val="16"/>
                <w:szCs w:val="16"/>
              </w:rPr>
              <w:t>&lt;PenaltyDescription&gt;</w:t>
            </w:r>
          </w:p>
          <w:p w14:paraId="16B341CD" w14:textId="77777777" w:rsidR="000876E3" w:rsidRPr="009727E9" w:rsidRDefault="000876E3" w:rsidP="00077EC9">
            <w:pPr>
              <w:spacing w:after="0" w:line="240" w:lineRule="auto"/>
              <w:rPr>
                <w:rFonts w:ascii="Arial" w:hAnsi="Arial" w:cs="Arial"/>
                <w:b/>
                <w:sz w:val="16"/>
                <w:szCs w:val="16"/>
              </w:rPr>
            </w:pPr>
            <w:r w:rsidRPr="009727E9">
              <w:rPr>
                <w:rFonts w:ascii="Arial" w:hAnsi="Arial" w:cs="Arial"/>
                <w:b/>
                <w:sz w:val="16"/>
                <w:szCs w:val="16"/>
              </w:rPr>
              <w:t>&lt;Text&gt;Cancellation requirements text&lt;/Text&gt;</w:t>
            </w:r>
          </w:p>
          <w:p w14:paraId="16B341CE" w14:textId="77777777" w:rsidR="000876E3" w:rsidRPr="00D938AE" w:rsidRDefault="000876E3" w:rsidP="00077EC9">
            <w:pPr>
              <w:spacing w:after="0" w:line="240" w:lineRule="auto"/>
              <w:rPr>
                <w:rFonts w:ascii="Arial" w:hAnsi="Arial" w:cs="Arial"/>
                <w:sz w:val="16"/>
                <w:szCs w:val="16"/>
              </w:rPr>
            </w:pPr>
            <w:r w:rsidRPr="009727E9">
              <w:rPr>
                <w:rFonts w:ascii="Arial" w:hAnsi="Arial" w:cs="Arial"/>
                <w:sz w:val="16"/>
                <w:szCs w:val="16"/>
              </w:rPr>
              <w:t>&lt;/PenaltyDescription&gt;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41CF" w14:textId="77777777" w:rsidR="000876E3" w:rsidRPr="001231B5" w:rsidRDefault="000876E3" w:rsidP="00EB5E65">
            <w:pPr>
              <w:pStyle w:val="StyleArial8ptCenteredAfter0ptLinespacingsingle"/>
            </w:pPr>
            <w:r w:rsidRPr="001231B5">
              <w:t>1 - 4</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p w14:paraId="16B341D0" w14:textId="77777777" w:rsidR="000876E3" w:rsidRPr="00D938AE"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1D1" w14:textId="77777777" w:rsidR="000876E3" w:rsidRPr="00710CED" w:rsidRDefault="000876E3" w:rsidP="001F179A">
            <w:pPr>
              <w:pStyle w:val="StyleArial8ptBefore3ptAfter3ptLinespacingsing"/>
            </w:pPr>
            <w:r w:rsidRPr="00710CED">
              <w:t>Early Check-Out Penalty</w:t>
            </w:r>
          </w:p>
          <w:p w14:paraId="16B341D2" w14:textId="77777777" w:rsidR="000876E3" w:rsidRPr="00710CED" w:rsidRDefault="000876E3" w:rsidP="00D8050D">
            <w:pPr>
              <w:pStyle w:val="StyleArial8ptBefore3ptAfter3ptLinespacingsing"/>
            </w:pPr>
            <w:r w:rsidRPr="00710CED">
              <w:t>GDS=128</w:t>
            </w:r>
          </w:p>
        </w:tc>
      </w:tr>
      <w:tr w:rsidR="000876E3" w:rsidRPr="00F860DF" w14:paraId="16B341DC" w14:textId="77777777" w:rsidTr="000876E3">
        <w:trPr>
          <w:cantSplit/>
          <w:trHeight w:val="641"/>
        </w:trPr>
        <w:tc>
          <w:tcPr>
            <w:tcW w:w="450" w:type="dxa"/>
            <w:vMerge/>
            <w:tcBorders>
              <w:left w:val="single" w:sz="4" w:space="0" w:color="C0C0C0"/>
              <w:bottom w:val="single" w:sz="4" w:space="0" w:color="C0C0C0"/>
              <w:right w:val="single" w:sz="4" w:space="0" w:color="C0C0C0"/>
            </w:tcBorders>
            <w:shd w:val="clear" w:color="auto" w:fill="F2F2F2" w:themeFill="background1" w:themeFillShade="F2"/>
          </w:tcPr>
          <w:p w14:paraId="16B341D4" w14:textId="77777777" w:rsidR="000876E3" w:rsidRPr="00D938AE" w:rsidRDefault="000876E3" w:rsidP="005B13B8">
            <w:pPr>
              <w:spacing w:after="0" w:line="360" w:lineRule="auto"/>
              <w:rPr>
                <w:rFonts w:ascii="Arial" w:hAnsi="Arial" w:cs="Arial"/>
                <w:b/>
                <w:sz w:val="16"/>
                <w:szCs w:val="16"/>
              </w:rPr>
            </w:pPr>
          </w:p>
        </w:tc>
        <w:tc>
          <w:tcPr>
            <w:tcW w:w="2200" w:type="dxa"/>
            <w:vMerge/>
            <w:tcBorders>
              <w:left w:val="single" w:sz="4" w:space="0" w:color="C0C0C0"/>
              <w:bottom w:val="single" w:sz="4" w:space="0" w:color="C0C0C0"/>
              <w:right w:val="single" w:sz="4" w:space="0" w:color="C0C0C0"/>
            </w:tcBorders>
            <w:shd w:val="clear" w:color="auto" w:fill="F2F2F2" w:themeFill="background1" w:themeFillShade="F2"/>
          </w:tcPr>
          <w:p w14:paraId="16B341D5" w14:textId="77777777" w:rsidR="000876E3" w:rsidRPr="00F77EB5" w:rsidRDefault="000876E3" w:rsidP="005B13B8">
            <w:pPr>
              <w:spacing w:after="0" w:line="360" w:lineRule="auto"/>
              <w:rPr>
                <w:rFonts w:ascii="Arial" w:hAnsi="Arial" w:cs="Arial"/>
                <w:b/>
                <w:sz w:val="16"/>
                <w:szCs w:val="16"/>
                <w:highlight w:val="magenta"/>
              </w:rPr>
            </w:pPr>
          </w:p>
        </w:tc>
        <w:tc>
          <w:tcPr>
            <w:tcW w:w="620" w:type="dxa"/>
            <w:vMerge/>
            <w:tcBorders>
              <w:left w:val="single" w:sz="4" w:space="0" w:color="C0C0C0"/>
              <w:bottom w:val="single" w:sz="4" w:space="0" w:color="C0C0C0"/>
              <w:right w:val="single" w:sz="4" w:space="0" w:color="C0C0C0"/>
            </w:tcBorders>
            <w:shd w:val="clear" w:color="auto" w:fill="F2F2F2" w:themeFill="background1" w:themeFillShade="F2"/>
          </w:tcPr>
          <w:p w14:paraId="16B341D6" w14:textId="77777777" w:rsidR="000876E3" w:rsidRDefault="000876E3" w:rsidP="005B13B8">
            <w:pPr>
              <w:spacing w:after="0" w:line="360" w:lineRule="auto"/>
              <w:rPr>
                <w:rFonts w:ascii="Arial" w:hAnsi="Arial" w:cs="Arial"/>
                <w:b/>
                <w:sz w:val="16"/>
                <w:szCs w:val="16"/>
              </w:rPr>
            </w:pPr>
          </w:p>
        </w:tc>
        <w:tc>
          <w:tcPr>
            <w:tcW w:w="2610" w:type="dxa"/>
            <w:vMerge/>
            <w:tcBorders>
              <w:left w:val="single" w:sz="4" w:space="0" w:color="C0C0C0"/>
              <w:bottom w:val="single" w:sz="4" w:space="0" w:color="C0C0C0"/>
              <w:right w:val="single" w:sz="4" w:space="0" w:color="C0C0C0"/>
            </w:tcBorders>
            <w:shd w:val="clear" w:color="auto" w:fill="F2F2F2" w:themeFill="background1" w:themeFillShade="F2"/>
          </w:tcPr>
          <w:p w14:paraId="16B341D7" w14:textId="77777777" w:rsidR="000876E3" w:rsidRPr="00D938AE" w:rsidRDefault="000876E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F2F2F2" w:themeFill="background1" w:themeFillShade="F2"/>
          </w:tcPr>
          <w:p w14:paraId="16B341D8" w14:textId="77777777" w:rsidR="000876E3" w:rsidRDefault="000876E3" w:rsidP="007A63FC">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F2F2F2" w:themeFill="background1" w:themeFillShade="F2"/>
          </w:tcPr>
          <w:p w14:paraId="16B341D9" w14:textId="77777777" w:rsidR="000876E3" w:rsidRPr="00D938AE"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1DA" w14:textId="77777777" w:rsidR="000876E3" w:rsidRPr="00710CED" w:rsidRDefault="000876E3" w:rsidP="001F179A">
            <w:pPr>
              <w:pStyle w:val="StyleArial8ptBefore3ptAfter3ptLinespacingsing"/>
            </w:pPr>
            <w:r w:rsidRPr="00710CED">
              <w:t>Cancellation Requirements</w:t>
            </w:r>
          </w:p>
          <w:p w14:paraId="16B341DB" w14:textId="77777777" w:rsidR="000876E3" w:rsidRPr="00710CED" w:rsidRDefault="000876E3" w:rsidP="00D8050D">
            <w:pPr>
              <w:pStyle w:val="StyleArial8ptBefore3ptAfter3ptLinespacingsing"/>
              <w:rPr>
                <w:rFonts w:cs="Arial"/>
                <w:szCs w:val="16"/>
              </w:rPr>
            </w:pPr>
            <w:r w:rsidRPr="00710CED">
              <w:t>GDS = 240</w:t>
            </w:r>
          </w:p>
        </w:tc>
      </w:tr>
      <w:tr w:rsidR="000876E3" w:rsidRPr="004B4D85" w14:paraId="16B341E3"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1DD" w14:textId="77777777" w:rsidR="000876E3" w:rsidRPr="004B4D85"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1DE" w14:textId="77777777" w:rsidR="000876E3" w:rsidRPr="004B4D85" w:rsidRDefault="000876E3" w:rsidP="004B4D8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1DF" w14:textId="77777777" w:rsidR="000876E3" w:rsidRPr="004B4D85" w:rsidRDefault="000876E3"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1E0" w14:textId="77777777" w:rsidR="000876E3" w:rsidRPr="004B4D85" w:rsidRDefault="000876E3" w:rsidP="004B4D8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1E1" w14:textId="77777777" w:rsidR="000876E3" w:rsidRPr="004B4D85" w:rsidRDefault="000876E3" w:rsidP="004B4D8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1E2" w14:textId="77777777" w:rsidR="000876E3" w:rsidRPr="004B4D85" w:rsidRDefault="000876E3" w:rsidP="004B4D85">
            <w:pPr>
              <w:spacing w:after="0" w:line="360" w:lineRule="auto"/>
              <w:rPr>
                <w:rFonts w:ascii="Arial" w:hAnsi="Arial" w:cs="Arial"/>
                <w:b/>
                <w:sz w:val="16"/>
                <w:szCs w:val="16"/>
              </w:rPr>
            </w:pPr>
          </w:p>
        </w:tc>
      </w:tr>
      <w:tr w:rsidR="000876E3" w:rsidRPr="004B4D85" w14:paraId="16B3420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1E4" w14:textId="77777777" w:rsidR="000876E3" w:rsidRPr="00B11BD4" w:rsidRDefault="000876E3" w:rsidP="001F179A">
            <w:pPr>
              <w:pStyle w:val="StyleArial8ptBoldAfter0ptLinespacing15lines"/>
            </w:pPr>
            <w:r w:rsidRPr="00B11BD4">
              <w:t>1</w:t>
            </w:r>
          </w:p>
          <w:p w14:paraId="16B341E5" w14:textId="77777777" w:rsidR="000876E3" w:rsidRPr="00B11BD4" w:rsidRDefault="000876E3" w:rsidP="001F179A">
            <w:pPr>
              <w:pStyle w:val="StyleArial8ptBoldAfter0ptLinespacing15lines"/>
            </w:pPr>
            <w:r w:rsidRPr="00B11BD4">
              <w:t>2</w:t>
            </w:r>
          </w:p>
          <w:p w14:paraId="16B341E6" w14:textId="77777777" w:rsidR="000876E3" w:rsidRPr="00B11BD4" w:rsidRDefault="000876E3" w:rsidP="001F179A">
            <w:pPr>
              <w:pStyle w:val="StyleArial8ptBoldAfter0ptLinespacing15lines"/>
            </w:pPr>
            <w:r w:rsidRPr="00B11BD4">
              <w:t>3</w:t>
            </w:r>
          </w:p>
          <w:p w14:paraId="16B341E7" w14:textId="77777777" w:rsidR="000876E3" w:rsidRPr="00B11BD4" w:rsidRDefault="000876E3" w:rsidP="001F179A">
            <w:pPr>
              <w:pStyle w:val="StyleArial8ptBoldAfter0ptLinespacing15lines"/>
            </w:pPr>
            <w:r w:rsidRPr="00B11BD4">
              <w:t>4</w:t>
            </w:r>
          </w:p>
          <w:p w14:paraId="16B341E8" w14:textId="77777777" w:rsidR="000876E3" w:rsidRPr="00B11BD4" w:rsidRDefault="000876E3" w:rsidP="001F179A">
            <w:pPr>
              <w:pStyle w:val="StyleArial8ptBoldAfter0ptLinespacing15lines"/>
            </w:pPr>
            <w:r w:rsidRPr="00B11BD4">
              <w:t>5</w:t>
            </w:r>
          </w:p>
          <w:p w14:paraId="16B341E9" w14:textId="77777777" w:rsidR="000876E3" w:rsidRPr="00B11BD4" w:rsidRDefault="000876E3" w:rsidP="001F179A">
            <w:pPr>
              <w:pStyle w:val="StyleArial8ptBoldAfter0ptLinespacing15lines"/>
            </w:pPr>
            <w:r w:rsidRPr="00B11BD4">
              <w:t>6</w:t>
            </w:r>
          </w:p>
          <w:p w14:paraId="16B341EA" w14:textId="77777777" w:rsidR="000876E3" w:rsidRPr="00B11BD4" w:rsidRDefault="000876E3" w:rsidP="001F179A">
            <w:pPr>
              <w:pStyle w:val="StyleArial8ptBoldAfter0ptLinespacing15lines"/>
            </w:pPr>
            <w:r w:rsidRPr="00B11BD4">
              <w:t>7</w:t>
            </w:r>
          </w:p>
          <w:p w14:paraId="16B341EB" w14:textId="77777777" w:rsidR="000876E3" w:rsidRPr="00B11BD4" w:rsidRDefault="000876E3" w:rsidP="001F179A">
            <w:pPr>
              <w:pStyle w:val="StyleArial8ptBoldAfter0ptLinespacing15lines"/>
            </w:pPr>
            <w:r w:rsidRPr="00B11BD4">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1EC" w14:textId="77777777" w:rsidR="000876E3" w:rsidRPr="00B11BD4" w:rsidRDefault="000876E3" w:rsidP="001F179A">
            <w:pPr>
              <w:pStyle w:val="StyleArial8ptBoldAfter0ptLinespacing15lines"/>
            </w:pPr>
            <w:r w:rsidRPr="00B11BD4">
              <w:t>HotelResModifies</w:t>
            </w:r>
          </w:p>
          <w:p w14:paraId="16B341ED" w14:textId="77777777" w:rsidR="000876E3" w:rsidRPr="00B11BD4" w:rsidRDefault="000876E3" w:rsidP="001F179A">
            <w:pPr>
              <w:pStyle w:val="StyleArial8ptBoldAfter0ptLinespacing15lines"/>
            </w:pPr>
            <w:r w:rsidRPr="00B11BD4">
              <w:t>HotelResModify</w:t>
            </w:r>
          </w:p>
          <w:p w14:paraId="16B341EE" w14:textId="77777777" w:rsidR="000876E3" w:rsidRPr="00B11BD4" w:rsidRDefault="000876E3" w:rsidP="001F179A">
            <w:pPr>
              <w:pStyle w:val="StyleArial8ptBoldAfter0ptLinespacing15lines"/>
            </w:pPr>
            <w:r w:rsidRPr="00B11BD4">
              <w:t>RoomStays</w:t>
            </w:r>
          </w:p>
          <w:p w14:paraId="16B341EF" w14:textId="77777777" w:rsidR="000876E3" w:rsidRPr="00B11BD4" w:rsidRDefault="000876E3" w:rsidP="001F179A">
            <w:pPr>
              <w:pStyle w:val="StyleArial8ptBoldAfter0ptLinespacing15lines"/>
            </w:pPr>
            <w:r w:rsidRPr="00B11BD4">
              <w:t>RoomStay</w:t>
            </w:r>
          </w:p>
          <w:p w14:paraId="16B341F0" w14:textId="77777777" w:rsidR="000876E3" w:rsidRPr="00B11BD4" w:rsidRDefault="000876E3" w:rsidP="001F179A">
            <w:pPr>
              <w:pStyle w:val="StyleArial8ptBoldAfter0ptLinespacing15lines"/>
            </w:pPr>
            <w:r w:rsidRPr="00B11BD4">
              <w:t>RatePlans</w:t>
            </w:r>
          </w:p>
          <w:p w14:paraId="16B341F1" w14:textId="77777777" w:rsidR="000876E3" w:rsidRPr="00B11BD4" w:rsidRDefault="000876E3" w:rsidP="001F179A">
            <w:pPr>
              <w:pStyle w:val="StyleArial8ptBoldAfter0ptLinespacing15lines"/>
            </w:pPr>
            <w:r w:rsidRPr="00B11BD4">
              <w:t>RatePlan</w:t>
            </w:r>
          </w:p>
          <w:p w14:paraId="16B341F2" w14:textId="77777777" w:rsidR="000876E3" w:rsidRPr="00B11BD4" w:rsidRDefault="000876E3" w:rsidP="001F179A">
            <w:pPr>
              <w:pStyle w:val="StyleArial8ptBoldAfter0ptLinespacing15lines"/>
            </w:pPr>
            <w:r w:rsidRPr="00B11BD4">
              <w:t>RatePlanInclusions</w:t>
            </w:r>
          </w:p>
          <w:p w14:paraId="16B341F3" w14:textId="77777777" w:rsidR="000876E3" w:rsidRPr="00B11BD4" w:rsidRDefault="000876E3" w:rsidP="001F179A">
            <w:pPr>
              <w:pStyle w:val="StyleArial8ptBoldAfter0ptLinespacing15lines"/>
            </w:pPr>
            <w:r w:rsidRPr="00B11BD4">
              <w:t>RatePlanInclusionDescription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1F4" w14:textId="77777777" w:rsidR="000876E3" w:rsidRPr="00B11BD4" w:rsidRDefault="000876E3" w:rsidP="001F179A">
            <w:pPr>
              <w:pStyle w:val="StyleArial8ptBoldAfter0ptLinespacing15lines"/>
            </w:pPr>
            <w:r w:rsidRPr="00B11BD4">
              <w:t>M</w:t>
            </w:r>
          </w:p>
          <w:p w14:paraId="16B341F5" w14:textId="77777777" w:rsidR="000876E3" w:rsidRPr="00B11BD4" w:rsidRDefault="000876E3" w:rsidP="001F179A">
            <w:pPr>
              <w:pStyle w:val="StyleArial8ptBoldAfter0ptLinespacing15lines"/>
            </w:pPr>
            <w:r w:rsidRPr="00B11BD4">
              <w:t>M</w:t>
            </w:r>
          </w:p>
          <w:p w14:paraId="16B341F6" w14:textId="77777777" w:rsidR="000876E3" w:rsidRPr="00B11BD4" w:rsidRDefault="000876E3" w:rsidP="001F179A">
            <w:pPr>
              <w:pStyle w:val="StyleArial8ptBoldAfter0ptLinespacing15lines"/>
            </w:pPr>
            <w:r w:rsidRPr="00B11BD4">
              <w:t>M</w:t>
            </w:r>
          </w:p>
          <w:p w14:paraId="16B341F7" w14:textId="77777777" w:rsidR="000876E3" w:rsidRPr="00B11BD4" w:rsidRDefault="000876E3" w:rsidP="001F179A">
            <w:pPr>
              <w:pStyle w:val="StyleArial8ptBoldAfter0ptLinespacing15lines"/>
            </w:pPr>
            <w:r w:rsidRPr="00B11BD4">
              <w:t>M</w:t>
            </w:r>
          </w:p>
          <w:p w14:paraId="16B341F8" w14:textId="77777777" w:rsidR="000876E3" w:rsidRPr="00B11BD4" w:rsidRDefault="000876E3" w:rsidP="00D61644">
            <w:pPr>
              <w:pStyle w:val="StyleArial8ptBoldAfter0ptLinespacing15lines"/>
              <w:rPr>
                <w:strike/>
              </w:rPr>
            </w:pPr>
            <w:r w:rsidRPr="00B11BD4">
              <w:t>R</w:t>
            </w:r>
          </w:p>
          <w:p w14:paraId="16B341F9" w14:textId="77777777" w:rsidR="000876E3" w:rsidRPr="00B11BD4" w:rsidRDefault="000876E3" w:rsidP="00D61644">
            <w:pPr>
              <w:pStyle w:val="StyleArial8ptBoldAfter0ptLinespacing15lines"/>
            </w:pPr>
            <w:r w:rsidRPr="00B11BD4">
              <w:t xml:space="preserve">R </w:t>
            </w:r>
          </w:p>
          <w:p w14:paraId="16B341FA" w14:textId="77777777" w:rsidR="000876E3" w:rsidRPr="00B11BD4" w:rsidRDefault="000876E3" w:rsidP="00D61644">
            <w:pPr>
              <w:pStyle w:val="StyleArial8ptBoldAfter0ptLinespacing15lines"/>
            </w:pPr>
            <w:r w:rsidRPr="00B11BD4">
              <w:t>A</w:t>
            </w:r>
          </w:p>
          <w:p w14:paraId="16B341FB" w14:textId="77777777" w:rsidR="000876E3" w:rsidRPr="00B11BD4" w:rsidRDefault="000876E3" w:rsidP="001F179A">
            <w:pPr>
              <w:pStyle w:val="StyleArial8ptBoldAfter0ptLinespacing15lines"/>
            </w:pPr>
            <w:r w:rsidRPr="00B11BD4">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1FC" w14:textId="77777777" w:rsidR="000876E3" w:rsidRPr="00B11BD4" w:rsidRDefault="000876E3"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1FD"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GDS</w:t>
            </w:r>
          </w:p>
          <w:p w14:paraId="16B341FE" w14:textId="77777777" w:rsidR="000876E3" w:rsidRPr="00B957F6"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1FF" w14:textId="77777777" w:rsidR="000876E3" w:rsidRPr="004B4D85" w:rsidRDefault="000876E3" w:rsidP="004B4D8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0" w14:textId="77777777" w:rsidR="000876E3" w:rsidRPr="004B4D85" w:rsidRDefault="000876E3" w:rsidP="004B4D85">
            <w:pPr>
              <w:spacing w:after="0" w:line="360" w:lineRule="auto"/>
              <w:rPr>
                <w:rFonts w:ascii="Arial" w:hAnsi="Arial" w:cs="Arial"/>
                <w:b/>
                <w:sz w:val="16"/>
                <w:szCs w:val="16"/>
              </w:rPr>
            </w:pPr>
          </w:p>
        </w:tc>
      </w:tr>
      <w:tr w:rsidR="000876E3" w:rsidRPr="00F860DF" w14:paraId="16B3420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2" w14:textId="77777777" w:rsidR="000876E3" w:rsidRPr="00C775C7" w:rsidRDefault="000876E3" w:rsidP="00C775C7">
            <w:pPr>
              <w:pStyle w:val="StyleArial8ptAfter0ptLinespacingsingle"/>
              <w:rPr>
                <w:b/>
              </w:rPr>
            </w:pPr>
            <w:r w:rsidRPr="00C775C7">
              <w:rPr>
                <w:b/>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3" w14:textId="77777777" w:rsidR="000876E3" w:rsidRPr="00C775C7" w:rsidRDefault="000876E3" w:rsidP="00C775C7">
            <w:pPr>
              <w:pStyle w:val="StyleArial8ptAfter0ptLinespacingsingle"/>
              <w:rPr>
                <w:b/>
              </w:rPr>
            </w:pPr>
            <w:r w:rsidRPr="00C775C7">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4" w14:textId="77777777" w:rsidR="000876E3" w:rsidRPr="00C775C7" w:rsidRDefault="000876E3" w:rsidP="00C775C7">
            <w:pPr>
              <w:pStyle w:val="StyleArial8ptAfter0ptLinespacingsingle"/>
              <w:rPr>
                <w:b/>
              </w:rPr>
            </w:pPr>
            <w:r w:rsidRPr="00C775C7">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5" w14:textId="77777777" w:rsidR="000876E3" w:rsidRPr="00710CED" w:rsidRDefault="000876E3" w:rsidP="001F179A">
            <w:pPr>
              <w:pStyle w:val="StyleArial8ptAfter0ptLinespacingsingle"/>
            </w:pPr>
            <w:r w:rsidRPr="00710CED">
              <w:t>FormattedTextTextType</w:t>
            </w:r>
          </w:p>
          <w:p w14:paraId="16B34206" w14:textId="77777777" w:rsidR="000876E3" w:rsidRPr="00710CED" w:rsidRDefault="000876E3" w:rsidP="001F179A">
            <w:pPr>
              <w:pStyle w:val="StyleTableText8pt"/>
            </w:pPr>
            <w:r w:rsidRPr="00710CED">
              <w:rPr>
                <w:i/>
              </w:rPr>
              <w:t>Example:</w:t>
            </w:r>
          </w:p>
          <w:p w14:paraId="16B34207" w14:textId="77777777" w:rsidR="000876E3" w:rsidRPr="00710CED" w:rsidRDefault="000876E3" w:rsidP="001F179A">
            <w:pPr>
              <w:pStyle w:val="StyleArial8ptAfter0ptLinespacingsingle"/>
            </w:pPr>
            <w:r w:rsidRPr="00710CED">
              <w:t>&lt;RatePlanInclusions&gt;</w:t>
            </w:r>
          </w:p>
          <w:p w14:paraId="16B34208" w14:textId="77777777" w:rsidR="000876E3" w:rsidRPr="00710CED" w:rsidRDefault="000876E3" w:rsidP="001F179A">
            <w:pPr>
              <w:pStyle w:val="StyleArial8ptAfter0ptLinespacingsingle"/>
            </w:pPr>
            <w:r w:rsidRPr="00710CED">
              <w:t>&lt;RatePlanInclusionDescription&gt;</w:t>
            </w:r>
          </w:p>
          <w:p w14:paraId="16B34209" w14:textId="77777777" w:rsidR="000876E3" w:rsidRPr="00710CED" w:rsidRDefault="000876E3" w:rsidP="00DC10E1">
            <w:pPr>
              <w:spacing w:after="0" w:line="240" w:lineRule="auto"/>
              <w:rPr>
                <w:rFonts w:ascii="Arial" w:hAnsi="Arial" w:cs="Arial"/>
                <w:b/>
                <w:sz w:val="16"/>
                <w:szCs w:val="16"/>
              </w:rPr>
            </w:pPr>
            <w:r w:rsidRPr="00710CED">
              <w:rPr>
                <w:rFonts w:ascii="Arial" w:hAnsi="Arial" w:cs="Arial"/>
                <w:b/>
                <w:sz w:val="16"/>
                <w:szCs w:val="16"/>
              </w:rPr>
              <w:t>&lt;Text&gt;Meal Plan – Room Only&lt;/Text&gt;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A"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B"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0C" w14:textId="77777777" w:rsidR="000876E3" w:rsidRPr="00710CED" w:rsidRDefault="000876E3" w:rsidP="001F179A">
            <w:pPr>
              <w:pStyle w:val="StyleArial8ptBefore3ptAfter3ptLinespacingsing"/>
            </w:pPr>
            <w:r w:rsidRPr="00710CED">
              <w:t>Rate Description</w:t>
            </w:r>
          </w:p>
          <w:p w14:paraId="16B3420D" w14:textId="77777777" w:rsidR="000876E3" w:rsidRPr="00710CED" w:rsidRDefault="000876E3" w:rsidP="00D8050D">
            <w:pPr>
              <w:pStyle w:val="StyleArial8ptBefore3ptAfter3ptLinespacingsing"/>
            </w:pPr>
            <w:r w:rsidRPr="00710CED">
              <w:t>GDS=50</w:t>
            </w:r>
          </w:p>
        </w:tc>
      </w:tr>
      <w:tr w:rsidR="000876E3" w:rsidRPr="004B4D85" w14:paraId="16B34215"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20F" w14:textId="77777777" w:rsidR="000876E3" w:rsidRPr="004B4D85"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10" w14:textId="77777777" w:rsidR="000876E3" w:rsidRPr="004B4D85" w:rsidRDefault="000876E3" w:rsidP="004B4D8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11" w14:textId="77777777" w:rsidR="000876E3" w:rsidRPr="004B4D85" w:rsidRDefault="000876E3"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12" w14:textId="77777777" w:rsidR="000876E3" w:rsidRPr="004B4D85" w:rsidRDefault="000876E3" w:rsidP="004B4D8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13" w14:textId="77777777" w:rsidR="000876E3" w:rsidRPr="004B4D85" w:rsidRDefault="000876E3" w:rsidP="004B4D8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214" w14:textId="77777777" w:rsidR="000876E3" w:rsidRPr="004B4D85" w:rsidRDefault="000876E3" w:rsidP="004B4D85">
            <w:pPr>
              <w:spacing w:after="0" w:line="360" w:lineRule="auto"/>
              <w:rPr>
                <w:rFonts w:ascii="Arial" w:hAnsi="Arial" w:cs="Arial"/>
                <w:b/>
                <w:sz w:val="16"/>
                <w:szCs w:val="16"/>
              </w:rPr>
            </w:pPr>
          </w:p>
        </w:tc>
      </w:tr>
      <w:tr w:rsidR="000876E3" w:rsidRPr="00B11BD4" w14:paraId="16B3423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16" w14:textId="77777777" w:rsidR="000876E3" w:rsidRPr="00B11BD4" w:rsidRDefault="000876E3" w:rsidP="007355C5">
            <w:pPr>
              <w:pStyle w:val="StyleArial8ptBoldAfter0ptLinespacing15lines"/>
              <w:jc w:val="center"/>
            </w:pPr>
            <w:r w:rsidRPr="00B11BD4">
              <w:t>1</w:t>
            </w:r>
          </w:p>
          <w:p w14:paraId="16B34217" w14:textId="77777777" w:rsidR="000876E3" w:rsidRPr="00B11BD4" w:rsidRDefault="000876E3" w:rsidP="007355C5">
            <w:pPr>
              <w:pStyle w:val="StyleArial8ptBoldAfter0ptLinespacing15lines"/>
              <w:jc w:val="center"/>
            </w:pPr>
            <w:r w:rsidRPr="00B11BD4">
              <w:t>2</w:t>
            </w:r>
          </w:p>
          <w:p w14:paraId="16B34218" w14:textId="77777777" w:rsidR="000876E3" w:rsidRPr="00B11BD4" w:rsidRDefault="000876E3" w:rsidP="007355C5">
            <w:pPr>
              <w:pStyle w:val="StyleArial8ptBoldAfter0ptLinespacing15lines"/>
              <w:jc w:val="center"/>
            </w:pPr>
            <w:r w:rsidRPr="00B11BD4">
              <w:t>3</w:t>
            </w:r>
          </w:p>
          <w:p w14:paraId="16B34219" w14:textId="77777777" w:rsidR="000876E3" w:rsidRPr="00B11BD4" w:rsidRDefault="000876E3" w:rsidP="007355C5">
            <w:pPr>
              <w:pStyle w:val="StyleArial8ptBoldAfter0ptLinespacing15lines"/>
              <w:jc w:val="center"/>
            </w:pPr>
            <w:r w:rsidRPr="00B11BD4">
              <w:t>4</w:t>
            </w:r>
          </w:p>
          <w:p w14:paraId="16B3421A" w14:textId="77777777" w:rsidR="000876E3" w:rsidRPr="00B11BD4" w:rsidRDefault="000876E3" w:rsidP="007355C5">
            <w:pPr>
              <w:pStyle w:val="StyleArial8ptBoldAfter0ptLinespacing15lines"/>
              <w:jc w:val="center"/>
            </w:pPr>
            <w:r w:rsidRPr="00B11BD4">
              <w:t>5</w:t>
            </w:r>
          </w:p>
          <w:p w14:paraId="16B3421B" w14:textId="77777777" w:rsidR="000876E3" w:rsidRPr="00B11BD4" w:rsidRDefault="000876E3" w:rsidP="007355C5">
            <w:pPr>
              <w:pStyle w:val="StyleArial8ptBoldAfter0ptLinespacing15lines"/>
              <w:jc w:val="center"/>
            </w:pPr>
            <w:r w:rsidRPr="00B11BD4">
              <w:t>6</w:t>
            </w:r>
          </w:p>
          <w:p w14:paraId="16B3421C" w14:textId="77777777" w:rsidR="000876E3" w:rsidRPr="00B11BD4" w:rsidRDefault="000876E3" w:rsidP="007355C5">
            <w:pPr>
              <w:pStyle w:val="StyleArial8ptBoldAfter0ptLinespacing15lines"/>
              <w:jc w:val="center"/>
            </w:pPr>
            <w:r w:rsidRPr="00B11BD4">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1D" w14:textId="77777777" w:rsidR="000876E3" w:rsidRPr="00B11BD4" w:rsidRDefault="000876E3" w:rsidP="007355C5">
            <w:pPr>
              <w:pStyle w:val="StyleArial8ptBoldAfter0ptLinespacing15lines"/>
            </w:pPr>
            <w:r w:rsidRPr="00B11BD4">
              <w:t>HotelResModifies</w:t>
            </w:r>
          </w:p>
          <w:p w14:paraId="16B3421E" w14:textId="77777777" w:rsidR="000876E3" w:rsidRPr="00B11BD4" w:rsidRDefault="000876E3" w:rsidP="007355C5">
            <w:pPr>
              <w:pStyle w:val="StyleArial8ptBoldAfter0ptLinespacing15lines"/>
            </w:pPr>
            <w:r w:rsidRPr="00B11BD4">
              <w:t>HotelResModify</w:t>
            </w:r>
          </w:p>
          <w:p w14:paraId="16B3421F" w14:textId="77777777" w:rsidR="000876E3" w:rsidRPr="00B11BD4" w:rsidRDefault="000876E3" w:rsidP="007355C5">
            <w:pPr>
              <w:pStyle w:val="StyleArial8ptBoldAfter0ptLinespacing15lines"/>
            </w:pPr>
            <w:r w:rsidRPr="00B11BD4">
              <w:t>RoomStays</w:t>
            </w:r>
          </w:p>
          <w:p w14:paraId="16B34220" w14:textId="77777777" w:rsidR="000876E3" w:rsidRPr="00B11BD4" w:rsidRDefault="000876E3" w:rsidP="007355C5">
            <w:pPr>
              <w:pStyle w:val="StyleArial8ptBoldAfter0ptLinespacing15lines"/>
            </w:pPr>
            <w:r w:rsidRPr="00B11BD4">
              <w:t>RoomStay</w:t>
            </w:r>
          </w:p>
          <w:p w14:paraId="16B34221" w14:textId="77777777" w:rsidR="000876E3" w:rsidRPr="00B11BD4" w:rsidRDefault="000876E3" w:rsidP="007355C5">
            <w:pPr>
              <w:pStyle w:val="StyleArial8ptBoldAfter0ptLinespacing15lines"/>
            </w:pPr>
            <w:r w:rsidRPr="00B11BD4">
              <w:t>RatePlans</w:t>
            </w:r>
          </w:p>
          <w:p w14:paraId="16B34222" w14:textId="77777777" w:rsidR="000876E3" w:rsidRPr="00B11BD4" w:rsidRDefault="000876E3" w:rsidP="007355C5">
            <w:pPr>
              <w:pStyle w:val="StyleArial8ptBoldAfter0ptLinespacing15lines"/>
            </w:pPr>
            <w:r w:rsidRPr="00B11BD4">
              <w:t>RatePlan</w:t>
            </w:r>
          </w:p>
          <w:p w14:paraId="16B34223" w14:textId="77777777" w:rsidR="000876E3" w:rsidRPr="00B11BD4" w:rsidRDefault="000876E3" w:rsidP="007355C5">
            <w:pPr>
              <w:pStyle w:val="StyleArial8ptBoldAfter0ptLinespacing15lines"/>
            </w:pPr>
            <w:r w:rsidRPr="00B11BD4">
              <w:t>Commission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24" w14:textId="77777777" w:rsidR="000876E3" w:rsidRPr="00B11BD4" w:rsidRDefault="000876E3" w:rsidP="007355C5">
            <w:pPr>
              <w:pStyle w:val="StyleArial8ptBoldAfter0ptLinespacing15lines"/>
              <w:jc w:val="center"/>
            </w:pPr>
            <w:r w:rsidRPr="00B11BD4">
              <w:t>M</w:t>
            </w:r>
          </w:p>
          <w:p w14:paraId="16B34225" w14:textId="77777777" w:rsidR="000876E3" w:rsidRPr="00B11BD4" w:rsidRDefault="000876E3" w:rsidP="007355C5">
            <w:pPr>
              <w:pStyle w:val="StyleArial8ptBoldAfter0ptLinespacing15lines"/>
              <w:jc w:val="center"/>
            </w:pPr>
            <w:r w:rsidRPr="00B11BD4">
              <w:t>M</w:t>
            </w:r>
          </w:p>
          <w:p w14:paraId="16B34226" w14:textId="77777777" w:rsidR="000876E3" w:rsidRPr="00B11BD4" w:rsidRDefault="000876E3" w:rsidP="007355C5">
            <w:pPr>
              <w:pStyle w:val="StyleArial8ptBoldAfter0ptLinespacing15lines"/>
              <w:jc w:val="center"/>
            </w:pPr>
            <w:r w:rsidRPr="00B11BD4">
              <w:t>M</w:t>
            </w:r>
          </w:p>
          <w:p w14:paraId="16B34227" w14:textId="77777777" w:rsidR="000876E3" w:rsidRPr="00B11BD4" w:rsidRDefault="000876E3" w:rsidP="007355C5">
            <w:pPr>
              <w:pStyle w:val="StyleArial8ptBoldAfter0ptLinespacing15lines"/>
              <w:jc w:val="center"/>
            </w:pPr>
            <w:r w:rsidRPr="00B11BD4">
              <w:t>M</w:t>
            </w:r>
          </w:p>
          <w:p w14:paraId="16B34228" w14:textId="77777777" w:rsidR="000876E3" w:rsidRPr="00B11BD4" w:rsidRDefault="000876E3" w:rsidP="007355C5">
            <w:pPr>
              <w:pStyle w:val="StyleArial8ptBoldAfter0ptLinespacing15lines"/>
              <w:jc w:val="center"/>
              <w:rPr>
                <w:strike/>
              </w:rPr>
            </w:pPr>
            <w:r w:rsidRPr="00B11BD4">
              <w:t>R</w:t>
            </w:r>
          </w:p>
          <w:p w14:paraId="16B34229" w14:textId="77777777" w:rsidR="000876E3" w:rsidRPr="00B11BD4" w:rsidRDefault="000876E3" w:rsidP="007355C5">
            <w:pPr>
              <w:pStyle w:val="StyleArial8ptBoldAfter0ptLinespacing15lines"/>
              <w:jc w:val="center"/>
            </w:pPr>
            <w:r w:rsidRPr="00B11BD4">
              <w:t>R</w:t>
            </w:r>
          </w:p>
          <w:p w14:paraId="16B3422A" w14:textId="77777777" w:rsidR="000876E3" w:rsidRPr="00B11BD4" w:rsidRDefault="000876E3" w:rsidP="007355C5">
            <w:pPr>
              <w:pStyle w:val="StyleArial8ptBoldAfter0ptLinespacing15lines"/>
              <w:jc w:val="center"/>
              <w:rPr>
                <w:strike/>
              </w:rPr>
            </w:pPr>
            <w:ins w:id="42" w:author="Kunz, Jane" w:date="2011-06-20T17:14:00Z">
              <w:r w:rsidRPr="00B11BD4">
                <w:t>R</w:t>
              </w:r>
            </w:ins>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22B" w14:textId="77777777" w:rsidR="000876E3" w:rsidRPr="00FC2334" w:rsidRDefault="000876E3" w:rsidP="007355C5">
            <w:pPr>
              <w:pStyle w:val="StyleArial8ptAfter0ptLinespacingsingle"/>
            </w:pPr>
            <w:r w:rsidRPr="00FC2334">
              <w:rPr>
                <w:b/>
              </w:rPr>
              <w:t>GSD Note1</w:t>
            </w:r>
            <w:r w:rsidRPr="00FC2334">
              <w:t>:  If both @StatusType and @Percent are returned, @StatusType will be ignored.</w:t>
            </w:r>
            <w:r w:rsidRPr="00FC2334">
              <w:br/>
            </w:r>
            <w:r w:rsidRPr="00FC2334">
              <w:rPr>
                <w:b/>
                <w:u w:val="single"/>
              </w:rPr>
              <w:t>Exception</w:t>
            </w:r>
            <w:r w:rsidRPr="00FC2334">
              <w:t>:  If @Percent value is “0” (zero), @StatusType value will be used</w:t>
            </w:r>
          </w:p>
          <w:p w14:paraId="16B3422C" w14:textId="77777777" w:rsidR="000876E3" w:rsidRPr="00FC2334" w:rsidRDefault="000876E3" w:rsidP="007355C5">
            <w:pPr>
              <w:pStyle w:val="StyleArial8ptAfter0ptLinespacingsingle"/>
            </w:pPr>
            <w:r w:rsidRPr="00FC2334">
              <w:rPr>
                <w:b/>
              </w:rPr>
              <w:t>GDSNote2</w:t>
            </w:r>
            <w:r w:rsidRPr="00FC2334">
              <w:t>:  If @Percent value is “0” (zero) and @StatusType not returned, the GDS defaults to non-commissionable</w:t>
            </w:r>
          </w:p>
          <w:p w14:paraId="16B3422D" w14:textId="77777777" w:rsidR="000876E3" w:rsidRPr="00FC2334" w:rsidRDefault="000876E3" w:rsidP="007355C5">
            <w:pPr>
              <w:pStyle w:val="StyleArial8ptAfter0ptLinespacingsingle"/>
              <w:rPr>
                <w:rFonts w:cs="Arial"/>
                <w:b/>
                <w:szCs w:val="16"/>
              </w:rPr>
            </w:pPr>
            <w:r w:rsidRPr="00FC2334">
              <w:rPr>
                <w:rFonts w:cs="Arial"/>
                <w:b/>
                <w:color w:val="000000"/>
                <w:szCs w:val="16"/>
              </w:rPr>
              <w:t xml:space="preserve">GDS </w:t>
            </w:r>
            <w:r w:rsidR="00FC2334" w:rsidRPr="00FC2334">
              <w:rPr>
                <w:rFonts w:cs="Arial"/>
                <w:b/>
                <w:color w:val="000000"/>
                <w:szCs w:val="16"/>
              </w:rPr>
              <w:t xml:space="preserve">Certification Testing </w:t>
            </w:r>
            <w:r w:rsidRPr="00FC2334">
              <w:rPr>
                <w:rFonts w:cs="Arial"/>
                <w:b/>
                <w:color w:val="000000"/>
                <w:szCs w:val="16"/>
              </w:rPr>
              <w:t xml:space="preserve">Note3:  </w:t>
            </w:r>
            <w:r w:rsidRPr="00FC2334">
              <w:rPr>
                <w:rFonts w:cs="Arial"/>
                <w:color w:val="000000"/>
                <w:szCs w:val="16"/>
              </w:rPr>
              <w:t>Applicable to Galileo/Apollo only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2E"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GDS</w:t>
            </w:r>
          </w:p>
          <w:p w14:paraId="16B3422F"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230" w14:textId="77777777" w:rsidR="000876E3" w:rsidRPr="00B11BD4" w:rsidRDefault="000876E3" w:rsidP="004B4D8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31" w14:textId="77777777" w:rsidR="000876E3" w:rsidRPr="00B11BD4" w:rsidRDefault="000876E3" w:rsidP="00CC5EFD">
            <w:pPr>
              <w:spacing w:after="0" w:line="360" w:lineRule="auto"/>
              <w:rPr>
                <w:rFonts w:ascii="Arial" w:hAnsi="Arial" w:cs="Arial"/>
                <w:b/>
                <w:sz w:val="16"/>
                <w:szCs w:val="16"/>
              </w:rPr>
            </w:pPr>
          </w:p>
        </w:tc>
      </w:tr>
      <w:tr w:rsidR="000876E3" w:rsidRPr="00F860DF" w14:paraId="16B3424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233" w14:textId="77777777" w:rsidR="000876E3" w:rsidRPr="00B11BD4" w:rsidRDefault="000876E3" w:rsidP="004B4D85">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234" w14:textId="77777777" w:rsidR="000876E3" w:rsidRPr="00537256" w:rsidRDefault="000876E3" w:rsidP="001F179A">
            <w:pPr>
              <w:pStyle w:val="StyleArial8ptAfter0ptLinespacingsingle"/>
            </w:pPr>
            <w:r w:rsidRPr="00537256">
              <w:t>@StatusType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35" w14:textId="77777777" w:rsidR="000876E3" w:rsidRPr="00B11BD4" w:rsidRDefault="000876E3" w:rsidP="00B11BD4">
            <w:pPr>
              <w:pStyle w:val="StyleArial8ptAfter0ptLinespacingsingle"/>
              <w:rPr>
                <w:strike/>
              </w:rPr>
            </w:pPr>
            <w:r w:rsidRPr="00B11BD4">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36" w14:textId="77777777" w:rsidR="000876E3" w:rsidRPr="00B11BD4" w:rsidRDefault="000876E3" w:rsidP="001F179A">
            <w:pPr>
              <w:pStyle w:val="StyleArial8ptAfter0ptLinespacingsingle"/>
            </w:pPr>
            <w:r w:rsidRPr="00B11BD4">
              <w:t>xs:NMTOKEN</w:t>
            </w:r>
          </w:p>
          <w:p w14:paraId="16B34237" w14:textId="77777777" w:rsidR="000876E3" w:rsidRPr="00B11BD4" w:rsidRDefault="000876E3" w:rsidP="001F179A">
            <w:pPr>
              <w:pStyle w:val="StyleTableText8pt"/>
            </w:pPr>
            <w:r w:rsidRPr="00B11BD4">
              <w:rPr>
                <w:i/>
              </w:rPr>
              <w:t>Example:</w:t>
            </w:r>
          </w:p>
          <w:p w14:paraId="16B34238" w14:textId="77777777" w:rsidR="000876E3" w:rsidRPr="00B11BD4" w:rsidRDefault="000876E3" w:rsidP="001F179A">
            <w:pPr>
              <w:pStyle w:val="StyleArial8ptAfter0ptLinespacingsingle"/>
            </w:pPr>
            <w:r w:rsidRPr="00B11BD4">
              <w:t>&lt;Commission</w:t>
            </w:r>
          </w:p>
          <w:p w14:paraId="16B34239" w14:textId="77777777" w:rsidR="000876E3" w:rsidRPr="00B11BD4" w:rsidRDefault="000876E3" w:rsidP="0011288C">
            <w:pPr>
              <w:spacing w:after="0" w:line="240" w:lineRule="auto"/>
              <w:rPr>
                <w:rFonts w:ascii="Arial" w:hAnsi="Arial" w:cs="Arial"/>
                <w:sz w:val="16"/>
                <w:szCs w:val="16"/>
              </w:rPr>
            </w:pPr>
            <w:r w:rsidRPr="00B11BD4">
              <w:rPr>
                <w:rFonts w:ascii="Arial" w:hAnsi="Arial" w:cs="Arial"/>
                <w:b/>
                <w:sz w:val="16"/>
                <w:szCs w:val="16"/>
              </w:rPr>
              <w:t>StatusType=”Full”</w:t>
            </w:r>
            <w:r w:rsidRPr="00B11BD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3A" w14:textId="77777777" w:rsidR="000876E3" w:rsidRPr="00B11BD4" w:rsidRDefault="000876E3" w:rsidP="001F179A">
            <w:pPr>
              <w:pStyle w:val="StyleArial8ptCenteredAfter0ptLinespacingsingle"/>
            </w:pPr>
            <w:r w:rsidRPr="00B11BD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3B" w14:textId="77777777" w:rsidR="000876E3" w:rsidRPr="00B11BD4" w:rsidRDefault="000876E3" w:rsidP="001F179A">
            <w:pPr>
              <w:pStyle w:val="StyleTableText8pt"/>
            </w:pPr>
            <w:r w:rsidRPr="00B11BD4">
              <w:rPr>
                <w:i/>
              </w:rPr>
              <w:t>Valid enumeration values</w:t>
            </w:r>
            <w:r w:rsidRPr="00B11BD4">
              <w:t>:</w:t>
            </w:r>
          </w:p>
          <w:p w14:paraId="16B3423C" w14:textId="77777777" w:rsidR="000876E3" w:rsidRPr="00B11BD4" w:rsidRDefault="000876E3" w:rsidP="00353ACC">
            <w:pPr>
              <w:pStyle w:val="StyleTableText6ptAfterbefore"/>
              <w:numPr>
                <w:ilvl w:val="0"/>
                <w:numId w:val="15"/>
              </w:numPr>
              <w:ind w:left="252" w:hanging="252"/>
            </w:pPr>
            <w:r w:rsidRPr="00B11BD4">
              <w:t>Full = full commission</w:t>
            </w:r>
          </w:p>
          <w:p w14:paraId="16B3423D" w14:textId="77777777" w:rsidR="000876E3" w:rsidRPr="00B11BD4" w:rsidRDefault="000876E3" w:rsidP="00353ACC">
            <w:pPr>
              <w:pStyle w:val="StyleTableText6ptAfterbefore"/>
              <w:numPr>
                <w:ilvl w:val="0"/>
                <w:numId w:val="15"/>
              </w:numPr>
              <w:ind w:left="252" w:hanging="252"/>
            </w:pPr>
            <w:r w:rsidRPr="00B11BD4">
              <w:t>Partial = partial commission</w:t>
            </w:r>
          </w:p>
          <w:p w14:paraId="16B3423E" w14:textId="77777777" w:rsidR="000876E3" w:rsidRPr="00B11BD4" w:rsidRDefault="000876E3" w:rsidP="00353ACC">
            <w:pPr>
              <w:pStyle w:val="StyleTableText6ptAfterbefore"/>
              <w:numPr>
                <w:ilvl w:val="0"/>
                <w:numId w:val="15"/>
              </w:numPr>
              <w:ind w:left="252" w:hanging="252"/>
            </w:pPr>
            <w:r w:rsidRPr="00B11BD4">
              <w:t>Non-Paying = no commission</w:t>
            </w:r>
          </w:p>
          <w:p w14:paraId="16B3423F" w14:textId="77777777" w:rsidR="000876E3" w:rsidRPr="00B11BD4" w:rsidRDefault="000876E3" w:rsidP="00353ACC">
            <w:pPr>
              <w:pStyle w:val="StyleTableText6ptAfterbefore"/>
              <w:numPr>
                <w:ilvl w:val="0"/>
                <w:numId w:val="15"/>
              </w:numPr>
              <w:ind w:left="252" w:hanging="252"/>
            </w:pPr>
            <w:r w:rsidRPr="00B11BD4">
              <w:t>No-Show = different commission may be applied if the reservation is not fulfilled</w:t>
            </w:r>
          </w:p>
          <w:p w14:paraId="16B34240" w14:textId="77777777" w:rsidR="000876E3" w:rsidRPr="00B11BD4" w:rsidRDefault="000876E3" w:rsidP="00353ACC">
            <w:pPr>
              <w:pStyle w:val="StyleTableText6ptAfterbefore"/>
              <w:numPr>
                <w:ilvl w:val="0"/>
                <w:numId w:val="15"/>
              </w:numPr>
              <w:ind w:left="252" w:hanging="252"/>
            </w:pPr>
            <w:r w:rsidRPr="00B11BD4">
              <w:t>Adjustment</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241" w14:textId="77777777" w:rsidR="000876E3" w:rsidRPr="00FC2334" w:rsidRDefault="000876E3" w:rsidP="004703E7">
            <w:pPr>
              <w:pStyle w:val="StyleTableText6ptAfterbefore"/>
            </w:pPr>
            <w:r w:rsidRPr="00FC2334">
              <w:t>Commissionable/Non-Commissionable Indicator</w:t>
            </w:r>
          </w:p>
          <w:p w14:paraId="16B34242" w14:textId="77777777" w:rsidR="000876E3" w:rsidRPr="00FC2334" w:rsidRDefault="000876E3" w:rsidP="004703E7">
            <w:pPr>
              <w:pStyle w:val="StyleTableText6ptAfterbefore"/>
              <w:rPr>
                <w:strike/>
              </w:rPr>
            </w:pPr>
            <w:r w:rsidRPr="00FC2334">
              <w:rPr>
                <w:rFonts w:cs="Arial"/>
                <w:b/>
                <w:i/>
                <w:szCs w:val="16"/>
              </w:rPr>
              <w:t xml:space="preserve">GDS Certification Testing Note:  </w:t>
            </w:r>
            <w:r w:rsidRPr="00FC2334">
              <w:rPr>
                <w:rFonts w:cs="Arial"/>
                <w:i/>
                <w:szCs w:val="16"/>
              </w:rPr>
              <w:t>Applicable to Galileo/ Apollo</w:t>
            </w:r>
          </w:p>
        </w:tc>
      </w:tr>
      <w:tr w:rsidR="000876E3" w:rsidRPr="006807BE" w14:paraId="16B3425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244" w14:textId="77777777" w:rsidR="000876E3" w:rsidRPr="004703E7" w:rsidRDefault="000876E3" w:rsidP="00B95725">
            <w:pPr>
              <w:spacing w:before="120" w:after="120"/>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245" w14:textId="77777777" w:rsidR="000876E3" w:rsidRPr="004703E7" w:rsidRDefault="000876E3" w:rsidP="00B95725">
            <w:pPr>
              <w:spacing w:before="120" w:after="120"/>
              <w:rPr>
                <w:rFonts w:ascii="Arial" w:hAnsi="Arial" w:cs="Arial"/>
                <w:sz w:val="16"/>
                <w:szCs w:val="16"/>
              </w:rPr>
            </w:pPr>
            <w:r w:rsidRPr="004703E7">
              <w:rPr>
                <w:rFonts w:ascii="Arial" w:hAnsi="Arial" w:cs="Arial"/>
                <w:sz w:val="16"/>
                <w:szCs w:val="16"/>
              </w:rPr>
              <w:t>@Percent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46" w14:textId="77777777" w:rsidR="000876E3" w:rsidRPr="004703E7" w:rsidRDefault="000876E3" w:rsidP="00B95725">
            <w:pPr>
              <w:spacing w:before="120" w:after="120"/>
              <w:rPr>
                <w:rFonts w:ascii="Arial" w:hAnsi="Arial" w:cs="Arial"/>
                <w:sz w:val="16"/>
                <w:szCs w:val="16"/>
              </w:rPr>
            </w:pPr>
            <w:r w:rsidRPr="004703E7">
              <w:rPr>
                <w:rFonts w:ascii="Arial" w:hAnsi="Arial" w:cs="Arial"/>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47" w14:textId="77777777" w:rsidR="000876E3" w:rsidRPr="004703E7" w:rsidRDefault="000876E3" w:rsidP="00B95725">
            <w:pPr>
              <w:spacing w:before="120" w:after="120"/>
              <w:rPr>
                <w:rFonts w:ascii="Arial" w:hAnsi="Arial" w:cs="Arial"/>
                <w:sz w:val="16"/>
                <w:szCs w:val="16"/>
              </w:rPr>
            </w:pPr>
            <w:r w:rsidRPr="004703E7">
              <w:rPr>
                <w:rFonts w:ascii="Arial" w:hAnsi="Arial" w:cs="Arial"/>
                <w:sz w:val="16"/>
                <w:szCs w:val="16"/>
              </w:rPr>
              <w:t>Percentage</w:t>
            </w:r>
          </w:p>
          <w:p w14:paraId="16B34248" w14:textId="77777777" w:rsidR="000876E3" w:rsidRPr="004703E7" w:rsidRDefault="000876E3" w:rsidP="00B95725">
            <w:pPr>
              <w:rPr>
                <w:rFonts w:ascii="Arial" w:hAnsi="Arial" w:cs="Arial"/>
                <w:i/>
                <w:sz w:val="16"/>
                <w:szCs w:val="16"/>
              </w:rPr>
            </w:pPr>
            <w:r w:rsidRPr="004703E7">
              <w:rPr>
                <w:rFonts w:ascii="Arial" w:hAnsi="Arial" w:cs="Arial"/>
                <w:i/>
                <w:sz w:val="16"/>
                <w:szCs w:val="16"/>
              </w:rPr>
              <w:t>Example value:</w:t>
            </w:r>
          </w:p>
          <w:p w14:paraId="16B34249" w14:textId="77777777" w:rsidR="000876E3" w:rsidRPr="004703E7" w:rsidRDefault="000876E3" w:rsidP="00B95725">
            <w:pPr>
              <w:rPr>
                <w:rFonts w:ascii="Arial" w:hAnsi="Arial" w:cs="Arial"/>
                <w:sz w:val="16"/>
                <w:szCs w:val="16"/>
              </w:rPr>
            </w:pPr>
            <w:r w:rsidRPr="004703E7">
              <w:rPr>
                <w:rFonts w:ascii="Arial" w:hAnsi="Arial" w:cs="Arial"/>
                <w:sz w:val="16"/>
                <w:szCs w:val="16"/>
              </w:rPr>
              <w:t xml:space="preserve">&lt;Commission </w:t>
            </w:r>
            <w:r w:rsidRPr="004703E7">
              <w:rPr>
                <w:rFonts w:ascii="Arial" w:hAnsi="Arial" w:cs="Arial"/>
                <w:b/>
                <w:sz w:val="16"/>
                <w:szCs w:val="16"/>
              </w:rPr>
              <w:t>Percentage=”10</w:t>
            </w:r>
            <w:r w:rsidRPr="004703E7">
              <w:rPr>
                <w:rFonts w:ascii="Arial" w:hAnsi="Arial" w:cs="Arial"/>
                <w:b/>
                <w:strike/>
                <w:sz w:val="16"/>
                <w:szCs w:val="16"/>
              </w:rPr>
              <w:t>.0</w:t>
            </w:r>
            <w:r w:rsidRPr="004703E7">
              <w:rPr>
                <w:rFonts w:ascii="Arial" w:hAnsi="Arial" w:cs="Arial"/>
                <w:b/>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4A" w14:textId="77777777" w:rsidR="000876E3" w:rsidRPr="004703E7" w:rsidRDefault="000876E3" w:rsidP="00B95725">
            <w:pPr>
              <w:rPr>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4B" w14:textId="77777777" w:rsidR="000876E3" w:rsidRPr="004703E7" w:rsidRDefault="000876E3" w:rsidP="00B95725">
            <w:pPr>
              <w:spacing w:before="120" w:after="120"/>
              <w:rPr>
                <w:rFonts w:ascii="Arial" w:hAnsi="Arial" w:cs="Arial"/>
                <w:i/>
                <w:sz w:val="16"/>
                <w:szCs w:val="16"/>
              </w:rPr>
            </w:pPr>
            <w:r w:rsidRPr="004703E7">
              <w:rPr>
                <w:rFonts w:ascii="Arial" w:hAnsi="Arial" w:cs="Arial"/>
                <w:i/>
                <w:sz w:val="16"/>
                <w:szCs w:val="16"/>
              </w:rPr>
              <w:t>Valid Value:</w:t>
            </w:r>
          </w:p>
          <w:p w14:paraId="16B3424C" w14:textId="77777777" w:rsidR="000876E3" w:rsidRPr="004703E7" w:rsidRDefault="000876E3" w:rsidP="00B95725">
            <w:pPr>
              <w:rPr>
                <w:rFonts w:ascii="Arial" w:hAnsi="Arial" w:cs="Arial"/>
                <w:sz w:val="16"/>
                <w:szCs w:val="16"/>
              </w:rPr>
            </w:pPr>
            <w:r w:rsidRPr="004703E7">
              <w:rPr>
                <w:rFonts w:ascii="Arial" w:hAnsi="Arial" w:cs="Arial"/>
                <w:sz w:val="16"/>
                <w:szCs w:val="16"/>
              </w:rPr>
              <w:t>2 digit integer (non-decimal)</w:t>
            </w:r>
          </w:p>
          <w:p w14:paraId="16B3424D" w14:textId="77777777" w:rsidR="000876E3" w:rsidRPr="004703E7" w:rsidRDefault="000876E3" w:rsidP="00B95725">
            <w:pPr>
              <w:rPr>
                <w:rFonts w:ascii="Arial" w:hAnsi="Arial" w:cs="Arial"/>
                <w:i/>
                <w:sz w:val="16"/>
                <w:szCs w:val="16"/>
              </w:rPr>
            </w:pPr>
            <w:r w:rsidRPr="004703E7">
              <w:rPr>
                <w:rFonts w:ascii="Arial" w:hAnsi="Arial" w:cs="Arial"/>
                <w:b/>
                <w:sz w:val="16"/>
                <w:szCs w:val="16"/>
              </w:rPr>
              <w:t>GDS Note:</w:t>
            </w:r>
            <w:r w:rsidRPr="004703E7">
              <w:rPr>
                <w:rFonts w:ascii="Arial" w:hAnsi="Arial" w:cs="Arial"/>
                <w:sz w:val="16"/>
                <w:szCs w:val="16"/>
              </w:rPr>
              <w:t xml:space="preserve">  If a decimal value is passed, it will be ignored</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24E" w14:textId="77777777" w:rsidR="000876E3" w:rsidRPr="00FC2334" w:rsidRDefault="000876E3" w:rsidP="00B95725">
            <w:pPr>
              <w:spacing w:before="120" w:after="120"/>
              <w:rPr>
                <w:rFonts w:ascii="Arial" w:hAnsi="Arial" w:cs="Arial"/>
                <w:sz w:val="16"/>
                <w:szCs w:val="16"/>
              </w:rPr>
            </w:pPr>
            <w:r w:rsidRPr="00FC2334">
              <w:rPr>
                <w:rFonts w:ascii="Arial" w:hAnsi="Arial" w:cs="Arial"/>
                <w:sz w:val="16"/>
                <w:szCs w:val="16"/>
              </w:rPr>
              <w:t>Commission Percentage Amount</w:t>
            </w:r>
          </w:p>
          <w:p w14:paraId="16B3424F" w14:textId="77777777" w:rsidR="000876E3" w:rsidRPr="00FC2334" w:rsidRDefault="000876E3" w:rsidP="00B95725">
            <w:pPr>
              <w:spacing w:before="120" w:after="120"/>
              <w:rPr>
                <w:rFonts w:ascii="Arial" w:hAnsi="Arial" w:cs="Arial"/>
                <w:sz w:val="16"/>
                <w:szCs w:val="16"/>
              </w:rPr>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093D05" w14:paraId="16B34257"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251" w14:textId="77777777" w:rsidR="000876E3" w:rsidRPr="00093D05"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52" w14:textId="77777777" w:rsidR="000876E3" w:rsidRPr="00093D05" w:rsidRDefault="000876E3" w:rsidP="00093D0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53" w14:textId="77777777" w:rsidR="000876E3" w:rsidRPr="00093D05" w:rsidRDefault="000876E3" w:rsidP="00093D0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54" w14:textId="77777777" w:rsidR="000876E3" w:rsidRPr="00093D05" w:rsidRDefault="000876E3" w:rsidP="00093D0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55" w14:textId="77777777" w:rsidR="000876E3" w:rsidRPr="00093D05" w:rsidRDefault="000876E3" w:rsidP="00093D0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256" w14:textId="77777777" w:rsidR="000876E3" w:rsidRPr="00093D05" w:rsidRDefault="000876E3" w:rsidP="00093D05">
            <w:pPr>
              <w:spacing w:after="0" w:line="360" w:lineRule="auto"/>
              <w:rPr>
                <w:rFonts w:ascii="Arial" w:hAnsi="Arial" w:cs="Arial"/>
                <w:b/>
                <w:sz w:val="16"/>
                <w:szCs w:val="16"/>
              </w:rPr>
            </w:pPr>
          </w:p>
        </w:tc>
      </w:tr>
      <w:tr w:rsidR="000876E3" w:rsidRPr="00093D05" w14:paraId="16B3427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258" w14:textId="77777777" w:rsidR="000876E3" w:rsidRPr="00B11BD4" w:rsidRDefault="000876E3" w:rsidP="001F179A">
            <w:pPr>
              <w:pStyle w:val="StyleArial8ptBoldAfter0ptLinespacing15lines"/>
            </w:pPr>
            <w:r w:rsidRPr="00B11BD4">
              <w:t>1</w:t>
            </w:r>
          </w:p>
          <w:p w14:paraId="16B34259" w14:textId="77777777" w:rsidR="000876E3" w:rsidRPr="00B11BD4" w:rsidRDefault="000876E3" w:rsidP="001F179A">
            <w:pPr>
              <w:pStyle w:val="StyleArial8ptBoldAfter0ptLinespacing15lines"/>
            </w:pPr>
            <w:r w:rsidRPr="00B11BD4">
              <w:t>2</w:t>
            </w:r>
          </w:p>
          <w:p w14:paraId="16B3425A" w14:textId="77777777" w:rsidR="000876E3" w:rsidRPr="00B11BD4" w:rsidRDefault="000876E3" w:rsidP="001F179A">
            <w:pPr>
              <w:pStyle w:val="StyleArial8ptBoldAfter0ptLinespacing15lines"/>
            </w:pPr>
            <w:r w:rsidRPr="00B11BD4">
              <w:t>3</w:t>
            </w:r>
          </w:p>
          <w:p w14:paraId="16B3425B" w14:textId="77777777" w:rsidR="000876E3" w:rsidRPr="00B11BD4" w:rsidRDefault="000876E3" w:rsidP="001F179A">
            <w:pPr>
              <w:pStyle w:val="StyleArial8ptBoldAfter0ptLinespacing15lines"/>
            </w:pPr>
            <w:r w:rsidRPr="00B11BD4">
              <w:t>4</w:t>
            </w:r>
          </w:p>
          <w:p w14:paraId="16B3425C" w14:textId="77777777" w:rsidR="000876E3" w:rsidRPr="00B11BD4" w:rsidRDefault="000876E3" w:rsidP="001F179A">
            <w:pPr>
              <w:pStyle w:val="StyleArial8ptBoldAfter0ptLinespacing15lines"/>
            </w:pPr>
            <w:r w:rsidRPr="00B11BD4">
              <w:t>5</w:t>
            </w:r>
          </w:p>
          <w:p w14:paraId="16B3425D" w14:textId="77777777" w:rsidR="000876E3" w:rsidRPr="00B11BD4" w:rsidRDefault="000876E3" w:rsidP="001F179A">
            <w:pPr>
              <w:pStyle w:val="StyleArial8ptBoldAfter0ptLinespacing15lines"/>
            </w:pPr>
            <w:r w:rsidRPr="00B11BD4">
              <w:t>6</w:t>
            </w:r>
          </w:p>
          <w:p w14:paraId="16B3425E" w14:textId="77777777" w:rsidR="000876E3" w:rsidRPr="00B11BD4" w:rsidRDefault="000876E3" w:rsidP="001F179A">
            <w:pPr>
              <w:pStyle w:val="StyleArial8ptBoldAfter0ptLinespacing15lines"/>
            </w:pPr>
            <w:r w:rsidRPr="00B11BD4">
              <w:t>7</w:t>
            </w:r>
          </w:p>
          <w:p w14:paraId="16B3425F" w14:textId="77777777" w:rsidR="000876E3" w:rsidRPr="00B11BD4" w:rsidRDefault="000876E3" w:rsidP="001F179A">
            <w:pPr>
              <w:pStyle w:val="StyleArial8ptBoldAfter0ptLinespacing15lines"/>
            </w:pPr>
            <w:r w:rsidRPr="00B11BD4">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260" w14:textId="77777777" w:rsidR="000876E3" w:rsidRPr="00B11BD4" w:rsidRDefault="000876E3" w:rsidP="001F179A">
            <w:pPr>
              <w:pStyle w:val="StyleArial8ptBoldAfter0ptLinespacing15lines"/>
            </w:pPr>
            <w:r w:rsidRPr="00B11BD4">
              <w:t>HotelResModifies</w:t>
            </w:r>
          </w:p>
          <w:p w14:paraId="16B34261" w14:textId="77777777" w:rsidR="000876E3" w:rsidRPr="00B11BD4" w:rsidRDefault="000876E3" w:rsidP="001F179A">
            <w:pPr>
              <w:pStyle w:val="StyleArial8ptBoldAfter0ptLinespacing15lines"/>
            </w:pPr>
            <w:r w:rsidRPr="00B11BD4">
              <w:t>HotelResModify</w:t>
            </w:r>
          </w:p>
          <w:p w14:paraId="16B34262" w14:textId="77777777" w:rsidR="000876E3" w:rsidRPr="00B11BD4" w:rsidRDefault="000876E3" w:rsidP="001F179A">
            <w:pPr>
              <w:pStyle w:val="StyleArial8ptBoldAfter0ptLinespacing15lines"/>
            </w:pPr>
            <w:r w:rsidRPr="00B11BD4">
              <w:t>RoomStays</w:t>
            </w:r>
          </w:p>
          <w:p w14:paraId="16B34263" w14:textId="77777777" w:rsidR="000876E3" w:rsidRPr="00B11BD4" w:rsidRDefault="000876E3" w:rsidP="001F179A">
            <w:pPr>
              <w:pStyle w:val="StyleArial8ptBoldAfter0ptLinespacing15lines"/>
            </w:pPr>
            <w:r w:rsidRPr="00B11BD4">
              <w:t>RoomStay</w:t>
            </w:r>
          </w:p>
          <w:p w14:paraId="16B34264" w14:textId="77777777" w:rsidR="000876E3" w:rsidRPr="00B11BD4" w:rsidRDefault="000876E3" w:rsidP="001F179A">
            <w:pPr>
              <w:pStyle w:val="StyleArial8ptBoldAfter0ptLinespacing15lines"/>
            </w:pPr>
            <w:r w:rsidRPr="00B11BD4">
              <w:t>RatePlans</w:t>
            </w:r>
          </w:p>
          <w:p w14:paraId="16B34265" w14:textId="77777777" w:rsidR="000876E3" w:rsidRPr="00B11BD4" w:rsidRDefault="000876E3" w:rsidP="001F179A">
            <w:pPr>
              <w:pStyle w:val="StyleArial8ptBoldAfter0ptLinespacing15lines"/>
            </w:pPr>
            <w:r w:rsidRPr="00B11BD4">
              <w:t>RatePlan</w:t>
            </w:r>
          </w:p>
          <w:p w14:paraId="16B34266" w14:textId="77777777" w:rsidR="000876E3" w:rsidRPr="00B11BD4" w:rsidRDefault="000876E3" w:rsidP="001F179A">
            <w:pPr>
              <w:pStyle w:val="StyleArial8ptBoldAfter0ptLinespacing15lines"/>
            </w:pPr>
            <w:r w:rsidRPr="00B11BD4">
              <w:t>Commission</w:t>
            </w:r>
          </w:p>
          <w:p w14:paraId="16B34267" w14:textId="77777777" w:rsidR="000876E3" w:rsidRPr="00B11BD4" w:rsidRDefault="000876E3" w:rsidP="001F179A">
            <w:pPr>
              <w:pStyle w:val="StyleArial8ptBoldAfter0ptLinespacing15lines"/>
            </w:pPr>
            <w:r w:rsidRPr="00B11BD4">
              <w:t>Comment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268" w14:textId="77777777" w:rsidR="000876E3" w:rsidRPr="00B11BD4" w:rsidRDefault="000876E3" w:rsidP="001F179A">
            <w:pPr>
              <w:pStyle w:val="StyleArial8ptBoldAfter0ptLinespacing15lines"/>
            </w:pPr>
            <w:r w:rsidRPr="00B11BD4">
              <w:t>M</w:t>
            </w:r>
          </w:p>
          <w:p w14:paraId="16B34269" w14:textId="77777777" w:rsidR="000876E3" w:rsidRPr="00B11BD4" w:rsidRDefault="000876E3" w:rsidP="001F179A">
            <w:pPr>
              <w:pStyle w:val="StyleArial8ptBoldAfter0ptLinespacing15lines"/>
            </w:pPr>
            <w:r w:rsidRPr="00B11BD4">
              <w:t>M</w:t>
            </w:r>
          </w:p>
          <w:p w14:paraId="16B3426A" w14:textId="77777777" w:rsidR="000876E3" w:rsidRPr="00B11BD4" w:rsidRDefault="000876E3" w:rsidP="001F179A">
            <w:pPr>
              <w:pStyle w:val="StyleArial8ptBoldAfter0ptLinespacing15lines"/>
            </w:pPr>
            <w:r w:rsidRPr="00B11BD4">
              <w:t>M</w:t>
            </w:r>
          </w:p>
          <w:p w14:paraId="16B3426B" w14:textId="77777777" w:rsidR="000876E3" w:rsidRPr="00B11BD4" w:rsidRDefault="000876E3" w:rsidP="001F179A">
            <w:pPr>
              <w:pStyle w:val="StyleArial8ptBoldAfter0ptLinespacing15lines"/>
            </w:pPr>
            <w:r w:rsidRPr="00B11BD4">
              <w:t>M</w:t>
            </w:r>
          </w:p>
          <w:p w14:paraId="16B3426C" w14:textId="77777777" w:rsidR="000876E3" w:rsidRPr="00B11BD4" w:rsidRDefault="000876E3" w:rsidP="00D61644">
            <w:pPr>
              <w:pStyle w:val="StyleArial8ptBoldAfter0ptLinespacing15lines"/>
              <w:rPr>
                <w:strike/>
              </w:rPr>
            </w:pPr>
            <w:r w:rsidRPr="00B11BD4">
              <w:t>R</w:t>
            </w:r>
          </w:p>
          <w:p w14:paraId="16B3426D" w14:textId="77777777" w:rsidR="000876E3" w:rsidRPr="00B11BD4" w:rsidRDefault="000876E3" w:rsidP="00D61644">
            <w:pPr>
              <w:pStyle w:val="StyleArial8ptBoldAfter0ptLinespacing15lines"/>
            </w:pPr>
            <w:r w:rsidRPr="00B11BD4">
              <w:t xml:space="preserve">R </w:t>
            </w:r>
          </w:p>
          <w:p w14:paraId="16B3426E" w14:textId="77777777" w:rsidR="000876E3" w:rsidRPr="00B11BD4" w:rsidRDefault="000876E3" w:rsidP="00DD4318">
            <w:pPr>
              <w:pStyle w:val="StyleArial8ptBoldAfter0ptLinespacing15lines"/>
            </w:pPr>
            <w:r w:rsidRPr="00B11BD4">
              <w:t xml:space="preserve">R </w:t>
            </w:r>
          </w:p>
          <w:p w14:paraId="16B3426F" w14:textId="77777777" w:rsidR="000876E3" w:rsidRPr="00B11BD4" w:rsidRDefault="000876E3" w:rsidP="001F179A">
            <w:pPr>
              <w:pStyle w:val="StyleArial8ptBoldAfter0ptLinespacing15lines"/>
            </w:pPr>
            <w:r w:rsidRPr="00B11BD4">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270" w14:textId="77777777" w:rsidR="000876E3" w:rsidRPr="00B11BD4" w:rsidRDefault="000876E3" w:rsidP="00093D0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71"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GDS</w:t>
            </w:r>
          </w:p>
          <w:p w14:paraId="16B34272" w14:textId="77777777" w:rsidR="000876E3" w:rsidRPr="00093D05"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273" w14:textId="77777777" w:rsidR="000876E3" w:rsidRPr="00093D05" w:rsidRDefault="000876E3" w:rsidP="00093D0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274" w14:textId="77777777" w:rsidR="000876E3" w:rsidRPr="00093D05" w:rsidRDefault="000876E3" w:rsidP="00093D05">
            <w:pPr>
              <w:spacing w:after="0" w:line="360" w:lineRule="auto"/>
              <w:rPr>
                <w:rFonts w:ascii="Arial" w:hAnsi="Arial" w:cs="Arial"/>
                <w:b/>
                <w:sz w:val="16"/>
                <w:szCs w:val="16"/>
              </w:rPr>
            </w:pPr>
          </w:p>
        </w:tc>
      </w:tr>
      <w:tr w:rsidR="000876E3" w:rsidRPr="00F860DF" w14:paraId="16B3428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76" w14:textId="77777777" w:rsidR="000876E3" w:rsidRPr="00C775C7" w:rsidRDefault="000876E3" w:rsidP="00C775C7">
            <w:pPr>
              <w:pStyle w:val="StyleArial8ptAfter0ptLinespacingsingle"/>
              <w:rPr>
                <w:b/>
              </w:rPr>
            </w:pPr>
            <w:r w:rsidRPr="00C775C7">
              <w:rPr>
                <w:b/>
              </w:rPr>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77" w14:textId="77777777" w:rsidR="000876E3" w:rsidRPr="00C775C7" w:rsidRDefault="000876E3" w:rsidP="00C775C7">
            <w:pPr>
              <w:pStyle w:val="StyleArial8ptAfter0ptLinespacingsingle"/>
              <w:rPr>
                <w:b/>
              </w:rPr>
            </w:pPr>
            <w:r w:rsidRPr="00C775C7">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78" w14:textId="77777777" w:rsidR="000876E3" w:rsidRPr="00C775C7" w:rsidRDefault="000876E3" w:rsidP="00C775C7">
            <w:pPr>
              <w:pStyle w:val="StyleArial8ptAfter0ptLinespacingsingle"/>
              <w:rPr>
                <w:b/>
              </w:rPr>
            </w:pPr>
            <w:r w:rsidRPr="00C775C7">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79" w14:textId="77777777" w:rsidR="000876E3" w:rsidRPr="00710CED" w:rsidRDefault="000876E3" w:rsidP="001F179A">
            <w:pPr>
              <w:pStyle w:val="StyleArial8ptAfter0ptLinespacingsingle"/>
            </w:pPr>
            <w:r w:rsidRPr="00710CED">
              <w:t>FormattedTextTextType</w:t>
            </w:r>
          </w:p>
          <w:p w14:paraId="16B3427A" w14:textId="77777777" w:rsidR="000876E3" w:rsidRPr="00710CED" w:rsidRDefault="000876E3" w:rsidP="001F179A">
            <w:pPr>
              <w:pStyle w:val="StyleTableText8pt"/>
            </w:pPr>
            <w:r w:rsidRPr="00710CED">
              <w:rPr>
                <w:i/>
              </w:rPr>
              <w:t>Example:</w:t>
            </w:r>
          </w:p>
          <w:p w14:paraId="16B3427B" w14:textId="77777777" w:rsidR="000876E3" w:rsidRPr="00710CED" w:rsidRDefault="000876E3" w:rsidP="001F179A">
            <w:pPr>
              <w:pStyle w:val="StyleArial8ptAfter0ptLinespacingsingle"/>
            </w:pPr>
            <w:r w:rsidRPr="00710CED">
              <w:t>&lt;Comment&gt;</w:t>
            </w:r>
          </w:p>
          <w:p w14:paraId="16B3427C" w14:textId="77777777" w:rsidR="000876E3" w:rsidRPr="00710CED" w:rsidRDefault="000876E3" w:rsidP="00FA407D">
            <w:pPr>
              <w:spacing w:after="0" w:line="240" w:lineRule="auto"/>
              <w:rPr>
                <w:rFonts w:ascii="Arial" w:hAnsi="Arial" w:cs="Arial"/>
                <w:sz w:val="16"/>
                <w:szCs w:val="16"/>
              </w:rPr>
            </w:pPr>
            <w:r w:rsidRPr="00710CED">
              <w:rPr>
                <w:rFonts w:ascii="Arial" w:hAnsi="Arial" w:cs="Arial"/>
                <w:b/>
                <w:sz w:val="16"/>
                <w:szCs w:val="16"/>
              </w:rPr>
              <w:t xml:space="preserve"> &lt;Text&gt;Commission - 8.00 pct&lt;/Text</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7D"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7E"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27F" w14:textId="77777777" w:rsidR="000876E3" w:rsidRPr="00710CED" w:rsidRDefault="000876E3" w:rsidP="001F179A">
            <w:pPr>
              <w:pStyle w:val="StyleArial8ptAfter0ptLinespacingsingle"/>
            </w:pPr>
            <w:r w:rsidRPr="00710CED">
              <w:t>Supplier Commission Information</w:t>
            </w:r>
          </w:p>
          <w:p w14:paraId="16B34280" w14:textId="77777777" w:rsidR="000876E3" w:rsidRPr="00710CED" w:rsidRDefault="000876E3" w:rsidP="00D8050D">
            <w:pPr>
              <w:pStyle w:val="StyleArial8ptAfter0ptLinespacingsingle"/>
            </w:pPr>
            <w:r w:rsidRPr="00710CED">
              <w:t>GDS=19</w:t>
            </w:r>
          </w:p>
        </w:tc>
      </w:tr>
      <w:tr w:rsidR="000876E3" w:rsidRPr="00406A9C" w14:paraId="16B34288"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282" w14:textId="77777777" w:rsidR="000876E3" w:rsidRPr="00406A9C"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83" w14:textId="77777777" w:rsidR="000876E3" w:rsidRPr="00406A9C" w:rsidRDefault="000876E3" w:rsidP="00406A9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84" w14:textId="77777777" w:rsidR="000876E3" w:rsidRPr="00406A9C" w:rsidRDefault="000876E3" w:rsidP="00406A9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85" w14:textId="77777777" w:rsidR="000876E3" w:rsidRPr="00406A9C" w:rsidRDefault="000876E3" w:rsidP="00406A9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86" w14:textId="77777777" w:rsidR="000876E3" w:rsidRPr="00406A9C" w:rsidRDefault="000876E3" w:rsidP="00406A9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4287" w14:textId="77777777" w:rsidR="000876E3" w:rsidRPr="00406A9C" w:rsidRDefault="000876E3" w:rsidP="00406A9C">
            <w:pPr>
              <w:spacing w:after="0" w:line="360" w:lineRule="auto"/>
              <w:rPr>
                <w:rFonts w:ascii="Arial" w:hAnsi="Arial" w:cs="Arial"/>
                <w:b/>
                <w:sz w:val="16"/>
                <w:szCs w:val="16"/>
              </w:rPr>
            </w:pPr>
          </w:p>
        </w:tc>
      </w:tr>
      <w:tr w:rsidR="000876E3" w:rsidRPr="00B11BD4" w14:paraId="16B342A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289" w14:textId="77777777" w:rsidR="000876E3" w:rsidRPr="00B11BD4" w:rsidRDefault="000876E3" w:rsidP="001F179A">
            <w:pPr>
              <w:pStyle w:val="StyleArial8ptBoldAfter0ptLinespacing15lines"/>
            </w:pPr>
            <w:r w:rsidRPr="00B11BD4">
              <w:t>1</w:t>
            </w:r>
          </w:p>
          <w:p w14:paraId="16B3428A" w14:textId="77777777" w:rsidR="000876E3" w:rsidRPr="00B11BD4" w:rsidRDefault="000876E3" w:rsidP="001F179A">
            <w:pPr>
              <w:pStyle w:val="StyleArial8ptBoldAfter0ptLinespacing15lines"/>
            </w:pPr>
            <w:r w:rsidRPr="00B11BD4">
              <w:t>2</w:t>
            </w:r>
          </w:p>
          <w:p w14:paraId="16B3428B" w14:textId="77777777" w:rsidR="000876E3" w:rsidRPr="00B11BD4" w:rsidRDefault="000876E3" w:rsidP="001F179A">
            <w:pPr>
              <w:pStyle w:val="StyleArial8ptBoldAfter0ptLinespacing15lines"/>
            </w:pPr>
            <w:r w:rsidRPr="00B11BD4">
              <w:t>3</w:t>
            </w:r>
          </w:p>
          <w:p w14:paraId="16B3428C" w14:textId="77777777" w:rsidR="000876E3" w:rsidRPr="00B11BD4" w:rsidRDefault="000876E3" w:rsidP="001F179A">
            <w:pPr>
              <w:pStyle w:val="StyleArial8ptBoldAfter0ptLinespacing15lines"/>
            </w:pPr>
            <w:r w:rsidRPr="00B11BD4">
              <w:t>4</w:t>
            </w:r>
          </w:p>
          <w:p w14:paraId="16B3428D" w14:textId="77777777" w:rsidR="000876E3" w:rsidRPr="00B11BD4" w:rsidRDefault="000876E3" w:rsidP="001F179A">
            <w:pPr>
              <w:pStyle w:val="StyleArial8ptBoldAfter0ptLinespacing15lines"/>
            </w:pPr>
            <w:r w:rsidRPr="00B11BD4">
              <w:t>5</w:t>
            </w:r>
          </w:p>
          <w:p w14:paraId="16B3428E" w14:textId="77777777" w:rsidR="000876E3" w:rsidRPr="00B11BD4" w:rsidRDefault="000876E3" w:rsidP="001F179A">
            <w:pPr>
              <w:pStyle w:val="StyleArial8ptBoldAfter0ptLinespacing15lines"/>
            </w:pPr>
            <w:r w:rsidRPr="00B11BD4">
              <w:t>6</w:t>
            </w:r>
          </w:p>
          <w:p w14:paraId="16B3428F" w14:textId="77777777" w:rsidR="000876E3" w:rsidRPr="00B11BD4" w:rsidRDefault="000876E3" w:rsidP="001F179A">
            <w:pPr>
              <w:pStyle w:val="StyleArial8ptBoldAfter0ptLinespacing15lines"/>
            </w:pPr>
            <w:r w:rsidRPr="00B11BD4">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290" w14:textId="77777777" w:rsidR="000876E3" w:rsidRPr="00B11BD4" w:rsidRDefault="000876E3" w:rsidP="001F179A">
            <w:pPr>
              <w:pStyle w:val="StyleArial8ptBoldAfter0ptLinespacing15lines"/>
            </w:pPr>
            <w:r w:rsidRPr="00B11BD4">
              <w:t>HotelResModifies</w:t>
            </w:r>
          </w:p>
          <w:p w14:paraId="16B34291" w14:textId="77777777" w:rsidR="000876E3" w:rsidRPr="00B11BD4" w:rsidRDefault="000876E3" w:rsidP="001F179A">
            <w:pPr>
              <w:pStyle w:val="StyleArial8ptBoldAfter0ptLinespacing15lines"/>
            </w:pPr>
            <w:r w:rsidRPr="00B11BD4">
              <w:t>HotelResModify</w:t>
            </w:r>
          </w:p>
          <w:p w14:paraId="16B34292" w14:textId="77777777" w:rsidR="000876E3" w:rsidRPr="00B11BD4" w:rsidRDefault="000876E3" w:rsidP="001F179A">
            <w:pPr>
              <w:pStyle w:val="StyleArial8ptBoldAfter0ptLinespacing15lines"/>
            </w:pPr>
            <w:r w:rsidRPr="00B11BD4">
              <w:t>RoomStays</w:t>
            </w:r>
          </w:p>
          <w:p w14:paraId="16B34293" w14:textId="77777777" w:rsidR="000876E3" w:rsidRPr="00B11BD4" w:rsidRDefault="000876E3" w:rsidP="001F179A">
            <w:pPr>
              <w:pStyle w:val="StyleArial8ptBoldAfter0ptLinespacing15lines"/>
            </w:pPr>
            <w:r w:rsidRPr="00B11BD4">
              <w:t>RoomStay</w:t>
            </w:r>
          </w:p>
          <w:p w14:paraId="16B34294" w14:textId="77777777" w:rsidR="000876E3" w:rsidRPr="00B11BD4" w:rsidRDefault="000876E3" w:rsidP="001F179A">
            <w:pPr>
              <w:pStyle w:val="StyleArial8ptBoldAfter0ptLinespacing15lines"/>
            </w:pPr>
            <w:r w:rsidRPr="00B11BD4">
              <w:t>RatePlans</w:t>
            </w:r>
          </w:p>
          <w:p w14:paraId="16B34295" w14:textId="77777777" w:rsidR="000876E3" w:rsidRPr="00B11BD4" w:rsidRDefault="000876E3" w:rsidP="001F179A">
            <w:pPr>
              <w:pStyle w:val="StyleArial8ptBoldAfter0ptLinespacing15lines"/>
            </w:pPr>
            <w:r w:rsidRPr="00B11BD4">
              <w:t>RatePlan</w:t>
            </w:r>
          </w:p>
          <w:p w14:paraId="16B34296" w14:textId="77777777" w:rsidR="000876E3" w:rsidRPr="00B11BD4" w:rsidRDefault="000876E3" w:rsidP="001F179A">
            <w:pPr>
              <w:pStyle w:val="StyleArial8ptBoldAfter0ptLinespacing15lines"/>
            </w:pPr>
            <w:r w:rsidRPr="00B11BD4">
              <w:t>MealsIncluded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297" w14:textId="77777777" w:rsidR="000876E3" w:rsidRPr="00B11BD4" w:rsidRDefault="000876E3" w:rsidP="001F179A">
            <w:pPr>
              <w:pStyle w:val="StyleArial8ptBoldAfter0ptLinespacing15lines"/>
            </w:pPr>
            <w:r w:rsidRPr="00B11BD4">
              <w:t>M</w:t>
            </w:r>
          </w:p>
          <w:p w14:paraId="16B34298" w14:textId="77777777" w:rsidR="000876E3" w:rsidRPr="00B11BD4" w:rsidRDefault="000876E3" w:rsidP="001F179A">
            <w:pPr>
              <w:pStyle w:val="StyleArial8ptBoldAfter0ptLinespacing15lines"/>
            </w:pPr>
            <w:r w:rsidRPr="00B11BD4">
              <w:t>M</w:t>
            </w:r>
          </w:p>
          <w:p w14:paraId="16B34299" w14:textId="77777777" w:rsidR="000876E3" w:rsidRPr="00B11BD4" w:rsidRDefault="000876E3" w:rsidP="001F179A">
            <w:pPr>
              <w:pStyle w:val="StyleArial8ptBoldAfter0ptLinespacing15lines"/>
            </w:pPr>
            <w:r w:rsidRPr="00B11BD4">
              <w:t>M</w:t>
            </w:r>
          </w:p>
          <w:p w14:paraId="16B3429A" w14:textId="77777777" w:rsidR="000876E3" w:rsidRPr="00B11BD4" w:rsidRDefault="000876E3" w:rsidP="001F179A">
            <w:pPr>
              <w:pStyle w:val="StyleArial8ptBoldAfter0ptLinespacing15lines"/>
            </w:pPr>
            <w:r w:rsidRPr="00B11BD4">
              <w:t>M</w:t>
            </w:r>
          </w:p>
          <w:p w14:paraId="16B3429B" w14:textId="77777777" w:rsidR="000876E3" w:rsidRPr="00B11BD4" w:rsidRDefault="000876E3" w:rsidP="00CC7B82">
            <w:pPr>
              <w:pStyle w:val="StyleArial8ptBoldAfter0ptLinespacing15lines"/>
              <w:rPr>
                <w:strike/>
              </w:rPr>
            </w:pPr>
            <w:r w:rsidRPr="00B11BD4">
              <w:t>R</w:t>
            </w:r>
          </w:p>
          <w:p w14:paraId="16B3429C" w14:textId="77777777" w:rsidR="000876E3" w:rsidRPr="00B11BD4" w:rsidRDefault="000876E3" w:rsidP="00CC7B82">
            <w:pPr>
              <w:pStyle w:val="StyleArial8ptBoldAfter0ptLinespacing15lines"/>
            </w:pPr>
            <w:r w:rsidRPr="00B11BD4">
              <w:t xml:space="preserve">R </w:t>
            </w:r>
          </w:p>
          <w:p w14:paraId="16B3429D" w14:textId="77777777" w:rsidR="000876E3" w:rsidRPr="00B11BD4" w:rsidRDefault="000876E3" w:rsidP="00B11BD4">
            <w:pPr>
              <w:pStyle w:val="StyleArial8ptBoldAfter0ptLinespacing15lines"/>
            </w:pPr>
            <w:r w:rsidRPr="00B11BD4">
              <w:t xml:space="preserve">R </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29E" w14:textId="77777777" w:rsidR="000876E3" w:rsidRPr="00B11BD4" w:rsidRDefault="000876E3" w:rsidP="00406A9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9F"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GDS</w:t>
            </w:r>
          </w:p>
          <w:p w14:paraId="16B342A0"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1-5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2A1" w14:textId="77777777" w:rsidR="000876E3" w:rsidRPr="00B11BD4" w:rsidRDefault="000876E3" w:rsidP="00406A9C">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center"/>
          </w:tcPr>
          <w:p w14:paraId="16B342A2" w14:textId="77777777" w:rsidR="000876E3" w:rsidRPr="00B11BD4" w:rsidRDefault="000876E3" w:rsidP="00406A9C">
            <w:pPr>
              <w:spacing w:after="0" w:line="360" w:lineRule="auto"/>
              <w:rPr>
                <w:rFonts w:ascii="Arial" w:hAnsi="Arial" w:cs="Arial"/>
                <w:b/>
                <w:sz w:val="16"/>
                <w:szCs w:val="16"/>
              </w:rPr>
            </w:pPr>
          </w:p>
        </w:tc>
      </w:tr>
      <w:tr w:rsidR="000876E3" w:rsidRPr="003F2826" w14:paraId="16B342B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2A4" w14:textId="77777777" w:rsidR="000876E3" w:rsidRPr="00B11BD4" w:rsidRDefault="000876E3" w:rsidP="00406A9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2A5" w14:textId="77777777" w:rsidR="000876E3" w:rsidRPr="00537256" w:rsidRDefault="000876E3" w:rsidP="001F179A">
            <w:pPr>
              <w:pStyle w:val="StyleArial8ptAfter0ptLinespacingsingle"/>
            </w:pPr>
            <w:r w:rsidRPr="00537256">
              <w:t>@Breakfast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A6" w14:textId="77777777" w:rsidR="000876E3" w:rsidRPr="00B11BD4" w:rsidRDefault="000876E3" w:rsidP="00B11BD4">
            <w:pPr>
              <w:pStyle w:val="StyleArial8ptAfter0ptLinespacingsingle"/>
              <w:rPr>
                <w:strike/>
              </w:rPr>
            </w:pPr>
            <w:r w:rsidRPr="00B11BD4">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A7" w14:textId="77777777" w:rsidR="000876E3" w:rsidRPr="00B11BD4" w:rsidRDefault="000876E3" w:rsidP="001F179A">
            <w:pPr>
              <w:pStyle w:val="StyleArial8ptAfter0ptLinespacingsingle"/>
            </w:pPr>
            <w:r w:rsidRPr="00B11BD4">
              <w:t xml:space="preserve">xs:boolean </w:t>
            </w:r>
          </w:p>
          <w:p w14:paraId="16B342A8" w14:textId="77777777" w:rsidR="000876E3" w:rsidRPr="00B11BD4" w:rsidRDefault="000876E3" w:rsidP="00AA51ED">
            <w:pPr>
              <w:autoSpaceDE w:val="0"/>
              <w:autoSpaceDN w:val="0"/>
              <w:adjustRightInd w:val="0"/>
              <w:spacing w:before="60" w:after="60"/>
              <w:rPr>
                <w:rFonts w:ascii="Arial" w:hAnsi="Arial" w:cs="Arial"/>
                <w:sz w:val="16"/>
                <w:szCs w:val="16"/>
              </w:rPr>
            </w:pPr>
            <w:r w:rsidRPr="00B11BD4">
              <w:rPr>
                <w:rFonts w:ascii="Arial" w:hAnsi="Arial" w:cs="Arial"/>
                <w:i/>
                <w:iCs/>
                <w:sz w:val="16"/>
                <w:szCs w:val="16"/>
              </w:rPr>
              <w:t>Example:</w:t>
            </w:r>
          </w:p>
          <w:p w14:paraId="16B342A9" w14:textId="77777777" w:rsidR="000876E3" w:rsidRPr="00B11BD4" w:rsidRDefault="000876E3" w:rsidP="001F179A">
            <w:pPr>
              <w:pStyle w:val="StyleArial8ptAfter0ptLinespacingsingle"/>
            </w:pPr>
            <w:r w:rsidRPr="00B11BD4">
              <w:t>&lt;MealsIncluded</w:t>
            </w:r>
          </w:p>
          <w:p w14:paraId="16B342AA" w14:textId="77777777" w:rsidR="000876E3" w:rsidRPr="00B11BD4" w:rsidRDefault="000876E3" w:rsidP="00356A3C">
            <w:pPr>
              <w:spacing w:after="0" w:line="240" w:lineRule="auto"/>
              <w:rPr>
                <w:rFonts w:ascii="Arial" w:hAnsi="Arial" w:cs="Arial"/>
                <w:sz w:val="16"/>
                <w:szCs w:val="16"/>
              </w:rPr>
            </w:pPr>
            <w:r w:rsidRPr="00B11BD4">
              <w:rPr>
                <w:rFonts w:ascii="Arial" w:hAnsi="Arial" w:cs="Arial"/>
                <w:b/>
                <w:sz w:val="16"/>
                <w:szCs w:val="16"/>
              </w:rPr>
              <w:t>Breakfast=”true”</w:t>
            </w:r>
            <w:r w:rsidRPr="00B11BD4">
              <w:rPr>
                <w:rFonts w:ascii="Arial" w:hAnsi="Arial" w:cs="Arial"/>
                <w:sz w:val="16"/>
                <w:szCs w:val="16"/>
              </w:rPr>
              <w:t>/&gt;</w:t>
            </w:r>
          </w:p>
          <w:p w14:paraId="16B342AB" w14:textId="77777777" w:rsidR="000876E3" w:rsidRPr="00B11BD4" w:rsidRDefault="000876E3" w:rsidP="001F179A">
            <w:pPr>
              <w:pStyle w:val="StyleArial8ptAfter0ptLinespacingsingle"/>
            </w:pPr>
            <w:r w:rsidRPr="00B11BD4">
              <w:t xml:space="preserve"> Lunch=”false”/&gt; </w:t>
            </w:r>
          </w:p>
          <w:p w14:paraId="16B342AC" w14:textId="77777777" w:rsidR="000876E3" w:rsidRPr="00B11BD4" w:rsidRDefault="000876E3" w:rsidP="001F179A">
            <w:pPr>
              <w:pStyle w:val="StyleArial8ptAfter0ptLinespacingsingle"/>
            </w:pPr>
            <w:r w:rsidRPr="00B11BD4">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AD" w14:textId="77777777" w:rsidR="000876E3" w:rsidRPr="00B11BD4" w:rsidRDefault="000876E3" w:rsidP="001F179A">
            <w:pPr>
              <w:pStyle w:val="StyleArial8ptCenteredAfter0ptLinespacingsingle"/>
            </w:pPr>
            <w:r w:rsidRPr="00B11BD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AE" w14:textId="77777777" w:rsidR="000876E3" w:rsidRPr="00B11BD4" w:rsidRDefault="000876E3" w:rsidP="00356A3C">
            <w:pPr>
              <w:autoSpaceDE w:val="0"/>
              <w:autoSpaceDN w:val="0"/>
              <w:adjustRightInd w:val="0"/>
              <w:spacing w:before="60" w:after="60"/>
              <w:rPr>
                <w:rFonts w:ascii="Arial" w:hAnsi="Arial" w:cs="Arial"/>
                <w:sz w:val="16"/>
                <w:szCs w:val="16"/>
              </w:rPr>
            </w:pPr>
          </w:p>
        </w:tc>
        <w:tc>
          <w:tcPr>
            <w:tcW w:w="3420" w:type="dxa"/>
            <w:vMerge w:val="restart"/>
            <w:tcBorders>
              <w:top w:val="single" w:sz="4" w:space="0" w:color="C0C0C0"/>
              <w:left w:val="single" w:sz="4" w:space="0" w:color="C0C0C0"/>
              <w:right w:val="single" w:sz="4" w:space="0" w:color="C0C0C0"/>
            </w:tcBorders>
            <w:shd w:val="clear" w:color="auto" w:fill="auto"/>
          </w:tcPr>
          <w:p w14:paraId="16B342AF" w14:textId="77777777" w:rsidR="000876E3" w:rsidRPr="00FC2334" w:rsidRDefault="000876E3" w:rsidP="00886BF8">
            <w:pPr>
              <w:pStyle w:val="StyleTableText6ptAfterbefore"/>
            </w:pPr>
            <w:r w:rsidRPr="00FC2334">
              <w:t>Meals Included in Rate</w:t>
            </w:r>
          </w:p>
          <w:p w14:paraId="16B342B0" w14:textId="77777777" w:rsidR="000876E3" w:rsidRPr="00FC2334" w:rsidRDefault="000876E3" w:rsidP="00B11BD4">
            <w:pPr>
              <w:pStyle w:val="StyleTableText6ptAfterbefore"/>
              <w:rPr>
                <w:strike/>
              </w:rPr>
            </w:pPr>
            <w:r w:rsidRPr="00FC2334">
              <w:rPr>
                <w:rFonts w:cs="Arial"/>
                <w:b/>
                <w:i/>
                <w:szCs w:val="16"/>
              </w:rPr>
              <w:t xml:space="preserve">GDS Certification Testing Note:  </w:t>
            </w:r>
            <w:r w:rsidRPr="00FC2334">
              <w:rPr>
                <w:rFonts w:cs="Arial"/>
                <w:i/>
                <w:szCs w:val="16"/>
              </w:rPr>
              <w:t>Applicable to Galileo/ Apollo</w:t>
            </w:r>
          </w:p>
        </w:tc>
      </w:tr>
      <w:tr w:rsidR="000876E3" w:rsidRPr="00710CED" w14:paraId="16B342B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2B2" w14:textId="77777777" w:rsidR="000876E3" w:rsidRPr="003F2826"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2B3" w14:textId="77777777" w:rsidR="000876E3" w:rsidRPr="00537256" w:rsidRDefault="000876E3" w:rsidP="001F179A">
            <w:pPr>
              <w:pStyle w:val="StyleArial8ptAfter0ptLinespacingsingle"/>
            </w:pPr>
            <w:r w:rsidRPr="00537256">
              <w:t>@Lunch</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B4" w14:textId="77777777" w:rsidR="000876E3" w:rsidRPr="004703E7" w:rsidRDefault="000876E3" w:rsidP="004703E7">
            <w:pPr>
              <w:pStyle w:val="StyleArial8ptAfter0ptLinespacingsingle"/>
            </w:pPr>
            <w:r w:rsidRPr="004703E7">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B5" w14:textId="77777777" w:rsidR="000876E3" w:rsidRPr="00710CED" w:rsidRDefault="000876E3" w:rsidP="001F179A">
            <w:pPr>
              <w:pStyle w:val="StyleArial8ptAfter0ptLinespacingsingle"/>
            </w:pPr>
            <w:r w:rsidRPr="00710CED">
              <w:t>xs:Boolean</w:t>
            </w:r>
          </w:p>
          <w:p w14:paraId="16B342B6" w14:textId="77777777" w:rsidR="000876E3" w:rsidRPr="00710CED" w:rsidRDefault="000876E3" w:rsidP="00356A3C">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2B7" w14:textId="77777777" w:rsidR="000876E3" w:rsidRPr="00710CED" w:rsidRDefault="000876E3" w:rsidP="001F179A">
            <w:pPr>
              <w:pStyle w:val="StyleArial8ptAfter0ptLinespacingsingle"/>
            </w:pPr>
            <w:r w:rsidRPr="00710CED">
              <w:t>&lt;MealsIncluded</w:t>
            </w:r>
          </w:p>
          <w:p w14:paraId="16B342B8" w14:textId="77777777" w:rsidR="000876E3" w:rsidRPr="00710CED" w:rsidRDefault="000876E3" w:rsidP="001F179A">
            <w:pPr>
              <w:pStyle w:val="StyleArial8ptAfter0ptLinespacingsingle"/>
            </w:pPr>
            <w:r w:rsidRPr="00710CED">
              <w:t>Breakfast=”true”/&gt;</w:t>
            </w:r>
          </w:p>
          <w:p w14:paraId="16B342B9" w14:textId="77777777" w:rsidR="000876E3" w:rsidRPr="00710CED" w:rsidRDefault="000876E3" w:rsidP="00356A3C">
            <w:pPr>
              <w:spacing w:after="0" w:line="240" w:lineRule="auto"/>
              <w:rPr>
                <w:rFonts w:ascii="Arial" w:hAnsi="Arial" w:cs="Arial"/>
                <w:sz w:val="16"/>
                <w:szCs w:val="16"/>
              </w:rPr>
            </w:pPr>
            <w:r w:rsidRPr="00710CED">
              <w:rPr>
                <w:rFonts w:ascii="Arial" w:hAnsi="Arial" w:cs="Arial"/>
                <w:b/>
                <w:sz w:val="16"/>
                <w:szCs w:val="16"/>
              </w:rPr>
              <w:t xml:space="preserve"> Lunch=”false”</w:t>
            </w:r>
            <w:r w:rsidRPr="00710CED">
              <w:rPr>
                <w:rFonts w:ascii="Arial" w:hAnsi="Arial" w:cs="Arial"/>
                <w:sz w:val="16"/>
                <w:szCs w:val="16"/>
              </w:rPr>
              <w:t xml:space="preserve">/&gt; </w:t>
            </w:r>
          </w:p>
          <w:p w14:paraId="16B342BA" w14:textId="77777777" w:rsidR="000876E3" w:rsidRPr="00710CED" w:rsidRDefault="000876E3" w:rsidP="001F179A">
            <w:pPr>
              <w:pStyle w:val="StyleArial8ptAfter0ptLinespacingsingle"/>
            </w:pPr>
            <w:r w:rsidRPr="00710CED">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BB"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BC" w14:textId="77777777" w:rsidR="000876E3" w:rsidRPr="00710CED" w:rsidRDefault="000876E3" w:rsidP="00214888">
            <w:pPr>
              <w:spacing w:after="0" w:line="240" w:lineRule="auto"/>
              <w:rPr>
                <w:rFonts w:ascii="Arial" w:hAnsi="Arial" w:cs="Arial"/>
                <w:sz w:val="16"/>
                <w:szCs w:val="16"/>
              </w:rPr>
            </w:pPr>
          </w:p>
        </w:tc>
        <w:tc>
          <w:tcPr>
            <w:tcW w:w="3420" w:type="dxa"/>
            <w:vMerge/>
            <w:tcBorders>
              <w:left w:val="single" w:sz="4" w:space="0" w:color="C0C0C0"/>
              <w:right w:val="single" w:sz="4" w:space="0" w:color="C0C0C0"/>
            </w:tcBorders>
            <w:shd w:val="clear" w:color="auto" w:fill="auto"/>
            <w:vAlign w:val="center"/>
          </w:tcPr>
          <w:p w14:paraId="16B342BD" w14:textId="77777777" w:rsidR="000876E3" w:rsidRPr="00710CED" w:rsidRDefault="000876E3" w:rsidP="00214888">
            <w:pPr>
              <w:rPr>
                <w:rFonts w:ascii="Arial" w:hAnsi="Arial" w:cs="Arial"/>
                <w:sz w:val="16"/>
                <w:szCs w:val="16"/>
              </w:rPr>
            </w:pPr>
          </w:p>
        </w:tc>
      </w:tr>
      <w:tr w:rsidR="000876E3" w:rsidRPr="00710CED" w14:paraId="16B342C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2BF"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2C0" w14:textId="77777777" w:rsidR="000876E3" w:rsidRPr="00537256" w:rsidRDefault="000876E3" w:rsidP="001F179A">
            <w:pPr>
              <w:pStyle w:val="StyleArial8ptAfter0ptLinespacingsingle"/>
            </w:pPr>
            <w:r w:rsidRPr="00537256">
              <w:t>@Dinner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C1" w14:textId="77777777" w:rsidR="000876E3" w:rsidRPr="004703E7" w:rsidRDefault="000876E3" w:rsidP="004703E7">
            <w:pPr>
              <w:pStyle w:val="StyleArial8ptAfter0ptLinespacingsingle"/>
            </w:pPr>
            <w:r w:rsidRPr="004703E7">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C2" w14:textId="77777777" w:rsidR="000876E3" w:rsidRPr="00710CED" w:rsidRDefault="000876E3" w:rsidP="001F179A">
            <w:pPr>
              <w:pStyle w:val="StyleArial8ptAfter0ptLinespacingsingle"/>
            </w:pPr>
            <w:r w:rsidRPr="00710CED">
              <w:t>xs:Boolean</w:t>
            </w:r>
          </w:p>
          <w:p w14:paraId="16B342C3" w14:textId="77777777" w:rsidR="000876E3" w:rsidRPr="00710CED" w:rsidRDefault="000876E3" w:rsidP="00356A3C">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2C4" w14:textId="77777777" w:rsidR="000876E3" w:rsidRPr="00710CED" w:rsidRDefault="000876E3" w:rsidP="001F179A">
            <w:pPr>
              <w:pStyle w:val="StyleArial8ptAfter0ptLinespacingsingle"/>
            </w:pPr>
            <w:r w:rsidRPr="00710CED">
              <w:t>&lt;MealsIncluded</w:t>
            </w:r>
          </w:p>
          <w:p w14:paraId="16B342C5" w14:textId="77777777" w:rsidR="000876E3" w:rsidRPr="00710CED" w:rsidRDefault="000876E3" w:rsidP="001F179A">
            <w:pPr>
              <w:pStyle w:val="StyleArial8ptAfter0ptLinespacingsingle"/>
            </w:pPr>
            <w:r w:rsidRPr="00710CED">
              <w:t>Breakfast=”true”/&gt;</w:t>
            </w:r>
          </w:p>
          <w:p w14:paraId="16B342C6" w14:textId="77777777" w:rsidR="000876E3" w:rsidRPr="00710CED" w:rsidRDefault="000876E3" w:rsidP="001F179A">
            <w:pPr>
              <w:pStyle w:val="StyleArial8ptAfter0ptLinespacingsingle"/>
            </w:pPr>
            <w:r w:rsidRPr="00710CED">
              <w:t xml:space="preserve"> Lunch=”false”/&gt; </w:t>
            </w:r>
          </w:p>
          <w:p w14:paraId="16B342C7" w14:textId="77777777" w:rsidR="000876E3" w:rsidRPr="00710CED" w:rsidRDefault="000876E3" w:rsidP="00356A3C">
            <w:pPr>
              <w:spacing w:after="0" w:line="240" w:lineRule="auto"/>
              <w:rPr>
                <w:rFonts w:ascii="Arial" w:hAnsi="Arial" w:cs="Arial"/>
                <w:sz w:val="16"/>
                <w:szCs w:val="16"/>
              </w:rPr>
            </w:pPr>
            <w:r w:rsidRPr="00710CED">
              <w:rPr>
                <w:rFonts w:ascii="Arial" w:hAnsi="Arial" w:cs="Arial"/>
                <w:b/>
                <w:sz w:val="16"/>
                <w:szCs w:val="16"/>
              </w:rPr>
              <w:t>Dinner=”true”</w:t>
            </w:r>
            <w:r w:rsidRPr="00710CE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C8"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C9" w14:textId="77777777" w:rsidR="000876E3" w:rsidRPr="00710CED" w:rsidRDefault="000876E3" w:rsidP="00214888">
            <w:pPr>
              <w:spacing w:after="0" w:line="240" w:lineRule="auto"/>
              <w:rPr>
                <w:rFonts w:ascii="Arial" w:hAnsi="Arial" w:cs="Arial"/>
                <w:sz w:val="16"/>
                <w:szCs w:val="16"/>
              </w:rPr>
            </w:pPr>
          </w:p>
        </w:tc>
        <w:tc>
          <w:tcPr>
            <w:tcW w:w="3420" w:type="dxa"/>
            <w:vMerge/>
            <w:tcBorders>
              <w:left w:val="single" w:sz="4" w:space="0" w:color="C0C0C0"/>
              <w:bottom w:val="single" w:sz="4" w:space="0" w:color="C0C0C0"/>
              <w:right w:val="single" w:sz="4" w:space="0" w:color="C0C0C0"/>
            </w:tcBorders>
            <w:shd w:val="clear" w:color="auto" w:fill="auto"/>
            <w:vAlign w:val="center"/>
          </w:tcPr>
          <w:p w14:paraId="16B342CA" w14:textId="77777777" w:rsidR="000876E3" w:rsidRPr="00710CED" w:rsidRDefault="000876E3" w:rsidP="00214888">
            <w:pPr>
              <w:rPr>
                <w:rFonts w:ascii="Arial" w:hAnsi="Arial" w:cs="Arial"/>
                <w:sz w:val="16"/>
                <w:szCs w:val="16"/>
              </w:rPr>
            </w:pPr>
          </w:p>
        </w:tc>
      </w:tr>
      <w:tr w:rsidR="000876E3" w:rsidRPr="00F860DF" w14:paraId="16B342D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2CC"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2CD" w14:textId="77777777" w:rsidR="000876E3" w:rsidRPr="00537256" w:rsidRDefault="000876E3" w:rsidP="001F179A">
            <w:pPr>
              <w:pStyle w:val="StyleArial8ptAfter0ptLinespacingsingle"/>
            </w:pPr>
            <w:r w:rsidRPr="00537256">
              <w:t>@MealPlanIdicator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CE"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CF" w14:textId="77777777" w:rsidR="000876E3" w:rsidRPr="00710CED" w:rsidRDefault="000876E3" w:rsidP="001F179A">
            <w:pPr>
              <w:pStyle w:val="StyleArial8ptAfter0ptLinespacingsingle"/>
            </w:pPr>
            <w:r w:rsidRPr="00710CED">
              <w:t>xs:Boolean</w:t>
            </w:r>
          </w:p>
          <w:p w14:paraId="16B342D0" w14:textId="77777777" w:rsidR="000876E3" w:rsidRPr="00710CED" w:rsidRDefault="000876E3" w:rsidP="00850528">
            <w:pPr>
              <w:autoSpaceDE w:val="0"/>
              <w:autoSpaceDN w:val="0"/>
              <w:adjustRightInd w:val="0"/>
              <w:spacing w:before="60" w:after="60"/>
              <w:rPr>
                <w:rFonts w:ascii="Arial" w:hAnsi="Arial" w:cs="Arial"/>
                <w:i/>
                <w:iCs/>
                <w:sz w:val="16"/>
                <w:szCs w:val="16"/>
              </w:rPr>
            </w:pPr>
            <w:r w:rsidRPr="00710CED">
              <w:rPr>
                <w:rFonts w:ascii="Arial" w:hAnsi="Arial" w:cs="Arial"/>
                <w:i/>
                <w:iCs/>
                <w:sz w:val="16"/>
                <w:szCs w:val="16"/>
              </w:rPr>
              <w:t>Example:</w:t>
            </w:r>
          </w:p>
          <w:p w14:paraId="16B342D1" w14:textId="77777777" w:rsidR="000876E3" w:rsidRPr="00710CED" w:rsidRDefault="000876E3" w:rsidP="00AC652B">
            <w:pPr>
              <w:autoSpaceDE w:val="0"/>
              <w:autoSpaceDN w:val="0"/>
              <w:adjustRightInd w:val="0"/>
              <w:spacing w:before="60" w:after="60"/>
              <w:rPr>
                <w:rFonts w:ascii="Arial" w:hAnsi="Arial" w:cs="Arial"/>
                <w:sz w:val="16"/>
                <w:szCs w:val="16"/>
              </w:rPr>
            </w:pPr>
            <w:r w:rsidRPr="00710CED">
              <w:rPr>
                <w:rFonts w:ascii="Arial" w:hAnsi="Arial" w:cs="Arial"/>
                <w:sz w:val="16"/>
                <w:szCs w:val="16"/>
              </w:rPr>
              <w:t xml:space="preserve">&lt;MealsIncluded </w:t>
            </w:r>
            <w:r w:rsidRPr="00710CED">
              <w:rPr>
                <w:rFonts w:ascii="Arial" w:hAnsi="Arial" w:cs="Arial"/>
                <w:b/>
                <w:sz w:val="16"/>
                <w:szCs w:val="16"/>
              </w:rPr>
              <w:t>MealsPlanIndicator=”</w:t>
            </w:r>
            <w:r>
              <w:rPr>
                <w:rFonts w:ascii="Arial" w:hAnsi="Arial" w:cs="Arial"/>
                <w:b/>
                <w:sz w:val="16"/>
                <w:szCs w:val="16"/>
              </w:rPr>
              <w:t>t</w:t>
            </w:r>
            <w:r w:rsidRPr="00710CED">
              <w:rPr>
                <w:rFonts w:ascii="Arial" w:hAnsi="Arial" w:cs="Arial"/>
                <w:b/>
                <w:sz w:val="16"/>
                <w:szCs w:val="16"/>
              </w:rPr>
              <w:t xml:space="preserve">rue” </w:t>
            </w:r>
            <w:r w:rsidRPr="00710CED">
              <w:rPr>
                <w:rFonts w:ascii="Arial" w:hAnsi="Arial" w:cs="Arial"/>
                <w:sz w:val="16"/>
                <w:szCs w:val="16"/>
              </w:rPr>
              <w:t>MealPlanCodes=”3”&gt;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D2" w14:textId="77777777" w:rsidR="000876E3" w:rsidRPr="00F860DF"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D3" w14:textId="77777777" w:rsidR="000876E3" w:rsidRPr="00F860DF"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2D4" w14:textId="77777777" w:rsidR="000876E3" w:rsidRPr="00F860DF" w:rsidRDefault="000876E3" w:rsidP="00850528">
            <w:pPr>
              <w:rPr>
                <w:rFonts w:ascii="Arial" w:hAnsi="Arial" w:cs="Arial"/>
                <w:sz w:val="16"/>
                <w:szCs w:val="16"/>
              </w:rPr>
            </w:pPr>
          </w:p>
        </w:tc>
      </w:tr>
      <w:tr w:rsidR="000876E3" w:rsidRPr="00F860DF" w14:paraId="16B342E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2D6"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2D7" w14:textId="77777777" w:rsidR="000876E3" w:rsidRPr="00537256" w:rsidRDefault="000876E3" w:rsidP="001F179A">
            <w:pPr>
              <w:pStyle w:val="StyleArial8ptAfter0ptLinespacingsingle"/>
            </w:pPr>
            <w:r w:rsidRPr="00537256">
              <w:t>@MealPlanCodes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D8" w14:textId="77777777" w:rsidR="000876E3" w:rsidRPr="00B11BD4" w:rsidRDefault="000876E3" w:rsidP="00B11BD4">
            <w:pPr>
              <w:pStyle w:val="StyleArial8ptAfter0ptLinespacingsingle"/>
            </w:pPr>
            <w:r w:rsidRPr="00B11BD4">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D9" w14:textId="77777777" w:rsidR="000876E3" w:rsidRPr="00B11BD4" w:rsidRDefault="000876E3" w:rsidP="001F179A">
            <w:pPr>
              <w:pStyle w:val="StyleArial8ptAfter0ptLinespacingsingle"/>
            </w:pPr>
            <w:r w:rsidRPr="00B11BD4">
              <w:t>ListOfOTA_CodeType</w:t>
            </w:r>
          </w:p>
          <w:p w14:paraId="16B342DA" w14:textId="77777777" w:rsidR="000876E3" w:rsidRPr="00B11BD4" w:rsidRDefault="000876E3" w:rsidP="00850528">
            <w:pPr>
              <w:autoSpaceDE w:val="0"/>
              <w:autoSpaceDN w:val="0"/>
              <w:adjustRightInd w:val="0"/>
              <w:spacing w:before="60" w:after="60"/>
              <w:rPr>
                <w:rFonts w:ascii="Arial" w:hAnsi="Arial" w:cs="Arial"/>
                <w:sz w:val="16"/>
                <w:szCs w:val="16"/>
              </w:rPr>
            </w:pPr>
            <w:r w:rsidRPr="00B11BD4">
              <w:rPr>
                <w:rFonts w:ascii="Arial" w:hAnsi="Arial" w:cs="Arial"/>
                <w:i/>
                <w:iCs/>
                <w:sz w:val="16"/>
                <w:szCs w:val="16"/>
              </w:rPr>
              <w:t>Example:</w:t>
            </w:r>
          </w:p>
          <w:p w14:paraId="16B342DB" w14:textId="77777777" w:rsidR="000876E3" w:rsidRPr="00B11BD4" w:rsidRDefault="000876E3" w:rsidP="00850528">
            <w:pPr>
              <w:spacing w:after="0" w:line="240" w:lineRule="auto"/>
              <w:rPr>
                <w:rFonts w:ascii="Arial" w:hAnsi="Arial" w:cs="Arial"/>
                <w:sz w:val="16"/>
                <w:szCs w:val="16"/>
              </w:rPr>
            </w:pPr>
            <w:r w:rsidRPr="00B11BD4">
              <w:rPr>
                <w:rFonts w:ascii="Arial" w:hAnsi="Arial" w:cs="Arial"/>
                <w:sz w:val="16"/>
                <w:szCs w:val="16"/>
              </w:rPr>
              <w:t xml:space="preserve">&lt;MealsIncluded MealsPlanIndicator=”true” </w:t>
            </w:r>
            <w:r w:rsidRPr="00B11BD4">
              <w:rPr>
                <w:rFonts w:ascii="Arial" w:hAnsi="Arial" w:cs="Arial"/>
                <w:b/>
                <w:sz w:val="16"/>
                <w:szCs w:val="16"/>
              </w:rPr>
              <w:t>MealPlanCodes=”3</w:t>
            </w:r>
            <w:r w:rsidRPr="00B11BD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2DC" w14:textId="77777777" w:rsidR="000876E3" w:rsidRPr="00B11BD4" w:rsidRDefault="000876E3" w:rsidP="001F179A">
            <w:pPr>
              <w:pStyle w:val="StyleArial8ptCenteredAfter0ptLinespacingsingle"/>
            </w:pPr>
            <w:r w:rsidRPr="00B11BD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DD" w14:textId="77777777" w:rsidR="000876E3" w:rsidRPr="00B11BD4" w:rsidRDefault="000876E3" w:rsidP="001F179A">
            <w:pPr>
              <w:pStyle w:val="StyleArial8ptAfter0pt"/>
            </w:pPr>
            <w:r w:rsidRPr="00B11BD4">
              <w:t>OTA Code Meal Plan Type (MPT)</w:t>
            </w:r>
          </w:p>
          <w:p w14:paraId="16B342DE" w14:textId="77777777" w:rsidR="000876E3" w:rsidRPr="00B11BD4" w:rsidRDefault="000876E3" w:rsidP="00AA51ED">
            <w:pPr>
              <w:autoSpaceDE w:val="0"/>
              <w:autoSpaceDN w:val="0"/>
              <w:adjustRightInd w:val="0"/>
              <w:spacing w:before="60" w:after="60"/>
              <w:rPr>
                <w:rFonts w:ascii="Arial" w:hAnsi="Arial" w:cs="Arial"/>
                <w:sz w:val="16"/>
                <w:szCs w:val="16"/>
              </w:rPr>
            </w:pPr>
            <w:r w:rsidRPr="00B11BD4">
              <w:rPr>
                <w:rFonts w:ascii="Arial" w:hAnsi="Arial" w:cs="Arial"/>
                <w:sz w:val="16"/>
                <w:szCs w:val="16"/>
              </w:rPr>
              <w:t>See Appendix A, Figure 2 for list.</w:t>
            </w:r>
          </w:p>
          <w:p w14:paraId="16B342DF" w14:textId="77777777" w:rsidR="000876E3" w:rsidRPr="00B11BD4" w:rsidRDefault="000876E3" w:rsidP="001F179A">
            <w:pPr>
              <w:pStyle w:val="StyleTableText8pt"/>
            </w:pPr>
            <w:r w:rsidRPr="00B11BD4">
              <w:rPr>
                <w:i/>
              </w:rPr>
              <w:t>Example value</w:t>
            </w:r>
            <w:r w:rsidRPr="00B11BD4">
              <w:t>:</w:t>
            </w:r>
          </w:p>
          <w:p w14:paraId="16B342E0" w14:textId="77777777" w:rsidR="000876E3" w:rsidRPr="00B11BD4" w:rsidRDefault="000876E3" w:rsidP="00886BF8">
            <w:pPr>
              <w:autoSpaceDE w:val="0"/>
              <w:autoSpaceDN w:val="0"/>
              <w:adjustRightInd w:val="0"/>
              <w:spacing w:before="60" w:after="60"/>
              <w:rPr>
                <w:rFonts w:ascii="Arial" w:hAnsi="Arial" w:cs="Arial"/>
                <w:sz w:val="16"/>
                <w:szCs w:val="16"/>
              </w:rPr>
            </w:pPr>
            <w:r w:rsidRPr="00B11BD4">
              <w:rPr>
                <w:rFonts w:ascii="Arial" w:hAnsi="Arial" w:cs="Arial"/>
                <w:sz w:val="16"/>
                <w:szCs w:val="16"/>
              </w:rPr>
              <w:t>3 = Bed and Breakfast</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2E1" w14:textId="77777777" w:rsidR="000876E3" w:rsidRPr="00B11BD4" w:rsidRDefault="000876E3" w:rsidP="00D8050D">
            <w:pPr>
              <w:pStyle w:val="StyleArial8ptAfter0ptLinespacingsingle"/>
            </w:pPr>
            <w:r w:rsidRPr="00B11BD4">
              <w:t>Meal Plan Code</w:t>
            </w:r>
          </w:p>
        </w:tc>
      </w:tr>
      <w:tr w:rsidR="000876E3" w:rsidRPr="00DD01DA" w14:paraId="16B342E9"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2E3" w14:textId="77777777" w:rsidR="000876E3" w:rsidRPr="00DD01DA"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2E4" w14:textId="77777777" w:rsidR="000876E3" w:rsidRPr="00DD01DA" w:rsidRDefault="000876E3" w:rsidP="00DD01D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2E5" w14:textId="77777777" w:rsidR="000876E3" w:rsidRPr="00DD01DA" w:rsidRDefault="000876E3"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2E6" w14:textId="77777777" w:rsidR="000876E3" w:rsidRPr="00DD01DA" w:rsidRDefault="000876E3" w:rsidP="00DD01DA">
            <w:pPr>
              <w:spacing w:after="0" w:line="360" w:lineRule="auto"/>
              <w:rPr>
                <w:rFonts w:ascii="Arial" w:hAnsi="Arial" w:cs="Arial"/>
                <w:b/>
                <w:sz w:val="16"/>
                <w:szCs w:val="16"/>
                <w:highlight w:val="yellow"/>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2E7" w14:textId="77777777" w:rsidR="000876E3" w:rsidRPr="00DD01DA" w:rsidRDefault="000876E3" w:rsidP="00DD01DA">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42E8" w14:textId="77777777" w:rsidR="000876E3" w:rsidRPr="00DD01DA" w:rsidRDefault="000876E3" w:rsidP="00DD01DA">
            <w:pPr>
              <w:spacing w:after="0" w:line="360" w:lineRule="auto"/>
              <w:rPr>
                <w:rFonts w:ascii="Arial" w:hAnsi="Arial" w:cs="Arial"/>
                <w:b/>
                <w:sz w:val="16"/>
                <w:szCs w:val="16"/>
              </w:rPr>
            </w:pPr>
          </w:p>
        </w:tc>
      </w:tr>
      <w:tr w:rsidR="000876E3" w:rsidRPr="00DD01DA" w14:paraId="16B3430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EA" w14:textId="77777777" w:rsidR="000876E3" w:rsidRPr="00B11BD4" w:rsidRDefault="000876E3" w:rsidP="001F179A">
            <w:pPr>
              <w:pStyle w:val="StyleArial8ptBoldAfter0ptLinespacing15lines"/>
            </w:pPr>
            <w:r w:rsidRPr="00B11BD4">
              <w:t>1</w:t>
            </w:r>
          </w:p>
          <w:p w14:paraId="16B342EB" w14:textId="77777777" w:rsidR="000876E3" w:rsidRPr="00B11BD4" w:rsidRDefault="000876E3" w:rsidP="001F179A">
            <w:pPr>
              <w:pStyle w:val="StyleArial8ptBoldAfter0ptLinespacing15lines"/>
            </w:pPr>
            <w:r w:rsidRPr="00B11BD4">
              <w:t>2</w:t>
            </w:r>
          </w:p>
          <w:p w14:paraId="16B342EC" w14:textId="77777777" w:rsidR="000876E3" w:rsidRPr="00B11BD4" w:rsidRDefault="000876E3" w:rsidP="001F179A">
            <w:pPr>
              <w:pStyle w:val="StyleArial8ptBoldAfter0ptLinespacing15lines"/>
            </w:pPr>
            <w:r w:rsidRPr="00B11BD4">
              <w:t>3</w:t>
            </w:r>
          </w:p>
          <w:p w14:paraId="16B342ED" w14:textId="77777777" w:rsidR="000876E3" w:rsidRPr="00B11BD4" w:rsidRDefault="000876E3" w:rsidP="001F179A">
            <w:pPr>
              <w:pStyle w:val="StyleArial8ptBoldAfter0ptLinespacing15lines"/>
            </w:pPr>
            <w:r w:rsidRPr="00B11BD4">
              <w:t>4</w:t>
            </w:r>
          </w:p>
          <w:p w14:paraId="16B342EE" w14:textId="77777777" w:rsidR="000876E3" w:rsidRPr="00B11BD4" w:rsidRDefault="000876E3" w:rsidP="001F179A">
            <w:pPr>
              <w:pStyle w:val="StyleArial8ptBoldAfter0ptLinespacing15lines"/>
            </w:pPr>
            <w:r w:rsidRPr="00B11BD4">
              <w:t>5</w:t>
            </w:r>
          </w:p>
          <w:p w14:paraId="16B342EF" w14:textId="77777777" w:rsidR="000876E3" w:rsidRPr="00B11BD4" w:rsidRDefault="000876E3" w:rsidP="001F179A">
            <w:pPr>
              <w:pStyle w:val="StyleArial8ptBoldAfter0ptLinespacing15lines"/>
            </w:pPr>
            <w:r w:rsidRPr="00B11BD4">
              <w:t>6</w:t>
            </w:r>
          </w:p>
          <w:p w14:paraId="16B342F0" w14:textId="77777777" w:rsidR="000876E3" w:rsidRPr="00B11BD4" w:rsidRDefault="000876E3" w:rsidP="001F179A">
            <w:pPr>
              <w:pStyle w:val="StyleArial8ptBoldAfter0ptLinespacing15lines"/>
            </w:pPr>
            <w:r w:rsidRPr="00B11BD4">
              <w:t>7</w:t>
            </w:r>
          </w:p>
          <w:p w14:paraId="16B342F1" w14:textId="77777777" w:rsidR="000876E3" w:rsidRPr="00B11BD4" w:rsidRDefault="000876E3" w:rsidP="001F179A">
            <w:pPr>
              <w:pStyle w:val="StyleArial8ptBoldAfter0ptLinespacing15lines"/>
            </w:pPr>
            <w:r w:rsidRPr="00B11BD4">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F2" w14:textId="77777777" w:rsidR="000876E3" w:rsidRPr="00B11BD4" w:rsidRDefault="000876E3" w:rsidP="001F179A">
            <w:pPr>
              <w:pStyle w:val="StyleArial8ptBoldAfter0ptLinespacing15lines"/>
            </w:pPr>
            <w:r w:rsidRPr="00B11BD4">
              <w:t>HotelResModifies</w:t>
            </w:r>
          </w:p>
          <w:p w14:paraId="16B342F3" w14:textId="77777777" w:rsidR="000876E3" w:rsidRPr="00B11BD4" w:rsidRDefault="000876E3" w:rsidP="001F179A">
            <w:pPr>
              <w:pStyle w:val="StyleArial8ptBoldAfter0ptLinespacing15lines"/>
            </w:pPr>
            <w:r w:rsidRPr="00B11BD4">
              <w:t>HotelResModify</w:t>
            </w:r>
          </w:p>
          <w:p w14:paraId="16B342F4" w14:textId="77777777" w:rsidR="000876E3" w:rsidRPr="00B11BD4" w:rsidRDefault="000876E3" w:rsidP="001F179A">
            <w:pPr>
              <w:pStyle w:val="StyleArial8ptBoldAfter0ptLinespacing15lines"/>
            </w:pPr>
            <w:r w:rsidRPr="00B11BD4">
              <w:t>RoomStays</w:t>
            </w:r>
          </w:p>
          <w:p w14:paraId="16B342F5" w14:textId="77777777" w:rsidR="000876E3" w:rsidRPr="00B11BD4" w:rsidRDefault="000876E3" w:rsidP="001F179A">
            <w:pPr>
              <w:pStyle w:val="StyleArial8ptBoldAfter0ptLinespacing15lines"/>
            </w:pPr>
            <w:r w:rsidRPr="00B11BD4">
              <w:t>RoomStay</w:t>
            </w:r>
          </w:p>
          <w:p w14:paraId="16B342F6" w14:textId="77777777" w:rsidR="000876E3" w:rsidRPr="00B11BD4" w:rsidRDefault="000876E3" w:rsidP="001F179A">
            <w:pPr>
              <w:pStyle w:val="StyleArial8ptBoldAfter0ptLinespacing15lines"/>
            </w:pPr>
            <w:r w:rsidRPr="00B11BD4">
              <w:t>RatePlans</w:t>
            </w:r>
          </w:p>
          <w:p w14:paraId="16B342F7" w14:textId="77777777" w:rsidR="000876E3" w:rsidRPr="00B11BD4" w:rsidRDefault="000876E3" w:rsidP="001F179A">
            <w:pPr>
              <w:pStyle w:val="StyleArial8ptBoldAfter0ptLinespacing15lines"/>
            </w:pPr>
            <w:r w:rsidRPr="00B11BD4">
              <w:t>RatePlan</w:t>
            </w:r>
          </w:p>
          <w:p w14:paraId="16B342F8" w14:textId="77777777" w:rsidR="000876E3" w:rsidRPr="00B11BD4" w:rsidRDefault="000876E3" w:rsidP="001F179A">
            <w:pPr>
              <w:pStyle w:val="StyleArial8ptBoldAfter0ptLinespacing15lines"/>
            </w:pPr>
            <w:r w:rsidRPr="00B11BD4">
              <w:t>AdditionalDetails</w:t>
            </w:r>
          </w:p>
          <w:p w14:paraId="16B342F9" w14:textId="77777777" w:rsidR="000876E3" w:rsidRPr="00B11BD4" w:rsidRDefault="000876E3" w:rsidP="001F179A">
            <w:pPr>
              <w:pStyle w:val="StyleArial8ptBoldAfter0ptLinespacing15lines"/>
            </w:pPr>
            <w:r w:rsidRPr="00B11BD4">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2FA" w14:textId="77777777" w:rsidR="000876E3" w:rsidRPr="00B11BD4" w:rsidRDefault="000876E3" w:rsidP="001F179A">
            <w:pPr>
              <w:pStyle w:val="StyleArial8ptBoldAfter0ptLinespacing15lines"/>
            </w:pPr>
            <w:r w:rsidRPr="00B11BD4">
              <w:t>M</w:t>
            </w:r>
          </w:p>
          <w:p w14:paraId="16B342FB" w14:textId="77777777" w:rsidR="000876E3" w:rsidRPr="00B11BD4" w:rsidRDefault="000876E3" w:rsidP="001F179A">
            <w:pPr>
              <w:pStyle w:val="StyleArial8ptBoldAfter0ptLinespacing15lines"/>
            </w:pPr>
            <w:r w:rsidRPr="00B11BD4">
              <w:t>M</w:t>
            </w:r>
          </w:p>
          <w:p w14:paraId="16B342FC" w14:textId="77777777" w:rsidR="000876E3" w:rsidRPr="00B11BD4" w:rsidRDefault="000876E3" w:rsidP="001F179A">
            <w:pPr>
              <w:pStyle w:val="StyleArial8ptBoldAfter0ptLinespacing15lines"/>
            </w:pPr>
            <w:r w:rsidRPr="00B11BD4">
              <w:t>M</w:t>
            </w:r>
          </w:p>
          <w:p w14:paraId="16B342FD" w14:textId="77777777" w:rsidR="000876E3" w:rsidRPr="00B11BD4" w:rsidRDefault="000876E3" w:rsidP="001F179A">
            <w:pPr>
              <w:pStyle w:val="StyleArial8ptBoldAfter0ptLinespacing15lines"/>
            </w:pPr>
            <w:r w:rsidRPr="00B11BD4">
              <w:t>M</w:t>
            </w:r>
          </w:p>
          <w:p w14:paraId="16B342FE" w14:textId="77777777" w:rsidR="000876E3" w:rsidRPr="00B11BD4" w:rsidRDefault="000876E3" w:rsidP="00CC7B82">
            <w:pPr>
              <w:pStyle w:val="StyleArial8ptBoldAfter0ptLinespacing15lines"/>
              <w:rPr>
                <w:strike/>
              </w:rPr>
            </w:pPr>
            <w:r w:rsidRPr="00B11BD4">
              <w:t>R</w:t>
            </w:r>
          </w:p>
          <w:p w14:paraId="16B342FF" w14:textId="77777777" w:rsidR="000876E3" w:rsidRPr="00B11BD4" w:rsidRDefault="000876E3" w:rsidP="00CC7B82">
            <w:pPr>
              <w:pStyle w:val="StyleArial8ptBoldAfter0ptLinespacing15lines"/>
            </w:pPr>
            <w:r w:rsidRPr="00B11BD4">
              <w:t xml:space="preserve">R </w:t>
            </w:r>
          </w:p>
          <w:p w14:paraId="16B34300" w14:textId="77777777" w:rsidR="000876E3" w:rsidRPr="00B11BD4" w:rsidRDefault="000876E3" w:rsidP="001F179A">
            <w:pPr>
              <w:pStyle w:val="StyleArial8ptBoldAfter0ptLinespacing15lines"/>
            </w:pPr>
            <w:r w:rsidRPr="00B11BD4">
              <w:t>A</w:t>
            </w:r>
          </w:p>
          <w:p w14:paraId="16B34301" w14:textId="77777777" w:rsidR="000876E3" w:rsidRPr="00B11BD4" w:rsidRDefault="000876E3" w:rsidP="001F179A">
            <w:pPr>
              <w:pStyle w:val="StyleArial8ptBoldAfter0ptLinespacing15lines"/>
            </w:pPr>
            <w:r w:rsidRPr="00B11BD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302" w14:textId="77777777" w:rsidR="000876E3" w:rsidRPr="00B11BD4" w:rsidRDefault="000876E3"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303"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GDS</w:t>
            </w:r>
          </w:p>
          <w:p w14:paraId="16B34304" w14:textId="77777777" w:rsidR="000876E3" w:rsidRPr="00DD01DA"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305" w14:textId="77777777" w:rsidR="000876E3" w:rsidRPr="00DD01DA" w:rsidRDefault="000876E3" w:rsidP="00DD01DA">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center"/>
          </w:tcPr>
          <w:p w14:paraId="16B34306" w14:textId="77777777" w:rsidR="000876E3" w:rsidRPr="00DD01DA" w:rsidRDefault="000876E3" w:rsidP="00DD01DA">
            <w:pPr>
              <w:spacing w:after="0" w:line="360" w:lineRule="auto"/>
              <w:rPr>
                <w:rFonts w:ascii="Arial" w:hAnsi="Arial" w:cs="Arial"/>
                <w:b/>
                <w:sz w:val="16"/>
                <w:szCs w:val="16"/>
              </w:rPr>
            </w:pPr>
          </w:p>
        </w:tc>
      </w:tr>
      <w:tr w:rsidR="000876E3" w:rsidRPr="00F860DF" w14:paraId="16B3431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08" w14:textId="77777777" w:rsidR="000876E3" w:rsidRPr="003152CE" w:rsidRDefault="000876E3" w:rsidP="00DD01D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09" w14:textId="77777777" w:rsidR="000876E3" w:rsidRPr="00710CED" w:rsidRDefault="000876E3" w:rsidP="001F179A">
            <w:pPr>
              <w:pStyle w:val="StyleArial8ptAfter0ptLinespacingsingle"/>
            </w:pPr>
            <w:r w:rsidRPr="00710CED">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0A"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0B" w14:textId="77777777" w:rsidR="000876E3" w:rsidRPr="00710CED" w:rsidRDefault="000876E3" w:rsidP="001F179A">
            <w:pPr>
              <w:pStyle w:val="StyleArial8ptAfter0ptLinespacingsingle"/>
            </w:pPr>
            <w:r w:rsidRPr="00710CED">
              <w:t>OTA_CodeType</w:t>
            </w:r>
          </w:p>
          <w:p w14:paraId="16B3430C" w14:textId="77777777" w:rsidR="000876E3" w:rsidRPr="00710CED" w:rsidRDefault="000876E3" w:rsidP="00E818DE">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0D" w14:textId="77777777" w:rsidR="000876E3" w:rsidRPr="00710CED" w:rsidRDefault="000876E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710CED">
              <w:rPr>
                <w:rFonts w:ascii="Arial" w:hAnsi="Arial" w:cs="Arial"/>
                <w:color w:val="000000"/>
                <w:sz w:val="18"/>
                <w:szCs w:val="18"/>
                <w:shd w:val="clear" w:color="auto" w:fill="FFFFFF"/>
                <w:lang w:eastAsia="ar-SA"/>
              </w:rPr>
              <w:t>&lt;AdditionalDetails&gt;</w:t>
            </w:r>
          </w:p>
          <w:p w14:paraId="16B3430E" w14:textId="77777777" w:rsidR="000876E3" w:rsidRPr="00710CED" w:rsidRDefault="000876E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710CED">
              <w:rPr>
                <w:rFonts w:ascii="Arial" w:hAnsi="Arial" w:cs="Arial"/>
                <w:sz w:val="16"/>
                <w:szCs w:val="16"/>
              </w:rPr>
              <w:t xml:space="preserve">&lt;AdditionalDetail  </w:t>
            </w:r>
            <w:r w:rsidRPr="00710CED">
              <w:rPr>
                <w:rFonts w:ascii="Arial" w:hAnsi="Arial" w:cs="Arial"/>
                <w:b/>
                <w:sz w:val="16"/>
                <w:szCs w:val="16"/>
              </w:rPr>
              <w:t xml:space="preserve">Type="14" </w:t>
            </w:r>
            <w:r w:rsidRPr="00710CED">
              <w:rPr>
                <w:rFonts w:ascii="Arial" w:hAnsi="Arial" w:cs="Arial"/>
                <w:sz w:val="16"/>
                <w:szCs w:val="16"/>
              </w:rPr>
              <w:t>Code="MLR"</w:t>
            </w:r>
          </w:p>
          <w:p w14:paraId="16B3430F" w14:textId="77777777" w:rsidR="000876E3" w:rsidRPr="00710CED" w:rsidRDefault="000876E3" w:rsidP="001F179A">
            <w:pPr>
              <w:pStyle w:val="StyleArial8ptAfter0ptLinespacingsingle"/>
            </w:pPr>
            <w:r w:rsidRPr="00710CED">
              <w:t xml:space="preserve"> Amount=”1000” </w:t>
            </w:r>
          </w:p>
          <w:p w14:paraId="16B34310" w14:textId="77777777" w:rsidR="000876E3" w:rsidRPr="00710CED" w:rsidRDefault="000876E3" w:rsidP="001F179A">
            <w:pPr>
              <w:pStyle w:val="StyleArial8ptAfter0ptLinespacingsingle"/>
            </w:pPr>
            <w:r w:rsidRPr="00710CED">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11"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12" w14:textId="77777777" w:rsidR="000876E3" w:rsidRPr="00710CED" w:rsidRDefault="000876E3" w:rsidP="001F179A">
            <w:pPr>
              <w:pStyle w:val="StyleArial8ptAfter0pt"/>
            </w:pPr>
            <w:r w:rsidRPr="00710CED">
              <w:t>OTA Additional Detail Type (ADT)</w:t>
            </w:r>
          </w:p>
          <w:p w14:paraId="16B34313" w14:textId="77777777" w:rsidR="000876E3" w:rsidRPr="00710CED" w:rsidRDefault="000876E3" w:rsidP="001F179A">
            <w:pPr>
              <w:pStyle w:val="StyleTableText8pt"/>
            </w:pPr>
            <w:r w:rsidRPr="00710CED">
              <w:rPr>
                <w:i/>
              </w:rPr>
              <w:t>Valid Value</w:t>
            </w:r>
            <w:r w:rsidRPr="00710CED">
              <w:t>:</w:t>
            </w:r>
          </w:p>
          <w:p w14:paraId="16B34314" w14:textId="77777777" w:rsidR="000876E3" w:rsidRPr="00F860DF" w:rsidRDefault="000876E3" w:rsidP="00886BF8">
            <w:pPr>
              <w:pStyle w:val="StyleArial8ptAfter0ptLinespacingsingle"/>
            </w:pPr>
            <w:r w:rsidRPr="00710CED">
              <w:t>14 = Miscellaneous Information</w:t>
            </w:r>
          </w:p>
        </w:tc>
        <w:tc>
          <w:tcPr>
            <w:tcW w:w="342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4315" w14:textId="77777777" w:rsidR="000876E3" w:rsidRPr="00F860DF" w:rsidRDefault="000876E3" w:rsidP="00214888">
            <w:pPr>
              <w:rPr>
                <w:rFonts w:ascii="Arial" w:hAnsi="Arial" w:cs="Arial"/>
                <w:sz w:val="16"/>
                <w:szCs w:val="16"/>
              </w:rPr>
            </w:pPr>
          </w:p>
        </w:tc>
      </w:tr>
      <w:tr w:rsidR="000876E3" w:rsidRPr="00710CED" w14:paraId="16B3432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17"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18" w14:textId="77777777" w:rsidR="000876E3" w:rsidRPr="00710CED" w:rsidRDefault="000876E3" w:rsidP="001F179A">
            <w:pPr>
              <w:pStyle w:val="StyleArial8ptAfter0ptLinespacingsingle"/>
            </w:pPr>
            <w:r w:rsidRPr="00710CED">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19"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1A" w14:textId="77777777" w:rsidR="000876E3" w:rsidRPr="00710CED" w:rsidRDefault="000876E3" w:rsidP="001F179A">
            <w:pPr>
              <w:pStyle w:val="StyleArial8ptAfter0ptLinespacingsingle"/>
            </w:pPr>
            <w:r w:rsidRPr="00710CED">
              <w:t>StringLength1to16</w:t>
            </w:r>
          </w:p>
          <w:p w14:paraId="16B3431B" w14:textId="77777777" w:rsidR="000876E3" w:rsidRPr="00710CED" w:rsidRDefault="000876E3" w:rsidP="00E818DE">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1C" w14:textId="77777777" w:rsidR="000876E3" w:rsidRPr="00710CED" w:rsidRDefault="000876E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710CED">
              <w:rPr>
                <w:rFonts w:ascii="Arial" w:hAnsi="Arial" w:cs="Arial"/>
                <w:color w:val="000000"/>
                <w:sz w:val="18"/>
                <w:szCs w:val="18"/>
                <w:shd w:val="clear" w:color="auto" w:fill="FFFFFF"/>
                <w:lang w:eastAsia="ar-SA"/>
              </w:rPr>
              <w:t>&lt;AdditionalDetails&gt;</w:t>
            </w:r>
          </w:p>
          <w:p w14:paraId="16B3431D" w14:textId="77777777" w:rsidR="000876E3" w:rsidRPr="00710CED" w:rsidRDefault="000876E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710CED">
              <w:rPr>
                <w:rFonts w:ascii="Arial" w:hAnsi="Arial" w:cs="Arial"/>
                <w:sz w:val="16"/>
                <w:szCs w:val="16"/>
              </w:rPr>
              <w:t xml:space="preserve">&lt;AdditionalDetail  Type="14" </w:t>
            </w:r>
            <w:r w:rsidRPr="00710CED">
              <w:rPr>
                <w:rFonts w:ascii="Arial" w:hAnsi="Arial" w:cs="Arial"/>
                <w:b/>
                <w:sz w:val="16"/>
                <w:szCs w:val="16"/>
              </w:rPr>
              <w:t>Code="MLR"</w:t>
            </w:r>
          </w:p>
          <w:p w14:paraId="16B3431E" w14:textId="77777777" w:rsidR="000876E3" w:rsidRPr="00710CED" w:rsidRDefault="000876E3" w:rsidP="001F179A">
            <w:pPr>
              <w:pStyle w:val="StyleArial8ptAfter0ptLinespacingsingle"/>
            </w:pPr>
            <w:r w:rsidRPr="00710CED">
              <w:t xml:space="preserve"> Amount=”1000” </w:t>
            </w:r>
          </w:p>
          <w:p w14:paraId="16B3431F" w14:textId="77777777" w:rsidR="000876E3" w:rsidRPr="00710CED" w:rsidRDefault="000876E3" w:rsidP="001F179A">
            <w:pPr>
              <w:pStyle w:val="StyleArial8ptAfter0ptLinespacingsingle"/>
            </w:pPr>
            <w:r w:rsidRPr="00710CED">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20"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21" w14:textId="77777777" w:rsidR="000876E3" w:rsidRPr="00710CED" w:rsidRDefault="000876E3" w:rsidP="001F179A">
            <w:pPr>
              <w:pStyle w:val="StyleTableText8pt"/>
            </w:pPr>
            <w:r w:rsidRPr="00710CED">
              <w:rPr>
                <w:i/>
              </w:rPr>
              <w:t>Valid values</w:t>
            </w:r>
            <w:r w:rsidRPr="00710CED">
              <w:t>:</w:t>
            </w:r>
          </w:p>
          <w:p w14:paraId="16B34322" w14:textId="77777777" w:rsidR="000876E3" w:rsidRPr="00710CED" w:rsidRDefault="000876E3" w:rsidP="00353ACC">
            <w:pPr>
              <w:pStyle w:val="StyleTableText6ptAfterbefore"/>
              <w:numPr>
                <w:ilvl w:val="0"/>
                <w:numId w:val="15"/>
              </w:numPr>
              <w:ind w:left="252" w:hanging="252"/>
            </w:pPr>
            <w:r w:rsidRPr="00710CED">
              <w:t>MLR = Meal Plan Rate</w:t>
            </w:r>
          </w:p>
          <w:p w14:paraId="16B34323" w14:textId="77777777" w:rsidR="000876E3" w:rsidRPr="00710CED" w:rsidRDefault="000876E3" w:rsidP="00353ACC">
            <w:pPr>
              <w:pStyle w:val="StyleTableText6ptAfterbefore"/>
              <w:numPr>
                <w:ilvl w:val="0"/>
                <w:numId w:val="15"/>
              </w:numPr>
              <w:ind w:left="252" w:hanging="252"/>
            </w:pPr>
            <w:r w:rsidRPr="00710CED">
              <w:t>MLN = Meal Plan Number</w:t>
            </w:r>
          </w:p>
        </w:tc>
        <w:tc>
          <w:tcPr>
            <w:tcW w:w="3420" w:type="dxa"/>
            <w:tcBorders>
              <w:top w:val="single" w:sz="4" w:space="0" w:color="C0C0C0"/>
              <w:left w:val="single" w:sz="4" w:space="0" w:color="C0C0C0"/>
              <w:right w:val="single" w:sz="4" w:space="0" w:color="C0C0C0"/>
            </w:tcBorders>
            <w:shd w:val="clear" w:color="auto" w:fill="auto"/>
          </w:tcPr>
          <w:p w14:paraId="16B34324" w14:textId="77777777" w:rsidR="000876E3" w:rsidRPr="00710CED" w:rsidRDefault="000876E3" w:rsidP="00E818DE">
            <w:pPr>
              <w:spacing w:after="0" w:line="240" w:lineRule="auto"/>
              <w:jc w:val="center"/>
              <w:rPr>
                <w:rFonts w:ascii="Arial" w:hAnsi="Arial" w:cs="Arial"/>
                <w:sz w:val="16"/>
                <w:szCs w:val="16"/>
              </w:rPr>
            </w:pPr>
          </w:p>
        </w:tc>
      </w:tr>
      <w:tr w:rsidR="000876E3" w:rsidRPr="00F860DF" w14:paraId="16B34332" w14:textId="77777777" w:rsidTr="000876E3">
        <w:trPr>
          <w:cantSplit/>
          <w:trHeight w:val="449"/>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26"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27" w14:textId="77777777" w:rsidR="000876E3" w:rsidRPr="00710CED" w:rsidRDefault="000876E3" w:rsidP="001F179A">
            <w:pPr>
              <w:pStyle w:val="StyleArial8ptAfter0ptLinespacingsingle"/>
            </w:pPr>
            <w:r w:rsidRPr="00710CED">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28"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29" w14:textId="77777777" w:rsidR="000876E3" w:rsidRPr="00710CED" w:rsidRDefault="000876E3" w:rsidP="001F179A">
            <w:pPr>
              <w:pStyle w:val="StyleArial8ptAfter0ptLinespacingsingle"/>
            </w:pPr>
            <w:r w:rsidRPr="00710CED">
              <w:t>Money</w:t>
            </w:r>
          </w:p>
          <w:p w14:paraId="16B3432A" w14:textId="77777777" w:rsidR="000876E3" w:rsidRPr="00710CED" w:rsidRDefault="000876E3" w:rsidP="00E818DE">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2B" w14:textId="77777777" w:rsidR="000876E3" w:rsidRPr="00710CED" w:rsidRDefault="000876E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710CED">
              <w:rPr>
                <w:rFonts w:ascii="Arial" w:hAnsi="Arial" w:cs="Arial"/>
                <w:color w:val="000000"/>
                <w:sz w:val="18"/>
                <w:szCs w:val="18"/>
                <w:shd w:val="clear" w:color="auto" w:fill="FFFFFF"/>
                <w:lang w:eastAsia="ar-SA"/>
              </w:rPr>
              <w:t>&lt;AdditionalDetails&gt;</w:t>
            </w:r>
          </w:p>
          <w:p w14:paraId="16B3432C" w14:textId="77777777" w:rsidR="000876E3" w:rsidRPr="00710CED" w:rsidRDefault="000876E3" w:rsidP="001F179A">
            <w:pPr>
              <w:pStyle w:val="StyleArial8ptAfter0pt"/>
            </w:pPr>
            <w:r w:rsidRPr="00710CED">
              <w:t>&lt;AdditionalDetail  Type="14" Code="MLR"</w:t>
            </w:r>
          </w:p>
          <w:p w14:paraId="16B3432D" w14:textId="77777777" w:rsidR="000876E3" w:rsidRPr="00710CED" w:rsidRDefault="000876E3" w:rsidP="00E818DE">
            <w:pPr>
              <w:spacing w:after="0" w:line="240" w:lineRule="auto"/>
              <w:rPr>
                <w:rFonts w:ascii="Arial" w:hAnsi="Arial" w:cs="Arial"/>
                <w:b/>
                <w:sz w:val="16"/>
                <w:szCs w:val="16"/>
              </w:rPr>
            </w:pPr>
            <w:r w:rsidRPr="00710CED">
              <w:rPr>
                <w:rFonts w:ascii="Arial" w:hAnsi="Arial" w:cs="Arial"/>
                <w:sz w:val="16"/>
                <w:szCs w:val="16"/>
              </w:rPr>
              <w:t xml:space="preserve"> </w:t>
            </w:r>
            <w:r w:rsidRPr="00710CED">
              <w:rPr>
                <w:rFonts w:ascii="Arial" w:hAnsi="Arial" w:cs="Arial"/>
                <w:b/>
                <w:sz w:val="16"/>
                <w:szCs w:val="16"/>
              </w:rPr>
              <w:t xml:space="preserve">Amount=”1000” </w:t>
            </w:r>
          </w:p>
          <w:p w14:paraId="16B3432E" w14:textId="77777777" w:rsidR="000876E3" w:rsidRPr="00710CED" w:rsidRDefault="000876E3" w:rsidP="001F179A">
            <w:pPr>
              <w:pStyle w:val="StyleArial8ptAfter0ptLinespacingsingle"/>
            </w:pPr>
            <w:r w:rsidRPr="00710CED">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2F"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30" w14:textId="77777777" w:rsidR="000876E3" w:rsidRPr="00710CED" w:rsidRDefault="000876E3" w:rsidP="00886BF8">
            <w:pPr>
              <w:pStyle w:val="StyleTableText6ptAfterbefore"/>
            </w:pPr>
            <w:r w:rsidRPr="00710CED">
              <w:rPr>
                <w:b/>
              </w:rPr>
              <w:t>GDS Note</w:t>
            </w:r>
            <w:r w:rsidRPr="00710CED">
              <w:t>:  Mandatory if @Code = “MPR”</w:t>
            </w:r>
          </w:p>
        </w:tc>
        <w:tc>
          <w:tcPr>
            <w:tcW w:w="3420" w:type="dxa"/>
            <w:tcBorders>
              <w:left w:val="single" w:sz="4" w:space="0" w:color="C0C0C0"/>
              <w:right w:val="single" w:sz="4" w:space="0" w:color="C0C0C0"/>
            </w:tcBorders>
            <w:shd w:val="clear" w:color="auto" w:fill="auto"/>
          </w:tcPr>
          <w:p w14:paraId="16B34331" w14:textId="77777777" w:rsidR="000876E3" w:rsidRPr="00710CED" w:rsidRDefault="000876E3" w:rsidP="00D8050D">
            <w:pPr>
              <w:pStyle w:val="StyleArial8ptAfter0ptLinespacingsingle"/>
            </w:pPr>
            <w:r w:rsidRPr="00710CED">
              <w:t>Meal Plan Rate</w:t>
            </w:r>
          </w:p>
        </w:tc>
      </w:tr>
      <w:tr w:rsidR="000876E3" w:rsidRPr="00F860DF" w14:paraId="16B3434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33"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34" w14:textId="77777777" w:rsidR="000876E3" w:rsidRPr="00710CED" w:rsidRDefault="000876E3" w:rsidP="001F179A">
            <w:pPr>
              <w:pStyle w:val="StyleArial8ptAfter0ptLinespacingsingle"/>
            </w:pPr>
            <w:r w:rsidRPr="00710CED">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35"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36" w14:textId="77777777" w:rsidR="000876E3" w:rsidRPr="00886BF8" w:rsidRDefault="000876E3" w:rsidP="001F179A">
            <w:pPr>
              <w:pStyle w:val="StyleArial8ptAfter0ptLinespacingsingle"/>
              <w:rPr>
                <w:szCs w:val="16"/>
              </w:rPr>
            </w:pPr>
            <w:r w:rsidRPr="00886BF8">
              <w:rPr>
                <w:szCs w:val="16"/>
              </w:rPr>
              <w:t>AlphaLength3</w:t>
            </w:r>
          </w:p>
          <w:p w14:paraId="16B34337" w14:textId="77777777" w:rsidR="000876E3" w:rsidRPr="00886BF8" w:rsidRDefault="000876E3" w:rsidP="00E818DE">
            <w:pPr>
              <w:autoSpaceDE w:val="0"/>
              <w:autoSpaceDN w:val="0"/>
              <w:adjustRightInd w:val="0"/>
              <w:spacing w:before="60" w:after="60"/>
              <w:rPr>
                <w:rFonts w:ascii="Arial" w:hAnsi="Arial" w:cs="Arial"/>
                <w:sz w:val="16"/>
                <w:szCs w:val="16"/>
              </w:rPr>
            </w:pPr>
            <w:r w:rsidRPr="00886BF8">
              <w:rPr>
                <w:rFonts w:ascii="Arial" w:hAnsi="Arial" w:cs="Arial"/>
                <w:i/>
                <w:iCs/>
                <w:sz w:val="16"/>
                <w:szCs w:val="16"/>
              </w:rPr>
              <w:t>Example:</w:t>
            </w:r>
          </w:p>
          <w:p w14:paraId="16B34338" w14:textId="77777777" w:rsidR="000876E3" w:rsidRPr="00886BF8" w:rsidRDefault="000876E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6"/>
                <w:szCs w:val="16"/>
                <w:shd w:val="clear" w:color="auto" w:fill="FFFFFF"/>
                <w:lang w:eastAsia="ar-SA"/>
              </w:rPr>
            </w:pPr>
            <w:r w:rsidRPr="00886BF8">
              <w:rPr>
                <w:rFonts w:ascii="Arial" w:hAnsi="Arial" w:cs="Arial"/>
                <w:color w:val="000000"/>
                <w:sz w:val="16"/>
                <w:szCs w:val="16"/>
                <w:shd w:val="clear" w:color="auto" w:fill="FFFFFF"/>
                <w:lang w:eastAsia="ar-SA"/>
              </w:rPr>
              <w:t>&lt;AdditionalDetails&gt;</w:t>
            </w:r>
          </w:p>
          <w:p w14:paraId="16B34339" w14:textId="77777777" w:rsidR="000876E3" w:rsidRPr="00886BF8" w:rsidRDefault="000876E3" w:rsidP="001F179A">
            <w:pPr>
              <w:pStyle w:val="StyleArial8ptAfter0pt"/>
              <w:rPr>
                <w:szCs w:val="16"/>
              </w:rPr>
            </w:pPr>
            <w:r w:rsidRPr="00886BF8">
              <w:rPr>
                <w:szCs w:val="16"/>
              </w:rPr>
              <w:t>&lt;AdditionalDetail  Type="14" Code="MLR"</w:t>
            </w:r>
          </w:p>
          <w:p w14:paraId="16B3433A" w14:textId="77777777" w:rsidR="000876E3" w:rsidRPr="00886BF8" w:rsidRDefault="000876E3" w:rsidP="001F179A">
            <w:pPr>
              <w:pStyle w:val="StyleArial8ptAfter0ptLinespacingsingle"/>
              <w:rPr>
                <w:szCs w:val="16"/>
              </w:rPr>
            </w:pPr>
            <w:r w:rsidRPr="00886BF8">
              <w:rPr>
                <w:szCs w:val="16"/>
              </w:rPr>
              <w:t xml:space="preserve"> Amount=”1000” </w:t>
            </w:r>
          </w:p>
          <w:p w14:paraId="16B3433B" w14:textId="77777777" w:rsidR="000876E3" w:rsidRPr="00886BF8" w:rsidRDefault="000876E3" w:rsidP="00E818DE">
            <w:pPr>
              <w:spacing w:after="0" w:line="240" w:lineRule="auto"/>
              <w:rPr>
                <w:rFonts w:ascii="Arial" w:hAnsi="Arial" w:cs="Arial"/>
                <w:sz w:val="16"/>
                <w:szCs w:val="16"/>
              </w:rPr>
            </w:pPr>
            <w:r w:rsidRPr="00886BF8">
              <w:rPr>
                <w:rFonts w:ascii="Arial" w:hAnsi="Arial" w:cs="Arial"/>
                <w:b/>
                <w:sz w:val="16"/>
                <w:szCs w:val="16"/>
              </w:rPr>
              <w:t>CurrencyCode=”USD</w:t>
            </w:r>
            <w:r w:rsidRPr="00886BF8">
              <w:rPr>
                <w:rFonts w:ascii="Arial" w:hAnsi="Arial" w:cs="Arial"/>
                <w:sz w:val="16"/>
                <w:szCs w:val="16"/>
              </w:rPr>
              <w:t>”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3C"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3D" w14:textId="77777777" w:rsidR="000876E3" w:rsidRDefault="000876E3" w:rsidP="007D1A5F">
            <w:pPr>
              <w:pStyle w:val="TableText"/>
              <w:rPr>
                <w:sz w:val="16"/>
                <w:szCs w:val="16"/>
              </w:rPr>
            </w:pPr>
            <w:r>
              <w:rPr>
                <w:i/>
                <w:sz w:val="16"/>
                <w:szCs w:val="16"/>
              </w:rPr>
              <w:t>Valid values</w:t>
            </w:r>
            <w:r>
              <w:rPr>
                <w:sz w:val="16"/>
                <w:szCs w:val="16"/>
              </w:rPr>
              <w:t>:</w:t>
            </w:r>
          </w:p>
          <w:p w14:paraId="16B3433E" w14:textId="77777777" w:rsidR="000876E3" w:rsidRPr="00710CED" w:rsidRDefault="000876E3" w:rsidP="007D1A5F">
            <w:pPr>
              <w:pStyle w:val="StyleArial8ptAfter0ptLinespacingsingle"/>
            </w:pPr>
            <w:r>
              <w:rPr>
                <w:rFonts w:cs="Arial"/>
                <w:szCs w:val="16"/>
              </w:rPr>
              <w:t>Any valid ISO 4217 three alpha currency code</w:t>
            </w:r>
          </w:p>
          <w:p w14:paraId="16B3433F" w14:textId="77777777" w:rsidR="000876E3" w:rsidRPr="00710CED" w:rsidRDefault="000876E3" w:rsidP="000F29E7">
            <w:pPr>
              <w:spacing w:after="0" w:line="240" w:lineRule="auto"/>
              <w:rPr>
                <w:rFonts w:ascii="Arial" w:hAnsi="Arial" w:cs="Arial"/>
                <w:sz w:val="16"/>
                <w:szCs w:val="16"/>
              </w:rPr>
            </w:pPr>
            <w:r w:rsidRPr="00710CED">
              <w:rPr>
                <w:rFonts w:ascii="Arial" w:hAnsi="Arial" w:cs="Arial"/>
                <w:b/>
                <w:sz w:val="16"/>
                <w:szCs w:val="16"/>
              </w:rPr>
              <w:t>GDS Note</w:t>
            </w:r>
            <w:r w:rsidRPr="00710CED">
              <w:rPr>
                <w:rFonts w:ascii="Arial" w:hAnsi="Arial" w:cs="Arial"/>
                <w:sz w:val="16"/>
                <w:szCs w:val="16"/>
              </w:rPr>
              <w:t>:  Mandatory if @Code = “MPR”</w:t>
            </w:r>
          </w:p>
        </w:tc>
        <w:tc>
          <w:tcPr>
            <w:tcW w:w="3420" w:type="dxa"/>
            <w:tcBorders>
              <w:left w:val="single" w:sz="4" w:space="0" w:color="C0C0C0"/>
              <w:right w:val="single" w:sz="4" w:space="0" w:color="C0C0C0"/>
            </w:tcBorders>
            <w:shd w:val="clear" w:color="auto" w:fill="auto"/>
          </w:tcPr>
          <w:p w14:paraId="16B34340" w14:textId="77777777" w:rsidR="000876E3" w:rsidRPr="00710CED" w:rsidRDefault="000876E3" w:rsidP="001F179A">
            <w:pPr>
              <w:pStyle w:val="StyleArial8ptBefore3ptAfter3ptLinespacingsing"/>
            </w:pPr>
            <w:r w:rsidRPr="00710CED">
              <w:t>Currency Code)</w:t>
            </w:r>
          </w:p>
          <w:p w14:paraId="16B34341" w14:textId="77777777" w:rsidR="000876E3" w:rsidRPr="00710CED" w:rsidRDefault="000876E3" w:rsidP="001F179A">
            <w:pPr>
              <w:pStyle w:val="StyleArial8ptBefore3ptAfter3ptLinespacingsing"/>
            </w:pPr>
            <w:r w:rsidRPr="00710CED">
              <w:t>GDS=3</w:t>
            </w:r>
          </w:p>
          <w:p w14:paraId="16B34342" w14:textId="77777777" w:rsidR="000876E3" w:rsidRPr="00710CED" w:rsidRDefault="000876E3" w:rsidP="005667C3">
            <w:pPr>
              <w:spacing w:before="60" w:after="60" w:line="240" w:lineRule="auto"/>
              <w:rPr>
                <w:rFonts w:ascii="Arial" w:hAnsi="Arial" w:cs="Arial"/>
                <w:sz w:val="16"/>
                <w:szCs w:val="16"/>
              </w:rPr>
            </w:pPr>
            <w:r w:rsidRPr="00710CED">
              <w:rPr>
                <w:rFonts w:ascii="Arial" w:hAnsi="Arial" w:cs="Arial"/>
                <w:b/>
                <w:sz w:val="16"/>
                <w:szCs w:val="16"/>
              </w:rPr>
              <w:t xml:space="preserve">GDS Note:  </w:t>
            </w:r>
            <w:r w:rsidRPr="00710CED">
              <w:rPr>
                <w:rFonts w:ascii="Arial" w:hAnsi="Arial" w:cs="Arial"/>
                <w:sz w:val="16"/>
                <w:szCs w:val="16"/>
              </w:rPr>
              <w:t>Currency must be</w:t>
            </w:r>
            <w:r>
              <w:rPr>
                <w:rFonts w:ascii="Arial" w:hAnsi="Arial" w:cs="Arial"/>
                <w:sz w:val="16"/>
                <w:szCs w:val="16"/>
              </w:rPr>
              <w:t xml:space="preserve"> the same for all extra charges:</w:t>
            </w:r>
            <w:r w:rsidRPr="00710CED">
              <w:rPr>
                <w:rFonts w:ascii="Arial" w:hAnsi="Arial" w:cs="Arial"/>
                <w:sz w:val="16"/>
                <w:szCs w:val="16"/>
              </w:rPr>
              <w:t xml:space="preserve"> Extra Person (Adult), Extra Child, Extra Bed (Adult), Extra Bed (Child) and Meal Plan Rate.</w:t>
            </w:r>
          </w:p>
        </w:tc>
      </w:tr>
      <w:tr w:rsidR="000876E3" w:rsidRPr="00F860DF" w14:paraId="16B3435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44"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45" w14:textId="77777777" w:rsidR="000876E3" w:rsidRPr="00710CED" w:rsidRDefault="000876E3" w:rsidP="001F179A">
            <w:pPr>
              <w:pStyle w:val="StyleArial8ptAfter0ptLinespacingsingle"/>
            </w:pPr>
            <w:r w:rsidRPr="00710CED">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46"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47" w14:textId="77777777" w:rsidR="000876E3" w:rsidRPr="00886BF8" w:rsidRDefault="000876E3" w:rsidP="001F179A">
            <w:pPr>
              <w:pStyle w:val="StyleArial8ptAfter0ptLinespacingsingle"/>
              <w:rPr>
                <w:szCs w:val="16"/>
              </w:rPr>
            </w:pPr>
            <w:r w:rsidRPr="00886BF8">
              <w:rPr>
                <w:szCs w:val="16"/>
              </w:rPr>
              <w:t>xs:nonNegativeInteger</w:t>
            </w:r>
          </w:p>
          <w:p w14:paraId="16B34348" w14:textId="77777777" w:rsidR="000876E3" w:rsidRPr="00886BF8" w:rsidRDefault="000876E3" w:rsidP="00E818DE">
            <w:pPr>
              <w:autoSpaceDE w:val="0"/>
              <w:autoSpaceDN w:val="0"/>
              <w:adjustRightInd w:val="0"/>
              <w:spacing w:before="60" w:after="60"/>
              <w:rPr>
                <w:rFonts w:ascii="Arial" w:hAnsi="Arial" w:cs="Arial"/>
                <w:sz w:val="16"/>
                <w:szCs w:val="16"/>
              </w:rPr>
            </w:pPr>
            <w:r w:rsidRPr="00886BF8">
              <w:rPr>
                <w:rFonts w:ascii="Arial" w:hAnsi="Arial" w:cs="Arial"/>
                <w:i/>
                <w:iCs/>
                <w:sz w:val="16"/>
                <w:szCs w:val="16"/>
              </w:rPr>
              <w:t>Example:</w:t>
            </w:r>
          </w:p>
          <w:p w14:paraId="16B34349" w14:textId="77777777" w:rsidR="000876E3" w:rsidRPr="00886BF8" w:rsidRDefault="000876E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6"/>
                <w:szCs w:val="16"/>
                <w:shd w:val="clear" w:color="auto" w:fill="FFFFFF"/>
                <w:lang w:eastAsia="ar-SA"/>
              </w:rPr>
            </w:pPr>
            <w:r w:rsidRPr="00886BF8">
              <w:rPr>
                <w:rFonts w:ascii="Arial" w:hAnsi="Arial" w:cs="Arial"/>
                <w:color w:val="000000"/>
                <w:sz w:val="16"/>
                <w:szCs w:val="16"/>
                <w:shd w:val="clear" w:color="auto" w:fill="FFFFFF"/>
                <w:lang w:eastAsia="ar-SA"/>
              </w:rPr>
              <w:t>&lt;AdditionalDetails&gt;</w:t>
            </w:r>
          </w:p>
          <w:p w14:paraId="16B3434A" w14:textId="77777777" w:rsidR="000876E3" w:rsidRPr="00886BF8" w:rsidRDefault="000876E3" w:rsidP="001F179A">
            <w:pPr>
              <w:pStyle w:val="StyleArial8ptAfter0pt"/>
              <w:rPr>
                <w:szCs w:val="16"/>
              </w:rPr>
            </w:pPr>
            <w:r w:rsidRPr="00886BF8">
              <w:rPr>
                <w:szCs w:val="16"/>
              </w:rPr>
              <w:t>&lt;AdditionalDetail  Type="14" Code="MLR"</w:t>
            </w:r>
          </w:p>
          <w:p w14:paraId="16B3434B" w14:textId="77777777" w:rsidR="000876E3" w:rsidRPr="00886BF8" w:rsidRDefault="000876E3" w:rsidP="001F179A">
            <w:pPr>
              <w:pStyle w:val="StyleArial8ptAfter0ptLinespacingsingle"/>
              <w:rPr>
                <w:szCs w:val="16"/>
              </w:rPr>
            </w:pPr>
            <w:r w:rsidRPr="00886BF8">
              <w:rPr>
                <w:szCs w:val="16"/>
              </w:rPr>
              <w:t xml:space="preserve"> Amount=”1000” </w:t>
            </w:r>
          </w:p>
          <w:p w14:paraId="16B3434C" w14:textId="77777777" w:rsidR="000876E3" w:rsidRPr="00886BF8" w:rsidRDefault="000876E3" w:rsidP="00E818DE">
            <w:pPr>
              <w:spacing w:after="0" w:line="240" w:lineRule="auto"/>
              <w:rPr>
                <w:rFonts w:ascii="Arial" w:hAnsi="Arial" w:cs="Arial"/>
                <w:sz w:val="16"/>
                <w:szCs w:val="16"/>
              </w:rPr>
            </w:pPr>
            <w:r w:rsidRPr="00886BF8">
              <w:rPr>
                <w:rFonts w:ascii="Arial" w:hAnsi="Arial" w:cs="Arial"/>
                <w:sz w:val="16"/>
                <w:szCs w:val="16"/>
              </w:rPr>
              <w:t xml:space="preserve">CurrencyCode=”USD” </w:t>
            </w:r>
            <w:r w:rsidRPr="00886BF8">
              <w:rPr>
                <w:rFonts w:ascii="Arial" w:hAnsi="Arial" w:cs="Arial"/>
                <w:b/>
                <w:sz w:val="16"/>
                <w:szCs w:val="16"/>
              </w:rPr>
              <w:t>DecimalPlaces=”2”</w:t>
            </w:r>
            <w:r w:rsidRPr="00886BF8">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4D"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4E" w14:textId="77777777" w:rsidR="000876E3" w:rsidRPr="00FC2334" w:rsidRDefault="000876E3" w:rsidP="001F179A">
            <w:pPr>
              <w:pStyle w:val="StyleTableText8pt"/>
              <w:rPr>
                <w:i/>
              </w:rPr>
            </w:pPr>
            <w:r w:rsidRPr="00FC2334">
              <w:rPr>
                <w:b/>
              </w:rPr>
              <w:t>GDS Note</w:t>
            </w:r>
            <w:r w:rsidRPr="00FC2334">
              <w:t>:  Mandatory if @Code = “MPR”</w:t>
            </w:r>
          </w:p>
          <w:p w14:paraId="16B3434F" w14:textId="77777777" w:rsidR="000876E3" w:rsidRPr="00FC2334" w:rsidRDefault="000876E3" w:rsidP="001F179A">
            <w:pPr>
              <w:pStyle w:val="StyleTableText8pt"/>
            </w:pPr>
            <w:r w:rsidRPr="00FC2334">
              <w:rPr>
                <w:i/>
              </w:rPr>
              <w:t>Valid values</w:t>
            </w:r>
            <w:r w:rsidRPr="00FC2334">
              <w:t>:</w:t>
            </w:r>
          </w:p>
          <w:p w14:paraId="16B34350" w14:textId="77777777" w:rsidR="000876E3" w:rsidRPr="00FC2334" w:rsidRDefault="000876E3" w:rsidP="001F179A">
            <w:pPr>
              <w:pStyle w:val="StyleArial8ptAfter0ptLinespacingsingle"/>
            </w:pPr>
            <w:r w:rsidRPr="00FC2334">
              <w:t>0, 1, 2 or 3</w:t>
            </w:r>
          </w:p>
        </w:tc>
        <w:tc>
          <w:tcPr>
            <w:tcW w:w="3420" w:type="dxa"/>
            <w:tcBorders>
              <w:left w:val="single" w:sz="4" w:space="0" w:color="C0C0C0"/>
              <w:bottom w:val="single" w:sz="4" w:space="0" w:color="C0C0C0"/>
              <w:right w:val="single" w:sz="4" w:space="0" w:color="C0C0C0"/>
            </w:tcBorders>
            <w:shd w:val="clear" w:color="auto" w:fill="auto"/>
            <w:vAlign w:val="center"/>
          </w:tcPr>
          <w:p w14:paraId="16B34351" w14:textId="77777777" w:rsidR="000876E3" w:rsidRPr="00F860DF" w:rsidRDefault="000876E3" w:rsidP="00E31D29">
            <w:pPr>
              <w:rPr>
                <w:rFonts w:ascii="Arial" w:hAnsi="Arial" w:cs="Arial"/>
                <w:sz w:val="16"/>
                <w:szCs w:val="16"/>
              </w:rPr>
            </w:pPr>
          </w:p>
        </w:tc>
      </w:tr>
      <w:tr w:rsidR="000876E3" w:rsidRPr="00BF4CBC" w14:paraId="16B34359"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353" w14:textId="77777777" w:rsidR="000876E3" w:rsidRPr="00BF4CBC" w:rsidRDefault="000876E3" w:rsidP="00353ACC">
            <w:pPr>
              <w:pStyle w:val="TableText"/>
              <w:pageBreakBefore/>
              <w:numPr>
                <w:ilvl w:val="0"/>
                <w:numId w:val="11"/>
              </w:numPr>
              <w:rPr>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54" w14:textId="77777777" w:rsidR="000876E3" w:rsidRPr="00BF4CBC" w:rsidRDefault="000876E3" w:rsidP="00BF4CBC">
            <w:pPr>
              <w:spacing w:before="60" w:after="60" w:line="240" w:lineRule="auto"/>
              <w:rPr>
                <w:rFonts w:ascii="Arial" w:hAnsi="Arial" w:cs="Arial"/>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55" w14:textId="77777777" w:rsidR="000876E3" w:rsidRPr="00BF4CBC" w:rsidRDefault="000876E3" w:rsidP="00BF4CBC">
            <w:pPr>
              <w:spacing w:before="60" w:after="6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56" w14:textId="77777777" w:rsidR="000876E3" w:rsidRPr="00BF4CBC" w:rsidRDefault="000876E3" w:rsidP="00BF4CBC">
            <w:pPr>
              <w:spacing w:before="60" w:after="6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57" w14:textId="77777777" w:rsidR="000876E3" w:rsidRPr="00BF4CBC" w:rsidRDefault="000876E3" w:rsidP="00BF4CBC">
            <w:pPr>
              <w:spacing w:before="60" w:after="6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358" w14:textId="77777777" w:rsidR="000876E3" w:rsidRPr="00BF4CBC" w:rsidRDefault="000876E3" w:rsidP="00BF4CBC">
            <w:pPr>
              <w:spacing w:before="60" w:after="60" w:line="240" w:lineRule="auto"/>
              <w:rPr>
                <w:rFonts w:ascii="Arial" w:hAnsi="Arial" w:cs="Arial"/>
                <w:sz w:val="16"/>
                <w:szCs w:val="16"/>
              </w:rPr>
            </w:pPr>
          </w:p>
        </w:tc>
      </w:tr>
      <w:tr w:rsidR="000876E3" w:rsidRPr="00DD01DA" w14:paraId="16B3437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5A" w14:textId="77777777" w:rsidR="000876E3" w:rsidRPr="00B11BD4" w:rsidRDefault="000876E3" w:rsidP="00B226BD">
            <w:pPr>
              <w:pStyle w:val="StyleArial8ptBoldAfter0ptLinespacing15lines"/>
            </w:pPr>
            <w:r w:rsidRPr="00B11BD4">
              <w:t>1</w:t>
            </w:r>
          </w:p>
          <w:p w14:paraId="16B3435B" w14:textId="77777777" w:rsidR="000876E3" w:rsidRPr="00B11BD4" w:rsidRDefault="000876E3" w:rsidP="00B226BD">
            <w:pPr>
              <w:pStyle w:val="StyleArial8ptBoldAfter0ptLinespacing15lines"/>
            </w:pPr>
            <w:r w:rsidRPr="00B11BD4">
              <w:t>2</w:t>
            </w:r>
          </w:p>
          <w:p w14:paraId="16B3435C" w14:textId="77777777" w:rsidR="000876E3" w:rsidRPr="00B11BD4" w:rsidRDefault="000876E3" w:rsidP="00B226BD">
            <w:pPr>
              <w:pStyle w:val="StyleArial8ptBoldAfter0ptLinespacing15lines"/>
            </w:pPr>
            <w:r w:rsidRPr="00B11BD4">
              <w:t>3</w:t>
            </w:r>
          </w:p>
          <w:p w14:paraId="16B3435D" w14:textId="77777777" w:rsidR="000876E3" w:rsidRPr="00B11BD4" w:rsidRDefault="000876E3" w:rsidP="00B226BD">
            <w:pPr>
              <w:pStyle w:val="StyleArial8ptBoldAfter0ptLinespacing15lines"/>
            </w:pPr>
            <w:r w:rsidRPr="00B11BD4">
              <w:t>4</w:t>
            </w:r>
          </w:p>
          <w:p w14:paraId="16B3435E" w14:textId="77777777" w:rsidR="000876E3" w:rsidRPr="00B11BD4" w:rsidRDefault="000876E3" w:rsidP="00B226BD">
            <w:pPr>
              <w:pStyle w:val="StyleArial8ptBoldAfter0ptLinespacing15lines"/>
            </w:pPr>
            <w:r w:rsidRPr="00B11BD4">
              <w:t>5</w:t>
            </w:r>
          </w:p>
          <w:p w14:paraId="16B3435F" w14:textId="77777777" w:rsidR="000876E3" w:rsidRPr="00B11BD4" w:rsidRDefault="000876E3" w:rsidP="00B226BD">
            <w:pPr>
              <w:pStyle w:val="StyleArial8ptBoldAfter0ptLinespacing15lines"/>
            </w:pPr>
            <w:r w:rsidRPr="00B11BD4">
              <w:t>6</w:t>
            </w:r>
          </w:p>
          <w:p w14:paraId="16B34360" w14:textId="77777777" w:rsidR="000876E3" w:rsidRPr="00B11BD4" w:rsidRDefault="000876E3" w:rsidP="00B226BD">
            <w:pPr>
              <w:pStyle w:val="StyleArial8ptBoldAfter0ptLinespacing15lines"/>
            </w:pPr>
            <w:r w:rsidRPr="00B11BD4">
              <w:t>7</w:t>
            </w:r>
          </w:p>
          <w:p w14:paraId="16B34361" w14:textId="77777777" w:rsidR="000876E3" w:rsidRPr="00B11BD4" w:rsidRDefault="000876E3" w:rsidP="00B226BD">
            <w:pPr>
              <w:pStyle w:val="StyleArial8ptBoldAfter0ptLinespacing15lines"/>
            </w:pPr>
            <w:r w:rsidRPr="00B11BD4">
              <w:t>8</w:t>
            </w:r>
          </w:p>
          <w:p w14:paraId="16B34362" w14:textId="77777777" w:rsidR="000876E3" w:rsidRPr="00B11BD4" w:rsidRDefault="000876E3" w:rsidP="00B226BD">
            <w:pPr>
              <w:pStyle w:val="StyleArial8ptBoldAfter0ptLinespacing15lines"/>
            </w:pPr>
            <w:r w:rsidRPr="00B11BD4">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63" w14:textId="77777777" w:rsidR="000876E3" w:rsidRPr="00B11BD4" w:rsidRDefault="000876E3" w:rsidP="00B226BD">
            <w:pPr>
              <w:pStyle w:val="StyleArial8ptBoldAfter0ptLinespacing15lines"/>
            </w:pPr>
            <w:r w:rsidRPr="00B11BD4">
              <w:t>HotelResModifies</w:t>
            </w:r>
          </w:p>
          <w:p w14:paraId="16B34364" w14:textId="77777777" w:rsidR="000876E3" w:rsidRPr="00B11BD4" w:rsidRDefault="000876E3" w:rsidP="00B226BD">
            <w:pPr>
              <w:pStyle w:val="StyleArial8ptBoldAfter0ptLinespacing15lines"/>
            </w:pPr>
            <w:r w:rsidRPr="00B11BD4">
              <w:t>HotelResModify</w:t>
            </w:r>
          </w:p>
          <w:p w14:paraId="16B34365" w14:textId="77777777" w:rsidR="000876E3" w:rsidRPr="00B11BD4" w:rsidRDefault="000876E3" w:rsidP="00B226BD">
            <w:pPr>
              <w:pStyle w:val="StyleArial8ptBoldAfter0ptLinespacing15lines"/>
            </w:pPr>
            <w:r w:rsidRPr="00B11BD4">
              <w:t>RoomStays</w:t>
            </w:r>
          </w:p>
          <w:p w14:paraId="16B34366" w14:textId="77777777" w:rsidR="000876E3" w:rsidRPr="00B11BD4" w:rsidRDefault="000876E3" w:rsidP="00B226BD">
            <w:pPr>
              <w:pStyle w:val="StyleArial8ptBoldAfter0ptLinespacing15lines"/>
            </w:pPr>
            <w:r w:rsidRPr="00B11BD4">
              <w:t>RoomStay</w:t>
            </w:r>
          </w:p>
          <w:p w14:paraId="16B34367" w14:textId="77777777" w:rsidR="000876E3" w:rsidRPr="00B11BD4" w:rsidRDefault="000876E3" w:rsidP="00B226BD">
            <w:pPr>
              <w:pStyle w:val="StyleArial8ptBoldAfter0ptLinespacing15lines"/>
            </w:pPr>
            <w:r w:rsidRPr="00B11BD4">
              <w:t>RatePlans</w:t>
            </w:r>
          </w:p>
          <w:p w14:paraId="16B34368" w14:textId="77777777" w:rsidR="000876E3" w:rsidRPr="00B11BD4" w:rsidRDefault="000876E3" w:rsidP="00B226BD">
            <w:pPr>
              <w:pStyle w:val="StyleArial8ptBoldAfter0ptLinespacing15lines"/>
            </w:pPr>
            <w:r w:rsidRPr="00B11BD4">
              <w:t>RatePlan</w:t>
            </w:r>
          </w:p>
          <w:p w14:paraId="16B34369" w14:textId="77777777" w:rsidR="000876E3" w:rsidRPr="00B11BD4" w:rsidRDefault="000876E3" w:rsidP="00B226BD">
            <w:pPr>
              <w:pStyle w:val="StyleArial8ptBoldAfter0ptLinespacing15lines"/>
            </w:pPr>
            <w:r w:rsidRPr="00B11BD4">
              <w:t>AdditionalDetails</w:t>
            </w:r>
          </w:p>
          <w:p w14:paraId="16B3436A" w14:textId="77777777" w:rsidR="000876E3" w:rsidRPr="00B11BD4" w:rsidRDefault="000876E3" w:rsidP="00B226BD">
            <w:pPr>
              <w:pStyle w:val="StyleArial8ptBoldAfter0ptLinespacing15lines"/>
            </w:pPr>
            <w:r w:rsidRPr="00B11BD4">
              <w:t>AdditionalDetail</w:t>
            </w:r>
          </w:p>
          <w:p w14:paraId="16B3436B" w14:textId="77777777" w:rsidR="000876E3" w:rsidRPr="00B11BD4" w:rsidRDefault="000876E3" w:rsidP="00B226BD">
            <w:pPr>
              <w:pStyle w:val="StyleArial8ptBoldAfter0ptLinespacing15lines"/>
            </w:pPr>
            <w:r w:rsidRPr="00B11BD4">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6C" w14:textId="77777777" w:rsidR="000876E3" w:rsidRPr="00B11BD4" w:rsidRDefault="000876E3" w:rsidP="00B226BD">
            <w:pPr>
              <w:pStyle w:val="StyleArial8ptBoldAfter0ptLinespacing15lines"/>
            </w:pPr>
            <w:r w:rsidRPr="00B11BD4">
              <w:t>M</w:t>
            </w:r>
          </w:p>
          <w:p w14:paraId="16B3436D" w14:textId="77777777" w:rsidR="000876E3" w:rsidRPr="00B11BD4" w:rsidRDefault="000876E3" w:rsidP="00B226BD">
            <w:pPr>
              <w:pStyle w:val="StyleArial8ptBoldAfter0ptLinespacing15lines"/>
            </w:pPr>
            <w:r w:rsidRPr="00B11BD4">
              <w:t>M</w:t>
            </w:r>
          </w:p>
          <w:p w14:paraId="16B3436E" w14:textId="77777777" w:rsidR="000876E3" w:rsidRPr="00B11BD4" w:rsidRDefault="000876E3" w:rsidP="00B226BD">
            <w:pPr>
              <w:pStyle w:val="StyleArial8ptBoldAfter0ptLinespacing15lines"/>
            </w:pPr>
            <w:r w:rsidRPr="00B11BD4">
              <w:t>M</w:t>
            </w:r>
          </w:p>
          <w:p w14:paraId="16B3436F" w14:textId="77777777" w:rsidR="000876E3" w:rsidRPr="00B11BD4" w:rsidRDefault="000876E3" w:rsidP="00B226BD">
            <w:pPr>
              <w:pStyle w:val="StyleArial8ptBoldAfter0ptLinespacing15lines"/>
            </w:pPr>
            <w:r w:rsidRPr="00B11BD4">
              <w:t>M</w:t>
            </w:r>
          </w:p>
          <w:p w14:paraId="16B34370" w14:textId="77777777" w:rsidR="000876E3" w:rsidRPr="00B11BD4" w:rsidRDefault="000876E3" w:rsidP="00CC7B82">
            <w:pPr>
              <w:pStyle w:val="StyleArial8ptBoldAfter0ptLinespacing15lines"/>
              <w:rPr>
                <w:strike/>
              </w:rPr>
            </w:pPr>
            <w:r w:rsidRPr="00B11BD4">
              <w:t>R</w:t>
            </w:r>
          </w:p>
          <w:p w14:paraId="16B34371" w14:textId="77777777" w:rsidR="000876E3" w:rsidRPr="00B11BD4" w:rsidRDefault="000876E3" w:rsidP="00CC7B82">
            <w:pPr>
              <w:pStyle w:val="StyleArial8ptBoldAfter0ptLinespacing15lines"/>
            </w:pPr>
            <w:r w:rsidRPr="00B11BD4">
              <w:t xml:space="preserve">R </w:t>
            </w:r>
          </w:p>
          <w:p w14:paraId="16B34372" w14:textId="77777777" w:rsidR="000876E3" w:rsidRPr="00B11BD4" w:rsidRDefault="000876E3" w:rsidP="00B226BD">
            <w:pPr>
              <w:pStyle w:val="StyleArial8ptBoldAfter0ptLinespacing15lines"/>
            </w:pPr>
            <w:r w:rsidRPr="00B11BD4">
              <w:t>A</w:t>
            </w:r>
          </w:p>
          <w:p w14:paraId="16B34373" w14:textId="77777777" w:rsidR="000876E3" w:rsidRPr="00B11BD4" w:rsidRDefault="000876E3" w:rsidP="00B226BD">
            <w:pPr>
              <w:pStyle w:val="StyleArial8ptBoldAfter0ptLinespacing15lines"/>
            </w:pPr>
            <w:r w:rsidRPr="00B11BD4">
              <w:t>M</w:t>
            </w:r>
          </w:p>
          <w:p w14:paraId="16B34374" w14:textId="77777777" w:rsidR="000876E3" w:rsidRPr="00B11BD4" w:rsidRDefault="000876E3" w:rsidP="00B226BD">
            <w:pPr>
              <w:pStyle w:val="StyleArial8ptBoldAfter0ptLinespacing15lines"/>
            </w:pPr>
            <w:r w:rsidRPr="00B11BD4">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375" w14:textId="77777777" w:rsidR="000876E3" w:rsidRPr="00B11BD4" w:rsidRDefault="000876E3" w:rsidP="00B226BD">
            <w:pPr>
              <w:pStyle w:val="StyleArial8ptAfter0ptLinespacingsingle"/>
              <w:spacing w:after="60" w:line="276" w:lineRule="auto"/>
              <w:rPr>
                <w:rFonts w:cs="Arial"/>
                <w:b/>
                <w:szCs w:val="16"/>
              </w:rPr>
            </w:pPr>
            <w:r w:rsidRPr="00B11BD4">
              <w:rPr>
                <w:b/>
              </w:rPr>
              <w:t>GDS Note:</w:t>
            </w:r>
            <w:r w:rsidRPr="00B11BD4">
              <w:t xml:space="preserve">  Mandatory if @Code = “MPN”</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376" w14:textId="77777777" w:rsidR="000876E3" w:rsidRPr="00B11BD4" w:rsidRDefault="000876E3" w:rsidP="00B226BD">
            <w:pPr>
              <w:spacing w:after="60" w:line="360" w:lineRule="auto"/>
              <w:jc w:val="center"/>
              <w:rPr>
                <w:rFonts w:ascii="Arial" w:hAnsi="Arial" w:cs="Arial"/>
                <w:b/>
                <w:sz w:val="16"/>
                <w:szCs w:val="16"/>
              </w:rPr>
            </w:pPr>
            <w:r w:rsidRPr="00B11BD4">
              <w:rPr>
                <w:rFonts w:ascii="Arial" w:hAnsi="Arial" w:cs="Arial"/>
                <w:b/>
                <w:sz w:val="16"/>
                <w:szCs w:val="16"/>
              </w:rPr>
              <w:t>GDS</w:t>
            </w:r>
          </w:p>
          <w:p w14:paraId="16B34377" w14:textId="77777777" w:rsidR="000876E3" w:rsidRPr="00DD01DA" w:rsidRDefault="000876E3" w:rsidP="00B226BD">
            <w:pPr>
              <w:spacing w:after="60" w:line="360" w:lineRule="auto"/>
              <w:jc w:val="center"/>
              <w:rPr>
                <w:rFonts w:ascii="Arial" w:hAnsi="Arial" w:cs="Arial"/>
                <w:b/>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78" w14:textId="77777777" w:rsidR="000876E3" w:rsidRPr="00DD01DA" w:rsidRDefault="000876E3" w:rsidP="00B226BD">
            <w:pPr>
              <w:spacing w:after="6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center"/>
          </w:tcPr>
          <w:p w14:paraId="16B34379" w14:textId="77777777" w:rsidR="000876E3" w:rsidRPr="00DD01DA" w:rsidRDefault="000876E3" w:rsidP="00B226BD">
            <w:pPr>
              <w:spacing w:after="60" w:line="360" w:lineRule="auto"/>
              <w:rPr>
                <w:rFonts w:ascii="Arial" w:hAnsi="Arial" w:cs="Arial"/>
                <w:b/>
                <w:sz w:val="16"/>
                <w:szCs w:val="16"/>
              </w:rPr>
            </w:pPr>
          </w:p>
        </w:tc>
      </w:tr>
      <w:tr w:rsidR="000876E3" w:rsidRPr="00F860DF" w14:paraId="16B3438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7B" w14:textId="77777777" w:rsidR="000876E3" w:rsidRPr="00700FA9" w:rsidRDefault="000876E3" w:rsidP="00B226BD">
            <w:pPr>
              <w:pStyle w:val="StyleArial8ptAfter0ptLinespacingsingle"/>
              <w:spacing w:after="60"/>
              <w:rPr>
                <w:b/>
              </w:rPr>
            </w:pPr>
            <w:r w:rsidRPr="00700FA9">
              <w:rPr>
                <w:b/>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7C" w14:textId="77777777" w:rsidR="000876E3" w:rsidRPr="00700FA9" w:rsidRDefault="000876E3" w:rsidP="00700FA9">
            <w:pPr>
              <w:pStyle w:val="StyleArial8ptAfter0ptLinespacingsingle"/>
              <w:rPr>
                <w:b/>
              </w:rPr>
            </w:pPr>
            <w:r w:rsidRPr="00700FA9">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7D" w14:textId="77777777" w:rsidR="000876E3" w:rsidRPr="00700FA9" w:rsidRDefault="000876E3" w:rsidP="00700FA9">
            <w:pPr>
              <w:pStyle w:val="StyleArial8ptAfter0ptLinespacingsingle"/>
              <w:rPr>
                <w:b/>
              </w:rPr>
            </w:pPr>
            <w:r w:rsidRPr="00700FA9">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7E" w14:textId="77777777" w:rsidR="000876E3" w:rsidRPr="00710CED" w:rsidRDefault="000876E3" w:rsidP="001F179A">
            <w:pPr>
              <w:pStyle w:val="StyleArial8ptAfter0ptLinespacingsingle"/>
            </w:pPr>
            <w:r w:rsidRPr="00710CED">
              <w:t>FormattedTextTextType</w:t>
            </w:r>
          </w:p>
          <w:p w14:paraId="16B3437F" w14:textId="77777777" w:rsidR="000876E3" w:rsidRPr="00710CED" w:rsidRDefault="000876E3" w:rsidP="00351A84">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80" w14:textId="77777777" w:rsidR="000876E3" w:rsidRPr="00710CED" w:rsidRDefault="000876E3" w:rsidP="001F179A">
            <w:pPr>
              <w:pStyle w:val="StyleArial8ptAfter0pt"/>
            </w:pPr>
            <w:r w:rsidRPr="00710CED">
              <w:t>&lt;AdditionalDetails&gt;</w:t>
            </w:r>
          </w:p>
          <w:p w14:paraId="16B34381" w14:textId="77777777" w:rsidR="000876E3" w:rsidRPr="00710CED" w:rsidRDefault="000876E3" w:rsidP="006635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710CED">
              <w:rPr>
                <w:rFonts w:ascii="Arial" w:hAnsi="Arial" w:cs="Arial"/>
                <w:sz w:val="16"/>
                <w:szCs w:val="16"/>
              </w:rPr>
              <w:t xml:space="preserve">&lt;AdditionalDetail  </w:t>
            </w:r>
            <w:r w:rsidRPr="00710CED">
              <w:rPr>
                <w:rFonts w:ascii="Arial" w:hAnsi="Arial" w:cs="Arial"/>
                <w:b/>
                <w:sz w:val="16"/>
                <w:szCs w:val="16"/>
              </w:rPr>
              <w:t xml:space="preserve">Type="14" </w:t>
            </w:r>
            <w:r w:rsidRPr="00710CED">
              <w:rPr>
                <w:rFonts w:ascii="Arial" w:hAnsi="Arial" w:cs="Arial"/>
                <w:sz w:val="16"/>
                <w:szCs w:val="16"/>
              </w:rPr>
              <w:t>Code="MLN”&gt;/</w:t>
            </w:r>
          </w:p>
          <w:p w14:paraId="16B34382" w14:textId="77777777" w:rsidR="000876E3" w:rsidRPr="00710CED" w:rsidRDefault="000876E3" w:rsidP="001F179A">
            <w:pPr>
              <w:pStyle w:val="StyleArial8ptAfter0pt"/>
            </w:pPr>
            <w:r w:rsidRPr="00710CED">
              <w:t>&lt;DetailDescription&gt;</w:t>
            </w:r>
          </w:p>
          <w:p w14:paraId="16B34383" w14:textId="77777777" w:rsidR="000876E3" w:rsidRPr="00710CED" w:rsidRDefault="000876E3" w:rsidP="006635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710CED">
              <w:rPr>
                <w:rFonts w:ascii="Arial" w:hAnsi="Arial" w:cs="Arial"/>
                <w:b/>
                <w:sz w:val="16"/>
                <w:szCs w:val="16"/>
              </w:rPr>
              <w:t>&lt;Text&gt;2&lt;/Text&gt;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84"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85" w14:textId="77777777" w:rsidR="000876E3" w:rsidRPr="00886BF8" w:rsidRDefault="000876E3" w:rsidP="00886BF8">
            <w:pPr>
              <w:pStyle w:val="StyleTableText6ptAfterbefore"/>
              <w:rPr>
                <w:i/>
              </w:rPr>
            </w:pPr>
            <w:r w:rsidRPr="00886BF8">
              <w:rPr>
                <w:i/>
              </w:rPr>
              <w:t>Valid value:</w:t>
            </w:r>
          </w:p>
          <w:p w14:paraId="16B34386" w14:textId="77777777" w:rsidR="000876E3" w:rsidRPr="00710CED" w:rsidRDefault="000876E3" w:rsidP="00886BF8">
            <w:pPr>
              <w:pStyle w:val="StyleTableText6ptAfterbefore"/>
            </w:pPr>
            <w:r w:rsidRPr="00710CED">
              <w:t>When @Code=“MLN” = Meal Number</w:t>
            </w: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387" w14:textId="77777777" w:rsidR="000876E3" w:rsidRPr="00710CED" w:rsidRDefault="000876E3" w:rsidP="001F179A">
            <w:pPr>
              <w:pStyle w:val="StyleArial8ptAfter0pt"/>
            </w:pPr>
            <w:r w:rsidRPr="00710CED">
              <w:t>Number of Meal Plans</w:t>
            </w:r>
          </w:p>
          <w:p w14:paraId="16B34388" w14:textId="77777777" w:rsidR="000876E3" w:rsidRPr="00710CED" w:rsidRDefault="000876E3" w:rsidP="001F179A">
            <w:pPr>
              <w:pStyle w:val="StyleArial8ptAfter0pt"/>
            </w:pPr>
            <w:r w:rsidRPr="00710CED">
              <w:t>GDS=1</w:t>
            </w:r>
          </w:p>
        </w:tc>
      </w:tr>
      <w:tr w:rsidR="000876E3" w:rsidRPr="00DD01DA" w14:paraId="16B34390"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38A" w14:textId="77777777" w:rsidR="000876E3" w:rsidRPr="00DD01DA"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8B" w14:textId="77777777" w:rsidR="000876E3" w:rsidRPr="00DD01DA" w:rsidRDefault="000876E3" w:rsidP="00DD01D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8C" w14:textId="77777777" w:rsidR="000876E3" w:rsidRPr="00DD01DA" w:rsidRDefault="000876E3"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8D" w14:textId="77777777" w:rsidR="000876E3" w:rsidRPr="00DD01DA" w:rsidRDefault="000876E3" w:rsidP="00DD01D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8E" w14:textId="77777777" w:rsidR="000876E3" w:rsidRPr="00DD01DA" w:rsidRDefault="000876E3" w:rsidP="00DD01DA">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38F" w14:textId="77777777" w:rsidR="000876E3" w:rsidRPr="00DD01DA" w:rsidRDefault="000876E3" w:rsidP="00DD01DA">
            <w:pPr>
              <w:spacing w:after="0" w:line="360" w:lineRule="auto"/>
              <w:rPr>
                <w:rFonts w:ascii="Arial" w:hAnsi="Arial" w:cs="Arial"/>
                <w:b/>
                <w:sz w:val="16"/>
                <w:szCs w:val="16"/>
              </w:rPr>
            </w:pPr>
          </w:p>
        </w:tc>
      </w:tr>
      <w:tr w:rsidR="000876E3" w:rsidRPr="000D1D6F" w14:paraId="16B343A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391" w14:textId="77777777" w:rsidR="000876E3" w:rsidRPr="000D1D6F" w:rsidRDefault="000876E3" w:rsidP="000D21EE">
            <w:pPr>
              <w:pStyle w:val="StyleArial8ptBoldAfter0ptLinespacing15lines"/>
              <w:spacing w:after="0"/>
            </w:pPr>
            <w:r w:rsidRPr="000D1D6F">
              <w:t>1</w:t>
            </w:r>
          </w:p>
          <w:p w14:paraId="16B34392" w14:textId="77777777" w:rsidR="000876E3" w:rsidRPr="000D1D6F" w:rsidRDefault="000876E3" w:rsidP="000D21EE">
            <w:pPr>
              <w:pStyle w:val="StyleArial8ptBoldAfter0ptLinespacing15lines"/>
              <w:spacing w:after="0"/>
            </w:pPr>
            <w:r w:rsidRPr="000D1D6F">
              <w:t>2</w:t>
            </w:r>
          </w:p>
          <w:p w14:paraId="16B34393" w14:textId="77777777" w:rsidR="000876E3" w:rsidRPr="000D1D6F" w:rsidRDefault="000876E3" w:rsidP="000D21EE">
            <w:pPr>
              <w:pStyle w:val="StyleArial8ptBoldAfter0ptLinespacing15lines"/>
              <w:spacing w:after="0"/>
            </w:pPr>
            <w:r w:rsidRPr="000D1D6F">
              <w:t>3</w:t>
            </w:r>
          </w:p>
          <w:p w14:paraId="16B34394" w14:textId="77777777" w:rsidR="000876E3" w:rsidRPr="000D1D6F" w:rsidRDefault="000876E3" w:rsidP="000D21EE">
            <w:pPr>
              <w:pStyle w:val="StyleArial8ptBoldAfter0ptLinespacing15lines"/>
              <w:spacing w:after="0"/>
            </w:pPr>
            <w:r w:rsidRPr="000D1D6F">
              <w:t>4</w:t>
            </w:r>
          </w:p>
          <w:p w14:paraId="16B34395" w14:textId="77777777" w:rsidR="000876E3" w:rsidRPr="000D1D6F" w:rsidRDefault="000876E3" w:rsidP="000D21EE">
            <w:pPr>
              <w:pStyle w:val="StyleArial8ptBoldAfter0ptLinespacing15lines"/>
              <w:spacing w:after="0"/>
            </w:pPr>
            <w:r w:rsidRPr="000D1D6F">
              <w:t>5</w:t>
            </w:r>
          </w:p>
          <w:p w14:paraId="16B34396" w14:textId="77777777" w:rsidR="000876E3" w:rsidRPr="000D1D6F" w:rsidRDefault="000876E3" w:rsidP="000D21EE">
            <w:pPr>
              <w:pStyle w:val="StyleArial8ptBoldAfter0ptLinespacing15lines"/>
              <w:spacing w:after="0"/>
            </w:pPr>
            <w:r w:rsidRPr="000D1D6F">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397" w14:textId="77777777" w:rsidR="000876E3" w:rsidRPr="00276660" w:rsidRDefault="000876E3" w:rsidP="000D21EE">
            <w:pPr>
              <w:pStyle w:val="StyleArial8ptBoldAfter0ptLinespacing15lines"/>
              <w:spacing w:after="0"/>
            </w:pPr>
            <w:r w:rsidRPr="00276660">
              <w:t>HotelRes</w:t>
            </w:r>
            <w:r>
              <w:t>Modifies</w:t>
            </w:r>
          </w:p>
          <w:p w14:paraId="16B34398" w14:textId="77777777" w:rsidR="000876E3" w:rsidRPr="00276660" w:rsidRDefault="000876E3" w:rsidP="000D21EE">
            <w:pPr>
              <w:pStyle w:val="StyleArial8ptBoldAfter0ptLinespacing15lines"/>
              <w:spacing w:after="0"/>
            </w:pPr>
            <w:r w:rsidRPr="00276660">
              <w:t>HotelRes</w:t>
            </w:r>
            <w:r>
              <w:t>Modify</w:t>
            </w:r>
          </w:p>
          <w:p w14:paraId="16B34399" w14:textId="77777777" w:rsidR="000876E3" w:rsidRPr="000D1D6F" w:rsidRDefault="000876E3" w:rsidP="000D21EE">
            <w:pPr>
              <w:pStyle w:val="StyleArial8ptBoldAfter0ptLinespacing15lines"/>
              <w:spacing w:after="0"/>
            </w:pPr>
            <w:r w:rsidRPr="000D1D6F">
              <w:t>RoomStays</w:t>
            </w:r>
          </w:p>
          <w:p w14:paraId="16B3439A" w14:textId="77777777" w:rsidR="000876E3" w:rsidRPr="000D1D6F" w:rsidRDefault="000876E3" w:rsidP="000D21EE">
            <w:pPr>
              <w:pStyle w:val="StyleArial8ptBoldAfter0ptLinespacing15lines"/>
              <w:spacing w:after="0"/>
            </w:pPr>
            <w:r w:rsidRPr="000D1D6F">
              <w:t>RoomStay</w:t>
            </w:r>
          </w:p>
          <w:p w14:paraId="16B3439B" w14:textId="77777777" w:rsidR="000876E3" w:rsidRPr="000D1D6F" w:rsidRDefault="000876E3" w:rsidP="000D21EE">
            <w:pPr>
              <w:pStyle w:val="StyleArial8ptBoldAfter0ptLinespacing15lines"/>
              <w:spacing w:after="0"/>
            </w:pPr>
            <w:r w:rsidRPr="000D1D6F">
              <w:t>RoomRates</w:t>
            </w:r>
          </w:p>
          <w:p w14:paraId="16B3439C" w14:textId="77777777" w:rsidR="000876E3" w:rsidRPr="000D1D6F" w:rsidRDefault="000876E3" w:rsidP="000D21EE">
            <w:pPr>
              <w:pStyle w:val="StyleArial8ptBoldAfter0ptLinespacing15lines"/>
              <w:spacing w:after="0"/>
            </w:pPr>
            <w:r w:rsidRPr="000D1D6F">
              <w:t>RoomRate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39D" w14:textId="77777777" w:rsidR="000876E3" w:rsidRPr="000D1D6F" w:rsidRDefault="000876E3" w:rsidP="000D21EE">
            <w:pPr>
              <w:pStyle w:val="StyleArial8ptBoldAfter0ptLinespacing15lines"/>
              <w:spacing w:after="0"/>
            </w:pPr>
            <w:r w:rsidRPr="000D1D6F">
              <w:t>M</w:t>
            </w:r>
          </w:p>
          <w:p w14:paraId="16B3439E" w14:textId="77777777" w:rsidR="000876E3" w:rsidRPr="000D1D6F" w:rsidRDefault="000876E3" w:rsidP="000D21EE">
            <w:pPr>
              <w:pStyle w:val="StyleArial8ptBoldAfter0ptLinespacing15lines"/>
              <w:spacing w:after="0"/>
            </w:pPr>
            <w:r w:rsidRPr="000D1D6F">
              <w:t>M</w:t>
            </w:r>
          </w:p>
          <w:p w14:paraId="16B3439F" w14:textId="77777777" w:rsidR="000876E3" w:rsidRPr="000D1D6F" w:rsidRDefault="000876E3" w:rsidP="000D21EE">
            <w:pPr>
              <w:pStyle w:val="StyleArial8ptBoldAfter0ptLinespacing15lines"/>
              <w:spacing w:after="0"/>
            </w:pPr>
            <w:r w:rsidRPr="000D1D6F">
              <w:t>M</w:t>
            </w:r>
          </w:p>
          <w:p w14:paraId="16B343A0" w14:textId="77777777" w:rsidR="000876E3" w:rsidRPr="000D1D6F" w:rsidRDefault="000876E3" w:rsidP="000D21EE">
            <w:pPr>
              <w:pStyle w:val="StyleArial8ptBoldAfter0ptLinespacing15lines"/>
              <w:spacing w:after="0"/>
            </w:pPr>
            <w:r w:rsidRPr="000D1D6F">
              <w:t>M</w:t>
            </w:r>
          </w:p>
          <w:p w14:paraId="16B343A1" w14:textId="77777777" w:rsidR="000876E3" w:rsidRPr="000D1D6F" w:rsidRDefault="000876E3" w:rsidP="000D21EE">
            <w:pPr>
              <w:pStyle w:val="StyleArial8ptBoldAfter0ptLinespacing15lines"/>
              <w:spacing w:after="0"/>
            </w:pPr>
            <w:r w:rsidRPr="000D1D6F">
              <w:t>A</w:t>
            </w:r>
          </w:p>
          <w:p w14:paraId="16B343A2" w14:textId="77777777" w:rsidR="000876E3" w:rsidRPr="000D1D6F" w:rsidRDefault="000876E3" w:rsidP="000D21EE">
            <w:pPr>
              <w:pStyle w:val="StyleArial8ptBoldAfter0ptLinespacing15lines"/>
              <w:spacing w:after="0"/>
            </w:pPr>
            <w:r w:rsidRPr="000D1D6F">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3A3" w14:textId="77777777" w:rsidR="000876E3" w:rsidRPr="000D1D6F" w:rsidRDefault="000876E3" w:rsidP="00B226BD">
            <w:pPr>
              <w:pStyle w:val="StyleArial8ptAfter0ptLinespacingsingle"/>
              <w:spacing w:line="276" w:lineRule="auto"/>
              <w:rPr>
                <w:rFonts w:cs="Arial"/>
                <w:b/>
                <w:szCs w:val="16"/>
              </w:rPr>
            </w:pPr>
            <w:r w:rsidRPr="00700FA9">
              <w:rPr>
                <w:b/>
              </w:rPr>
              <w:t>GDS Note :</w:t>
            </w:r>
            <w:r w:rsidRPr="00700FA9">
              <w:t xml:space="preserve">  Mandatory for @ResStatus = “Pending” or “Modified”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3A4" w14:textId="77777777" w:rsidR="000876E3" w:rsidRPr="000D1D6F" w:rsidRDefault="000876E3" w:rsidP="000D21EE">
            <w:pPr>
              <w:spacing w:after="0" w:line="360" w:lineRule="auto"/>
              <w:jc w:val="center"/>
              <w:rPr>
                <w:rFonts w:ascii="Arial" w:hAnsi="Arial" w:cs="Arial"/>
                <w:b/>
                <w:sz w:val="16"/>
                <w:szCs w:val="16"/>
              </w:rPr>
            </w:pPr>
            <w:r w:rsidRPr="000D1D6F">
              <w:rPr>
                <w:rFonts w:ascii="Arial" w:hAnsi="Arial" w:cs="Arial"/>
                <w:b/>
                <w:sz w:val="16"/>
                <w:szCs w:val="16"/>
              </w:rPr>
              <w:t>GDS</w:t>
            </w:r>
          </w:p>
          <w:p w14:paraId="16B343A5" w14:textId="77777777" w:rsidR="000876E3" w:rsidRPr="000D1D6F" w:rsidRDefault="000876E3" w:rsidP="000D21EE">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3A6" w14:textId="77777777" w:rsidR="000876E3" w:rsidRPr="000D1D6F" w:rsidRDefault="000876E3" w:rsidP="000D21EE">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3A7" w14:textId="77777777" w:rsidR="000876E3" w:rsidRPr="000D1D6F" w:rsidRDefault="000876E3" w:rsidP="000D21EE">
            <w:pPr>
              <w:spacing w:after="0" w:line="360" w:lineRule="auto"/>
              <w:rPr>
                <w:rFonts w:ascii="Arial" w:hAnsi="Arial" w:cs="Arial"/>
                <w:b/>
                <w:sz w:val="16"/>
                <w:szCs w:val="16"/>
              </w:rPr>
            </w:pPr>
          </w:p>
        </w:tc>
      </w:tr>
      <w:tr w:rsidR="000876E3" w:rsidRPr="00710CED" w14:paraId="16B343B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A9" w14:textId="77777777" w:rsidR="000876E3" w:rsidRPr="000D1D6F" w:rsidRDefault="000876E3" w:rsidP="000D21EE">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AA" w14:textId="77777777" w:rsidR="000876E3" w:rsidRPr="00537256" w:rsidRDefault="000876E3" w:rsidP="001F179A">
            <w:pPr>
              <w:pStyle w:val="StyleArial8ptAfter0ptLinespacingsingle"/>
            </w:pPr>
            <w:r w:rsidRPr="00537256">
              <w:t>@BookingCode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AB"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AC" w14:textId="77777777" w:rsidR="000876E3" w:rsidRPr="00710CED" w:rsidRDefault="000876E3" w:rsidP="001F179A">
            <w:pPr>
              <w:pStyle w:val="StyleArial8ptAfter0ptLinespacingsingle"/>
            </w:pPr>
            <w:r w:rsidRPr="00710CED">
              <w:t>StringLength1to16</w:t>
            </w:r>
          </w:p>
          <w:p w14:paraId="16B343AD" w14:textId="77777777" w:rsidR="000876E3" w:rsidRPr="00710CED" w:rsidRDefault="000876E3" w:rsidP="00351A84">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AE" w14:textId="77777777" w:rsidR="000876E3" w:rsidRPr="00710CED" w:rsidRDefault="000876E3" w:rsidP="00351A84">
            <w:pPr>
              <w:spacing w:after="0" w:line="240" w:lineRule="auto"/>
              <w:rPr>
                <w:rFonts w:ascii="Arial" w:hAnsi="Arial" w:cs="Arial"/>
                <w:sz w:val="16"/>
                <w:szCs w:val="16"/>
              </w:rPr>
            </w:pPr>
            <w:r w:rsidRPr="00710CED">
              <w:rPr>
                <w:rFonts w:ascii="Arial" w:hAnsi="Arial" w:cs="Arial"/>
                <w:sz w:val="16"/>
                <w:szCs w:val="16"/>
              </w:rPr>
              <w:t xml:space="preserve">&lt;RoomRate </w:t>
            </w:r>
            <w:r w:rsidRPr="00710CED">
              <w:rPr>
                <w:rFonts w:ascii="Arial" w:hAnsi="Arial" w:cs="Arial"/>
                <w:b/>
                <w:sz w:val="16"/>
                <w:szCs w:val="16"/>
              </w:rPr>
              <w:t xml:space="preserve">BookingCode="C2TTRM" </w:t>
            </w:r>
          </w:p>
          <w:p w14:paraId="16B343AF" w14:textId="77777777" w:rsidR="000876E3" w:rsidRPr="00710CED" w:rsidRDefault="000876E3" w:rsidP="001F179A">
            <w:pPr>
              <w:pStyle w:val="StyleArial8ptAfter0ptLinespacingsingle"/>
            </w:pPr>
            <w:r w:rsidRPr="00710CED">
              <w:t>RoomTypeCode="C2T</w:t>
            </w:r>
          </w:p>
          <w:p w14:paraId="16B343B0" w14:textId="77777777" w:rsidR="000876E3" w:rsidRPr="00710CED" w:rsidRDefault="000876E3" w:rsidP="001F179A">
            <w:pPr>
              <w:pStyle w:val="StyleArial8ptAfter0ptLinespacingsingle"/>
            </w:pPr>
            <w:r w:rsidRPr="00710CED">
              <w:t xml:space="preserve">NumberOfUnits="1" </w:t>
            </w:r>
          </w:p>
          <w:p w14:paraId="16B343B1" w14:textId="77777777" w:rsidR="000876E3" w:rsidRPr="00710CED" w:rsidRDefault="000876E3" w:rsidP="001F179A">
            <w:pPr>
              <w:pStyle w:val="StyleArial8ptAfter0ptLinespacingsingle"/>
            </w:pPr>
            <w:r w:rsidRPr="00710CED">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B2"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B3"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3B4" w14:textId="77777777" w:rsidR="000876E3" w:rsidRPr="00FC2334" w:rsidRDefault="000876E3" w:rsidP="001F179A">
            <w:pPr>
              <w:pStyle w:val="StyleArial8ptAfter0ptLinespacingsingle"/>
            </w:pPr>
            <w:r w:rsidRPr="00FC2334">
              <w:t>Booking Code</w:t>
            </w:r>
          </w:p>
          <w:p w14:paraId="16B343B5" w14:textId="77777777" w:rsidR="000876E3" w:rsidRPr="00FC2334" w:rsidRDefault="000876E3" w:rsidP="001F179A">
            <w:pPr>
              <w:pStyle w:val="StyleArial8ptAfter0ptLinespacingsingle"/>
            </w:pPr>
            <w:r w:rsidRPr="00FC2334">
              <w:t>GDS=10</w:t>
            </w:r>
          </w:p>
          <w:p w14:paraId="16B343B6" w14:textId="77777777" w:rsidR="000876E3" w:rsidRPr="00FC2334" w:rsidRDefault="000876E3" w:rsidP="00D8050D">
            <w:pPr>
              <w:spacing w:after="0"/>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  </w:t>
            </w:r>
            <w:r w:rsidRPr="00FC2334">
              <w:rPr>
                <w:rFonts w:ascii="Arial" w:hAnsi="Arial"/>
                <w:i/>
                <w:sz w:val="16"/>
                <w:szCs w:val="20"/>
              </w:rPr>
              <w:t>Applicable to Worldspan.</w:t>
            </w:r>
          </w:p>
        </w:tc>
      </w:tr>
      <w:tr w:rsidR="000876E3" w:rsidRPr="00710CED" w14:paraId="16B343C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B8"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B9" w14:textId="77777777" w:rsidR="000876E3" w:rsidRPr="00710CED" w:rsidRDefault="000876E3" w:rsidP="001F179A">
            <w:pPr>
              <w:pStyle w:val="StyleArial8ptAfter0ptLinespacingsingle"/>
            </w:pPr>
            <w:r w:rsidRPr="00710CED">
              <w:t>@RoomTypeCode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BA"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BB" w14:textId="77777777" w:rsidR="000876E3" w:rsidRPr="00710CED" w:rsidRDefault="000876E3" w:rsidP="001F179A">
            <w:pPr>
              <w:pStyle w:val="StyleArial8ptAfter0ptLinespacingsingle"/>
            </w:pPr>
            <w:r w:rsidRPr="00710CED">
              <w:t>StringLength1to16</w:t>
            </w:r>
          </w:p>
          <w:p w14:paraId="16B343BC" w14:textId="77777777" w:rsidR="000876E3" w:rsidRPr="00710CED" w:rsidRDefault="000876E3" w:rsidP="00351A84">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BD" w14:textId="77777777" w:rsidR="000876E3" w:rsidRPr="00710CED" w:rsidRDefault="000876E3" w:rsidP="001F179A">
            <w:pPr>
              <w:pStyle w:val="StyleArial8ptAfter0ptLinespacingsingle"/>
            </w:pPr>
            <w:r w:rsidRPr="00710CED">
              <w:t xml:space="preserve">&lt;RoomRate BookingCode="C2TTRM" </w:t>
            </w:r>
          </w:p>
          <w:p w14:paraId="16B343BE" w14:textId="77777777" w:rsidR="000876E3" w:rsidRPr="00710CED" w:rsidRDefault="000876E3" w:rsidP="00085F6A">
            <w:pPr>
              <w:spacing w:after="0" w:line="240" w:lineRule="auto"/>
              <w:rPr>
                <w:rFonts w:ascii="Arial" w:hAnsi="Arial" w:cs="Arial"/>
                <w:b/>
                <w:sz w:val="16"/>
                <w:szCs w:val="16"/>
              </w:rPr>
            </w:pPr>
            <w:r w:rsidRPr="00710CED">
              <w:rPr>
                <w:rFonts w:ascii="Arial" w:hAnsi="Arial" w:cs="Arial"/>
                <w:b/>
                <w:sz w:val="16"/>
                <w:szCs w:val="16"/>
              </w:rPr>
              <w:t>RoomTypeCode="C2T</w:t>
            </w:r>
          </w:p>
          <w:p w14:paraId="16B343BF" w14:textId="77777777" w:rsidR="000876E3" w:rsidRPr="00710CED" w:rsidRDefault="000876E3" w:rsidP="001F179A">
            <w:pPr>
              <w:pStyle w:val="StyleArial8ptAfter0ptLinespacingsingle"/>
            </w:pPr>
            <w:r w:rsidRPr="00710CED">
              <w:t xml:space="preserve">NumberOfUnits="1" </w:t>
            </w:r>
          </w:p>
          <w:p w14:paraId="16B343C0" w14:textId="77777777" w:rsidR="000876E3" w:rsidRPr="00710CED" w:rsidRDefault="000876E3" w:rsidP="001F179A">
            <w:pPr>
              <w:pStyle w:val="StyleArial8ptAfter0ptLinespacingsingle"/>
            </w:pPr>
            <w:r w:rsidRPr="00710CED">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C1"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C2"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3C3" w14:textId="77777777" w:rsidR="000876E3" w:rsidRPr="00710CED" w:rsidRDefault="000876E3" w:rsidP="001F179A">
            <w:pPr>
              <w:pStyle w:val="StyleArial8ptAfter0ptLinespacingsingle"/>
            </w:pPr>
            <w:r w:rsidRPr="00710CED">
              <w:t>Room Type Code</w:t>
            </w:r>
          </w:p>
          <w:p w14:paraId="16B343C4" w14:textId="77777777" w:rsidR="000876E3" w:rsidRPr="00710CED" w:rsidRDefault="000876E3" w:rsidP="001F179A">
            <w:pPr>
              <w:pStyle w:val="StyleArial8ptAfter0ptLinespacingsingle"/>
            </w:pPr>
            <w:r w:rsidRPr="00710CED">
              <w:t>GDS=10</w:t>
            </w:r>
          </w:p>
        </w:tc>
      </w:tr>
      <w:tr w:rsidR="000876E3" w:rsidRPr="000D1D6F" w14:paraId="16B343D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C6"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C7" w14:textId="77777777" w:rsidR="000876E3" w:rsidRPr="00537256" w:rsidRDefault="000876E3" w:rsidP="001F179A">
            <w:pPr>
              <w:pStyle w:val="StyleArial8ptAfter0ptLinespacingsingle"/>
            </w:pPr>
            <w:r w:rsidRPr="00537256">
              <w:t>@NumberOfUnits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C8"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C9" w14:textId="77777777" w:rsidR="000876E3" w:rsidRPr="00710CED" w:rsidRDefault="000876E3" w:rsidP="001F179A">
            <w:pPr>
              <w:pStyle w:val="StyleArial8ptAfter0ptLinespacingsingle"/>
            </w:pPr>
            <w:r w:rsidRPr="00710CED">
              <w:t>Numeric1to999</w:t>
            </w:r>
          </w:p>
          <w:p w14:paraId="16B343CA" w14:textId="77777777" w:rsidR="000876E3" w:rsidRPr="00710CED" w:rsidRDefault="000876E3" w:rsidP="00351A84">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CB" w14:textId="77777777" w:rsidR="000876E3" w:rsidRPr="00710CED" w:rsidRDefault="000876E3" w:rsidP="001F179A">
            <w:pPr>
              <w:pStyle w:val="StyleArial8ptAfter0ptLinespacingsingle"/>
            </w:pPr>
            <w:r w:rsidRPr="00710CED">
              <w:t xml:space="preserve">&lt;RoomRate BookingCode="C2TTRM" </w:t>
            </w:r>
          </w:p>
          <w:p w14:paraId="16B343CC" w14:textId="77777777" w:rsidR="000876E3" w:rsidRPr="00710CED" w:rsidRDefault="000876E3" w:rsidP="001F179A">
            <w:pPr>
              <w:pStyle w:val="StyleArial8ptAfter0ptLinespacingsingle"/>
            </w:pPr>
            <w:r w:rsidRPr="00710CED">
              <w:t>RoomTypeCode="C2T</w:t>
            </w:r>
          </w:p>
          <w:p w14:paraId="16B343CD" w14:textId="77777777" w:rsidR="000876E3" w:rsidRPr="00710CED" w:rsidRDefault="000876E3" w:rsidP="00085F6A">
            <w:pPr>
              <w:spacing w:after="0" w:line="240" w:lineRule="auto"/>
              <w:rPr>
                <w:rFonts w:ascii="Arial" w:hAnsi="Arial" w:cs="Arial"/>
                <w:b/>
                <w:sz w:val="16"/>
                <w:szCs w:val="16"/>
              </w:rPr>
            </w:pPr>
            <w:r w:rsidRPr="00710CED">
              <w:rPr>
                <w:rFonts w:ascii="Arial" w:hAnsi="Arial" w:cs="Arial"/>
                <w:b/>
                <w:sz w:val="16"/>
                <w:szCs w:val="16"/>
              </w:rPr>
              <w:t xml:space="preserve">NumberOfUnits="1" </w:t>
            </w:r>
          </w:p>
          <w:p w14:paraId="16B343CE" w14:textId="77777777" w:rsidR="000876E3" w:rsidRPr="00710CED" w:rsidRDefault="000876E3" w:rsidP="001F179A">
            <w:pPr>
              <w:pStyle w:val="StyleArial8ptAfter0ptLinespacingsingle"/>
            </w:pPr>
            <w:r w:rsidRPr="00710CED">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CF"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D0" w14:textId="77777777" w:rsidR="000876E3" w:rsidRPr="00710CED"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3D1" w14:textId="77777777" w:rsidR="000876E3" w:rsidRPr="00710CED" w:rsidRDefault="000876E3" w:rsidP="001F179A">
            <w:pPr>
              <w:pStyle w:val="StyleArial8ptAfter0ptLinespacingsingle"/>
            </w:pPr>
            <w:r w:rsidRPr="00710CED">
              <w:t>Number of Rooms</w:t>
            </w:r>
          </w:p>
          <w:p w14:paraId="16B343D2" w14:textId="77777777" w:rsidR="000876E3" w:rsidRPr="00710CED" w:rsidRDefault="000876E3" w:rsidP="00D8050D">
            <w:pPr>
              <w:pStyle w:val="StyleArial8ptAfter0ptLinespacingsingle"/>
            </w:pPr>
            <w:r w:rsidRPr="00710CED">
              <w:t>GDS=2</w:t>
            </w:r>
          </w:p>
        </w:tc>
      </w:tr>
      <w:tr w:rsidR="000876E3" w:rsidRPr="00F860DF" w14:paraId="16B343E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3D4"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3D5" w14:textId="77777777" w:rsidR="000876E3" w:rsidRPr="00537256" w:rsidRDefault="000876E3" w:rsidP="001F179A">
            <w:pPr>
              <w:pStyle w:val="StyleArial8ptAfter0ptLinespacingsingle"/>
            </w:pPr>
            <w:r w:rsidRPr="00537256">
              <w:t>@RatePlanType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D6" w14:textId="77777777" w:rsidR="000876E3" w:rsidRPr="00FC2334" w:rsidRDefault="000876E3" w:rsidP="00FC2334">
            <w:pPr>
              <w:pStyle w:val="StyleArial8ptAfter0ptLinespacingsingle"/>
              <w:rPr>
                <w:strike/>
              </w:rPr>
            </w:pPr>
            <w:r w:rsidRPr="00FC2334">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D7" w14:textId="77777777" w:rsidR="000876E3" w:rsidRPr="00710CED" w:rsidRDefault="000876E3" w:rsidP="001F179A">
            <w:pPr>
              <w:pStyle w:val="StyleArial8ptAfter0ptLinespacingsingle"/>
            </w:pPr>
            <w:r w:rsidRPr="00710CED">
              <w:t>OTA_CodeType</w:t>
            </w:r>
          </w:p>
          <w:p w14:paraId="16B343D8" w14:textId="77777777" w:rsidR="000876E3" w:rsidRPr="00710CED" w:rsidRDefault="000876E3" w:rsidP="00351A84">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3D9" w14:textId="77777777" w:rsidR="000876E3" w:rsidRPr="00710CED" w:rsidRDefault="000876E3" w:rsidP="001F179A">
            <w:pPr>
              <w:pStyle w:val="StyleArial8ptAfter0ptLinespacingsingle"/>
            </w:pPr>
            <w:r w:rsidRPr="00710CED">
              <w:t xml:space="preserve">&lt;RoomRate BookingCode="C2TTRM" </w:t>
            </w:r>
          </w:p>
          <w:p w14:paraId="16B343DA" w14:textId="77777777" w:rsidR="000876E3" w:rsidRPr="00710CED" w:rsidRDefault="000876E3" w:rsidP="001F179A">
            <w:pPr>
              <w:pStyle w:val="StyleArial8ptAfter0ptLinespacingsingle"/>
            </w:pPr>
            <w:r w:rsidRPr="00710CED">
              <w:t>RoomTypeCode="C2T</w:t>
            </w:r>
          </w:p>
          <w:p w14:paraId="16B343DB" w14:textId="77777777" w:rsidR="000876E3" w:rsidRPr="00710CED" w:rsidRDefault="000876E3" w:rsidP="001F179A">
            <w:pPr>
              <w:pStyle w:val="StyleArial8ptAfter0ptLinespacingsingle"/>
            </w:pPr>
            <w:r w:rsidRPr="00710CED">
              <w:t xml:space="preserve">NumberOfUnits="1" </w:t>
            </w:r>
          </w:p>
          <w:p w14:paraId="16B343DC" w14:textId="77777777" w:rsidR="000876E3" w:rsidRPr="00710CED" w:rsidRDefault="000876E3" w:rsidP="00085F6A">
            <w:pPr>
              <w:spacing w:after="0" w:line="240" w:lineRule="auto"/>
              <w:rPr>
                <w:rFonts w:ascii="Arial" w:hAnsi="Arial" w:cs="Arial"/>
                <w:b/>
                <w:sz w:val="16"/>
                <w:szCs w:val="16"/>
              </w:rPr>
            </w:pPr>
            <w:r w:rsidRPr="00710CED">
              <w:rPr>
                <w:rFonts w:ascii="Arial" w:hAnsi="Arial" w:cs="Arial"/>
                <w:b/>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DD"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DE" w14:textId="77777777" w:rsidR="000876E3" w:rsidRPr="00710CED" w:rsidRDefault="000876E3" w:rsidP="001F179A">
            <w:pPr>
              <w:pStyle w:val="StyleArial8ptAfter0pt"/>
            </w:pPr>
            <w:r w:rsidRPr="00710CED">
              <w:t>OTA Code List – Rate Plan Type (RPT)</w:t>
            </w:r>
          </w:p>
          <w:p w14:paraId="16B343DF" w14:textId="77777777" w:rsidR="000876E3" w:rsidRPr="00710CED" w:rsidRDefault="000876E3" w:rsidP="008A1F15">
            <w:pPr>
              <w:autoSpaceDE w:val="0"/>
              <w:autoSpaceDN w:val="0"/>
              <w:adjustRightInd w:val="0"/>
              <w:spacing w:before="60" w:after="60"/>
              <w:rPr>
                <w:rFonts w:ascii="Arial" w:hAnsi="Arial" w:cs="Arial"/>
                <w:sz w:val="16"/>
                <w:szCs w:val="16"/>
              </w:rPr>
            </w:pPr>
            <w:r w:rsidRPr="00710CED">
              <w:rPr>
                <w:rFonts w:ascii="Arial" w:hAnsi="Arial" w:cs="Arial"/>
                <w:sz w:val="16"/>
                <w:szCs w:val="16"/>
              </w:rPr>
              <w:t>See App A, Figure 3 for list</w:t>
            </w:r>
          </w:p>
          <w:p w14:paraId="16B343E0" w14:textId="77777777" w:rsidR="000876E3" w:rsidRPr="00710CED" w:rsidRDefault="000876E3" w:rsidP="001F179A">
            <w:pPr>
              <w:pStyle w:val="StyleTableText8pt"/>
            </w:pPr>
            <w:r w:rsidRPr="00710CED">
              <w:rPr>
                <w:i/>
              </w:rPr>
              <w:t>Example value</w:t>
            </w:r>
            <w:r w:rsidRPr="00710CED">
              <w:t>:</w:t>
            </w:r>
          </w:p>
          <w:p w14:paraId="16B343E1" w14:textId="77777777" w:rsidR="000876E3" w:rsidRPr="00710CED" w:rsidRDefault="000876E3" w:rsidP="00886BF8">
            <w:pPr>
              <w:pStyle w:val="StyleArial8ptAfter0ptLinespacingsingle"/>
            </w:pPr>
            <w:r w:rsidRPr="00710CED">
              <w:t>4 = Corporate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3E2" w14:textId="77777777" w:rsidR="000876E3" w:rsidRPr="00710CED" w:rsidRDefault="000876E3" w:rsidP="00D8050D">
            <w:pPr>
              <w:pStyle w:val="StyleArial8ptAfter0ptLinespacingsingle"/>
            </w:pPr>
            <w:r w:rsidRPr="00710CED">
              <w:t>Rate Plan/Category Code</w:t>
            </w:r>
          </w:p>
        </w:tc>
      </w:tr>
      <w:tr w:rsidR="000876E3" w:rsidRPr="00DD01DA" w14:paraId="16B343EA"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3E4" w14:textId="77777777" w:rsidR="000876E3" w:rsidRPr="00DD01DA"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3E5" w14:textId="77777777" w:rsidR="000876E3" w:rsidRPr="00DD01DA" w:rsidRDefault="000876E3" w:rsidP="00BF4C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3E6" w14:textId="77777777" w:rsidR="000876E3" w:rsidRPr="0046687A" w:rsidRDefault="000876E3" w:rsidP="00BF4CBC">
            <w:pPr>
              <w:spacing w:after="0"/>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3E7" w14:textId="77777777" w:rsidR="000876E3" w:rsidRPr="0046687A" w:rsidRDefault="000876E3" w:rsidP="00BF4C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3E8" w14:textId="77777777" w:rsidR="000876E3" w:rsidRPr="0046687A" w:rsidRDefault="000876E3" w:rsidP="00BF4CBC">
            <w:pPr>
              <w:spacing w:after="0"/>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3E9" w14:textId="77777777" w:rsidR="000876E3" w:rsidRPr="00DD01DA" w:rsidRDefault="000876E3" w:rsidP="00BF4CBC">
            <w:pPr>
              <w:spacing w:after="0" w:line="360" w:lineRule="auto"/>
              <w:rPr>
                <w:rFonts w:ascii="Arial" w:hAnsi="Arial" w:cs="Arial"/>
                <w:b/>
                <w:sz w:val="16"/>
                <w:szCs w:val="16"/>
              </w:rPr>
            </w:pPr>
          </w:p>
        </w:tc>
      </w:tr>
      <w:tr w:rsidR="000876E3" w:rsidRPr="00BC7763" w14:paraId="16B3440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3EB" w14:textId="77777777" w:rsidR="000876E3" w:rsidRPr="00BC7763" w:rsidRDefault="000876E3" w:rsidP="001F179A">
            <w:pPr>
              <w:pStyle w:val="StyleArial8ptBoldAfter0ptLinespacing15lines"/>
            </w:pPr>
            <w:r w:rsidRPr="00BC7763">
              <w:t>1</w:t>
            </w:r>
          </w:p>
          <w:p w14:paraId="16B343EC" w14:textId="77777777" w:rsidR="000876E3" w:rsidRPr="00BC7763" w:rsidRDefault="000876E3" w:rsidP="001F179A">
            <w:pPr>
              <w:pStyle w:val="StyleArial8ptBoldAfter0ptLinespacing15lines"/>
            </w:pPr>
            <w:r w:rsidRPr="00BC7763">
              <w:t>2</w:t>
            </w:r>
          </w:p>
          <w:p w14:paraId="16B343ED" w14:textId="77777777" w:rsidR="000876E3" w:rsidRPr="00BC7763" w:rsidRDefault="000876E3" w:rsidP="001F179A">
            <w:pPr>
              <w:pStyle w:val="StyleArial8ptBoldAfter0ptLinespacing15lines"/>
            </w:pPr>
            <w:r w:rsidRPr="00BC7763">
              <w:t>3</w:t>
            </w:r>
          </w:p>
          <w:p w14:paraId="16B343EE" w14:textId="77777777" w:rsidR="000876E3" w:rsidRPr="00BC7763" w:rsidRDefault="000876E3" w:rsidP="001F179A">
            <w:pPr>
              <w:pStyle w:val="StyleArial8ptBoldAfter0ptLinespacing15lines"/>
            </w:pPr>
            <w:r w:rsidRPr="00BC7763">
              <w:t>4</w:t>
            </w:r>
          </w:p>
          <w:p w14:paraId="16B343EF" w14:textId="77777777" w:rsidR="000876E3" w:rsidRPr="00BC7763" w:rsidRDefault="000876E3" w:rsidP="001F179A">
            <w:pPr>
              <w:pStyle w:val="StyleArial8ptBoldAfter0ptLinespacing15lines"/>
            </w:pPr>
            <w:r w:rsidRPr="00BC7763">
              <w:t>5</w:t>
            </w:r>
          </w:p>
          <w:p w14:paraId="16B343F0" w14:textId="77777777" w:rsidR="000876E3" w:rsidRPr="00BC7763" w:rsidRDefault="000876E3" w:rsidP="001F179A">
            <w:pPr>
              <w:pStyle w:val="StyleArial8ptBoldAfter0ptLinespacing15lines"/>
            </w:pPr>
            <w:r w:rsidRPr="00BC7763">
              <w:t>6</w:t>
            </w:r>
          </w:p>
          <w:p w14:paraId="16B343F1" w14:textId="77777777" w:rsidR="000876E3" w:rsidRPr="00BC7763" w:rsidRDefault="000876E3" w:rsidP="001F179A">
            <w:pPr>
              <w:pStyle w:val="StyleArial8ptBoldAfter0ptLinespacing15lines"/>
            </w:pPr>
            <w:r w:rsidRPr="00BC7763">
              <w:t>7</w:t>
            </w:r>
          </w:p>
          <w:p w14:paraId="16B343F2" w14:textId="77777777" w:rsidR="000876E3" w:rsidRPr="00BC7763" w:rsidRDefault="000876E3" w:rsidP="001F179A">
            <w:pPr>
              <w:pStyle w:val="StyleArial8ptBoldAfter0ptLinespacing15lines"/>
            </w:pPr>
            <w:r w:rsidRPr="00BC7763">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3F3" w14:textId="77777777" w:rsidR="000876E3" w:rsidRPr="00BC7763" w:rsidRDefault="000876E3" w:rsidP="001F179A">
            <w:pPr>
              <w:pStyle w:val="StyleArial8ptBoldAfter0ptLinespacing15lines"/>
            </w:pPr>
            <w:r w:rsidRPr="00BC7763">
              <w:t>HotelResModifies</w:t>
            </w:r>
          </w:p>
          <w:p w14:paraId="16B343F4" w14:textId="77777777" w:rsidR="000876E3" w:rsidRPr="00BC7763" w:rsidRDefault="000876E3" w:rsidP="001F179A">
            <w:pPr>
              <w:pStyle w:val="StyleArial8ptBoldAfter0ptLinespacing15lines"/>
            </w:pPr>
            <w:r w:rsidRPr="00BC7763">
              <w:t>HotelResModify</w:t>
            </w:r>
          </w:p>
          <w:p w14:paraId="16B343F5" w14:textId="77777777" w:rsidR="000876E3" w:rsidRPr="00BC7763" w:rsidRDefault="000876E3" w:rsidP="001F179A">
            <w:pPr>
              <w:pStyle w:val="StyleArial8ptBoldAfter0ptLinespacing15lines"/>
            </w:pPr>
            <w:r w:rsidRPr="00BC7763">
              <w:t>RoomStays</w:t>
            </w:r>
          </w:p>
          <w:p w14:paraId="16B343F6" w14:textId="77777777" w:rsidR="000876E3" w:rsidRPr="00BC7763" w:rsidRDefault="000876E3" w:rsidP="001F179A">
            <w:pPr>
              <w:pStyle w:val="StyleArial8ptBoldAfter0ptLinespacing15lines"/>
            </w:pPr>
            <w:r w:rsidRPr="00BC7763">
              <w:t>RoomStay</w:t>
            </w:r>
          </w:p>
          <w:p w14:paraId="16B343F7" w14:textId="77777777" w:rsidR="000876E3" w:rsidRPr="00BC7763" w:rsidRDefault="000876E3" w:rsidP="001F179A">
            <w:pPr>
              <w:pStyle w:val="StyleArial8ptBoldAfter0ptLinespacing15lines"/>
            </w:pPr>
            <w:r w:rsidRPr="00BC7763">
              <w:t>RoomRates</w:t>
            </w:r>
          </w:p>
          <w:p w14:paraId="16B343F8" w14:textId="77777777" w:rsidR="000876E3" w:rsidRPr="00BC7763" w:rsidRDefault="000876E3" w:rsidP="001F179A">
            <w:pPr>
              <w:pStyle w:val="StyleArial8ptBoldAfter0ptLinespacing15lines"/>
            </w:pPr>
            <w:r w:rsidRPr="00BC7763">
              <w:t>RoomRate</w:t>
            </w:r>
          </w:p>
          <w:p w14:paraId="16B343F9" w14:textId="77777777" w:rsidR="000876E3" w:rsidRPr="00BC7763" w:rsidRDefault="000876E3" w:rsidP="001F179A">
            <w:pPr>
              <w:pStyle w:val="StyleArial8ptBoldAfter0ptLinespacing15lines"/>
            </w:pPr>
            <w:r w:rsidRPr="00BC7763">
              <w:t>Rates</w:t>
            </w:r>
          </w:p>
          <w:p w14:paraId="16B343FA" w14:textId="77777777" w:rsidR="000876E3" w:rsidRPr="00BC7763" w:rsidRDefault="000876E3" w:rsidP="001F179A">
            <w:pPr>
              <w:pStyle w:val="StyleArial8ptBoldAfter0ptLinespacing15lines"/>
            </w:pPr>
            <w:r w:rsidRPr="00BC7763">
              <w:t>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3FB" w14:textId="77777777" w:rsidR="000876E3" w:rsidRPr="00BC7763" w:rsidRDefault="000876E3" w:rsidP="001F179A">
            <w:pPr>
              <w:pStyle w:val="StyleArial8ptBoldAfter0ptLinespacing15lines"/>
            </w:pPr>
            <w:r w:rsidRPr="00BC7763">
              <w:t>M</w:t>
            </w:r>
          </w:p>
          <w:p w14:paraId="16B343FC" w14:textId="77777777" w:rsidR="000876E3" w:rsidRPr="00BC7763" w:rsidRDefault="000876E3" w:rsidP="001F179A">
            <w:pPr>
              <w:pStyle w:val="StyleArial8ptBoldAfter0ptLinespacing15lines"/>
            </w:pPr>
            <w:r w:rsidRPr="00BC7763">
              <w:t>M</w:t>
            </w:r>
          </w:p>
          <w:p w14:paraId="16B343FD" w14:textId="77777777" w:rsidR="000876E3" w:rsidRPr="00BC7763" w:rsidRDefault="000876E3" w:rsidP="001F179A">
            <w:pPr>
              <w:pStyle w:val="StyleArial8ptBoldAfter0ptLinespacing15lines"/>
            </w:pPr>
            <w:r w:rsidRPr="00BC7763">
              <w:t>M</w:t>
            </w:r>
          </w:p>
          <w:p w14:paraId="16B343FE" w14:textId="77777777" w:rsidR="000876E3" w:rsidRPr="00BC7763" w:rsidRDefault="000876E3" w:rsidP="001F179A">
            <w:pPr>
              <w:pStyle w:val="StyleArial8ptBoldAfter0ptLinespacing15lines"/>
            </w:pPr>
            <w:r w:rsidRPr="00BC7763">
              <w:t>M</w:t>
            </w:r>
          </w:p>
          <w:p w14:paraId="16B343FF" w14:textId="77777777" w:rsidR="000876E3" w:rsidRPr="00BC7763" w:rsidRDefault="000876E3" w:rsidP="001F179A">
            <w:pPr>
              <w:pStyle w:val="StyleArial8ptBoldAfter0ptLinespacing15lines"/>
            </w:pPr>
            <w:r w:rsidRPr="00BC7763">
              <w:t>A</w:t>
            </w:r>
          </w:p>
          <w:p w14:paraId="16B34400" w14:textId="77777777" w:rsidR="000876E3" w:rsidRPr="00BC7763" w:rsidRDefault="000876E3" w:rsidP="001F179A">
            <w:pPr>
              <w:pStyle w:val="StyleArial8ptBoldAfter0ptLinespacing15lines"/>
            </w:pPr>
            <w:r w:rsidRPr="00BC7763">
              <w:t>M</w:t>
            </w:r>
          </w:p>
          <w:p w14:paraId="16B34401" w14:textId="77777777" w:rsidR="000876E3" w:rsidRPr="00BC7763" w:rsidRDefault="000876E3" w:rsidP="001F179A">
            <w:pPr>
              <w:pStyle w:val="StyleArial8ptBoldAfter0ptLinespacing15lines"/>
            </w:pPr>
            <w:r w:rsidRPr="00BC7763">
              <w:t>M</w:t>
            </w:r>
          </w:p>
          <w:p w14:paraId="16B34402" w14:textId="77777777" w:rsidR="000876E3" w:rsidRPr="00BC7763" w:rsidRDefault="000876E3" w:rsidP="001F179A">
            <w:pPr>
              <w:pStyle w:val="StyleArial8ptBoldAfter0ptLinespacing15lines"/>
            </w:pPr>
            <w:r w:rsidRPr="00BC7763">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03" w14:textId="77777777" w:rsidR="000876E3" w:rsidRPr="004703E7" w:rsidRDefault="000876E3" w:rsidP="00B226BD">
            <w:pPr>
              <w:pStyle w:val="StyleArial8ptAfter0ptLinespacingsingle"/>
              <w:spacing w:line="276" w:lineRule="auto"/>
            </w:pPr>
            <w:r w:rsidRPr="004703E7">
              <w:rPr>
                <w:b/>
              </w:rPr>
              <w:t>GDS Note1:</w:t>
            </w:r>
            <w:r w:rsidRPr="004703E7">
              <w:t xml:space="preserve">  Mandatory for @ResStatus=”Pending”</w:t>
            </w:r>
          </w:p>
          <w:p w14:paraId="16B34404" w14:textId="77777777" w:rsidR="000876E3" w:rsidRPr="004703E7" w:rsidRDefault="000876E3" w:rsidP="00B226BD">
            <w:pPr>
              <w:pStyle w:val="StyleArial8ptAfter0ptLinespacingsingle"/>
              <w:spacing w:line="276" w:lineRule="auto"/>
            </w:pPr>
            <w:r w:rsidRPr="004703E7">
              <w:rPr>
                <w:b/>
              </w:rPr>
              <w:t>GDS Note2:</w:t>
            </w:r>
            <w:r w:rsidRPr="004703E7">
              <w:t xml:space="preserve">  Repeats to allow for rate change during stay</w:t>
            </w:r>
          </w:p>
          <w:p w14:paraId="16B34405" w14:textId="77777777" w:rsidR="000876E3" w:rsidRPr="004703E7" w:rsidRDefault="000876E3" w:rsidP="009E209F">
            <w:pPr>
              <w:pStyle w:val="TableText"/>
              <w:numPr>
                <w:ilvl w:val="0"/>
                <w:numId w:val="74"/>
              </w:numPr>
              <w:ind w:left="432"/>
              <w:rPr>
                <w:sz w:val="16"/>
                <w:szCs w:val="16"/>
              </w:rPr>
            </w:pPr>
            <w:r w:rsidRPr="004703E7">
              <w:rPr>
                <w:sz w:val="16"/>
                <w:szCs w:val="16"/>
              </w:rPr>
              <w:t>First occurrence represents Check-in Room Rate Amount</w:t>
            </w:r>
          </w:p>
          <w:p w14:paraId="16B34406" w14:textId="77777777" w:rsidR="000876E3" w:rsidRPr="004703E7" w:rsidRDefault="000876E3" w:rsidP="009E209F">
            <w:pPr>
              <w:pStyle w:val="TableText"/>
              <w:numPr>
                <w:ilvl w:val="0"/>
                <w:numId w:val="74"/>
              </w:numPr>
              <w:ind w:left="432" w:right="72"/>
              <w:rPr>
                <w:sz w:val="16"/>
                <w:szCs w:val="16"/>
              </w:rPr>
            </w:pPr>
            <w:r w:rsidRPr="004703E7">
              <w:rPr>
                <w:sz w:val="16"/>
                <w:szCs w:val="16"/>
              </w:rPr>
              <w:t>Additional occurrences represent a rate change during the stay.</w:t>
            </w:r>
          </w:p>
          <w:p w14:paraId="16B34407" w14:textId="77777777" w:rsidR="000876E3" w:rsidRPr="004703E7" w:rsidRDefault="000876E3" w:rsidP="009E209F">
            <w:pPr>
              <w:pStyle w:val="TableText"/>
              <w:numPr>
                <w:ilvl w:val="0"/>
                <w:numId w:val="74"/>
              </w:numPr>
              <w:ind w:left="432" w:right="72"/>
              <w:rPr>
                <w:sz w:val="16"/>
                <w:szCs w:val="16"/>
              </w:rPr>
            </w:pPr>
            <w:r w:rsidRPr="004703E7">
              <w:rPr>
                <w:sz w:val="16"/>
                <w:szCs w:val="16"/>
              </w:rPr>
              <w:t>@EffectiveDate is mandatory for Rate Change During Stay</w:t>
            </w:r>
          </w:p>
          <w:p w14:paraId="16B34408" w14:textId="77777777" w:rsidR="000876E3" w:rsidRPr="004703E7" w:rsidRDefault="000876E3" w:rsidP="00B95725">
            <w:pPr>
              <w:pStyle w:val="StyleArial8ptAfter0ptLinespacingsingle"/>
              <w:spacing w:line="276" w:lineRule="auto"/>
              <w:rPr>
                <w:rFonts w:cs="Arial"/>
                <w:b/>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09" w14:textId="77777777" w:rsidR="000876E3" w:rsidRPr="00BC7763" w:rsidRDefault="000876E3" w:rsidP="00F20164">
            <w:pPr>
              <w:spacing w:after="0"/>
              <w:jc w:val="center"/>
              <w:rPr>
                <w:rFonts w:ascii="Arial" w:hAnsi="Arial" w:cs="Arial"/>
                <w:b/>
                <w:sz w:val="16"/>
                <w:szCs w:val="16"/>
              </w:rPr>
            </w:pPr>
            <w:r w:rsidRPr="00BC7763">
              <w:rPr>
                <w:rFonts w:ascii="Arial" w:hAnsi="Arial" w:cs="Arial"/>
                <w:b/>
                <w:sz w:val="16"/>
                <w:szCs w:val="16"/>
              </w:rPr>
              <w:t>GDS</w:t>
            </w:r>
          </w:p>
          <w:p w14:paraId="16B3440A" w14:textId="77777777" w:rsidR="000876E3" w:rsidRPr="00BC7763" w:rsidRDefault="000876E3" w:rsidP="00BC7763">
            <w:pPr>
              <w:spacing w:after="0"/>
              <w:jc w:val="center"/>
              <w:rPr>
                <w:rFonts w:ascii="Arial" w:hAnsi="Arial" w:cs="Arial"/>
                <w:b/>
                <w:sz w:val="16"/>
                <w:szCs w:val="16"/>
              </w:rPr>
            </w:pPr>
            <w:r w:rsidRPr="00BC7763">
              <w:rPr>
                <w:rFonts w:ascii="Arial" w:hAnsi="Arial" w:cs="Arial"/>
                <w:b/>
                <w:sz w:val="16"/>
                <w:szCs w:val="16"/>
              </w:rPr>
              <w:t>1-11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0B" w14:textId="77777777" w:rsidR="000876E3" w:rsidRPr="00BC7763" w:rsidRDefault="000876E3" w:rsidP="00700FA9">
            <w:pPr>
              <w:spacing w:after="0"/>
              <w:rPr>
                <w:b/>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40C" w14:textId="77777777" w:rsidR="000876E3" w:rsidRPr="00BC7763" w:rsidRDefault="000876E3" w:rsidP="00DD01DA">
            <w:pPr>
              <w:spacing w:after="0" w:line="360" w:lineRule="auto"/>
              <w:rPr>
                <w:rFonts w:ascii="Arial" w:hAnsi="Arial" w:cs="Arial"/>
                <w:b/>
                <w:sz w:val="16"/>
                <w:szCs w:val="16"/>
              </w:rPr>
            </w:pPr>
          </w:p>
        </w:tc>
      </w:tr>
      <w:tr w:rsidR="000876E3" w:rsidRPr="00075ADB" w14:paraId="16B3441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40E" w14:textId="77777777" w:rsidR="000876E3" w:rsidRPr="00BC7763" w:rsidRDefault="000876E3" w:rsidP="00DD01D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40F" w14:textId="77777777" w:rsidR="000876E3" w:rsidRPr="00537256" w:rsidRDefault="000876E3" w:rsidP="001F179A">
            <w:pPr>
              <w:pStyle w:val="StyleArial8ptAfter0ptLinespacingsingle"/>
            </w:pPr>
            <w:r w:rsidRPr="00537256">
              <w:t>@EffectiveDate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10" w14:textId="77777777" w:rsidR="000876E3" w:rsidRPr="00BC7763" w:rsidRDefault="000876E3" w:rsidP="001F179A">
            <w:pPr>
              <w:pStyle w:val="StyleArial8ptAfter0ptLinespacingsingle"/>
            </w:pPr>
            <w:r w:rsidRPr="00BC776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11" w14:textId="77777777" w:rsidR="000876E3" w:rsidRPr="00BC7763" w:rsidRDefault="000876E3" w:rsidP="001F179A">
            <w:pPr>
              <w:pStyle w:val="StyleArial8ptAfter0ptLinespacingsingle"/>
            </w:pPr>
            <w:r w:rsidRPr="00BC7763">
              <w:t>xs:date</w:t>
            </w:r>
          </w:p>
          <w:p w14:paraId="16B34412" w14:textId="77777777" w:rsidR="000876E3" w:rsidRPr="00BC7763" w:rsidRDefault="000876E3" w:rsidP="00B911FE">
            <w:pPr>
              <w:autoSpaceDE w:val="0"/>
              <w:autoSpaceDN w:val="0"/>
              <w:adjustRightInd w:val="0"/>
              <w:spacing w:before="60" w:after="60"/>
              <w:rPr>
                <w:rFonts w:ascii="Arial" w:hAnsi="Arial" w:cs="Arial"/>
                <w:sz w:val="16"/>
                <w:szCs w:val="16"/>
              </w:rPr>
            </w:pPr>
            <w:r w:rsidRPr="00BC7763">
              <w:rPr>
                <w:rFonts w:ascii="Arial" w:hAnsi="Arial" w:cs="Arial"/>
                <w:i/>
                <w:iCs/>
                <w:sz w:val="16"/>
                <w:szCs w:val="16"/>
              </w:rPr>
              <w:t>Example:</w:t>
            </w:r>
          </w:p>
          <w:p w14:paraId="16B34413" w14:textId="77777777" w:rsidR="000876E3" w:rsidRPr="00BC7763" w:rsidRDefault="000876E3" w:rsidP="001F179A">
            <w:pPr>
              <w:pStyle w:val="StyleArial8ptAfter0ptLinespacingsingle"/>
            </w:pPr>
            <w:r w:rsidRPr="00BC7763">
              <w:t>&lt;Rates&gt;</w:t>
            </w:r>
          </w:p>
          <w:p w14:paraId="16B34414" w14:textId="77777777" w:rsidR="000876E3" w:rsidRPr="00BC7763" w:rsidRDefault="000876E3" w:rsidP="00B911FE">
            <w:pPr>
              <w:spacing w:after="0" w:line="240" w:lineRule="auto"/>
              <w:rPr>
                <w:rFonts w:ascii="Arial" w:hAnsi="Arial" w:cs="Arial"/>
                <w:sz w:val="16"/>
                <w:szCs w:val="16"/>
              </w:rPr>
            </w:pPr>
            <w:r w:rsidRPr="00BC7763">
              <w:rPr>
                <w:rFonts w:ascii="Arial" w:hAnsi="Arial" w:cs="Arial"/>
                <w:sz w:val="16"/>
                <w:szCs w:val="16"/>
              </w:rPr>
              <w:t xml:space="preserve">&lt;Rate </w:t>
            </w:r>
            <w:r w:rsidRPr="00BC7763">
              <w:rPr>
                <w:rFonts w:ascii="Arial" w:hAnsi="Arial" w:cs="Arial"/>
                <w:b/>
                <w:sz w:val="16"/>
                <w:szCs w:val="16"/>
              </w:rPr>
              <w:t>EffectiveDate="2009-11-26"</w:t>
            </w:r>
            <w:r w:rsidRPr="00BC7763">
              <w:rPr>
                <w:rFonts w:ascii="Arial" w:hAnsi="Arial" w:cs="Arial"/>
                <w:sz w:val="16"/>
                <w:szCs w:val="16"/>
              </w:rPr>
              <w:t xml:space="preserve"> GuaranteedInd="true" RateTimeUnit="Day"&gt;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415" w14:textId="77777777" w:rsidR="000876E3" w:rsidRPr="00BC7763" w:rsidRDefault="000876E3" w:rsidP="001F179A">
            <w:pPr>
              <w:pStyle w:val="StyleArial8ptCenteredAfter0ptLinespacingsingle"/>
            </w:pPr>
            <w:r w:rsidRPr="00BC776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416" w14:textId="77777777" w:rsidR="000876E3" w:rsidRPr="00BC7763" w:rsidRDefault="000876E3" w:rsidP="00326523">
            <w:pPr>
              <w:pStyle w:val="StyleTableText6ptAfterbefore"/>
            </w:pPr>
            <w:r w:rsidRPr="00BC7763">
              <w:rPr>
                <w:b/>
              </w:rPr>
              <w:t xml:space="preserve">GDSNote1:  </w:t>
            </w:r>
            <w:r w:rsidRPr="00BC7763">
              <w:t>First occurrence represents effective date for Room Rate Amount.</w:t>
            </w:r>
          </w:p>
          <w:p w14:paraId="16B34417" w14:textId="77777777" w:rsidR="000876E3" w:rsidRPr="00BC7763" w:rsidRDefault="000876E3" w:rsidP="00326523">
            <w:pPr>
              <w:pStyle w:val="StyleTableText6ptAfterbefore"/>
            </w:pPr>
          </w:p>
          <w:p w14:paraId="16B34418" w14:textId="77777777" w:rsidR="000876E3" w:rsidRPr="00BC7763" w:rsidRDefault="000876E3" w:rsidP="00700FA9">
            <w:pPr>
              <w:pStyle w:val="StyleTableText6ptAfterbefore"/>
            </w:pPr>
            <w:r w:rsidRPr="00BC7763">
              <w:rPr>
                <w:b/>
              </w:rPr>
              <w:t xml:space="preserve">GDS Note2:  </w:t>
            </w:r>
            <w:r w:rsidRPr="00BC7763">
              <w:t>Additional occurrences represent effective date for each rate change during the stay.</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19" w14:textId="77777777" w:rsidR="000876E3" w:rsidRPr="00BC7763" w:rsidRDefault="000876E3" w:rsidP="00D8050D">
            <w:pPr>
              <w:pStyle w:val="StyleArial8ptAfter0ptLinespacingsingle"/>
            </w:pPr>
            <w:r w:rsidRPr="00BC7763">
              <w:t>Rate Effective Date</w:t>
            </w:r>
          </w:p>
        </w:tc>
      </w:tr>
      <w:tr w:rsidR="000876E3" w:rsidRPr="00710CED" w14:paraId="16B3442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41B" w14:textId="77777777" w:rsidR="000876E3" w:rsidRPr="00075ADB"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41C" w14:textId="77777777" w:rsidR="000876E3" w:rsidRPr="00537256" w:rsidRDefault="000876E3" w:rsidP="001F179A">
            <w:pPr>
              <w:pStyle w:val="StyleArial8ptAfter0ptLinespacingsingle"/>
            </w:pPr>
            <w:r w:rsidRPr="00537256">
              <w:t>@GuaranteedInd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1D" w14:textId="77777777" w:rsidR="000876E3" w:rsidRPr="00710CED" w:rsidRDefault="000876E3" w:rsidP="001F179A">
            <w:pPr>
              <w:pStyle w:val="StyleArial8ptAfter0ptLinespacingsingle"/>
            </w:pPr>
            <w:r w:rsidRPr="00710CED">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1E" w14:textId="77777777" w:rsidR="000876E3" w:rsidRPr="00710CED" w:rsidRDefault="000876E3" w:rsidP="001F179A">
            <w:pPr>
              <w:pStyle w:val="StyleArial8ptAfter0ptLinespacingsingle"/>
            </w:pPr>
            <w:r w:rsidRPr="00710CED">
              <w:t>xs:Boolean</w:t>
            </w:r>
          </w:p>
          <w:p w14:paraId="16B3441F" w14:textId="77777777" w:rsidR="000876E3" w:rsidRPr="00710CED" w:rsidRDefault="000876E3" w:rsidP="00B911FE">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420" w14:textId="77777777" w:rsidR="000876E3" w:rsidRPr="00710CED" w:rsidRDefault="000876E3" w:rsidP="001F179A">
            <w:pPr>
              <w:pStyle w:val="StyleArial8ptAfter0ptLinespacingsingle"/>
            </w:pPr>
            <w:r w:rsidRPr="00710CED">
              <w:t>&lt;Rates&gt;</w:t>
            </w:r>
          </w:p>
          <w:p w14:paraId="16B34421" w14:textId="77777777" w:rsidR="000876E3" w:rsidRPr="00710CED" w:rsidRDefault="000876E3" w:rsidP="00B911FE">
            <w:pPr>
              <w:spacing w:after="0" w:line="240" w:lineRule="auto"/>
              <w:rPr>
                <w:rFonts w:ascii="Arial" w:hAnsi="Arial" w:cs="Arial"/>
                <w:sz w:val="16"/>
                <w:szCs w:val="16"/>
              </w:rPr>
            </w:pPr>
            <w:r w:rsidRPr="00710CED">
              <w:rPr>
                <w:rFonts w:ascii="Arial" w:hAnsi="Arial" w:cs="Arial"/>
                <w:sz w:val="16"/>
                <w:szCs w:val="16"/>
              </w:rPr>
              <w:t xml:space="preserve">&lt;Rate EffectiveDate="2009-11-26" </w:t>
            </w:r>
            <w:r w:rsidRPr="00710CED">
              <w:rPr>
                <w:rFonts w:ascii="Arial" w:hAnsi="Arial" w:cs="Arial"/>
                <w:b/>
                <w:sz w:val="16"/>
                <w:szCs w:val="16"/>
              </w:rPr>
              <w:t>GuaranteedInd="true"</w:t>
            </w:r>
            <w:r w:rsidRPr="00710CED">
              <w:rPr>
                <w:rFonts w:ascii="Arial" w:hAnsi="Arial" w:cs="Arial"/>
                <w:sz w:val="16"/>
                <w:szCs w:val="16"/>
              </w:rPr>
              <w:t xml:space="preserve"> RateTimeUnit="Day"&gt;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422"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423" w14:textId="77777777" w:rsidR="000876E3" w:rsidRPr="00710CED" w:rsidRDefault="000876E3" w:rsidP="001F179A">
            <w:pPr>
              <w:pStyle w:val="StyleArial8ptAfter0ptLinespacingsingle"/>
            </w:pPr>
            <w:r>
              <w:t>true</w:t>
            </w:r>
            <w:r w:rsidRPr="00710CED">
              <w:t xml:space="preserve"> = guaranteed rate</w:t>
            </w:r>
          </w:p>
          <w:p w14:paraId="16B34424" w14:textId="77777777" w:rsidR="000876E3" w:rsidRPr="00710CED" w:rsidRDefault="000876E3" w:rsidP="001F179A">
            <w:pPr>
              <w:pStyle w:val="StyleArial8ptAfter0ptLinespacingsingle"/>
            </w:pPr>
            <w:r>
              <w:t>false</w:t>
            </w:r>
            <w:r w:rsidRPr="00710CED">
              <w:t xml:space="preserve"> = rate quote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25" w14:textId="77777777" w:rsidR="000876E3" w:rsidRPr="00710CED" w:rsidRDefault="000876E3" w:rsidP="00D8050D">
            <w:pPr>
              <w:pStyle w:val="StyleArial8ptAfter0ptLinespacingsingle"/>
            </w:pPr>
            <w:r w:rsidRPr="00710CED">
              <w:t>Rate Type Indicator</w:t>
            </w:r>
          </w:p>
        </w:tc>
      </w:tr>
      <w:tr w:rsidR="000876E3" w:rsidRPr="00F860DF" w14:paraId="16B3443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427" w14:textId="77777777" w:rsidR="000876E3" w:rsidRPr="00710CED"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428" w14:textId="77777777" w:rsidR="000876E3" w:rsidRPr="00537256" w:rsidRDefault="000876E3" w:rsidP="001F179A">
            <w:pPr>
              <w:pStyle w:val="StyleArial8ptAfter0ptLinespacingsingle"/>
            </w:pPr>
            <w:r w:rsidRPr="00537256">
              <w:t>@RateTimeUnit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29" w14:textId="77777777" w:rsidR="000876E3" w:rsidRPr="00710CED" w:rsidRDefault="000876E3" w:rsidP="001F179A">
            <w:pPr>
              <w:pStyle w:val="StyleArial8ptAfter0ptLinespacingsingle"/>
            </w:pPr>
            <w:r w:rsidRPr="00710CED">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2A" w14:textId="77777777" w:rsidR="000876E3" w:rsidRPr="00710CED" w:rsidRDefault="000876E3" w:rsidP="001F179A">
            <w:pPr>
              <w:pStyle w:val="StyleArial8ptAfter0ptLinespacingsingle"/>
            </w:pPr>
            <w:r w:rsidRPr="00710CED">
              <w:t>TimeUnitType</w:t>
            </w:r>
          </w:p>
          <w:p w14:paraId="16B3442B" w14:textId="77777777" w:rsidR="000876E3" w:rsidRPr="00710CED" w:rsidRDefault="000876E3" w:rsidP="00B911FE">
            <w:pPr>
              <w:autoSpaceDE w:val="0"/>
              <w:autoSpaceDN w:val="0"/>
              <w:adjustRightInd w:val="0"/>
              <w:spacing w:before="60" w:after="60"/>
              <w:rPr>
                <w:rFonts w:ascii="Arial" w:hAnsi="Arial" w:cs="Arial"/>
                <w:sz w:val="16"/>
                <w:szCs w:val="16"/>
              </w:rPr>
            </w:pPr>
            <w:r w:rsidRPr="00710CED">
              <w:rPr>
                <w:rFonts w:ascii="Arial" w:hAnsi="Arial" w:cs="Arial"/>
                <w:i/>
                <w:iCs/>
                <w:sz w:val="16"/>
                <w:szCs w:val="16"/>
              </w:rPr>
              <w:t>Example:</w:t>
            </w:r>
          </w:p>
          <w:p w14:paraId="16B3442C" w14:textId="77777777" w:rsidR="000876E3" w:rsidRPr="00710CED" w:rsidRDefault="000876E3" w:rsidP="001F179A">
            <w:pPr>
              <w:pStyle w:val="StyleArial8ptAfter0ptLinespacingsingle"/>
            </w:pPr>
            <w:r w:rsidRPr="00710CED">
              <w:t>&lt;Rates&gt;</w:t>
            </w:r>
          </w:p>
          <w:p w14:paraId="16B3442D" w14:textId="77777777" w:rsidR="000876E3" w:rsidRPr="00710CED" w:rsidRDefault="000876E3" w:rsidP="00B911FE">
            <w:pPr>
              <w:spacing w:after="0" w:line="240" w:lineRule="auto"/>
              <w:rPr>
                <w:rFonts w:ascii="Arial" w:hAnsi="Arial" w:cs="Arial"/>
                <w:sz w:val="16"/>
                <w:szCs w:val="16"/>
              </w:rPr>
            </w:pPr>
            <w:r w:rsidRPr="00710CED">
              <w:rPr>
                <w:rFonts w:ascii="Arial" w:hAnsi="Arial" w:cs="Arial"/>
                <w:sz w:val="16"/>
                <w:szCs w:val="16"/>
              </w:rPr>
              <w:t xml:space="preserve">&lt;Rate EffectiveDate="2009-11-26" GuaranteedInd="true" </w:t>
            </w:r>
            <w:r w:rsidRPr="00710CED">
              <w:rPr>
                <w:rFonts w:ascii="Arial" w:hAnsi="Arial" w:cs="Arial"/>
                <w:b/>
                <w:sz w:val="16"/>
                <w:szCs w:val="16"/>
              </w:rPr>
              <w:t>RateTimeUnit="Day"&gt;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42E" w14:textId="77777777" w:rsidR="000876E3" w:rsidRPr="00710CED" w:rsidRDefault="000876E3" w:rsidP="001F179A">
            <w:pPr>
              <w:pStyle w:val="StyleArial8ptCenteredAfter0ptLinespacingsingle"/>
            </w:pPr>
            <w:r w:rsidRPr="00710CED">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42F" w14:textId="77777777" w:rsidR="000876E3" w:rsidRPr="00710CED" w:rsidRDefault="000876E3" w:rsidP="00AB5AA7">
            <w:pPr>
              <w:pStyle w:val="TableText"/>
              <w:rPr>
                <w:i/>
                <w:sz w:val="16"/>
                <w:szCs w:val="16"/>
              </w:rPr>
            </w:pPr>
            <w:r w:rsidRPr="00710CED">
              <w:rPr>
                <w:i/>
                <w:sz w:val="16"/>
                <w:szCs w:val="16"/>
              </w:rPr>
              <w:t>Valid enumeration values:</w:t>
            </w:r>
          </w:p>
          <w:p w14:paraId="16B34430" w14:textId="77777777" w:rsidR="000876E3" w:rsidRPr="002877C0" w:rsidRDefault="000876E3" w:rsidP="00B11BD4">
            <w:pPr>
              <w:pStyle w:val="StyleTableText6ptAfterbefore"/>
              <w:numPr>
                <w:ilvl w:val="0"/>
                <w:numId w:val="15"/>
              </w:numPr>
              <w:ind w:left="252" w:hanging="252"/>
              <w:rPr>
                <w:strike/>
              </w:rPr>
            </w:pPr>
            <w:r w:rsidRPr="00710CED">
              <w:t>Day</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31" w14:textId="77777777" w:rsidR="000876E3" w:rsidRPr="00FC2334" w:rsidRDefault="000876E3" w:rsidP="001F179A">
            <w:pPr>
              <w:pStyle w:val="StyleArial8ptAfter0ptLinespacingsingle"/>
            </w:pPr>
            <w:r w:rsidRPr="00FC2334">
              <w:t>Pricing Type Indicator</w:t>
            </w:r>
          </w:p>
          <w:p w14:paraId="16B34432" w14:textId="77777777" w:rsidR="000876E3" w:rsidRPr="00FC2334" w:rsidRDefault="000876E3" w:rsidP="00D8050D">
            <w:pPr>
              <w:spacing w:after="0"/>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  </w:t>
            </w:r>
            <w:r w:rsidRPr="00FC2334">
              <w:rPr>
                <w:rFonts w:ascii="Arial" w:hAnsi="Arial" w:cs="Arial"/>
                <w:i/>
                <w:sz w:val="16"/>
                <w:szCs w:val="16"/>
              </w:rPr>
              <w:t>Applicable to Galileo/Apollo.</w:t>
            </w:r>
          </w:p>
        </w:tc>
      </w:tr>
      <w:tr w:rsidR="000876E3" w:rsidRPr="003240E3" w14:paraId="16B3443A"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434" w14:textId="77777777" w:rsidR="000876E3" w:rsidRPr="003240E3"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35" w14:textId="77777777" w:rsidR="000876E3" w:rsidRPr="003240E3" w:rsidRDefault="000876E3" w:rsidP="003240E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436" w14:textId="77777777" w:rsidR="000876E3" w:rsidRPr="003240E3" w:rsidRDefault="000876E3" w:rsidP="003240E3">
            <w:pPr>
              <w:spacing w:after="0"/>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437" w14:textId="77777777" w:rsidR="000876E3" w:rsidRPr="003240E3" w:rsidRDefault="000876E3" w:rsidP="003240E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438" w14:textId="77777777" w:rsidR="000876E3" w:rsidRPr="003240E3" w:rsidRDefault="000876E3" w:rsidP="003240E3">
            <w:pPr>
              <w:spacing w:after="0"/>
              <w:rPr>
                <w:rFonts w:ascii="Arial" w:hAnsi="Arial" w:cs="Arial"/>
                <w:b/>
                <w:sz w:val="16"/>
                <w:szCs w:val="16"/>
                <w:highlight w:val="yellow"/>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39" w14:textId="77777777" w:rsidR="000876E3" w:rsidRPr="003240E3" w:rsidRDefault="000876E3" w:rsidP="003240E3">
            <w:pPr>
              <w:spacing w:after="0" w:line="360" w:lineRule="auto"/>
              <w:rPr>
                <w:rFonts w:ascii="Arial" w:hAnsi="Arial" w:cs="Arial"/>
                <w:b/>
                <w:sz w:val="16"/>
                <w:szCs w:val="16"/>
              </w:rPr>
            </w:pPr>
          </w:p>
        </w:tc>
      </w:tr>
      <w:tr w:rsidR="000876E3" w:rsidRPr="000D1D6F" w14:paraId="16B3445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3B" w14:textId="77777777" w:rsidR="000876E3" w:rsidRPr="00B11BD4" w:rsidRDefault="000876E3" w:rsidP="001F179A">
            <w:pPr>
              <w:pStyle w:val="StyleArial8ptBoldAfter0ptLinespacing15lines"/>
            </w:pPr>
            <w:r w:rsidRPr="00B11BD4">
              <w:t>1</w:t>
            </w:r>
          </w:p>
          <w:p w14:paraId="16B3443C" w14:textId="77777777" w:rsidR="000876E3" w:rsidRPr="00B11BD4" w:rsidRDefault="000876E3" w:rsidP="001F179A">
            <w:pPr>
              <w:pStyle w:val="StyleArial8ptBoldAfter0ptLinespacing15lines"/>
            </w:pPr>
            <w:r w:rsidRPr="00B11BD4">
              <w:t>2</w:t>
            </w:r>
          </w:p>
          <w:p w14:paraId="16B3443D" w14:textId="77777777" w:rsidR="000876E3" w:rsidRPr="00B11BD4" w:rsidRDefault="000876E3" w:rsidP="001F179A">
            <w:pPr>
              <w:pStyle w:val="StyleArial8ptBoldAfter0ptLinespacing15lines"/>
            </w:pPr>
            <w:r w:rsidRPr="00B11BD4">
              <w:t>3</w:t>
            </w:r>
          </w:p>
          <w:p w14:paraId="16B3443E" w14:textId="77777777" w:rsidR="000876E3" w:rsidRPr="00B11BD4" w:rsidRDefault="000876E3" w:rsidP="001F179A">
            <w:pPr>
              <w:pStyle w:val="StyleArial8ptBoldAfter0ptLinespacing15lines"/>
            </w:pPr>
            <w:r w:rsidRPr="00B11BD4">
              <w:t>4</w:t>
            </w:r>
          </w:p>
          <w:p w14:paraId="16B3443F" w14:textId="77777777" w:rsidR="000876E3" w:rsidRPr="00B11BD4" w:rsidRDefault="000876E3" w:rsidP="001F179A">
            <w:pPr>
              <w:pStyle w:val="StyleArial8ptBoldAfter0ptLinespacing15lines"/>
            </w:pPr>
            <w:r w:rsidRPr="00B11BD4">
              <w:t>5</w:t>
            </w:r>
          </w:p>
          <w:p w14:paraId="16B34440" w14:textId="77777777" w:rsidR="000876E3" w:rsidRPr="00B11BD4" w:rsidRDefault="000876E3" w:rsidP="001F179A">
            <w:pPr>
              <w:pStyle w:val="StyleArial8ptBoldAfter0ptLinespacing15lines"/>
            </w:pPr>
            <w:r w:rsidRPr="00B11BD4">
              <w:t>6</w:t>
            </w:r>
          </w:p>
          <w:p w14:paraId="16B34441" w14:textId="77777777" w:rsidR="000876E3" w:rsidRPr="00B11BD4" w:rsidRDefault="000876E3" w:rsidP="001F179A">
            <w:pPr>
              <w:pStyle w:val="StyleArial8ptBoldAfter0ptLinespacing15lines"/>
            </w:pPr>
            <w:r w:rsidRPr="00B11BD4">
              <w:t>7</w:t>
            </w:r>
          </w:p>
          <w:p w14:paraId="16B34442" w14:textId="77777777" w:rsidR="000876E3" w:rsidRPr="00B11BD4" w:rsidRDefault="000876E3" w:rsidP="001F179A">
            <w:pPr>
              <w:pStyle w:val="StyleArial8ptBoldAfter0ptLinespacing15lines"/>
            </w:pPr>
            <w:r w:rsidRPr="00B11BD4">
              <w:t>8</w:t>
            </w:r>
          </w:p>
          <w:p w14:paraId="16B34443" w14:textId="77777777" w:rsidR="000876E3" w:rsidRPr="00B11BD4" w:rsidRDefault="000876E3" w:rsidP="001F179A">
            <w:pPr>
              <w:pStyle w:val="StyleArial8ptBoldAfter0ptLinespacing15lines"/>
            </w:pPr>
            <w:r w:rsidRPr="00B11BD4">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44" w14:textId="77777777" w:rsidR="000876E3" w:rsidRPr="00B11BD4" w:rsidRDefault="000876E3" w:rsidP="001F179A">
            <w:pPr>
              <w:pStyle w:val="StyleArial8ptBoldAfter0ptLinespacing15lines"/>
            </w:pPr>
            <w:r w:rsidRPr="00B11BD4">
              <w:t>HotelResModifies</w:t>
            </w:r>
          </w:p>
          <w:p w14:paraId="16B34445" w14:textId="77777777" w:rsidR="000876E3" w:rsidRPr="00B11BD4" w:rsidRDefault="000876E3" w:rsidP="001F179A">
            <w:pPr>
              <w:pStyle w:val="StyleArial8ptBoldAfter0ptLinespacing15lines"/>
            </w:pPr>
            <w:r w:rsidRPr="00B11BD4">
              <w:t>HotelResModify</w:t>
            </w:r>
          </w:p>
          <w:p w14:paraId="16B34446" w14:textId="77777777" w:rsidR="000876E3" w:rsidRPr="00B11BD4" w:rsidRDefault="000876E3" w:rsidP="001F179A">
            <w:pPr>
              <w:pStyle w:val="StyleArial8ptBoldAfter0ptLinespacing15lines"/>
            </w:pPr>
            <w:r w:rsidRPr="00B11BD4">
              <w:t>RoomStays</w:t>
            </w:r>
          </w:p>
          <w:p w14:paraId="16B34447" w14:textId="77777777" w:rsidR="000876E3" w:rsidRPr="00B11BD4" w:rsidRDefault="000876E3" w:rsidP="001F179A">
            <w:pPr>
              <w:pStyle w:val="StyleArial8ptBoldAfter0ptLinespacing15lines"/>
            </w:pPr>
            <w:r w:rsidRPr="00B11BD4">
              <w:t>RoomStay</w:t>
            </w:r>
          </w:p>
          <w:p w14:paraId="16B34448" w14:textId="77777777" w:rsidR="000876E3" w:rsidRPr="00B11BD4" w:rsidRDefault="000876E3" w:rsidP="001F179A">
            <w:pPr>
              <w:pStyle w:val="StyleArial8ptBoldAfter0ptLinespacing15lines"/>
            </w:pPr>
            <w:r w:rsidRPr="00B11BD4">
              <w:t>RoomRates</w:t>
            </w:r>
          </w:p>
          <w:p w14:paraId="16B34449" w14:textId="77777777" w:rsidR="000876E3" w:rsidRPr="00B11BD4" w:rsidRDefault="000876E3" w:rsidP="001F179A">
            <w:pPr>
              <w:pStyle w:val="StyleArial8ptBoldAfter0ptLinespacing15lines"/>
            </w:pPr>
            <w:r w:rsidRPr="00B11BD4">
              <w:t>RoomRate</w:t>
            </w:r>
          </w:p>
          <w:p w14:paraId="16B3444A" w14:textId="77777777" w:rsidR="000876E3" w:rsidRPr="00B11BD4" w:rsidRDefault="000876E3" w:rsidP="001F179A">
            <w:pPr>
              <w:pStyle w:val="StyleArial8ptBoldAfter0ptLinespacing15lines"/>
            </w:pPr>
            <w:r w:rsidRPr="00B11BD4">
              <w:t>Rates</w:t>
            </w:r>
          </w:p>
          <w:p w14:paraId="16B3444B" w14:textId="77777777" w:rsidR="000876E3" w:rsidRPr="00B11BD4" w:rsidRDefault="000876E3" w:rsidP="001F179A">
            <w:pPr>
              <w:pStyle w:val="StyleArial8ptBoldAfter0ptLinespacing15lines"/>
            </w:pPr>
            <w:r w:rsidRPr="00B11BD4">
              <w:t>Rate</w:t>
            </w:r>
          </w:p>
          <w:p w14:paraId="16B3444C" w14:textId="77777777" w:rsidR="000876E3" w:rsidRPr="00B11BD4" w:rsidRDefault="000876E3" w:rsidP="001F179A">
            <w:pPr>
              <w:pStyle w:val="StyleArial8ptBoldAfter0ptLinespacing15lines"/>
            </w:pPr>
            <w:r w:rsidRPr="00B11BD4">
              <w:t>Base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4D" w14:textId="77777777" w:rsidR="000876E3" w:rsidRPr="00B11BD4" w:rsidRDefault="000876E3" w:rsidP="001F179A">
            <w:pPr>
              <w:pStyle w:val="StyleArial8ptBoldAfter0ptLinespacing15lines"/>
            </w:pPr>
            <w:r w:rsidRPr="00B11BD4">
              <w:t>M</w:t>
            </w:r>
          </w:p>
          <w:p w14:paraId="16B3444E" w14:textId="77777777" w:rsidR="000876E3" w:rsidRPr="00B11BD4" w:rsidRDefault="000876E3" w:rsidP="001F179A">
            <w:pPr>
              <w:pStyle w:val="StyleArial8ptBoldAfter0ptLinespacing15lines"/>
            </w:pPr>
            <w:r w:rsidRPr="00B11BD4">
              <w:t>M</w:t>
            </w:r>
          </w:p>
          <w:p w14:paraId="16B3444F" w14:textId="77777777" w:rsidR="000876E3" w:rsidRPr="00B11BD4" w:rsidRDefault="000876E3" w:rsidP="001F179A">
            <w:pPr>
              <w:pStyle w:val="StyleArial8ptBoldAfter0ptLinespacing15lines"/>
            </w:pPr>
            <w:r w:rsidRPr="00B11BD4">
              <w:t>M</w:t>
            </w:r>
          </w:p>
          <w:p w14:paraId="16B34450" w14:textId="77777777" w:rsidR="000876E3" w:rsidRPr="00B11BD4" w:rsidRDefault="000876E3" w:rsidP="001F179A">
            <w:pPr>
              <w:pStyle w:val="StyleArial8ptBoldAfter0ptLinespacing15lines"/>
            </w:pPr>
            <w:r w:rsidRPr="00B11BD4">
              <w:t>M</w:t>
            </w:r>
          </w:p>
          <w:p w14:paraId="16B34451" w14:textId="77777777" w:rsidR="000876E3" w:rsidRPr="00B11BD4" w:rsidRDefault="000876E3" w:rsidP="001F179A">
            <w:pPr>
              <w:pStyle w:val="StyleArial8ptBoldAfter0ptLinespacing15lines"/>
            </w:pPr>
            <w:r w:rsidRPr="00B11BD4">
              <w:t>A</w:t>
            </w:r>
          </w:p>
          <w:p w14:paraId="16B34452" w14:textId="77777777" w:rsidR="000876E3" w:rsidRPr="00B11BD4" w:rsidRDefault="000876E3" w:rsidP="001F179A">
            <w:pPr>
              <w:pStyle w:val="StyleArial8ptBoldAfter0ptLinespacing15lines"/>
            </w:pPr>
            <w:r w:rsidRPr="00B11BD4">
              <w:t>M</w:t>
            </w:r>
          </w:p>
          <w:p w14:paraId="16B34453" w14:textId="77777777" w:rsidR="000876E3" w:rsidRPr="00B11BD4" w:rsidRDefault="000876E3" w:rsidP="001F179A">
            <w:pPr>
              <w:pStyle w:val="StyleArial8ptBoldAfter0ptLinespacing15lines"/>
            </w:pPr>
            <w:r w:rsidRPr="00B11BD4">
              <w:t>M</w:t>
            </w:r>
          </w:p>
          <w:p w14:paraId="16B34454" w14:textId="77777777" w:rsidR="000876E3" w:rsidRPr="00B11BD4" w:rsidRDefault="000876E3" w:rsidP="001F179A">
            <w:pPr>
              <w:pStyle w:val="StyleArial8ptBoldAfter0ptLinespacing15lines"/>
            </w:pPr>
            <w:r w:rsidRPr="00B11BD4">
              <w:t>M</w:t>
            </w:r>
          </w:p>
          <w:p w14:paraId="16B34455" w14:textId="77777777" w:rsidR="000876E3" w:rsidRPr="00B11BD4" w:rsidRDefault="000876E3" w:rsidP="001F179A">
            <w:pPr>
              <w:pStyle w:val="StyleArial8ptBoldAfter0ptLinespacing15lines"/>
            </w:pPr>
            <w:r w:rsidRPr="00B11BD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56" w14:textId="77777777" w:rsidR="000876E3" w:rsidRPr="00B11BD4" w:rsidRDefault="000876E3" w:rsidP="00B226BD">
            <w:pPr>
              <w:pStyle w:val="StyleArial8ptAfter0ptLinespacingsingle"/>
              <w:spacing w:line="276" w:lineRule="auto"/>
            </w:pPr>
            <w:r w:rsidRPr="00B11BD4">
              <w:rPr>
                <w:b/>
              </w:rPr>
              <w:t>GDS Note1:</w:t>
            </w:r>
            <w:r w:rsidRPr="00B11BD4">
              <w:t xml:space="preserve">  Mandatory for @ResStatus=”Pending” or  Modified</w:t>
            </w:r>
          </w:p>
          <w:p w14:paraId="16B34457" w14:textId="77777777" w:rsidR="000876E3" w:rsidRPr="00B11BD4" w:rsidRDefault="000876E3" w:rsidP="00B226BD">
            <w:pPr>
              <w:pStyle w:val="StyleArial8ptAfter0ptLinespacingsingle"/>
              <w:spacing w:line="276" w:lineRule="auto"/>
            </w:pPr>
            <w:r w:rsidRPr="00B11BD4">
              <w:rPr>
                <w:b/>
              </w:rPr>
              <w:t xml:space="preserve">GDS Note2:  </w:t>
            </w:r>
            <w:r w:rsidRPr="00B11BD4">
              <w:t>If @AmountAfterTax is passed, it will be ignored by Travelport processing.</w:t>
            </w:r>
          </w:p>
          <w:p w14:paraId="16B34458" w14:textId="77777777" w:rsidR="000876E3" w:rsidRPr="00B11BD4" w:rsidRDefault="000876E3" w:rsidP="00B226BD">
            <w:pPr>
              <w:pStyle w:val="StyleArial8ptAfter0ptLinespacingsingle"/>
              <w:spacing w:line="276" w:lineRule="auto"/>
            </w:pPr>
            <w:r w:rsidRPr="00B11BD4">
              <w:rPr>
                <w:b/>
              </w:rPr>
              <w:t xml:space="preserve">GDS Note3: </w:t>
            </w:r>
            <w:r w:rsidRPr="00B11BD4">
              <w:t xml:space="preserve"> This is the nightly rate</w:t>
            </w:r>
          </w:p>
          <w:p w14:paraId="16B34459" w14:textId="77777777" w:rsidR="000876E3" w:rsidRPr="00B11BD4" w:rsidRDefault="000876E3" w:rsidP="00B226BD">
            <w:pPr>
              <w:pStyle w:val="StyleArial8ptAfter0ptLinespacingsingle"/>
              <w:spacing w:line="276" w:lineRule="auto"/>
              <w:rPr>
                <w:rFonts w:cs="Arial"/>
                <w:b/>
                <w:strike/>
                <w:szCs w:val="16"/>
              </w:rPr>
            </w:pPr>
            <w:r w:rsidRPr="00B11BD4">
              <w:rPr>
                <w:b/>
              </w:rPr>
              <w:t>GDS Note4:</w:t>
            </w:r>
            <w:r w:rsidRPr="00B11BD4">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5A" w14:textId="77777777" w:rsidR="000876E3" w:rsidRPr="00B11BD4" w:rsidRDefault="000876E3" w:rsidP="00D64407">
            <w:pPr>
              <w:spacing w:after="0" w:line="360" w:lineRule="auto"/>
              <w:jc w:val="center"/>
              <w:rPr>
                <w:rFonts w:ascii="Arial" w:hAnsi="Arial" w:cs="Arial"/>
                <w:b/>
                <w:sz w:val="16"/>
                <w:szCs w:val="16"/>
              </w:rPr>
            </w:pPr>
            <w:r w:rsidRPr="00B11BD4">
              <w:rPr>
                <w:rFonts w:ascii="Arial" w:hAnsi="Arial" w:cs="Arial"/>
                <w:b/>
                <w:sz w:val="16"/>
                <w:szCs w:val="16"/>
              </w:rPr>
              <w:t>GDS</w:t>
            </w:r>
          </w:p>
          <w:p w14:paraId="16B3445B" w14:textId="77777777" w:rsidR="000876E3" w:rsidRPr="00E51EF8" w:rsidRDefault="000876E3" w:rsidP="00C76C2D">
            <w:pPr>
              <w:spacing w:after="0" w:line="360" w:lineRule="auto"/>
              <w:jc w:val="center"/>
              <w:rPr>
                <w:rFonts w:ascii="Arial" w:hAnsi="Arial" w:cs="Arial"/>
                <w:b/>
                <w:strike/>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5C" w14:textId="77777777" w:rsidR="000876E3" w:rsidRPr="008A03DB" w:rsidRDefault="000876E3" w:rsidP="00700FA9">
            <w:pPr>
              <w:pStyle w:val="StyleArial8ptAfter0ptLinespacingsingle"/>
              <w:rPr>
                <w:rFonts w:cs="Arial"/>
                <w:b/>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45D" w14:textId="77777777" w:rsidR="000876E3" w:rsidRPr="000D1D6F" w:rsidRDefault="000876E3" w:rsidP="003240E3">
            <w:pPr>
              <w:spacing w:after="0" w:line="360" w:lineRule="auto"/>
              <w:rPr>
                <w:rFonts w:ascii="Arial" w:hAnsi="Arial" w:cs="Arial"/>
                <w:b/>
                <w:sz w:val="16"/>
                <w:szCs w:val="16"/>
              </w:rPr>
            </w:pPr>
          </w:p>
        </w:tc>
      </w:tr>
      <w:tr w:rsidR="000876E3" w:rsidRPr="00F860DF" w14:paraId="16B34468" w14:textId="77777777" w:rsidTr="000876E3">
        <w:trPr>
          <w:cantSplit/>
          <w:trHeight w:val="720"/>
        </w:trPr>
        <w:tc>
          <w:tcPr>
            <w:tcW w:w="450" w:type="dxa"/>
            <w:vMerge w:val="restart"/>
            <w:tcBorders>
              <w:top w:val="single" w:sz="4" w:space="0" w:color="C0C0C0"/>
              <w:left w:val="single" w:sz="4" w:space="0" w:color="C0C0C0"/>
              <w:right w:val="single" w:sz="4" w:space="0" w:color="C0C0C0"/>
            </w:tcBorders>
            <w:shd w:val="clear" w:color="auto" w:fill="auto"/>
          </w:tcPr>
          <w:p w14:paraId="16B3445F" w14:textId="77777777" w:rsidR="000876E3" w:rsidRPr="000D1D6F" w:rsidRDefault="000876E3" w:rsidP="003240E3">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460" w14:textId="77777777" w:rsidR="000876E3" w:rsidRPr="00537256" w:rsidRDefault="000876E3" w:rsidP="001F179A">
            <w:pPr>
              <w:pStyle w:val="StyleArial8ptAfter0ptLinespacingsingle"/>
            </w:pPr>
            <w:r w:rsidRPr="00537256">
              <w:t>@AmountBeforeTax</w:t>
            </w:r>
          </w:p>
        </w:tc>
        <w:tc>
          <w:tcPr>
            <w:tcW w:w="620" w:type="dxa"/>
            <w:vMerge w:val="restart"/>
            <w:tcBorders>
              <w:top w:val="single" w:sz="4" w:space="0" w:color="C0C0C0"/>
              <w:left w:val="single" w:sz="4" w:space="0" w:color="C0C0C0"/>
              <w:right w:val="single" w:sz="4" w:space="0" w:color="C0C0C0"/>
            </w:tcBorders>
            <w:shd w:val="clear" w:color="auto" w:fill="auto"/>
          </w:tcPr>
          <w:p w14:paraId="16B34461" w14:textId="77777777" w:rsidR="000876E3" w:rsidRPr="009F68C1" w:rsidRDefault="000876E3" w:rsidP="009F68C1">
            <w:pPr>
              <w:pStyle w:val="StyleArial8ptAfter0ptLinespacingsingle"/>
              <w:rPr>
                <w:strike/>
              </w:rPr>
            </w:pPr>
            <w:r w:rsidRPr="009F68C1">
              <w:t>M</w:t>
            </w:r>
          </w:p>
        </w:tc>
        <w:tc>
          <w:tcPr>
            <w:tcW w:w="2610" w:type="dxa"/>
            <w:vMerge w:val="restart"/>
            <w:tcBorders>
              <w:top w:val="single" w:sz="4" w:space="0" w:color="C0C0C0"/>
              <w:left w:val="single" w:sz="4" w:space="0" w:color="C0C0C0"/>
              <w:right w:val="single" w:sz="4" w:space="0" w:color="C0C0C0"/>
            </w:tcBorders>
            <w:shd w:val="clear" w:color="auto" w:fill="auto"/>
          </w:tcPr>
          <w:p w14:paraId="16B34462" w14:textId="77777777" w:rsidR="000876E3" w:rsidRPr="0037626C" w:rsidRDefault="000876E3" w:rsidP="001F179A">
            <w:pPr>
              <w:pStyle w:val="StyleArial8ptAfter0ptLinespacingsingle"/>
            </w:pPr>
            <w:r w:rsidRPr="0037626C">
              <w:t>Money</w:t>
            </w:r>
          </w:p>
          <w:p w14:paraId="16B34463" w14:textId="77777777" w:rsidR="000876E3" w:rsidRPr="0037626C" w:rsidRDefault="000876E3" w:rsidP="00287EB0">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464" w14:textId="77777777" w:rsidR="000876E3" w:rsidRPr="0037626C" w:rsidRDefault="000876E3" w:rsidP="00287EB0">
            <w:pPr>
              <w:spacing w:after="0" w:line="240" w:lineRule="auto"/>
              <w:rPr>
                <w:rFonts w:ascii="Arial" w:hAnsi="Arial" w:cs="Arial"/>
                <w:sz w:val="16"/>
                <w:szCs w:val="16"/>
              </w:rPr>
            </w:pPr>
            <w:r w:rsidRPr="0037626C">
              <w:rPr>
                <w:rFonts w:ascii="Arial" w:hAnsi="Arial" w:cs="Arial"/>
                <w:sz w:val="16"/>
                <w:szCs w:val="16"/>
              </w:rPr>
              <w:t xml:space="preserve">&lt;Base </w:t>
            </w:r>
            <w:r w:rsidRPr="0037626C">
              <w:rPr>
                <w:rFonts w:ascii="Arial" w:hAnsi="Arial" w:cs="Arial"/>
                <w:b/>
                <w:sz w:val="16"/>
                <w:szCs w:val="16"/>
              </w:rPr>
              <w:t>AmountBeforeTax="8000"</w:t>
            </w:r>
            <w:r w:rsidRPr="0037626C">
              <w:rPr>
                <w:rFonts w:ascii="Arial" w:hAnsi="Arial" w:cs="Arial"/>
                <w:sz w:val="16"/>
                <w:szCs w:val="16"/>
              </w:rPr>
              <w:t xml:space="preserve"> CurrencyCode="EUR" DecimalPlaces="2" /&gt;</w:t>
            </w:r>
          </w:p>
        </w:tc>
        <w:tc>
          <w:tcPr>
            <w:tcW w:w="810" w:type="dxa"/>
            <w:vMerge w:val="restart"/>
            <w:tcBorders>
              <w:top w:val="single" w:sz="4" w:space="0" w:color="C0C0C0"/>
              <w:left w:val="single" w:sz="4" w:space="0" w:color="C0C0C0"/>
              <w:right w:val="single" w:sz="4" w:space="0" w:color="C0C0C0"/>
            </w:tcBorders>
            <w:shd w:val="clear" w:color="auto" w:fill="auto"/>
          </w:tcPr>
          <w:p w14:paraId="16B34465" w14:textId="77777777" w:rsidR="000876E3" w:rsidRPr="0037626C" w:rsidRDefault="000876E3" w:rsidP="001F179A">
            <w:pPr>
              <w:pStyle w:val="StyleArial8ptCenteredAfter0ptLinespacingsingle"/>
            </w:pPr>
            <w:r w:rsidRPr="0037626C">
              <w:t>1</w:t>
            </w:r>
          </w:p>
        </w:tc>
        <w:tc>
          <w:tcPr>
            <w:tcW w:w="2250" w:type="dxa"/>
            <w:vMerge w:val="restart"/>
            <w:tcBorders>
              <w:top w:val="single" w:sz="4" w:space="0" w:color="C0C0C0"/>
              <w:left w:val="single" w:sz="4" w:space="0" w:color="C0C0C0"/>
              <w:right w:val="single" w:sz="4" w:space="0" w:color="C0C0C0"/>
            </w:tcBorders>
            <w:shd w:val="clear" w:color="auto" w:fill="auto"/>
          </w:tcPr>
          <w:p w14:paraId="16B34466" w14:textId="77777777" w:rsidR="000876E3" w:rsidRPr="003D76C6" w:rsidRDefault="000876E3" w:rsidP="00326523">
            <w:pPr>
              <w:pStyle w:val="StyleTableText6ptAfterbefore"/>
              <w:rPr>
                <w:strike/>
                <w:highlight w:val="yellow"/>
              </w:rPr>
            </w:pPr>
          </w:p>
        </w:tc>
        <w:tc>
          <w:tcPr>
            <w:tcW w:w="3420" w:type="dxa"/>
            <w:vMerge w:val="restart"/>
            <w:tcBorders>
              <w:top w:val="single" w:sz="4" w:space="0" w:color="C0C0C0"/>
              <w:left w:val="single" w:sz="4" w:space="0" w:color="C0C0C0"/>
              <w:right w:val="single" w:sz="4" w:space="0" w:color="C0C0C0"/>
            </w:tcBorders>
            <w:shd w:val="clear" w:color="auto" w:fill="auto"/>
          </w:tcPr>
          <w:p w14:paraId="16B34467" w14:textId="77777777" w:rsidR="000876E3" w:rsidRPr="0037626C" w:rsidRDefault="000876E3" w:rsidP="00D8050D">
            <w:pPr>
              <w:pStyle w:val="StyleArial8ptAfter0ptLinespacingsingle"/>
            </w:pPr>
            <w:r w:rsidRPr="0037626C">
              <w:t>Base Rate</w:t>
            </w:r>
          </w:p>
        </w:tc>
      </w:tr>
      <w:tr w:rsidR="000876E3" w:rsidRPr="00F860DF" w14:paraId="16B34470" w14:textId="77777777" w:rsidTr="000876E3">
        <w:trPr>
          <w:cantSplit/>
          <w:trHeight w:val="720"/>
        </w:trPr>
        <w:tc>
          <w:tcPr>
            <w:tcW w:w="450" w:type="dxa"/>
            <w:vMerge/>
            <w:tcBorders>
              <w:left w:val="single" w:sz="4" w:space="0" w:color="C0C0C0"/>
              <w:bottom w:val="single" w:sz="4" w:space="0" w:color="C0C0C0"/>
              <w:right w:val="single" w:sz="4" w:space="0" w:color="C0C0C0"/>
            </w:tcBorders>
            <w:shd w:val="clear" w:color="auto" w:fill="auto"/>
          </w:tcPr>
          <w:p w14:paraId="16B34469" w14:textId="77777777" w:rsidR="000876E3" w:rsidRPr="003152CE" w:rsidRDefault="000876E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446A" w14:textId="77777777" w:rsidR="000876E3" w:rsidRPr="003152CE" w:rsidRDefault="000876E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446B" w14:textId="77777777" w:rsidR="000876E3" w:rsidRDefault="000876E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446C" w14:textId="77777777" w:rsidR="000876E3" w:rsidRPr="003152CE" w:rsidRDefault="000876E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446D" w14:textId="77777777" w:rsidR="000876E3" w:rsidRPr="003152CE" w:rsidRDefault="000876E3" w:rsidP="00277727">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446E" w14:textId="77777777" w:rsidR="000876E3" w:rsidRDefault="000876E3" w:rsidP="00214888">
            <w:pPr>
              <w:spacing w:after="0" w:line="240" w:lineRule="auto"/>
              <w:rPr>
                <w:rFonts w:ascii="Arial" w:hAnsi="Arial" w:cs="Arial"/>
                <w:b/>
                <w:sz w:val="16"/>
                <w:szCs w:val="16"/>
              </w:rPr>
            </w:pPr>
          </w:p>
        </w:tc>
        <w:tc>
          <w:tcPr>
            <w:tcW w:w="3420" w:type="dxa"/>
            <w:vMerge/>
            <w:tcBorders>
              <w:left w:val="single" w:sz="4" w:space="0" w:color="C0C0C0"/>
              <w:bottom w:val="single" w:sz="4" w:space="0" w:color="C0C0C0"/>
              <w:right w:val="single" w:sz="4" w:space="0" w:color="C0C0C0"/>
            </w:tcBorders>
            <w:shd w:val="clear" w:color="auto" w:fill="auto"/>
          </w:tcPr>
          <w:p w14:paraId="16B3446F" w14:textId="77777777" w:rsidR="000876E3" w:rsidRPr="006D49B2" w:rsidRDefault="000876E3" w:rsidP="00703CE0">
            <w:pPr>
              <w:spacing w:after="0" w:line="240" w:lineRule="auto"/>
              <w:rPr>
                <w:rFonts w:ascii="Arial" w:hAnsi="Arial" w:cs="Arial"/>
                <w:sz w:val="16"/>
                <w:szCs w:val="16"/>
              </w:rPr>
            </w:pPr>
          </w:p>
        </w:tc>
      </w:tr>
      <w:tr w:rsidR="000876E3" w:rsidRPr="0037626C" w14:paraId="16B3447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471"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472" w14:textId="77777777" w:rsidR="000876E3" w:rsidRPr="00537256" w:rsidRDefault="000876E3" w:rsidP="001F179A">
            <w:pPr>
              <w:pStyle w:val="StyleArial8ptAfter0ptLinespacingsingle"/>
            </w:pPr>
            <w:r w:rsidRPr="00537256">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73"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74" w14:textId="77777777" w:rsidR="000876E3" w:rsidRPr="0037626C" w:rsidRDefault="000876E3" w:rsidP="001F179A">
            <w:pPr>
              <w:pStyle w:val="StyleArial8ptAfter0ptLinespacingsingle"/>
            </w:pPr>
            <w:r w:rsidRPr="0037626C">
              <w:t>AlphaLength3</w:t>
            </w:r>
          </w:p>
          <w:p w14:paraId="16B34475" w14:textId="77777777" w:rsidR="000876E3" w:rsidRPr="0037626C" w:rsidRDefault="000876E3" w:rsidP="006C3F96">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476" w14:textId="77777777" w:rsidR="000876E3" w:rsidRPr="0037626C" w:rsidRDefault="000876E3" w:rsidP="006C3F96">
            <w:pPr>
              <w:spacing w:after="0" w:line="240" w:lineRule="auto"/>
              <w:rPr>
                <w:rFonts w:ascii="Arial" w:hAnsi="Arial" w:cs="Arial"/>
                <w:sz w:val="16"/>
                <w:szCs w:val="16"/>
              </w:rPr>
            </w:pPr>
            <w:r w:rsidRPr="0037626C">
              <w:rPr>
                <w:rFonts w:ascii="Arial" w:hAnsi="Arial" w:cs="Arial"/>
                <w:sz w:val="16"/>
                <w:szCs w:val="16"/>
              </w:rPr>
              <w:t xml:space="preserve">&lt;Base AmountBeforeTax="8000" </w:t>
            </w:r>
            <w:r w:rsidRPr="0037626C">
              <w:rPr>
                <w:rFonts w:ascii="Arial" w:hAnsi="Arial" w:cs="Arial"/>
                <w:b/>
                <w:sz w:val="16"/>
                <w:szCs w:val="16"/>
              </w:rPr>
              <w:t>CurrencyCode="EUR"</w:t>
            </w:r>
            <w:r w:rsidRPr="0037626C">
              <w:rPr>
                <w:rFonts w:ascii="Arial" w:hAnsi="Arial" w:cs="Arial"/>
                <w:sz w:val="16"/>
                <w:szCs w:val="16"/>
              </w:rPr>
              <w:t xml:space="preserve">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477"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478" w14:textId="77777777" w:rsidR="000876E3" w:rsidRDefault="000876E3" w:rsidP="007D1A5F">
            <w:pPr>
              <w:pStyle w:val="TableText"/>
              <w:rPr>
                <w:sz w:val="16"/>
                <w:szCs w:val="16"/>
              </w:rPr>
            </w:pPr>
            <w:r>
              <w:rPr>
                <w:i/>
                <w:sz w:val="16"/>
                <w:szCs w:val="16"/>
              </w:rPr>
              <w:t>Valid values</w:t>
            </w:r>
            <w:r>
              <w:rPr>
                <w:sz w:val="16"/>
                <w:szCs w:val="16"/>
              </w:rPr>
              <w:t>:</w:t>
            </w:r>
          </w:p>
          <w:p w14:paraId="16B34479" w14:textId="77777777" w:rsidR="000876E3" w:rsidRPr="0037626C" w:rsidRDefault="000876E3" w:rsidP="007D1A5F">
            <w:pPr>
              <w:pStyle w:val="StyleArial8ptAfter0ptLinespacingsingle"/>
            </w:pPr>
            <w:r>
              <w:rPr>
                <w:rFonts w:cs="Arial"/>
                <w:szCs w:val="16"/>
              </w:rPr>
              <w:t>Any valid ISO 4217 three alpha currency code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7A" w14:textId="77777777" w:rsidR="000876E3" w:rsidRPr="0037626C" w:rsidRDefault="000876E3" w:rsidP="001F179A">
            <w:pPr>
              <w:pStyle w:val="StyleArial8ptAfter0ptLinespacingsingle"/>
            </w:pPr>
            <w:r w:rsidRPr="0037626C">
              <w:t>Currency Code</w:t>
            </w:r>
          </w:p>
          <w:p w14:paraId="16B3447B" w14:textId="77777777" w:rsidR="000876E3" w:rsidRPr="0037626C" w:rsidRDefault="000876E3" w:rsidP="0006774E">
            <w:pPr>
              <w:pStyle w:val="StyleArial8ptAfter0ptLinespacingsingle"/>
            </w:pPr>
            <w:r w:rsidRPr="0037626C">
              <w:t>GDS=3</w:t>
            </w:r>
          </w:p>
        </w:tc>
      </w:tr>
      <w:tr w:rsidR="000876E3" w:rsidRPr="00F860DF" w14:paraId="16B3448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47D" w14:textId="77777777" w:rsidR="000876E3" w:rsidRPr="0037626C"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47E" w14:textId="77777777" w:rsidR="000876E3" w:rsidRPr="00537256" w:rsidRDefault="000876E3" w:rsidP="001F179A">
            <w:pPr>
              <w:pStyle w:val="StyleArial8ptAfter0ptLinespacingsingle"/>
            </w:pPr>
            <w:r w:rsidRPr="00537256">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7F"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80" w14:textId="77777777" w:rsidR="000876E3" w:rsidRPr="0037626C" w:rsidRDefault="000876E3" w:rsidP="001F179A">
            <w:pPr>
              <w:pStyle w:val="StyleArial8ptAfter0ptLinespacingsingle"/>
            </w:pPr>
            <w:r w:rsidRPr="0037626C">
              <w:t>xs:NonNegativeInteger</w:t>
            </w:r>
          </w:p>
          <w:p w14:paraId="16B34481" w14:textId="77777777" w:rsidR="000876E3" w:rsidRPr="0037626C" w:rsidRDefault="000876E3" w:rsidP="006C3F96">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482" w14:textId="77777777" w:rsidR="000876E3" w:rsidRPr="0037626C" w:rsidRDefault="000876E3" w:rsidP="006C3F96">
            <w:pPr>
              <w:spacing w:after="0" w:line="240" w:lineRule="auto"/>
              <w:rPr>
                <w:rFonts w:ascii="Arial" w:hAnsi="Arial" w:cs="Arial"/>
                <w:sz w:val="16"/>
                <w:szCs w:val="16"/>
              </w:rPr>
            </w:pPr>
            <w:r w:rsidRPr="0037626C">
              <w:rPr>
                <w:rFonts w:ascii="Arial" w:hAnsi="Arial" w:cs="Arial"/>
                <w:sz w:val="16"/>
                <w:szCs w:val="16"/>
              </w:rPr>
              <w:t xml:space="preserve">&lt;Base AmountBeforeTax="8000" CurrencyCode="EUR" </w:t>
            </w:r>
            <w:r w:rsidRPr="0037626C">
              <w:rPr>
                <w:rFonts w:ascii="Arial" w:hAnsi="Arial" w:cs="Arial"/>
                <w:b/>
                <w:sz w:val="16"/>
                <w:szCs w:val="16"/>
              </w:rPr>
              <w:t>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483"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484" w14:textId="77777777" w:rsidR="000876E3" w:rsidRPr="004703E7" w:rsidRDefault="000876E3" w:rsidP="001F179A">
            <w:pPr>
              <w:pStyle w:val="StyleTableText8pt"/>
            </w:pPr>
            <w:r w:rsidRPr="004703E7">
              <w:t>Valid values</w:t>
            </w:r>
          </w:p>
          <w:p w14:paraId="16B34485" w14:textId="77777777" w:rsidR="000876E3" w:rsidRPr="004703E7" w:rsidRDefault="000876E3" w:rsidP="001F179A">
            <w:pPr>
              <w:pStyle w:val="StyleTableText8pt"/>
            </w:pPr>
            <w:r w:rsidRPr="004703E7">
              <w:t>0, 1, 2 or 3</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86" w14:textId="77777777" w:rsidR="000876E3" w:rsidRPr="0037626C" w:rsidRDefault="000876E3" w:rsidP="001F179A">
            <w:pPr>
              <w:pStyle w:val="StyleArial8ptAfter0ptLinespacingsingle"/>
            </w:pPr>
            <w:r w:rsidRPr="0037626C">
              <w:t>Decimal Placement</w:t>
            </w:r>
          </w:p>
          <w:p w14:paraId="16B34487" w14:textId="77777777" w:rsidR="000876E3" w:rsidRPr="0037626C" w:rsidRDefault="000876E3" w:rsidP="00CA7F1D">
            <w:pPr>
              <w:pStyle w:val="StyleArial8ptAfter0ptLinespacingsingle"/>
            </w:pPr>
            <w:r w:rsidRPr="0037626C">
              <w:t>GDS=3</w:t>
            </w:r>
          </w:p>
        </w:tc>
      </w:tr>
      <w:tr w:rsidR="000876E3" w:rsidRPr="005A1D5E" w14:paraId="16B3448F"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489" w14:textId="77777777" w:rsidR="000876E3" w:rsidRPr="005A1D5E"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8A" w14:textId="77777777" w:rsidR="000876E3" w:rsidRPr="005A1D5E" w:rsidRDefault="000876E3" w:rsidP="005A1D5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8B" w14:textId="77777777" w:rsidR="000876E3" w:rsidRPr="005A1D5E" w:rsidRDefault="000876E3" w:rsidP="005A1D5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48C" w14:textId="77777777" w:rsidR="000876E3" w:rsidRPr="005A1D5E" w:rsidRDefault="000876E3" w:rsidP="005A1D5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48D" w14:textId="77777777" w:rsidR="000876E3" w:rsidRPr="005A1D5E" w:rsidRDefault="000876E3" w:rsidP="005A1D5E">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8E" w14:textId="77777777" w:rsidR="000876E3" w:rsidRPr="005A1D5E" w:rsidRDefault="000876E3" w:rsidP="005A1D5E">
            <w:pPr>
              <w:spacing w:after="0" w:line="360" w:lineRule="auto"/>
              <w:rPr>
                <w:rFonts w:ascii="Arial" w:hAnsi="Arial" w:cs="Arial"/>
                <w:b/>
                <w:sz w:val="16"/>
                <w:szCs w:val="16"/>
              </w:rPr>
            </w:pPr>
          </w:p>
        </w:tc>
      </w:tr>
      <w:tr w:rsidR="000876E3" w:rsidRPr="005A1D5E" w14:paraId="16B344B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490" w14:textId="77777777" w:rsidR="000876E3" w:rsidRPr="000D1D6F" w:rsidRDefault="000876E3" w:rsidP="001F179A">
            <w:pPr>
              <w:pStyle w:val="StyleArial8ptBoldAfter0ptLinespacing15lines"/>
            </w:pPr>
            <w:r w:rsidRPr="000D1D6F">
              <w:t>1</w:t>
            </w:r>
          </w:p>
          <w:p w14:paraId="16B34491" w14:textId="77777777" w:rsidR="000876E3" w:rsidRPr="000D1D6F" w:rsidRDefault="000876E3" w:rsidP="001F179A">
            <w:pPr>
              <w:pStyle w:val="StyleArial8ptBoldAfter0ptLinespacing15lines"/>
            </w:pPr>
            <w:r w:rsidRPr="000D1D6F">
              <w:t>2</w:t>
            </w:r>
          </w:p>
          <w:p w14:paraId="16B34492" w14:textId="77777777" w:rsidR="000876E3" w:rsidRPr="000D1D6F" w:rsidRDefault="000876E3" w:rsidP="001F179A">
            <w:pPr>
              <w:pStyle w:val="StyleArial8ptBoldAfter0ptLinespacing15lines"/>
            </w:pPr>
            <w:r w:rsidRPr="000D1D6F">
              <w:t>3</w:t>
            </w:r>
          </w:p>
          <w:p w14:paraId="16B34493" w14:textId="77777777" w:rsidR="000876E3" w:rsidRPr="000D1D6F" w:rsidRDefault="000876E3" w:rsidP="001F179A">
            <w:pPr>
              <w:pStyle w:val="StyleArial8ptBoldAfter0ptLinespacing15lines"/>
            </w:pPr>
            <w:r w:rsidRPr="000D1D6F">
              <w:t>4</w:t>
            </w:r>
          </w:p>
          <w:p w14:paraId="16B34494" w14:textId="77777777" w:rsidR="000876E3" w:rsidRPr="000D1D6F" w:rsidRDefault="000876E3" w:rsidP="001F179A">
            <w:pPr>
              <w:pStyle w:val="StyleArial8ptBoldAfter0ptLinespacing15lines"/>
            </w:pPr>
            <w:r w:rsidRPr="000D1D6F">
              <w:t>5</w:t>
            </w:r>
          </w:p>
          <w:p w14:paraId="16B34495" w14:textId="77777777" w:rsidR="000876E3" w:rsidRPr="000D1D6F" w:rsidRDefault="000876E3" w:rsidP="001F179A">
            <w:pPr>
              <w:pStyle w:val="StyleArial8ptBoldAfter0ptLinespacing15lines"/>
            </w:pPr>
            <w:r w:rsidRPr="000D1D6F">
              <w:t>6</w:t>
            </w:r>
          </w:p>
          <w:p w14:paraId="16B34496" w14:textId="77777777" w:rsidR="000876E3" w:rsidRPr="000D1D6F" w:rsidRDefault="000876E3" w:rsidP="001F179A">
            <w:pPr>
              <w:pStyle w:val="StyleArial8ptBoldAfter0ptLinespacing15lines"/>
            </w:pPr>
            <w:r w:rsidRPr="000D1D6F">
              <w:t>7</w:t>
            </w:r>
          </w:p>
          <w:p w14:paraId="16B34497" w14:textId="77777777" w:rsidR="000876E3" w:rsidRPr="000D1D6F" w:rsidRDefault="000876E3" w:rsidP="001F179A">
            <w:pPr>
              <w:pStyle w:val="StyleArial8ptBoldAfter0ptLinespacing15lines"/>
            </w:pPr>
            <w:r w:rsidRPr="000D1D6F">
              <w:t>8</w:t>
            </w:r>
          </w:p>
          <w:p w14:paraId="16B34498" w14:textId="77777777" w:rsidR="000876E3" w:rsidRPr="000D1D6F" w:rsidRDefault="000876E3" w:rsidP="001F179A">
            <w:pPr>
              <w:pStyle w:val="StyleArial8ptBoldAfter0ptLinespacing15lines"/>
            </w:pPr>
            <w:r w:rsidRPr="000D1D6F">
              <w:t>9</w:t>
            </w:r>
          </w:p>
          <w:p w14:paraId="16B34499" w14:textId="77777777" w:rsidR="000876E3" w:rsidRPr="000D1D6F" w:rsidRDefault="000876E3" w:rsidP="001F179A">
            <w:pPr>
              <w:pStyle w:val="StyleArial8ptBoldAfter0ptLinespacing15lines"/>
            </w:pPr>
            <w:r w:rsidRPr="000D1D6F">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49A" w14:textId="77777777" w:rsidR="000876E3" w:rsidRPr="00276660" w:rsidRDefault="000876E3" w:rsidP="001F179A">
            <w:pPr>
              <w:pStyle w:val="StyleArial8ptBoldAfter0ptLinespacing15lines"/>
            </w:pPr>
            <w:r w:rsidRPr="00276660">
              <w:t>HotelRes</w:t>
            </w:r>
            <w:r>
              <w:t>Modifies</w:t>
            </w:r>
          </w:p>
          <w:p w14:paraId="16B3449B" w14:textId="77777777" w:rsidR="000876E3" w:rsidRPr="00276660" w:rsidRDefault="000876E3" w:rsidP="001F179A">
            <w:pPr>
              <w:pStyle w:val="StyleArial8ptBoldAfter0ptLinespacing15lines"/>
            </w:pPr>
            <w:r w:rsidRPr="00276660">
              <w:t>HotelRes</w:t>
            </w:r>
            <w:r>
              <w:t>Modify</w:t>
            </w:r>
          </w:p>
          <w:p w14:paraId="16B3449C" w14:textId="77777777" w:rsidR="000876E3" w:rsidRPr="000D1D6F" w:rsidRDefault="000876E3" w:rsidP="001F179A">
            <w:pPr>
              <w:pStyle w:val="StyleArial8ptBoldAfter0ptLinespacing15lines"/>
            </w:pPr>
            <w:r w:rsidRPr="000D1D6F">
              <w:t>RoomStays</w:t>
            </w:r>
          </w:p>
          <w:p w14:paraId="16B3449D" w14:textId="77777777" w:rsidR="000876E3" w:rsidRPr="000D1D6F" w:rsidRDefault="000876E3" w:rsidP="001F179A">
            <w:pPr>
              <w:pStyle w:val="StyleArial8ptBoldAfter0ptLinespacing15lines"/>
            </w:pPr>
            <w:r w:rsidRPr="000D1D6F">
              <w:t>RoomStay</w:t>
            </w:r>
          </w:p>
          <w:p w14:paraId="16B3449E" w14:textId="77777777" w:rsidR="000876E3" w:rsidRPr="000D1D6F" w:rsidRDefault="000876E3" w:rsidP="001F179A">
            <w:pPr>
              <w:pStyle w:val="StyleArial8ptBoldAfter0ptLinespacing15lines"/>
            </w:pPr>
            <w:r w:rsidRPr="000D1D6F">
              <w:t>RoomRate</w:t>
            </w:r>
          </w:p>
          <w:p w14:paraId="16B3449F" w14:textId="77777777" w:rsidR="000876E3" w:rsidRPr="000D1D6F" w:rsidRDefault="000876E3" w:rsidP="001F179A">
            <w:pPr>
              <w:pStyle w:val="StyleArial8ptBoldAfter0ptLinespacing15lines"/>
            </w:pPr>
            <w:r w:rsidRPr="000D1D6F">
              <w:t>RoomRates</w:t>
            </w:r>
          </w:p>
          <w:p w14:paraId="16B344A0" w14:textId="77777777" w:rsidR="000876E3" w:rsidRPr="000D1D6F" w:rsidRDefault="000876E3" w:rsidP="001F179A">
            <w:pPr>
              <w:pStyle w:val="StyleArial8ptBoldAfter0ptLinespacing15lines"/>
            </w:pPr>
            <w:r w:rsidRPr="000D1D6F">
              <w:t>Rates</w:t>
            </w:r>
          </w:p>
          <w:p w14:paraId="16B344A1" w14:textId="77777777" w:rsidR="000876E3" w:rsidRPr="000D1D6F" w:rsidRDefault="000876E3" w:rsidP="001F179A">
            <w:pPr>
              <w:pStyle w:val="StyleArial8ptBoldAfter0ptLinespacing15lines"/>
            </w:pPr>
            <w:r w:rsidRPr="000D1D6F">
              <w:t>Rate</w:t>
            </w:r>
          </w:p>
          <w:p w14:paraId="16B344A2" w14:textId="77777777" w:rsidR="000876E3" w:rsidRPr="000D1D6F" w:rsidRDefault="000876E3" w:rsidP="001F179A">
            <w:pPr>
              <w:pStyle w:val="StyleArial8ptBoldAfter0ptLinespacing15lines"/>
            </w:pPr>
            <w:r w:rsidRPr="000D1D6F">
              <w:t>AdditionalGuestAmounts</w:t>
            </w:r>
          </w:p>
          <w:p w14:paraId="16B344A3" w14:textId="77777777" w:rsidR="000876E3" w:rsidRPr="000D1D6F" w:rsidRDefault="000876E3" w:rsidP="001F179A">
            <w:pPr>
              <w:pStyle w:val="StyleArial8ptBoldAfter0ptLinespacing15lines"/>
            </w:pPr>
            <w:r w:rsidRPr="000D1D6F">
              <w:t>AdditionalGuestAmount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4A4" w14:textId="77777777" w:rsidR="000876E3" w:rsidRPr="000D1D6F" w:rsidRDefault="000876E3" w:rsidP="001F179A">
            <w:pPr>
              <w:pStyle w:val="StyleArial8ptBoldAfter0ptLinespacing15lines"/>
            </w:pPr>
            <w:r w:rsidRPr="000D1D6F">
              <w:t>M</w:t>
            </w:r>
          </w:p>
          <w:p w14:paraId="16B344A5" w14:textId="77777777" w:rsidR="000876E3" w:rsidRPr="000D1D6F" w:rsidRDefault="000876E3" w:rsidP="001F179A">
            <w:pPr>
              <w:pStyle w:val="StyleArial8ptBoldAfter0ptLinespacing15lines"/>
            </w:pPr>
            <w:r w:rsidRPr="000D1D6F">
              <w:t>M</w:t>
            </w:r>
          </w:p>
          <w:p w14:paraId="16B344A6" w14:textId="77777777" w:rsidR="000876E3" w:rsidRPr="000D1D6F" w:rsidRDefault="000876E3" w:rsidP="001F179A">
            <w:pPr>
              <w:pStyle w:val="StyleArial8ptBoldAfter0ptLinespacing15lines"/>
            </w:pPr>
            <w:r w:rsidRPr="000D1D6F">
              <w:t>M</w:t>
            </w:r>
          </w:p>
          <w:p w14:paraId="16B344A7" w14:textId="77777777" w:rsidR="000876E3" w:rsidRPr="000D1D6F" w:rsidRDefault="000876E3" w:rsidP="001F179A">
            <w:pPr>
              <w:pStyle w:val="StyleArial8ptBoldAfter0ptLinespacing15lines"/>
            </w:pPr>
            <w:r w:rsidRPr="000D1D6F">
              <w:t>M</w:t>
            </w:r>
          </w:p>
          <w:p w14:paraId="16B344A8" w14:textId="77777777" w:rsidR="000876E3" w:rsidRPr="000D1D6F" w:rsidRDefault="000876E3" w:rsidP="001F179A">
            <w:pPr>
              <w:pStyle w:val="StyleArial8ptBoldAfter0ptLinespacing15lines"/>
            </w:pPr>
            <w:r w:rsidRPr="000D1D6F">
              <w:t>A</w:t>
            </w:r>
          </w:p>
          <w:p w14:paraId="16B344A9" w14:textId="77777777" w:rsidR="000876E3" w:rsidRPr="000D1D6F" w:rsidRDefault="000876E3" w:rsidP="001F179A">
            <w:pPr>
              <w:pStyle w:val="StyleArial8ptBoldAfter0ptLinespacing15lines"/>
            </w:pPr>
            <w:r w:rsidRPr="000D1D6F">
              <w:t>M</w:t>
            </w:r>
          </w:p>
          <w:p w14:paraId="16B344AA" w14:textId="77777777" w:rsidR="000876E3" w:rsidRPr="000D1D6F" w:rsidRDefault="000876E3" w:rsidP="001F179A">
            <w:pPr>
              <w:pStyle w:val="StyleArial8ptBoldAfter0ptLinespacing15lines"/>
            </w:pPr>
            <w:r w:rsidRPr="000D1D6F">
              <w:t>M</w:t>
            </w:r>
          </w:p>
          <w:p w14:paraId="16B344AB" w14:textId="77777777" w:rsidR="000876E3" w:rsidRPr="000D1D6F" w:rsidRDefault="000876E3" w:rsidP="001F179A">
            <w:pPr>
              <w:pStyle w:val="StyleArial8ptBoldAfter0ptLinespacing15lines"/>
            </w:pPr>
            <w:r w:rsidRPr="000D1D6F">
              <w:t>M</w:t>
            </w:r>
          </w:p>
          <w:p w14:paraId="16B344AC" w14:textId="77777777" w:rsidR="000876E3" w:rsidRPr="000D1D6F" w:rsidRDefault="000876E3" w:rsidP="001F179A">
            <w:pPr>
              <w:pStyle w:val="StyleArial8ptBoldAfter0ptLinespacing15lines"/>
            </w:pPr>
            <w:r w:rsidRPr="000D1D6F">
              <w:t>A</w:t>
            </w:r>
          </w:p>
          <w:p w14:paraId="16B344AD" w14:textId="77777777" w:rsidR="000876E3" w:rsidRPr="000D1D6F" w:rsidRDefault="000876E3" w:rsidP="001F179A">
            <w:pPr>
              <w:pStyle w:val="StyleArial8ptBoldAfter0ptLinespacing15lines"/>
            </w:pPr>
            <w:r w:rsidRPr="000D1D6F">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4AE" w14:textId="77777777" w:rsidR="000876E3" w:rsidRPr="000D1D6F" w:rsidRDefault="000876E3" w:rsidP="005A1D5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AF" w14:textId="77777777" w:rsidR="000876E3" w:rsidRPr="000D1D6F" w:rsidRDefault="000876E3" w:rsidP="00D64407">
            <w:pPr>
              <w:spacing w:after="0" w:line="360" w:lineRule="auto"/>
              <w:jc w:val="center"/>
              <w:rPr>
                <w:rFonts w:ascii="Arial" w:hAnsi="Arial" w:cs="Arial"/>
                <w:b/>
                <w:sz w:val="16"/>
                <w:szCs w:val="16"/>
              </w:rPr>
            </w:pPr>
            <w:r w:rsidRPr="000D1D6F">
              <w:rPr>
                <w:rFonts w:ascii="Arial" w:hAnsi="Arial" w:cs="Arial"/>
                <w:b/>
                <w:sz w:val="16"/>
                <w:szCs w:val="16"/>
              </w:rPr>
              <w:t>GDS</w:t>
            </w:r>
          </w:p>
          <w:p w14:paraId="16B344B0" w14:textId="77777777" w:rsidR="000876E3" w:rsidRPr="005A1D5E" w:rsidRDefault="000876E3" w:rsidP="00D64407">
            <w:pPr>
              <w:spacing w:after="0" w:line="360" w:lineRule="auto"/>
              <w:jc w:val="center"/>
              <w:rPr>
                <w:rFonts w:ascii="Arial" w:hAnsi="Arial" w:cs="Arial"/>
                <w:b/>
                <w:sz w:val="16"/>
                <w:szCs w:val="16"/>
              </w:rPr>
            </w:pPr>
            <w:r w:rsidRPr="000D1D6F">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4B1" w14:textId="77777777" w:rsidR="000876E3" w:rsidRPr="005A1D5E" w:rsidRDefault="000876E3" w:rsidP="005A1D5E">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4B2" w14:textId="77777777" w:rsidR="000876E3" w:rsidRPr="005A1D5E" w:rsidRDefault="000876E3" w:rsidP="005A1D5E">
            <w:pPr>
              <w:spacing w:after="0" w:line="360" w:lineRule="auto"/>
              <w:rPr>
                <w:rFonts w:ascii="Arial" w:hAnsi="Arial" w:cs="Arial"/>
                <w:b/>
                <w:sz w:val="16"/>
                <w:szCs w:val="16"/>
              </w:rPr>
            </w:pPr>
          </w:p>
        </w:tc>
      </w:tr>
      <w:tr w:rsidR="000876E3" w:rsidRPr="00F860DF" w14:paraId="16B344C9" w14:textId="77777777" w:rsidTr="000876E3">
        <w:trPr>
          <w:cantSplit/>
          <w:trHeight w:val="3862"/>
        </w:trPr>
        <w:tc>
          <w:tcPr>
            <w:tcW w:w="450" w:type="dxa"/>
            <w:tcBorders>
              <w:top w:val="single" w:sz="4" w:space="0" w:color="C0C0C0"/>
              <w:left w:val="single" w:sz="4" w:space="0" w:color="C0C0C0"/>
              <w:right w:val="single" w:sz="4" w:space="0" w:color="C0C0C0"/>
            </w:tcBorders>
            <w:shd w:val="clear" w:color="auto" w:fill="auto"/>
          </w:tcPr>
          <w:p w14:paraId="16B344B4" w14:textId="77777777" w:rsidR="000876E3" w:rsidRPr="003152CE" w:rsidRDefault="000876E3" w:rsidP="005A1D5E">
            <w:pPr>
              <w:spacing w:after="0" w:line="240" w:lineRule="auto"/>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16B344B5" w14:textId="77777777" w:rsidR="000876E3" w:rsidRPr="0037626C" w:rsidRDefault="000876E3" w:rsidP="001F179A">
            <w:pPr>
              <w:pStyle w:val="StyleArial8ptAfter0ptLinespacingsingle"/>
            </w:pPr>
            <w:r w:rsidRPr="0037626C">
              <w:t>@AgeQualifying Code</w:t>
            </w:r>
          </w:p>
        </w:tc>
        <w:tc>
          <w:tcPr>
            <w:tcW w:w="620" w:type="dxa"/>
            <w:tcBorders>
              <w:top w:val="single" w:sz="4" w:space="0" w:color="C0C0C0"/>
              <w:left w:val="single" w:sz="4" w:space="0" w:color="C0C0C0"/>
              <w:right w:val="single" w:sz="4" w:space="0" w:color="C0C0C0"/>
            </w:tcBorders>
            <w:shd w:val="clear" w:color="auto" w:fill="auto"/>
          </w:tcPr>
          <w:p w14:paraId="16B344B6"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right w:val="single" w:sz="4" w:space="0" w:color="C0C0C0"/>
            </w:tcBorders>
            <w:shd w:val="clear" w:color="auto" w:fill="auto"/>
          </w:tcPr>
          <w:p w14:paraId="16B344B7" w14:textId="77777777" w:rsidR="000876E3" w:rsidRPr="0037626C" w:rsidRDefault="000876E3" w:rsidP="001F179A">
            <w:pPr>
              <w:pStyle w:val="StyleArial8ptAfter0ptLinespacingsingle"/>
            </w:pPr>
            <w:r w:rsidRPr="0037626C">
              <w:t>OTA_CodeType</w:t>
            </w:r>
          </w:p>
          <w:p w14:paraId="16B344B8" w14:textId="77777777" w:rsidR="000876E3" w:rsidRPr="0037626C" w:rsidRDefault="000876E3" w:rsidP="005C4DF8">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Extra Adult:</w:t>
            </w:r>
          </w:p>
          <w:p w14:paraId="16B344B9" w14:textId="77777777" w:rsidR="000876E3" w:rsidRPr="0037626C" w:rsidRDefault="000876E3" w:rsidP="00677689">
            <w:pPr>
              <w:spacing w:after="0" w:line="240" w:lineRule="auto"/>
              <w:rPr>
                <w:rFonts w:ascii="Arial" w:hAnsi="Arial" w:cs="Arial"/>
                <w:sz w:val="16"/>
                <w:szCs w:val="16"/>
              </w:rPr>
            </w:pPr>
            <w:r w:rsidRPr="0037626C">
              <w:rPr>
                <w:rFonts w:ascii="Arial" w:hAnsi="Arial" w:cs="Arial"/>
                <w:sz w:val="16"/>
                <w:szCs w:val="16"/>
              </w:rPr>
              <w:t xml:space="preserve">&lt;AdditionalGuestAmount </w:t>
            </w:r>
            <w:r w:rsidRPr="0037626C">
              <w:rPr>
                <w:rFonts w:ascii="Arial" w:hAnsi="Arial" w:cs="Arial"/>
                <w:b/>
                <w:sz w:val="16"/>
                <w:szCs w:val="16"/>
              </w:rPr>
              <w:t>AgeQualifyingCode="10"&gt;</w:t>
            </w:r>
          </w:p>
          <w:p w14:paraId="16B344BA" w14:textId="77777777" w:rsidR="000876E3" w:rsidRPr="0037626C" w:rsidRDefault="000876E3" w:rsidP="001F179A">
            <w:pPr>
              <w:pStyle w:val="StyleArial8ptAfter0ptLinespacingsingle"/>
            </w:pPr>
            <w:r w:rsidRPr="0037626C">
              <w:t xml:space="preserve">&lt;Amount AmountBeforeTax="1500" </w:t>
            </w:r>
          </w:p>
          <w:p w14:paraId="16B344BB" w14:textId="77777777" w:rsidR="000876E3" w:rsidRPr="0037626C" w:rsidRDefault="000876E3" w:rsidP="001F179A">
            <w:pPr>
              <w:pStyle w:val="StyleArial8ptAfter0ptLinespacingsingle"/>
            </w:pPr>
            <w:r w:rsidRPr="0037626C">
              <w:t>CurrencyCode="USD</w:t>
            </w:r>
          </w:p>
          <w:p w14:paraId="16B344BC" w14:textId="77777777" w:rsidR="000876E3" w:rsidRPr="0037626C" w:rsidRDefault="000876E3" w:rsidP="001F179A">
            <w:pPr>
              <w:pStyle w:val="StyleArial8ptAfter0ptLinespacingsingle"/>
            </w:pPr>
            <w:r w:rsidRPr="0037626C">
              <w:t>DecimalPlaces=”2”/"&gt;</w:t>
            </w:r>
          </w:p>
          <w:p w14:paraId="16B344BD" w14:textId="77777777" w:rsidR="000876E3" w:rsidRPr="0037626C" w:rsidRDefault="000876E3" w:rsidP="001F179A">
            <w:pPr>
              <w:pStyle w:val="StyleArial8ptAfter0ptLinespacingsingle"/>
            </w:pPr>
            <w:r w:rsidRPr="0037626C">
              <w:t>OTA_CodeType</w:t>
            </w:r>
          </w:p>
          <w:p w14:paraId="16B344BE" w14:textId="77777777" w:rsidR="000876E3" w:rsidRPr="0037626C" w:rsidRDefault="000876E3" w:rsidP="001F179A">
            <w:pPr>
              <w:pStyle w:val="StyleArial8ptAfter0ptLinespacingsingle"/>
            </w:pPr>
          </w:p>
          <w:p w14:paraId="16B344BF" w14:textId="77777777" w:rsidR="000876E3" w:rsidRPr="0037626C" w:rsidRDefault="000876E3" w:rsidP="005C4DF8">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Extra Child:</w:t>
            </w:r>
          </w:p>
          <w:p w14:paraId="16B344C0" w14:textId="77777777" w:rsidR="000876E3" w:rsidRPr="0037626C" w:rsidRDefault="000876E3" w:rsidP="005C4DF8">
            <w:pPr>
              <w:spacing w:after="0" w:line="240" w:lineRule="auto"/>
              <w:rPr>
                <w:rFonts w:ascii="Arial" w:hAnsi="Arial" w:cs="Arial"/>
                <w:sz w:val="16"/>
                <w:szCs w:val="16"/>
              </w:rPr>
            </w:pPr>
            <w:r w:rsidRPr="0037626C">
              <w:rPr>
                <w:rFonts w:ascii="Arial" w:hAnsi="Arial" w:cs="Arial"/>
                <w:sz w:val="16"/>
                <w:szCs w:val="16"/>
              </w:rPr>
              <w:t xml:space="preserve">&lt;AdditionalGuestAmount </w:t>
            </w:r>
            <w:r w:rsidRPr="0037626C">
              <w:rPr>
                <w:rFonts w:ascii="Arial" w:hAnsi="Arial" w:cs="Arial"/>
                <w:b/>
                <w:sz w:val="16"/>
                <w:szCs w:val="16"/>
              </w:rPr>
              <w:t>AgeQualifyingCode="8"&gt;</w:t>
            </w:r>
          </w:p>
          <w:p w14:paraId="16B344C1" w14:textId="77777777" w:rsidR="000876E3" w:rsidRPr="0037626C" w:rsidRDefault="000876E3" w:rsidP="001F179A">
            <w:pPr>
              <w:pStyle w:val="StyleArial8ptAfter0ptLinespacingsingle"/>
            </w:pPr>
            <w:r w:rsidRPr="0037626C">
              <w:t>&lt;Amount AmountBeforeTax="000"</w:t>
            </w:r>
          </w:p>
          <w:p w14:paraId="16B344C2" w14:textId="77777777" w:rsidR="000876E3" w:rsidRPr="0037626C" w:rsidRDefault="000876E3" w:rsidP="005C4DF8">
            <w:pPr>
              <w:rPr>
                <w:rFonts w:ascii="Arial" w:hAnsi="Arial" w:cs="Arial"/>
                <w:sz w:val="16"/>
                <w:szCs w:val="16"/>
              </w:rPr>
            </w:pPr>
            <w:r w:rsidRPr="0037626C">
              <w:rPr>
                <w:rFonts w:ascii="Arial" w:hAnsi="Arial" w:cs="Arial"/>
                <w:sz w:val="16"/>
                <w:szCs w:val="16"/>
              </w:rPr>
              <w:t>CurrencyCode="EUR" DecimalPlaces="2" /&gt;</w:t>
            </w:r>
          </w:p>
        </w:tc>
        <w:tc>
          <w:tcPr>
            <w:tcW w:w="810" w:type="dxa"/>
            <w:tcBorders>
              <w:top w:val="single" w:sz="4" w:space="0" w:color="C0C0C0"/>
              <w:left w:val="single" w:sz="4" w:space="0" w:color="C0C0C0"/>
              <w:right w:val="single" w:sz="4" w:space="0" w:color="C0C0C0"/>
            </w:tcBorders>
            <w:shd w:val="clear" w:color="auto" w:fill="auto"/>
          </w:tcPr>
          <w:p w14:paraId="16B344C3"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right w:val="single" w:sz="4" w:space="0" w:color="C0C0C0"/>
            </w:tcBorders>
            <w:shd w:val="clear" w:color="auto" w:fill="auto"/>
          </w:tcPr>
          <w:p w14:paraId="16B344C4" w14:textId="77777777" w:rsidR="000876E3" w:rsidRPr="0037626C" w:rsidRDefault="000876E3" w:rsidP="001F179A">
            <w:pPr>
              <w:pStyle w:val="StyleTableText8pt"/>
            </w:pPr>
            <w:r w:rsidRPr="0037626C">
              <w:t>OTA Code List – Age Qualifying Code (AQC)</w:t>
            </w:r>
          </w:p>
          <w:p w14:paraId="16B344C5" w14:textId="77777777" w:rsidR="000876E3" w:rsidRPr="0037626C" w:rsidRDefault="000876E3" w:rsidP="001F179A">
            <w:pPr>
              <w:pStyle w:val="StyleTableText8pt"/>
            </w:pPr>
            <w:r w:rsidRPr="0037626C">
              <w:rPr>
                <w:i/>
              </w:rPr>
              <w:t>Valid values</w:t>
            </w:r>
            <w:r w:rsidRPr="0037626C">
              <w:t>:</w:t>
            </w:r>
          </w:p>
          <w:p w14:paraId="16B344C6" w14:textId="77777777" w:rsidR="000876E3" w:rsidRPr="00326523" w:rsidRDefault="000876E3" w:rsidP="00353ACC">
            <w:pPr>
              <w:pStyle w:val="StyleTableText6ptAfterbefore"/>
              <w:numPr>
                <w:ilvl w:val="0"/>
                <w:numId w:val="15"/>
              </w:numPr>
              <w:ind w:left="252" w:hanging="252"/>
            </w:pPr>
            <w:r w:rsidRPr="00326523">
              <w:t>10 = Adult</w:t>
            </w:r>
          </w:p>
          <w:p w14:paraId="16B344C7" w14:textId="77777777" w:rsidR="000876E3" w:rsidRPr="003152CE" w:rsidRDefault="000876E3" w:rsidP="00353ACC">
            <w:pPr>
              <w:pStyle w:val="StyleTableText6ptAfterbefore"/>
              <w:numPr>
                <w:ilvl w:val="0"/>
                <w:numId w:val="15"/>
              </w:numPr>
              <w:ind w:left="252" w:hanging="252"/>
            </w:pPr>
            <w:r w:rsidRPr="0037626C">
              <w:t>8 = Child</w:t>
            </w:r>
          </w:p>
        </w:tc>
        <w:tc>
          <w:tcPr>
            <w:tcW w:w="3420" w:type="dxa"/>
            <w:tcBorders>
              <w:top w:val="single" w:sz="4" w:space="0" w:color="C0C0C0"/>
              <w:left w:val="single" w:sz="4" w:space="0" w:color="C0C0C0"/>
              <w:right w:val="single" w:sz="4" w:space="0" w:color="C0C0C0"/>
            </w:tcBorders>
            <w:shd w:val="clear" w:color="auto" w:fill="auto"/>
          </w:tcPr>
          <w:p w14:paraId="16B344C8" w14:textId="77777777" w:rsidR="000876E3" w:rsidRPr="003E7D2B" w:rsidRDefault="000876E3" w:rsidP="00C67A5C">
            <w:pPr>
              <w:spacing w:after="0" w:line="240" w:lineRule="auto"/>
              <w:jc w:val="center"/>
              <w:rPr>
                <w:rFonts w:ascii="Arial" w:hAnsi="Arial" w:cs="Arial"/>
                <w:sz w:val="16"/>
                <w:szCs w:val="16"/>
              </w:rPr>
            </w:pPr>
          </w:p>
        </w:tc>
      </w:tr>
      <w:tr w:rsidR="000876E3" w:rsidRPr="00BA3FF2" w14:paraId="16B344D0"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4CA" w14:textId="77777777" w:rsidR="000876E3" w:rsidRPr="00BA3FF2"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CB" w14:textId="77777777" w:rsidR="000876E3" w:rsidRPr="00BA3FF2" w:rsidRDefault="000876E3" w:rsidP="00BA3FF2">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CC" w14:textId="77777777" w:rsidR="000876E3" w:rsidRPr="00BA3FF2" w:rsidRDefault="000876E3" w:rsidP="00BA3FF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4CD" w14:textId="77777777" w:rsidR="000876E3" w:rsidRPr="00BA3FF2" w:rsidRDefault="000876E3" w:rsidP="00BA3FF2">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4CE" w14:textId="77777777" w:rsidR="000876E3" w:rsidRPr="00BA3FF2" w:rsidRDefault="000876E3" w:rsidP="00BA3FF2">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4CF" w14:textId="77777777" w:rsidR="000876E3" w:rsidRPr="00BA3FF2" w:rsidRDefault="000876E3" w:rsidP="00BA3FF2">
            <w:pPr>
              <w:spacing w:after="0" w:line="360" w:lineRule="auto"/>
              <w:rPr>
                <w:rFonts w:ascii="Arial" w:hAnsi="Arial" w:cs="Arial"/>
                <w:b/>
                <w:sz w:val="16"/>
                <w:szCs w:val="16"/>
              </w:rPr>
            </w:pPr>
          </w:p>
        </w:tc>
      </w:tr>
      <w:tr w:rsidR="000876E3" w:rsidRPr="00BA3FF2" w14:paraId="16B344F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4D1" w14:textId="77777777" w:rsidR="000876E3" w:rsidRPr="00B11BD4" w:rsidRDefault="000876E3" w:rsidP="001F179A">
            <w:pPr>
              <w:pStyle w:val="StyleArial8ptBoldAfter0ptLinespacing15lines"/>
            </w:pPr>
            <w:r w:rsidRPr="00B11BD4">
              <w:t>1</w:t>
            </w:r>
          </w:p>
          <w:p w14:paraId="16B344D2" w14:textId="77777777" w:rsidR="000876E3" w:rsidRPr="00B11BD4" w:rsidRDefault="000876E3" w:rsidP="001F179A">
            <w:pPr>
              <w:pStyle w:val="StyleArial8ptBoldAfter0ptLinespacing15lines"/>
            </w:pPr>
            <w:r w:rsidRPr="00B11BD4">
              <w:t>2</w:t>
            </w:r>
          </w:p>
          <w:p w14:paraId="16B344D3" w14:textId="77777777" w:rsidR="000876E3" w:rsidRPr="00B11BD4" w:rsidRDefault="000876E3" w:rsidP="001F179A">
            <w:pPr>
              <w:pStyle w:val="StyleArial8ptBoldAfter0ptLinespacing15lines"/>
            </w:pPr>
            <w:r w:rsidRPr="00B11BD4">
              <w:t>3</w:t>
            </w:r>
          </w:p>
          <w:p w14:paraId="16B344D4" w14:textId="77777777" w:rsidR="000876E3" w:rsidRPr="00B11BD4" w:rsidRDefault="000876E3" w:rsidP="001F179A">
            <w:pPr>
              <w:pStyle w:val="StyleArial8ptBoldAfter0ptLinespacing15lines"/>
            </w:pPr>
            <w:r w:rsidRPr="00B11BD4">
              <w:t>4</w:t>
            </w:r>
          </w:p>
          <w:p w14:paraId="16B344D5" w14:textId="77777777" w:rsidR="000876E3" w:rsidRPr="00B11BD4" w:rsidRDefault="000876E3" w:rsidP="001F179A">
            <w:pPr>
              <w:pStyle w:val="StyleArial8ptBoldAfter0ptLinespacing15lines"/>
            </w:pPr>
            <w:r w:rsidRPr="00B11BD4">
              <w:t>5</w:t>
            </w:r>
          </w:p>
          <w:p w14:paraId="16B344D6" w14:textId="77777777" w:rsidR="000876E3" w:rsidRPr="00B11BD4" w:rsidRDefault="000876E3" w:rsidP="001F179A">
            <w:pPr>
              <w:pStyle w:val="StyleArial8ptBoldAfter0ptLinespacing15lines"/>
            </w:pPr>
            <w:r w:rsidRPr="00B11BD4">
              <w:t>6</w:t>
            </w:r>
          </w:p>
          <w:p w14:paraId="16B344D7" w14:textId="77777777" w:rsidR="000876E3" w:rsidRPr="00B11BD4" w:rsidRDefault="000876E3" w:rsidP="001F179A">
            <w:pPr>
              <w:pStyle w:val="StyleArial8ptBoldAfter0ptLinespacing15lines"/>
            </w:pPr>
            <w:r w:rsidRPr="00B11BD4">
              <w:t>7</w:t>
            </w:r>
          </w:p>
          <w:p w14:paraId="16B344D8" w14:textId="77777777" w:rsidR="000876E3" w:rsidRPr="00B11BD4" w:rsidRDefault="000876E3" w:rsidP="001F179A">
            <w:pPr>
              <w:pStyle w:val="StyleArial8ptBoldAfter0ptLinespacing15lines"/>
            </w:pPr>
            <w:r w:rsidRPr="00B11BD4">
              <w:t>8</w:t>
            </w:r>
          </w:p>
          <w:p w14:paraId="16B344D9" w14:textId="77777777" w:rsidR="000876E3" w:rsidRPr="00B11BD4" w:rsidRDefault="000876E3" w:rsidP="001F179A">
            <w:pPr>
              <w:pStyle w:val="StyleArial8ptBoldAfter0ptLinespacing15lines"/>
            </w:pPr>
            <w:r w:rsidRPr="00B11BD4">
              <w:t>9</w:t>
            </w:r>
          </w:p>
          <w:p w14:paraId="16B344DA" w14:textId="77777777" w:rsidR="000876E3" w:rsidRPr="00B11BD4" w:rsidRDefault="000876E3" w:rsidP="001F179A">
            <w:pPr>
              <w:pStyle w:val="StyleArial8ptBoldAfter0ptLinespacing15lines"/>
            </w:pPr>
            <w:r w:rsidRPr="00B11BD4">
              <w:t>10</w:t>
            </w:r>
          </w:p>
          <w:p w14:paraId="16B344DB" w14:textId="77777777" w:rsidR="000876E3" w:rsidRPr="00B11BD4" w:rsidRDefault="000876E3" w:rsidP="001F179A">
            <w:pPr>
              <w:pStyle w:val="StyleArial8ptBoldAfter0ptLinespacing15lines"/>
            </w:pPr>
            <w:r w:rsidRPr="00B11BD4">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4DC" w14:textId="77777777" w:rsidR="000876E3" w:rsidRPr="00B11BD4" w:rsidRDefault="000876E3" w:rsidP="001F179A">
            <w:pPr>
              <w:pStyle w:val="StyleArial8ptBoldAfter0ptLinespacing15lines"/>
            </w:pPr>
            <w:r w:rsidRPr="00B11BD4">
              <w:t>HotelResModifies</w:t>
            </w:r>
          </w:p>
          <w:p w14:paraId="16B344DD" w14:textId="77777777" w:rsidR="000876E3" w:rsidRPr="00B11BD4" w:rsidRDefault="000876E3" w:rsidP="001F179A">
            <w:pPr>
              <w:pStyle w:val="StyleArial8ptBoldAfter0ptLinespacing15lines"/>
            </w:pPr>
            <w:r w:rsidRPr="00B11BD4">
              <w:t>HotelResModify</w:t>
            </w:r>
          </w:p>
          <w:p w14:paraId="16B344DE" w14:textId="77777777" w:rsidR="000876E3" w:rsidRPr="00B11BD4" w:rsidRDefault="000876E3" w:rsidP="001F179A">
            <w:pPr>
              <w:pStyle w:val="StyleArial8ptBoldAfter0ptLinespacing15lines"/>
            </w:pPr>
            <w:r w:rsidRPr="00B11BD4">
              <w:t>RoomStays</w:t>
            </w:r>
          </w:p>
          <w:p w14:paraId="16B344DF" w14:textId="77777777" w:rsidR="000876E3" w:rsidRPr="00B11BD4" w:rsidRDefault="000876E3" w:rsidP="001F179A">
            <w:pPr>
              <w:pStyle w:val="StyleArial8ptBoldAfter0ptLinespacing15lines"/>
            </w:pPr>
            <w:r w:rsidRPr="00B11BD4">
              <w:t>RoomStay</w:t>
            </w:r>
          </w:p>
          <w:p w14:paraId="16B344E0" w14:textId="77777777" w:rsidR="000876E3" w:rsidRPr="00B11BD4" w:rsidRDefault="000876E3" w:rsidP="001F179A">
            <w:pPr>
              <w:pStyle w:val="StyleArial8ptBoldAfter0ptLinespacing15lines"/>
            </w:pPr>
            <w:r w:rsidRPr="00B11BD4">
              <w:t>RoomRates</w:t>
            </w:r>
          </w:p>
          <w:p w14:paraId="16B344E1" w14:textId="77777777" w:rsidR="000876E3" w:rsidRPr="00B11BD4" w:rsidRDefault="000876E3" w:rsidP="001F179A">
            <w:pPr>
              <w:pStyle w:val="StyleArial8ptBoldAfter0ptLinespacing15lines"/>
            </w:pPr>
            <w:r w:rsidRPr="00B11BD4">
              <w:t>RoomRate</w:t>
            </w:r>
          </w:p>
          <w:p w14:paraId="16B344E2" w14:textId="77777777" w:rsidR="000876E3" w:rsidRPr="00B11BD4" w:rsidRDefault="000876E3" w:rsidP="001F179A">
            <w:pPr>
              <w:pStyle w:val="StyleArial8ptBoldAfter0ptLinespacing15lines"/>
            </w:pPr>
            <w:r w:rsidRPr="00B11BD4">
              <w:t>Rates</w:t>
            </w:r>
          </w:p>
          <w:p w14:paraId="16B344E3" w14:textId="77777777" w:rsidR="000876E3" w:rsidRPr="00B11BD4" w:rsidRDefault="000876E3" w:rsidP="001F179A">
            <w:pPr>
              <w:pStyle w:val="StyleArial8ptBoldAfter0ptLinespacing15lines"/>
            </w:pPr>
            <w:r w:rsidRPr="00B11BD4">
              <w:t>Rate</w:t>
            </w:r>
          </w:p>
          <w:p w14:paraId="16B344E4" w14:textId="77777777" w:rsidR="000876E3" w:rsidRPr="00B11BD4" w:rsidRDefault="000876E3" w:rsidP="001F179A">
            <w:pPr>
              <w:pStyle w:val="StyleArial8ptBoldAfter0ptLinespacing15lines"/>
            </w:pPr>
            <w:r w:rsidRPr="00B11BD4">
              <w:t>AdditionalGuestAmounts</w:t>
            </w:r>
          </w:p>
          <w:p w14:paraId="16B344E5" w14:textId="77777777" w:rsidR="000876E3" w:rsidRPr="00B11BD4" w:rsidRDefault="000876E3" w:rsidP="001F179A">
            <w:pPr>
              <w:pStyle w:val="StyleArial8ptBoldAfter0ptLinespacing15lines"/>
            </w:pPr>
            <w:r w:rsidRPr="00B11BD4">
              <w:t>AdditionalGuestAmount</w:t>
            </w:r>
          </w:p>
          <w:p w14:paraId="16B344E6" w14:textId="77777777" w:rsidR="000876E3" w:rsidRPr="00B11BD4" w:rsidRDefault="000876E3" w:rsidP="001F179A">
            <w:pPr>
              <w:pStyle w:val="StyleArial8ptBoldAfter0ptLinespacing15lines"/>
            </w:pPr>
            <w:r w:rsidRPr="00B11BD4">
              <w: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4E7" w14:textId="77777777" w:rsidR="000876E3" w:rsidRPr="00B11BD4" w:rsidRDefault="000876E3" w:rsidP="001F179A">
            <w:pPr>
              <w:pStyle w:val="StyleArial8ptBoldAfter0ptLinespacing15lines"/>
            </w:pPr>
            <w:r w:rsidRPr="00B11BD4">
              <w:t>M</w:t>
            </w:r>
          </w:p>
          <w:p w14:paraId="16B344E8" w14:textId="77777777" w:rsidR="000876E3" w:rsidRPr="00B11BD4" w:rsidRDefault="000876E3" w:rsidP="001F179A">
            <w:pPr>
              <w:pStyle w:val="StyleArial8ptBoldAfter0ptLinespacing15lines"/>
            </w:pPr>
            <w:r w:rsidRPr="00B11BD4">
              <w:t>M</w:t>
            </w:r>
          </w:p>
          <w:p w14:paraId="16B344E9" w14:textId="77777777" w:rsidR="000876E3" w:rsidRPr="00B11BD4" w:rsidRDefault="000876E3" w:rsidP="001F179A">
            <w:pPr>
              <w:pStyle w:val="StyleArial8ptBoldAfter0ptLinespacing15lines"/>
            </w:pPr>
            <w:r w:rsidRPr="00B11BD4">
              <w:t>M</w:t>
            </w:r>
          </w:p>
          <w:p w14:paraId="16B344EA" w14:textId="77777777" w:rsidR="000876E3" w:rsidRPr="00B11BD4" w:rsidRDefault="000876E3" w:rsidP="001F179A">
            <w:pPr>
              <w:pStyle w:val="StyleArial8ptBoldAfter0ptLinespacing15lines"/>
            </w:pPr>
            <w:r w:rsidRPr="00B11BD4">
              <w:t>M</w:t>
            </w:r>
          </w:p>
          <w:p w14:paraId="16B344EB" w14:textId="77777777" w:rsidR="000876E3" w:rsidRPr="00B11BD4" w:rsidRDefault="000876E3" w:rsidP="001F179A">
            <w:pPr>
              <w:pStyle w:val="StyleArial8ptBoldAfter0ptLinespacing15lines"/>
            </w:pPr>
            <w:r w:rsidRPr="00B11BD4">
              <w:t>A</w:t>
            </w:r>
          </w:p>
          <w:p w14:paraId="16B344EC" w14:textId="77777777" w:rsidR="000876E3" w:rsidRPr="00B11BD4" w:rsidRDefault="000876E3" w:rsidP="001F179A">
            <w:pPr>
              <w:pStyle w:val="StyleArial8ptBoldAfter0ptLinespacing15lines"/>
            </w:pPr>
            <w:r w:rsidRPr="00B11BD4">
              <w:t>M</w:t>
            </w:r>
          </w:p>
          <w:p w14:paraId="16B344ED" w14:textId="77777777" w:rsidR="000876E3" w:rsidRPr="00B11BD4" w:rsidRDefault="000876E3" w:rsidP="001F179A">
            <w:pPr>
              <w:pStyle w:val="StyleArial8ptBoldAfter0ptLinespacing15lines"/>
            </w:pPr>
            <w:r w:rsidRPr="00B11BD4">
              <w:t>A</w:t>
            </w:r>
          </w:p>
          <w:p w14:paraId="16B344EE" w14:textId="77777777" w:rsidR="000876E3" w:rsidRPr="00B11BD4" w:rsidRDefault="000876E3" w:rsidP="001F179A">
            <w:pPr>
              <w:pStyle w:val="StyleArial8ptBoldAfter0ptLinespacing15lines"/>
            </w:pPr>
            <w:r w:rsidRPr="00B11BD4">
              <w:t>A</w:t>
            </w:r>
          </w:p>
          <w:p w14:paraId="16B344EF" w14:textId="77777777" w:rsidR="000876E3" w:rsidRPr="00B11BD4" w:rsidRDefault="000876E3" w:rsidP="001F179A">
            <w:pPr>
              <w:pStyle w:val="StyleArial8ptBoldAfter0ptLinespacing15lines"/>
            </w:pPr>
            <w:r w:rsidRPr="00B11BD4">
              <w:t>A</w:t>
            </w:r>
          </w:p>
          <w:p w14:paraId="16B344F0" w14:textId="77777777" w:rsidR="000876E3" w:rsidRPr="00B11BD4" w:rsidRDefault="000876E3" w:rsidP="001F179A">
            <w:pPr>
              <w:pStyle w:val="StyleArial8ptBoldAfter0ptLinespacing15lines"/>
            </w:pPr>
            <w:r w:rsidRPr="00B11BD4">
              <w:t>M</w:t>
            </w:r>
          </w:p>
          <w:p w14:paraId="16B344F1" w14:textId="77777777" w:rsidR="000876E3" w:rsidRPr="00B11BD4" w:rsidRDefault="000876E3" w:rsidP="001F179A">
            <w:pPr>
              <w:pStyle w:val="StyleArial8ptBoldAfter0ptLinespacing15lines"/>
            </w:pPr>
            <w:r w:rsidRPr="00B11BD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F2" w14:textId="77777777" w:rsidR="000876E3" w:rsidRPr="00B11BD4" w:rsidRDefault="000876E3" w:rsidP="00434897">
            <w:pPr>
              <w:pStyle w:val="StyleArial8ptAfter0ptLinespacingsingle"/>
            </w:pPr>
            <w:r w:rsidRPr="00B11BD4">
              <w:rPr>
                <w:b/>
              </w:rPr>
              <w:t>GDS Note</w:t>
            </w:r>
            <w:r w:rsidRPr="00B11BD4">
              <w:t>: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4F3" w14:textId="77777777" w:rsidR="000876E3" w:rsidRPr="00B11BD4" w:rsidRDefault="000876E3" w:rsidP="00462468">
            <w:pPr>
              <w:spacing w:after="0" w:line="360" w:lineRule="auto"/>
              <w:jc w:val="center"/>
              <w:rPr>
                <w:rFonts w:ascii="Arial" w:hAnsi="Arial" w:cs="Arial"/>
                <w:b/>
                <w:sz w:val="16"/>
                <w:szCs w:val="16"/>
              </w:rPr>
            </w:pPr>
            <w:r w:rsidRPr="00B11BD4">
              <w:rPr>
                <w:rFonts w:ascii="Arial" w:hAnsi="Arial" w:cs="Arial"/>
                <w:b/>
                <w:sz w:val="16"/>
                <w:szCs w:val="16"/>
              </w:rPr>
              <w:t>GDS</w:t>
            </w:r>
          </w:p>
          <w:p w14:paraId="16B344F4" w14:textId="77777777" w:rsidR="000876E3" w:rsidRPr="00BA3FF2" w:rsidRDefault="000876E3" w:rsidP="00462468">
            <w:pPr>
              <w:spacing w:after="0" w:line="360" w:lineRule="auto"/>
              <w:jc w:val="center"/>
              <w:rPr>
                <w:rFonts w:ascii="Arial" w:hAnsi="Arial" w:cs="Arial"/>
                <w:b/>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4F5" w14:textId="77777777" w:rsidR="000876E3" w:rsidRPr="00BA3FF2" w:rsidRDefault="000876E3" w:rsidP="00BA3FF2">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4F6" w14:textId="77777777" w:rsidR="000876E3" w:rsidRPr="00BA3FF2" w:rsidRDefault="000876E3" w:rsidP="00BA3FF2">
            <w:pPr>
              <w:spacing w:after="0" w:line="360" w:lineRule="auto"/>
              <w:rPr>
                <w:rFonts w:ascii="Arial" w:hAnsi="Arial" w:cs="Arial"/>
                <w:b/>
                <w:sz w:val="16"/>
                <w:szCs w:val="16"/>
              </w:rPr>
            </w:pPr>
          </w:p>
        </w:tc>
      </w:tr>
      <w:tr w:rsidR="000876E3" w:rsidRPr="000D5D3E" w14:paraId="16B3450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4F8" w14:textId="77777777" w:rsidR="000876E3" w:rsidRPr="003152CE" w:rsidRDefault="000876E3" w:rsidP="00BA3FF2">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4F9" w14:textId="77777777" w:rsidR="000876E3" w:rsidRPr="0037626C" w:rsidRDefault="000876E3" w:rsidP="001F179A">
            <w:pPr>
              <w:pStyle w:val="StyleArial8ptAfter0ptLinespacingsingle"/>
            </w:pPr>
            <w:r w:rsidRPr="0037626C">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4FA"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4FB" w14:textId="77777777" w:rsidR="000876E3" w:rsidRPr="0037626C" w:rsidRDefault="000876E3" w:rsidP="001F179A">
            <w:pPr>
              <w:pStyle w:val="StyleArial8ptAfter0ptLinespacingsingle"/>
            </w:pPr>
            <w:r w:rsidRPr="0037626C">
              <w:t>Money</w:t>
            </w:r>
          </w:p>
          <w:p w14:paraId="16B344FC" w14:textId="77777777" w:rsidR="000876E3" w:rsidRPr="0037626C" w:rsidRDefault="000876E3" w:rsidP="00C67A5C">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Extra Adult:</w:t>
            </w:r>
          </w:p>
          <w:p w14:paraId="16B344FD" w14:textId="77777777" w:rsidR="000876E3" w:rsidRPr="0037626C" w:rsidRDefault="000876E3" w:rsidP="001F179A">
            <w:pPr>
              <w:pStyle w:val="StyleArial8ptAfter0ptLinespacingsingle"/>
            </w:pPr>
            <w:r w:rsidRPr="0037626C">
              <w:t>&lt;AdditionalGuestAmount AgeQualifyingCode="10"</w:t>
            </w:r>
          </w:p>
          <w:p w14:paraId="16B344FE" w14:textId="77777777" w:rsidR="000876E3" w:rsidRPr="0037626C" w:rsidRDefault="000876E3" w:rsidP="00C67A5C">
            <w:pPr>
              <w:spacing w:after="0" w:line="240" w:lineRule="auto"/>
              <w:rPr>
                <w:rFonts w:ascii="Arial" w:hAnsi="Arial" w:cs="Arial"/>
                <w:b/>
                <w:sz w:val="16"/>
                <w:szCs w:val="16"/>
              </w:rPr>
            </w:pPr>
            <w:r w:rsidRPr="0037626C">
              <w:rPr>
                <w:rFonts w:ascii="Arial" w:hAnsi="Arial" w:cs="Arial"/>
                <w:sz w:val="16"/>
                <w:szCs w:val="16"/>
              </w:rPr>
              <w:t xml:space="preserve">&lt;Amount </w:t>
            </w:r>
            <w:r w:rsidRPr="0037626C">
              <w:rPr>
                <w:rFonts w:ascii="Arial" w:hAnsi="Arial" w:cs="Arial"/>
                <w:b/>
                <w:sz w:val="16"/>
                <w:szCs w:val="16"/>
              </w:rPr>
              <w:t xml:space="preserve">AmountBeforeTax="1500" </w:t>
            </w:r>
          </w:p>
          <w:p w14:paraId="16B344FF" w14:textId="77777777" w:rsidR="000876E3" w:rsidRPr="0037626C" w:rsidRDefault="000876E3" w:rsidP="001F179A">
            <w:pPr>
              <w:pStyle w:val="StyleArial8ptAfter0ptLinespacingsingle"/>
            </w:pPr>
            <w:r w:rsidRPr="0037626C">
              <w:t>CurrencyCode="USD</w:t>
            </w:r>
          </w:p>
          <w:p w14:paraId="16B34500" w14:textId="77777777" w:rsidR="000876E3" w:rsidRPr="0037626C" w:rsidRDefault="000876E3" w:rsidP="001F179A">
            <w:pPr>
              <w:pStyle w:val="StyleArial8ptAfter0ptLinespacingsingle"/>
            </w:pPr>
            <w:r w:rsidRPr="0037626C">
              <w:t>DecimalPlaces=”2”/"&gt;</w:t>
            </w:r>
          </w:p>
          <w:p w14:paraId="16B34501" w14:textId="77777777" w:rsidR="000876E3" w:rsidRPr="0037626C" w:rsidRDefault="000876E3" w:rsidP="001F179A">
            <w:pPr>
              <w:pStyle w:val="StyleArial8ptAfter0ptLinespacingsingle"/>
            </w:pPr>
          </w:p>
          <w:p w14:paraId="16B34502" w14:textId="77777777" w:rsidR="000876E3" w:rsidRPr="0037626C" w:rsidRDefault="000876E3" w:rsidP="00C67A5C">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Extra Child</w:t>
            </w:r>
          </w:p>
          <w:p w14:paraId="16B34503" w14:textId="77777777" w:rsidR="000876E3" w:rsidRPr="0037626C" w:rsidRDefault="000876E3" w:rsidP="001F179A">
            <w:pPr>
              <w:pStyle w:val="StyleArial8ptAfter0ptLinespacingsingle"/>
            </w:pPr>
            <w:r w:rsidRPr="0037626C">
              <w:t>&lt;AdditionalGuestAmount AgeQualifyingCode="8"&gt;</w:t>
            </w:r>
          </w:p>
          <w:p w14:paraId="16B34504" w14:textId="77777777" w:rsidR="000876E3" w:rsidRPr="0037626C" w:rsidRDefault="000876E3" w:rsidP="00C67A5C">
            <w:pPr>
              <w:spacing w:after="0" w:line="240" w:lineRule="auto"/>
              <w:rPr>
                <w:rFonts w:ascii="Arial" w:hAnsi="Arial" w:cs="Arial"/>
                <w:b/>
                <w:sz w:val="16"/>
                <w:szCs w:val="16"/>
              </w:rPr>
            </w:pPr>
            <w:r w:rsidRPr="0037626C">
              <w:rPr>
                <w:rFonts w:ascii="Arial" w:hAnsi="Arial" w:cs="Arial"/>
                <w:sz w:val="16"/>
                <w:szCs w:val="16"/>
              </w:rPr>
              <w:t xml:space="preserve">&lt;Amount </w:t>
            </w:r>
            <w:r w:rsidRPr="0037626C">
              <w:rPr>
                <w:rFonts w:ascii="Arial" w:hAnsi="Arial" w:cs="Arial"/>
                <w:b/>
                <w:sz w:val="16"/>
                <w:szCs w:val="16"/>
              </w:rPr>
              <w:t>AmountBeforeTax="000"</w:t>
            </w:r>
          </w:p>
          <w:p w14:paraId="16B34505" w14:textId="77777777" w:rsidR="000876E3" w:rsidRPr="0037626C" w:rsidRDefault="000876E3" w:rsidP="001F179A">
            <w:pPr>
              <w:pStyle w:val="StyleArial8ptAfter0ptLinespacingsingle"/>
            </w:pPr>
            <w:r w:rsidRPr="0037626C">
              <w:t>CurrencyCode="EUR"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06"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07" w14:textId="77777777" w:rsidR="000876E3" w:rsidRPr="0037626C"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08" w14:textId="77777777" w:rsidR="000876E3" w:rsidRPr="0037626C" w:rsidRDefault="000876E3" w:rsidP="001F179A">
            <w:pPr>
              <w:pStyle w:val="StyleArial8ptAfter0ptLinespacingsingle"/>
            </w:pPr>
            <w:r w:rsidRPr="0037626C">
              <w:t>Extra Adult</w:t>
            </w:r>
            <w:r>
              <w:t xml:space="preserve"> </w:t>
            </w:r>
            <w:r w:rsidRPr="0037626C">
              <w:t>Amount</w:t>
            </w:r>
          </w:p>
          <w:p w14:paraId="16B34509" w14:textId="77777777" w:rsidR="000876E3" w:rsidRPr="0037626C" w:rsidRDefault="000876E3" w:rsidP="00CA7F1D">
            <w:pPr>
              <w:pStyle w:val="StyleArial8ptAfter0ptLinespacingsingle"/>
            </w:pPr>
            <w:r w:rsidRPr="0037626C">
              <w:t>Extra Child Amount</w:t>
            </w:r>
          </w:p>
        </w:tc>
      </w:tr>
      <w:tr w:rsidR="000876E3" w:rsidRPr="00F860DF" w14:paraId="16B3451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50B"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50C" w14:textId="77777777" w:rsidR="000876E3" w:rsidRPr="0037626C" w:rsidRDefault="000876E3" w:rsidP="001F179A">
            <w:pPr>
              <w:pStyle w:val="StyleArial8ptAfter0ptLinespacingsingle"/>
            </w:pPr>
            <w:r w:rsidRPr="0037626C">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0D"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50E" w14:textId="77777777" w:rsidR="000876E3" w:rsidRPr="0037626C" w:rsidRDefault="000876E3" w:rsidP="001F179A">
            <w:pPr>
              <w:pStyle w:val="StyleArial8ptAfter0ptLinespacingsingle"/>
            </w:pPr>
            <w:r w:rsidRPr="0037626C">
              <w:t>AlphaLength3</w:t>
            </w:r>
          </w:p>
          <w:p w14:paraId="16B3450F" w14:textId="77777777" w:rsidR="000876E3" w:rsidRPr="0037626C" w:rsidRDefault="000876E3" w:rsidP="00C67A5C">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Adult:</w:t>
            </w:r>
          </w:p>
          <w:p w14:paraId="16B34510" w14:textId="77777777" w:rsidR="000876E3" w:rsidRPr="0037626C" w:rsidRDefault="000876E3" w:rsidP="001F179A">
            <w:pPr>
              <w:pStyle w:val="StyleArial8ptAfter0ptLinespacingsingle"/>
            </w:pPr>
            <w:r w:rsidRPr="0037626C">
              <w:t>&lt;AdditionalGuestAmount AgeQualifyingCode="10"</w:t>
            </w:r>
          </w:p>
          <w:p w14:paraId="16B34511" w14:textId="77777777" w:rsidR="000876E3" w:rsidRPr="0037626C" w:rsidRDefault="000876E3" w:rsidP="001F179A">
            <w:pPr>
              <w:pStyle w:val="StyleArial8ptAfter0ptLinespacingsingle"/>
            </w:pPr>
            <w:r w:rsidRPr="0037626C">
              <w:t xml:space="preserve">&lt;Amount AmountBeforeTax="1500" </w:t>
            </w:r>
          </w:p>
          <w:p w14:paraId="16B34512" w14:textId="77777777" w:rsidR="000876E3" w:rsidRPr="0037626C" w:rsidRDefault="000876E3" w:rsidP="00C67A5C">
            <w:pPr>
              <w:spacing w:after="0" w:line="240" w:lineRule="auto"/>
              <w:rPr>
                <w:rFonts w:ascii="Arial" w:hAnsi="Arial" w:cs="Arial"/>
                <w:b/>
                <w:sz w:val="16"/>
                <w:szCs w:val="16"/>
              </w:rPr>
            </w:pPr>
            <w:r w:rsidRPr="0037626C">
              <w:rPr>
                <w:rFonts w:ascii="Arial" w:hAnsi="Arial" w:cs="Arial"/>
                <w:b/>
                <w:sz w:val="16"/>
                <w:szCs w:val="16"/>
              </w:rPr>
              <w:t>CurrencyCode="USD</w:t>
            </w:r>
          </w:p>
          <w:p w14:paraId="16B34513" w14:textId="77777777" w:rsidR="000876E3" w:rsidRPr="0037626C" w:rsidRDefault="000876E3" w:rsidP="001F179A">
            <w:pPr>
              <w:pStyle w:val="StyleArial8ptAfter0ptLinespacingsingle"/>
            </w:pPr>
            <w:r w:rsidRPr="0037626C">
              <w:t>DecimalPlaces=”2”/"&gt;</w:t>
            </w:r>
          </w:p>
          <w:p w14:paraId="16B34514" w14:textId="77777777" w:rsidR="000876E3" w:rsidRPr="0037626C" w:rsidRDefault="000876E3" w:rsidP="001F179A">
            <w:pPr>
              <w:pStyle w:val="StyleArial8ptAfter0ptLinespacingsingle"/>
            </w:pPr>
          </w:p>
          <w:p w14:paraId="16B34515" w14:textId="77777777" w:rsidR="000876E3" w:rsidRPr="0037626C" w:rsidRDefault="000876E3" w:rsidP="00C67A5C">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Child</w:t>
            </w:r>
          </w:p>
          <w:p w14:paraId="16B34516" w14:textId="77777777" w:rsidR="000876E3" w:rsidRPr="0037626C" w:rsidRDefault="000876E3" w:rsidP="001F179A">
            <w:pPr>
              <w:pStyle w:val="StyleArial8ptAfter0ptLinespacingsingle"/>
            </w:pPr>
            <w:r w:rsidRPr="0037626C">
              <w:t>&lt;AdditionalGuestAmount AgeQualifyingCode="8"&gt;</w:t>
            </w:r>
          </w:p>
          <w:p w14:paraId="16B34517" w14:textId="77777777" w:rsidR="000876E3" w:rsidRPr="0037626C" w:rsidRDefault="000876E3" w:rsidP="001F179A">
            <w:pPr>
              <w:pStyle w:val="StyleArial8ptAfter0ptLinespacingsingle"/>
            </w:pPr>
            <w:r w:rsidRPr="0037626C">
              <w:t>&lt;Amount AmountBeforeTax="000"</w:t>
            </w:r>
          </w:p>
          <w:p w14:paraId="16B34518" w14:textId="77777777" w:rsidR="000876E3" w:rsidRPr="0037626C" w:rsidRDefault="000876E3" w:rsidP="00C67A5C">
            <w:pPr>
              <w:spacing w:after="0" w:line="240" w:lineRule="auto"/>
              <w:rPr>
                <w:rFonts w:ascii="Arial" w:hAnsi="Arial" w:cs="Arial"/>
                <w:sz w:val="16"/>
                <w:szCs w:val="16"/>
              </w:rPr>
            </w:pPr>
            <w:r w:rsidRPr="0037626C">
              <w:rPr>
                <w:rFonts w:ascii="Arial" w:hAnsi="Arial" w:cs="Arial"/>
                <w:b/>
                <w:sz w:val="16"/>
                <w:szCs w:val="16"/>
              </w:rPr>
              <w:t>CurrencyCode="EUR"</w:t>
            </w:r>
            <w:r w:rsidRPr="0037626C">
              <w:rPr>
                <w:rFonts w:ascii="Arial" w:hAnsi="Arial" w:cs="Arial"/>
                <w:sz w:val="16"/>
                <w:szCs w:val="16"/>
              </w:rPr>
              <w:t xml:space="preserve">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19"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1A" w14:textId="77777777" w:rsidR="000876E3" w:rsidRDefault="000876E3" w:rsidP="007D1A5F">
            <w:pPr>
              <w:pStyle w:val="TableText"/>
              <w:rPr>
                <w:sz w:val="16"/>
                <w:szCs w:val="16"/>
              </w:rPr>
            </w:pPr>
            <w:r>
              <w:rPr>
                <w:i/>
                <w:sz w:val="16"/>
                <w:szCs w:val="16"/>
              </w:rPr>
              <w:t>Valid values</w:t>
            </w:r>
            <w:r>
              <w:rPr>
                <w:sz w:val="16"/>
                <w:szCs w:val="16"/>
              </w:rPr>
              <w:t>:</w:t>
            </w:r>
          </w:p>
          <w:p w14:paraId="16B3451B" w14:textId="77777777" w:rsidR="000876E3" w:rsidRPr="0037626C" w:rsidRDefault="000876E3" w:rsidP="007D1A5F">
            <w:pPr>
              <w:pStyle w:val="StyleArial8ptAfter0ptLinespacingsingle"/>
            </w:pPr>
            <w:r>
              <w:rPr>
                <w:rFonts w:cs="Arial"/>
                <w:szCs w:val="16"/>
              </w:rPr>
              <w:t>Any valid ISO 4217 three alpha currency code</w:t>
            </w:r>
          </w:p>
          <w:p w14:paraId="16B3451C" w14:textId="77777777" w:rsidR="000876E3" w:rsidRPr="0037626C" w:rsidRDefault="000876E3" w:rsidP="00214888">
            <w:pPr>
              <w:spacing w:after="0" w:line="240" w:lineRule="auto"/>
              <w:rPr>
                <w:rFonts w:ascii="Arial" w:hAnsi="Arial" w:cs="Arial"/>
                <w:sz w:val="16"/>
                <w:szCs w:val="16"/>
              </w:rPr>
            </w:pPr>
            <w:r w:rsidRPr="0037626C">
              <w:rPr>
                <w:rFonts w:ascii="Arial" w:hAnsi="Arial" w:cs="Arial"/>
                <w:b/>
                <w:sz w:val="16"/>
                <w:szCs w:val="16"/>
              </w:rPr>
              <w:t>Note:</w:t>
            </w:r>
            <w:r w:rsidRPr="0037626C">
              <w:rPr>
                <w:rFonts w:ascii="Arial" w:hAnsi="Arial" w:cs="Arial"/>
                <w:sz w:val="16"/>
                <w:szCs w:val="16"/>
              </w:rPr>
              <w:t xml:space="preserve">  Currency must be the same for all extra charges; Extra Person (Adult), Extra Child, Extra Bed (Adult), Extra Bed (Child) and Meal Plan Rate.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1D" w14:textId="77777777" w:rsidR="000876E3" w:rsidRPr="0037626C" w:rsidRDefault="000876E3" w:rsidP="00550476">
            <w:pPr>
              <w:pStyle w:val="StyleArial8ptCenteredAfter0ptLinespacingsingle"/>
              <w:jc w:val="left"/>
            </w:pPr>
            <w:r w:rsidRPr="0037626C">
              <w:t>Currency Code</w:t>
            </w:r>
          </w:p>
          <w:p w14:paraId="16B3451E" w14:textId="77777777" w:rsidR="000876E3" w:rsidRPr="0037626C" w:rsidRDefault="000876E3" w:rsidP="00CA7F1D">
            <w:pPr>
              <w:pStyle w:val="StyleArial8ptCenteredAfter0ptLinespacingsingle"/>
              <w:jc w:val="left"/>
            </w:pPr>
            <w:r w:rsidRPr="0037626C">
              <w:t>GDS=3</w:t>
            </w:r>
          </w:p>
        </w:tc>
      </w:tr>
      <w:tr w:rsidR="000876E3" w:rsidRPr="00F860DF" w14:paraId="16B3453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520"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521" w14:textId="77777777" w:rsidR="000876E3" w:rsidRPr="0037626C" w:rsidRDefault="000876E3" w:rsidP="001F179A">
            <w:pPr>
              <w:pStyle w:val="StyleArial8ptAfter0ptLinespacingsingle"/>
            </w:pPr>
            <w:r w:rsidRPr="0037626C">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22"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523" w14:textId="77777777" w:rsidR="000876E3" w:rsidRPr="0037626C" w:rsidRDefault="000876E3" w:rsidP="001F179A">
            <w:pPr>
              <w:pStyle w:val="StyleArial8ptAfter0ptLinespacingsingle"/>
            </w:pPr>
            <w:r w:rsidRPr="0037626C">
              <w:t>Xs:NonNegativeInteger</w:t>
            </w:r>
          </w:p>
          <w:p w14:paraId="16B34524" w14:textId="77777777" w:rsidR="000876E3" w:rsidRPr="0037626C" w:rsidRDefault="000876E3" w:rsidP="00C67A5C">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Adult:</w:t>
            </w:r>
          </w:p>
          <w:p w14:paraId="16B34525" w14:textId="77777777" w:rsidR="000876E3" w:rsidRPr="0037626C" w:rsidRDefault="000876E3" w:rsidP="001F179A">
            <w:pPr>
              <w:pStyle w:val="StyleArial8ptAfter0ptLinespacingsingle"/>
            </w:pPr>
            <w:r w:rsidRPr="0037626C">
              <w:t>&lt;AdditionalGuestAmount AgeQualifyingCode="10"</w:t>
            </w:r>
          </w:p>
          <w:p w14:paraId="16B34526" w14:textId="77777777" w:rsidR="000876E3" w:rsidRPr="0037626C" w:rsidRDefault="000876E3" w:rsidP="001F179A">
            <w:pPr>
              <w:pStyle w:val="StyleArial8ptAfter0ptLinespacingsingle"/>
            </w:pPr>
            <w:r w:rsidRPr="0037626C">
              <w:t xml:space="preserve">&lt;Amount AmountBeforeTax="1500" </w:t>
            </w:r>
          </w:p>
          <w:p w14:paraId="16B34527" w14:textId="77777777" w:rsidR="000876E3" w:rsidRPr="0037626C" w:rsidRDefault="000876E3" w:rsidP="001F179A">
            <w:pPr>
              <w:pStyle w:val="StyleArial8ptAfter0ptLinespacingsingle"/>
            </w:pPr>
            <w:r w:rsidRPr="0037626C">
              <w:t>CurrencyCode="USD</w:t>
            </w:r>
          </w:p>
          <w:p w14:paraId="16B34528" w14:textId="77777777" w:rsidR="000876E3" w:rsidRPr="0037626C" w:rsidRDefault="000876E3" w:rsidP="00C67A5C">
            <w:pPr>
              <w:spacing w:after="0" w:line="240" w:lineRule="auto"/>
              <w:rPr>
                <w:rFonts w:ascii="Arial" w:hAnsi="Arial" w:cs="Arial"/>
                <w:b/>
                <w:sz w:val="16"/>
                <w:szCs w:val="16"/>
              </w:rPr>
            </w:pPr>
            <w:r w:rsidRPr="0037626C">
              <w:rPr>
                <w:rFonts w:ascii="Arial" w:hAnsi="Arial" w:cs="Arial"/>
                <w:b/>
                <w:sz w:val="16"/>
                <w:szCs w:val="16"/>
              </w:rPr>
              <w:t>DecimalPlaces=”2”/"&gt;</w:t>
            </w:r>
          </w:p>
          <w:p w14:paraId="16B34529" w14:textId="77777777" w:rsidR="000876E3" w:rsidRPr="0037626C" w:rsidRDefault="000876E3" w:rsidP="001F179A">
            <w:pPr>
              <w:pStyle w:val="StyleArial8ptAfter0ptLinespacingsingle"/>
            </w:pPr>
          </w:p>
          <w:p w14:paraId="16B3452A" w14:textId="77777777" w:rsidR="000876E3" w:rsidRPr="0037626C" w:rsidRDefault="000876E3" w:rsidP="00C67A5C">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 - Adult:</w:t>
            </w:r>
          </w:p>
          <w:p w14:paraId="16B3452B" w14:textId="77777777" w:rsidR="000876E3" w:rsidRPr="0037626C" w:rsidRDefault="000876E3" w:rsidP="001F179A">
            <w:pPr>
              <w:pStyle w:val="StyleArial8ptAfter0ptLinespacingsingle"/>
            </w:pPr>
            <w:r w:rsidRPr="0037626C">
              <w:t>&lt;AdditionalGuestAmount AgeQualifyingCode="8"&gt;</w:t>
            </w:r>
          </w:p>
          <w:p w14:paraId="16B3452C" w14:textId="77777777" w:rsidR="000876E3" w:rsidRPr="0037626C" w:rsidRDefault="000876E3" w:rsidP="001F179A">
            <w:pPr>
              <w:pStyle w:val="StyleArial8ptAfter0ptLinespacingsingle"/>
            </w:pPr>
            <w:r w:rsidRPr="0037626C">
              <w:t>&lt;Amount AmountBeforeTax="000"</w:t>
            </w:r>
          </w:p>
          <w:p w14:paraId="16B3452D" w14:textId="77777777" w:rsidR="000876E3" w:rsidRPr="0037626C" w:rsidRDefault="000876E3" w:rsidP="00C67A5C">
            <w:pPr>
              <w:spacing w:after="0" w:line="240" w:lineRule="auto"/>
              <w:rPr>
                <w:rFonts w:ascii="Arial" w:hAnsi="Arial" w:cs="Arial"/>
                <w:sz w:val="16"/>
                <w:szCs w:val="16"/>
              </w:rPr>
            </w:pPr>
            <w:r w:rsidRPr="0037626C">
              <w:rPr>
                <w:rFonts w:ascii="Arial" w:hAnsi="Arial" w:cs="Arial"/>
                <w:sz w:val="16"/>
                <w:szCs w:val="16"/>
              </w:rPr>
              <w:t xml:space="preserve">CurrencyCode="EUR" </w:t>
            </w:r>
            <w:r w:rsidRPr="0037626C">
              <w:rPr>
                <w:rFonts w:ascii="Arial" w:hAnsi="Arial" w:cs="Arial"/>
                <w:b/>
                <w:sz w:val="16"/>
                <w:szCs w:val="16"/>
              </w:rPr>
              <w:t>DecimalPlaces="2"</w:t>
            </w:r>
            <w:r w:rsidRPr="0037626C">
              <w:rPr>
                <w:rFonts w:ascii="Arial" w:hAnsi="Arial" w:cs="Arial"/>
                <w:sz w:val="16"/>
                <w:szCs w:val="16"/>
              </w:rPr>
              <w:t xml:space="preserve">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2E"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2F" w14:textId="77777777" w:rsidR="000876E3" w:rsidRPr="004703E7" w:rsidRDefault="000876E3" w:rsidP="001F179A">
            <w:pPr>
              <w:pStyle w:val="StyleTableText8pt"/>
            </w:pPr>
            <w:r w:rsidRPr="004703E7">
              <w:rPr>
                <w:i/>
              </w:rPr>
              <w:t>Valid values</w:t>
            </w:r>
            <w:r w:rsidRPr="004703E7">
              <w:t>:</w:t>
            </w:r>
          </w:p>
          <w:p w14:paraId="16B34530" w14:textId="77777777" w:rsidR="000876E3" w:rsidRPr="004703E7" w:rsidRDefault="000876E3" w:rsidP="001F179A">
            <w:pPr>
              <w:pStyle w:val="StyleArial8ptAfter0ptLinespacingsingle"/>
            </w:pPr>
            <w:r w:rsidRPr="004703E7">
              <w:t>0, 1, 2 or 3</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31" w14:textId="77777777" w:rsidR="000876E3" w:rsidRPr="0037626C" w:rsidRDefault="000876E3" w:rsidP="00550476">
            <w:pPr>
              <w:pStyle w:val="StyleArial8ptCenteredAfter0ptLinespacingsingle"/>
              <w:jc w:val="left"/>
            </w:pPr>
            <w:r w:rsidRPr="0037626C">
              <w:t>Decimal Placement</w:t>
            </w:r>
          </w:p>
          <w:p w14:paraId="16B34532" w14:textId="77777777" w:rsidR="000876E3" w:rsidRPr="0037626C" w:rsidRDefault="000876E3" w:rsidP="00550476">
            <w:pPr>
              <w:pStyle w:val="StyleArial8ptCenteredAfter0ptLinespacingsingle"/>
              <w:jc w:val="left"/>
            </w:pPr>
            <w:r w:rsidRPr="0037626C">
              <w:t>GDS=3</w:t>
            </w:r>
          </w:p>
        </w:tc>
      </w:tr>
      <w:tr w:rsidR="000876E3" w:rsidRPr="009C51B1" w14:paraId="16B3453A"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534" w14:textId="77777777" w:rsidR="000876E3" w:rsidRPr="009C51B1"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35" w14:textId="77777777" w:rsidR="000876E3" w:rsidRPr="009C51B1" w:rsidRDefault="000876E3" w:rsidP="009C51B1">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536" w14:textId="77777777" w:rsidR="000876E3" w:rsidRPr="009C51B1" w:rsidRDefault="000876E3" w:rsidP="009C51B1">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537" w14:textId="77777777" w:rsidR="000876E3" w:rsidRPr="009C51B1" w:rsidRDefault="000876E3" w:rsidP="009C51B1">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38" w14:textId="77777777" w:rsidR="000876E3" w:rsidRPr="009C51B1" w:rsidRDefault="000876E3" w:rsidP="009C51B1">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39" w14:textId="77777777" w:rsidR="000876E3" w:rsidRPr="009C51B1" w:rsidRDefault="000876E3" w:rsidP="009C51B1">
            <w:pPr>
              <w:spacing w:after="0" w:line="360" w:lineRule="auto"/>
              <w:rPr>
                <w:rFonts w:ascii="Arial" w:hAnsi="Arial" w:cs="Arial"/>
                <w:b/>
                <w:sz w:val="16"/>
                <w:szCs w:val="16"/>
              </w:rPr>
            </w:pPr>
          </w:p>
        </w:tc>
      </w:tr>
      <w:tr w:rsidR="000876E3" w:rsidRPr="000D1D6F" w14:paraId="16B3456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3B" w14:textId="77777777" w:rsidR="000876E3" w:rsidRPr="00B11BD4" w:rsidRDefault="000876E3" w:rsidP="00572385">
            <w:pPr>
              <w:pStyle w:val="StyleArial8ptBoldAfter0ptLinespacing15lines"/>
            </w:pPr>
            <w:r w:rsidRPr="00B11BD4">
              <w:t>1</w:t>
            </w:r>
          </w:p>
          <w:p w14:paraId="16B3453C" w14:textId="77777777" w:rsidR="000876E3" w:rsidRPr="00B11BD4" w:rsidRDefault="000876E3" w:rsidP="00572385">
            <w:pPr>
              <w:pStyle w:val="StyleArial8ptBoldAfter0ptLinespacing15lines"/>
            </w:pPr>
            <w:r w:rsidRPr="00B11BD4">
              <w:t>2</w:t>
            </w:r>
          </w:p>
          <w:p w14:paraId="16B3453D" w14:textId="77777777" w:rsidR="000876E3" w:rsidRPr="00B11BD4" w:rsidRDefault="000876E3" w:rsidP="00572385">
            <w:pPr>
              <w:pStyle w:val="StyleArial8ptBoldAfter0ptLinespacing15lines"/>
            </w:pPr>
            <w:r w:rsidRPr="00B11BD4">
              <w:t>3</w:t>
            </w:r>
          </w:p>
          <w:p w14:paraId="16B3453E" w14:textId="77777777" w:rsidR="000876E3" w:rsidRPr="00B11BD4" w:rsidRDefault="000876E3" w:rsidP="00572385">
            <w:pPr>
              <w:pStyle w:val="StyleArial8ptBoldAfter0ptLinespacing15lines"/>
            </w:pPr>
            <w:r w:rsidRPr="00B11BD4">
              <w:t>4</w:t>
            </w:r>
          </w:p>
          <w:p w14:paraId="16B3453F" w14:textId="77777777" w:rsidR="000876E3" w:rsidRPr="00B11BD4" w:rsidRDefault="000876E3" w:rsidP="00572385">
            <w:pPr>
              <w:pStyle w:val="StyleArial8ptBoldAfter0ptLinespacing15lines"/>
            </w:pPr>
            <w:r w:rsidRPr="00B11BD4">
              <w:t>5</w:t>
            </w:r>
          </w:p>
          <w:p w14:paraId="16B34540" w14:textId="77777777" w:rsidR="000876E3" w:rsidRPr="00B11BD4" w:rsidRDefault="000876E3" w:rsidP="00572385">
            <w:pPr>
              <w:pStyle w:val="StyleArial8ptBoldAfter0ptLinespacing15lines"/>
            </w:pPr>
            <w:r w:rsidRPr="00B11BD4">
              <w:t>6</w:t>
            </w:r>
          </w:p>
          <w:p w14:paraId="16B34541" w14:textId="77777777" w:rsidR="000876E3" w:rsidRPr="00B11BD4" w:rsidRDefault="000876E3" w:rsidP="00572385">
            <w:pPr>
              <w:pStyle w:val="StyleArial8ptBoldAfter0ptLinespacing15lines"/>
            </w:pPr>
            <w:r w:rsidRPr="00B11BD4">
              <w:t>7</w:t>
            </w:r>
          </w:p>
          <w:p w14:paraId="16B34542" w14:textId="77777777" w:rsidR="000876E3" w:rsidRPr="00B11BD4" w:rsidRDefault="000876E3" w:rsidP="00572385">
            <w:pPr>
              <w:pStyle w:val="StyleArial8ptBoldAfter0ptLinespacing15lines"/>
            </w:pPr>
            <w:r w:rsidRPr="00B11BD4">
              <w:t>8</w:t>
            </w:r>
          </w:p>
          <w:p w14:paraId="16B34543" w14:textId="77777777" w:rsidR="000876E3" w:rsidRPr="00B11BD4" w:rsidRDefault="000876E3" w:rsidP="00572385">
            <w:pPr>
              <w:pStyle w:val="StyleArial8ptBoldAfter0ptLinespacing15lines"/>
            </w:pPr>
            <w:r w:rsidRPr="00B11BD4">
              <w:t>9</w:t>
            </w:r>
          </w:p>
          <w:p w14:paraId="16B34544" w14:textId="77777777" w:rsidR="000876E3" w:rsidRPr="00B11BD4" w:rsidRDefault="000876E3" w:rsidP="00572385">
            <w:pPr>
              <w:pStyle w:val="StyleArial8ptBoldAfter0ptLinespacing15lines"/>
            </w:pPr>
            <w:r w:rsidRPr="00B11BD4">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45" w14:textId="77777777" w:rsidR="000876E3" w:rsidRPr="00B11BD4" w:rsidRDefault="000876E3" w:rsidP="00572385">
            <w:pPr>
              <w:pStyle w:val="StyleArial8ptBoldAfter0ptLinespacing15lines"/>
            </w:pPr>
            <w:r w:rsidRPr="00B11BD4">
              <w:t>HotelResModifies</w:t>
            </w:r>
          </w:p>
          <w:p w14:paraId="16B34546" w14:textId="77777777" w:rsidR="000876E3" w:rsidRPr="00B11BD4" w:rsidRDefault="000876E3" w:rsidP="00572385">
            <w:pPr>
              <w:pStyle w:val="StyleArial8ptBoldAfter0ptLinespacing15lines"/>
            </w:pPr>
            <w:r w:rsidRPr="00B11BD4">
              <w:t>HotelResModify</w:t>
            </w:r>
          </w:p>
          <w:p w14:paraId="16B34547" w14:textId="77777777" w:rsidR="000876E3" w:rsidRPr="00B11BD4" w:rsidRDefault="000876E3" w:rsidP="00572385">
            <w:pPr>
              <w:pStyle w:val="StyleArial8ptBoldAfter0ptLinespacing15lines"/>
            </w:pPr>
            <w:r w:rsidRPr="00B11BD4">
              <w:t>RoomStays</w:t>
            </w:r>
          </w:p>
          <w:p w14:paraId="16B34548" w14:textId="77777777" w:rsidR="000876E3" w:rsidRPr="00B11BD4" w:rsidRDefault="000876E3" w:rsidP="00572385">
            <w:pPr>
              <w:pStyle w:val="StyleArial8ptBoldAfter0ptLinespacing15lines"/>
            </w:pPr>
            <w:r w:rsidRPr="00B11BD4">
              <w:t>RoomStay</w:t>
            </w:r>
          </w:p>
          <w:p w14:paraId="16B34549" w14:textId="77777777" w:rsidR="000876E3" w:rsidRPr="00B11BD4" w:rsidRDefault="000876E3" w:rsidP="00572385">
            <w:pPr>
              <w:pStyle w:val="StyleArial8ptBoldAfter0ptLinespacing15lines"/>
            </w:pPr>
            <w:r w:rsidRPr="00B11BD4">
              <w:t>RoomRates</w:t>
            </w:r>
          </w:p>
          <w:p w14:paraId="16B3454A" w14:textId="77777777" w:rsidR="000876E3" w:rsidRPr="00B11BD4" w:rsidRDefault="000876E3" w:rsidP="00572385">
            <w:pPr>
              <w:pStyle w:val="StyleArial8ptBoldAfter0ptLinespacing15lines"/>
            </w:pPr>
            <w:r w:rsidRPr="00B11BD4">
              <w:t>RoomRate</w:t>
            </w:r>
          </w:p>
          <w:p w14:paraId="16B3454B" w14:textId="77777777" w:rsidR="000876E3" w:rsidRPr="00B11BD4" w:rsidRDefault="000876E3" w:rsidP="00572385">
            <w:pPr>
              <w:pStyle w:val="StyleArial8ptBoldAfter0ptLinespacing15lines"/>
            </w:pPr>
            <w:r w:rsidRPr="00B11BD4">
              <w:t>Rates</w:t>
            </w:r>
          </w:p>
          <w:p w14:paraId="16B3454C" w14:textId="77777777" w:rsidR="000876E3" w:rsidRPr="00B11BD4" w:rsidRDefault="000876E3" w:rsidP="00572385">
            <w:pPr>
              <w:pStyle w:val="StyleArial8ptBoldAfter0ptLinespacing15lines"/>
            </w:pPr>
            <w:r w:rsidRPr="00B11BD4">
              <w:t>Rate</w:t>
            </w:r>
          </w:p>
          <w:p w14:paraId="16B3454D" w14:textId="77777777" w:rsidR="000876E3" w:rsidRPr="00B11BD4" w:rsidRDefault="000876E3" w:rsidP="00572385">
            <w:pPr>
              <w:pStyle w:val="StyleArial8ptBoldAfter0ptLinespacing15lines"/>
            </w:pPr>
            <w:r w:rsidRPr="00B11BD4">
              <w:t>Fees</w:t>
            </w:r>
          </w:p>
          <w:p w14:paraId="16B3454E" w14:textId="77777777" w:rsidR="000876E3" w:rsidRPr="00B11BD4" w:rsidRDefault="000876E3" w:rsidP="00572385">
            <w:pPr>
              <w:pStyle w:val="StyleArial8ptBoldAfter0ptLinespacing15lines"/>
            </w:pPr>
            <w:r w:rsidRPr="00B11BD4">
              <w:t>Fee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4F" w14:textId="77777777" w:rsidR="000876E3" w:rsidRPr="00B11BD4" w:rsidRDefault="000876E3" w:rsidP="00572385">
            <w:pPr>
              <w:pStyle w:val="StyleArial8ptBoldAfter0ptLinespacing15lines"/>
            </w:pPr>
            <w:r w:rsidRPr="00B11BD4">
              <w:t>M</w:t>
            </w:r>
          </w:p>
          <w:p w14:paraId="16B34550" w14:textId="77777777" w:rsidR="000876E3" w:rsidRPr="00B11BD4" w:rsidRDefault="000876E3" w:rsidP="00572385">
            <w:pPr>
              <w:pStyle w:val="StyleArial8ptBoldAfter0ptLinespacing15lines"/>
            </w:pPr>
            <w:r w:rsidRPr="00B11BD4">
              <w:t>M</w:t>
            </w:r>
          </w:p>
          <w:p w14:paraId="16B34551" w14:textId="77777777" w:rsidR="000876E3" w:rsidRPr="00B11BD4" w:rsidRDefault="000876E3" w:rsidP="00572385">
            <w:pPr>
              <w:pStyle w:val="StyleArial8ptBoldAfter0ptLinespacing15lines"/>
            </w:pPr>
            <w:r w:rsidRPr="00B11BD4">
              <w:t>M</w:t>
            </w:r>
          </w:p>
          <w:p w14:paraId="16B34552" w14:textId="77777777" w:rsidR="000876E3" w:rsidRPr="00B11BD4" w:rsidRDefault="000876E3" w:rsidP="00572385">
            <w:pPr>
              <w:pStyle w:val="StyleArial8ptBoldAfter0ptLinespacing15lines"/>
            </w:pPr>
            <w:r w:rsidRPr="00B11BD4">
              <w:t>M</w:t>
            </w:r>
          </w:p>
          <w:p w14:paraId="16B34553" w14:textId="77777777" w:rsidR="000876E3" w:rsidRPr="00B11BD4" w:rsidRDefault="000876E3" w:rsidP="00572385">
            <w:pPr>
              <w:pStyle w:val="StyleArial8ptBoldAfter0ptLinespacing15lines"/>
            </w:pPr>
            <w:r w:rsidRPr="00B11BD4">
              <w:t>A</w:t>
            </w:r>
          </w:p>
          <w:p w14:paraId="16B34554" w14:textId="77777777" w:rsidR="000876E3" w:rsidRPr="00B11BD4" w:rsidRDefault="000876E3" w:rsidP="00572385">
            <w:pPr>
              <w:pStyle w:val="StyleArial8ptBoldAfter0ptLinespacing15lines"/>
            </w:pPr>
            <w:r w:rsidRPr="00B11BD4">
              <w:t>M</w:t>
            </w:r>
          </w:p>
          <w:p w14:paraId="16B34555" w14:textId="77777777" w:rsidR="000876E3" w:rsidRPr="00B11BD4" w:rsidRDefault="000876E3" w:rsidP="00572385">
            <w:pPr>
              <w:pStyle w:val="StyleArial8ptBoldAfter0ptLinespacing15lines"/>
            </w:pPr>
            <w:r w:rsidRPr="00B11BD4">
              <w:t>M</w:t>
            </w:r>
          </w:p>
          <w:p w14:paraId="16B34556" w14:textId="77777777" w:rsidR="000876E3" w:rsidRPr="00B11BD4" w:rsidRDefault="000876E3" w:rsidP="00572385">
            <w:pPr>
              <w:pStyle w:val="StyleArial8ptBoldAfter0ptLinespacing15lines"/>
            </w:pPr>
            <w:r w:rsidRPr="00B11BD4">
              <w:t>M</w:t>
            </w:r>
          </w:p>
          <w:p w14:paraId="16B34557" w14:textId="77777777" w:rsidR="000876E3" w:rsidRPr="00B11BD4" w:rsidRDefault="000876E3" w:rsidP="00572385">
            <w:pPr>
              <w:pStyle w:val="StyleArial8ptBoldAfter0ptLinespacing15lines"/>
            </w:pPr>
            <w:r w:rsidRPr="00B11BD4">
              <w:t>A</w:t>
            </w:r>
          </w:p>
          <w:p w14:paraId="16B34558" w14:textId="77777777" w:rsidR="000876E3" w:rsidRPr="00B11BD4" w:rsidRDefault="000876E3" w:rsidP="00572385">
            <w:pPr>
              <w:pStyle w:val="StyleArial8ptBoldAfter0ptLinespacing15lines"/>
            </w:pPr>
            <w:r w:rsidRPr="00B11BD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59" w14:textId="77777777" w:rsidR="000876E3" w:rsidRPr="004703E7" w:rsidRDefault="000876E3" w:rsidP="00696467">
            <w:pPr>
              <w:spacing w:after="0"/>
              <w:rPr>
                <w:rFonts w:ascii="Arial" w:hAnsi="Arial" w:cs="Arial"/>
                <w:sz w:val="16"/>
                <w:szCs w:val="16"/>
              </w:rPr>
            </w:pPr>
            <w:r w:rsidRPr="004703E7">
              <w:rPr>
                <w:rFonts w:ascii="Arial" w:hAnsi="Arial" w:cs="Arial"/>
                <w:b/>
                <w:sz w:val="16"/>
                <w:szCs w:val="16"/>
              </w:rPr>
              <w:t xml:space="preserve">GDS Note1: </w:t>
            </w:r>
            <w:r w:rsidRPr="004703E7">
              <w:rPr>
                <w:rFonts w:ascii="Arial" w:hAnsi="Arial" w:cs="Arial"/>
                <w:sz w:val="16"/>
                <w:szCs w:val="16"/>
              </w:rPr>
              <w:t xml:space="preserve"> If fee/surcharges are separated from taxes, one occurrence is mandatory when @ResStatus=”Pending” or “Modified”.  </w:t>
            </w:r>
          </w:p>
          <w:p w14:paraId="16B3455A" w14:textId="77777777" w:rsidR="000876E3" w:rsidRPr="004703E7" w:rsidRDefault="000876E3" w:rsidP="00696467">
            <w:pPr>
              <w:pStyle w:val="StyleArial8ptAfter0ptLinespacingsingle"/>
              <w:spacing w:line="276" w:lineRule="auto"/>
              <w:rPr>
                <w:rFonts w:cs="Arial"/>
                <w:szCs w:val="16"/>
              </w:rPr>
            </w:pPr>
            <w:r w:rsidRPr="004703E7">
              <w:rPr>
                <w:rFonts w:cs="Arial"/>
                <w:b/>
                <w:szCs w:val="16"/>
              </w:rPr>
              <w:t>GDS Note2</w:t>
            </w:r>
            <w:r w:rsidRPr="004703E7">
              <w:rPr>
                <w:rFonts w:cs="Arial"/>
                <w:szCs w:val="16"/>
              </w:rPr>
              <w:t>:  Not mandatory if taxes, fees/surcharges are combined (34.RS).</w:t>
            </w:r>
          </w:p>
          <w:p w14:paraId="16B3455B" w14:textId="77777777" w:rsidR="000876E3" w:rsidRPr="004703E7" w:rsidRDefault="000876E3" w:rsidP="00B11BD4">
            <w:pPr>
              <w:rPr>
                <w:rFonts w:ascii="Arial" w:hAnsi="Arial" w:cs="Arial"/>
                <w:sz w:val="16"/>
                <w:szCs w:val="16"/>
              </w:rPr>
            </w:pPr>
            <w:r w:rsidRPr="004703E7">
              <w:rPr>
                <w:rFonts w:ascii="Arial" w:hAnsi="Arial" w:cs="Arial"/>
                <w:b/>
                <w:sz w:val="16"/>
                <w:szCs w:val="16"/>
              </w:rPr>
              <w:t>GDS Note3</w:t>
            </w:r>
            <w:r w:rsidRPr="004703E7">
              <w:rPr>
                <w:rFonts w:ascii="Arial" w:hAnsi="Arial" w:cs="Arial"/>
                <w:sz w:val="16"/>
                <w:szCs w:val="16"/>
              </w:rPr>
              <w:t>:  Travelport prefers Suppliers separate Fees/Surcharges and Taxes</w:t>
            </w:r>
          </w:p>
          <w:p w14:paraId="16B3455C" w14:textId="77777777" w:rsidR="000876E3" w:rsidRPr="004703E7" w:rsidRDefault="000876E3" w:rsidP="0001331A">
            <w:pPr>
              <w:spacing w:after="0"/>
              <w:rPr>
                <w:rFonts w:ascii="Arial" w:hAnsi="Arial" w:cs="Arial"/>
                <w:sz w:val="16"/>
                <w:szCs w:val="16"/>
              </w:rPr>
            </w:pPr>
            <w:r w:rsidRPr="004703E7">
              <w:rPr>
                <w:rFonts w:ascii="Arial" w:hAnsi="Arial" w:cs="Arial"/>
                <w:b/>
                <w:sz w:val="16"/>
                <w:szCs w:val="16"/>
              </w:rPr>
              <w:t xml:space="preserve">GDS Note4:  </w:t>
            </w:r>
            <w:r w:rsidRPr="004703E7">
              <w:rPr>
                <w:rFonts w:ascii="Arial" w:hAnsi="Arial" w:cs="Arial"/>
                <w:sz w:val="16"/>
                <w:szCs w:val="16"/>
              </w:rPr>
              <w:t>A zero @Amount should be passed when taxes are included in the nightly rate (30.RS)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5D" w14:textId="77777777" w:rsidR="000876E3" w:rsidRPr="00B11BD4" w:rsidRDefault="000876E3" w:rsidP="00462468">
            <w:pPr>
              <w:spacing w:after="0" w:line="360" w:lineRule="auto"/>
              <w:jc w:val="center"/>
              <w:rPr>
                <w:rFonts w:ascii="Arial" w:hAnsi="Arial" w:cs="Arial"/>
                <w:b/>
                <w:sz w:val="16"/>
                <w:szCs w:val="16"/>
              </w:rPr>
            </w:pPr>
            <w:r w:rsidRPr="00B11BD4">
              <w:rPr>
                <w:rFonts w:ascii="Arial" w:hAnsi="Arial" w:cs="Arial"/>
                <w:b/>
                <w:sz w:val="16"/>
                <w:szCs w:val="16"/>
              </w:rPr>
              <w:t>GDS</w:t>
            </w:r>
          </w:p>
          <w:p w14:paraId="16B3455E" w14:textId="77777777" w:rsidR="000876E3" w:rsidRPr="009727E9" w:rsidRDefault="000876E3" w:rsidP="00462468">
            <w:pPr>
              <w:spacing w:after="0" w:line="360" w:lineRule="auto"/>
              <w:jc w:val="center"/>
              <w:rPr>
                <w:rFonts w:ascii="Arial" w:hAnsi="Arial" w:cs="Arial"/>
                <w:b/>
                <w:sz w:val="16"/>
                <w:szCs w:val="16"/>
              </w:rPr>
            </w:pPr>
            <w:r w:rsidRPr="00B11BD4">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5F" w14:textId="77777777" w:rsidR="000876E3" w:rsidRPr="009727E9" w:rsidRDefault="000876E3" w:rsidP="00F02319">
            <w:pPr>
              <w:spacing w:after="0" w:line="24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60" w14:textId="77777777" w:rsidR="000876E3" w:rsidRPr="009727E9" w:rsidRDefault="000876E3" w:rsidP="00391063">
            <w:pPr>
              <w:spacing w:after="0" w:line="360" w:lineRule="auto"/>
              <w:rPr>
                <w:rFonts w:ascii="Arial" w:hAnsi="Arial" w:cs="Arial"/>
                <w:b/>
                <w:sz w:val="16"/>
                <w:szCs w:val="16"/>
              </w:rPr>
            </w:pPr>
          </w:p>
        </w:tc>
      </w:tr>
      <w:tr w:rsidR="000876E3" w:rsidRPr="008422EF" w14:paraId="16B3457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562" w14:textId="77777777" w:rsidR="000876E3" w:rsidRPr="008422EF" w:rsidRDefault="000876E3" w:rsidP="00BE7160">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563" w14:textId="77777777" w:rsidR="000876E3" w:rsidRPr="00537256" w:rsidRDefault="000876E3" w:rsidP="00537256">
            <w:pPr>
              <w:pStyle w:val="StyleArial8ptAfter0ptLinespacingsingle"/>
            </w:pPr>
            <w:r w:rsidRPr="00537256">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64" w14:textId="77777777" w:rsidR="000876E3" w:rsidRPr="008422EF" w:rsidRDefault="000876E3" w:rsidP="00537256">
            <w:pPr>
              <w:pStyle w:val="StyleArial8ptAfter0ptLinespacingsingle"/>
            </w:pPr>
            <w:r w:rsidRPr="008422EF">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565" w14:textId="77777777" w:rsidR="000876E3" w:rsidRPr="008422EF" w:rsidRDefault="000876E3" w:rsidP="00537256">
            <w:pPr>
              <w:pStyle w:val="StyleArial8ptAfter0ptLinespacingsingle"/>
            </w:pPr>
            <w:r w:rsidRPr="008422EF">
              <w:t>AmountDeterminationType</w:t>
            </w:r>
          </w:p>
          <w:p w14:paraId="16B34566" w14:textId="77777777" w:rsidR="000876E3" w:rsidRPr="008422EF" w:rsidRDefault="000876E3" w:rsidP="00BE7160">
            <w:pPr>
              <w:autoSpaceDE w:val="0"/>
              <w:autoSpaceDN w:val="0"/>
              <w:adjustRightInd w:val="0"/>
              <w:spacing w:after="0" w:line="240" w:lineRule="auto"/>
              <w:rPr>
                <w:rFonts w:ascii="Arial" w:hAnsi="Arial" w:cs="Arial"/>
                <w:sz w:val="16"/>
                <w:szCs w:val="16"/>
              </w:rPr>
            </w:pPr>
            <w:r w:rsidRPr="008422EF">
              <w:rPr>
                <w:rFonts w:ascii="Arial" w:hAnsi="Arial" w:cs="Arial"/>
                <w:i/>
                <w:iCs/>
                <w:sz w:val="16"/>
                <w:szCs w:val="16"/>
              </w:rPr>
              <w:t>Example – Fees/surcharges and taxes separated.</w:t>
            </w:r>
          </w:p>
          <w:p w14:paraId="16B34567" w14:textId="77777777" w:rsidR="000876E3" w:rsidRPr="008422EF" w:rsidRDefault="000876E3" w:rsidP="00BE7160">
            <w:pPr>
              <w:spacing w:after="0" w:line="240" w:lineRule="auto"/>
              <w:rPr>
                <w:rFonts w:ascii="Arial" w:hAnsi="Arial" w:cs="Arial"/>
                <w:sz w:val="16"/>
                <w:szCs w:val="16"/>
              </w:rPr>
            </w:pPr>
            <w:r w:rsidRPr="008422EF">
              <w:rPr>
                <w:rFonts w:ascii="Arial" w:hAnsi="Arial" w:cs="Arial"/>
                <w:sz w:val="16"/>
                <w:szCs w:val="16"/>
              </w:rPr>
              <w:t xml:space="preserve">&lt;Fee </w:t>
            </w:r>
            <w:r w:rsidRPr="008422EF">
              <w:rPr>
                <w:rFonts w:ascii="Arial" w:hAnsi="Arial" w:cs="Arial"/>
                <w:b/>
                <w:sz w:val="16"/>
                <w:szCs w:val="16"/>
              </w:rPr>
              <w:t>Type=”Exclusive”</w:t>
            </w:r>
          </w:p>
          <w:p w14:paraId="16B34568" w14:textId="77777777" w:rsidR="000876E3" w:rsidRPr="008422EF" w:rsidRDefault="000876E3" w:rsidP="00BE7160">
            <w:pPr>
              <w:pStyle w:val="StyleArial8ptAfter0pt"/>
              <w:spacing w:before="0" w:after="0" w:line="240" w:lineRule="auto"/>
            </w:pPr>
            <w:r w:rsidRPr="008422EF">
              <w:t>Amount=”2500”</w:t>
            </w:r>
          </w:p>
          <w:p w14:paraId="16B34569" w14:textId="77777777" w:rsidR="000876E3" w:rsidRPr="008422EF" w:rsidRDefault="000876E3" w:rsidP="00BE7160">
            <w:pPr>
              <w:pStyle w:val="StyleArial8ptAfter0pt"/>
              <w:spacing w:before="0" w:after="0" w:line="240" w:lineRule="auto"/>
            </w:pPr>
            <w:r w:rsidRPr="008422EF">
              <w:t>CurrencyCode=”USD</w:t>
            </w:r>
          </w:p>
          <w:p w14:paraId="16B3456A" w14:textId="77777777" w:rsidR="000876E3" w:rsidRPr="008422EF" w:rsidRDefault="000876E3" w:rsidP="00BE7160">
            <w:pPr>
              <w:pStyle w:val="StyleArial8ptAfter0pt"/>
              <w:spacing w:before="0" w:after="0" w:line="240" w:lineRule="auto"/>
            </w:pPr>
            <w:r w:rsidRPr="008422EF">
              <w:t>DecimalPlaces=”2”/&gt;</w:t>
            </w:r>
          </w:p>
          <w:p w14:paraId="16B3456B" w14:textId="77777777" w:rsidR="000876E3" w:rsidRPr="008422EF" w:rsidRDefault="000876E3" w:rsidP="00BE7160">
            <w:pPr>
              <w:pStyle w:val="StyleArial8ptAfter0pt"/>
              <w:spacing w:before="0" w:after="0" w:line="240" w:lineRule="auto"/>
            </w:pPr>
            <w:r w:rsidRPr="008422EF">
              <w:t>&lt;/Fee&gt;</w:t>
            </w:r>
          </w:p>
          <w:p w14:paraId="16B3456C" w14:textId="77777777" w:rsidR="000876E3" w:rsidRPr="008422EF" w:rsidRDefault="000876E3" w:rsidP="00BE7160">
            <w:pPr>
              <w:pStyle w:val="StyleArial8ptAfter0pt"/>
              <w:spacing w:before="0" w:after="0" w:line="240" w:lineRule="auto"/>
            </w:pPr>
            <w:r w:rsidRPr="008422EF">
              <w:t>&lt;/Fees&gt;</w:t>
            </w:r>
          </w:p>
          <w:p w14:paraId="16B3456D" w14:textId="77777777" w:rsidR="000876E3" w:rsidRPr="008422EF" w:rsidRDefault="000876E3" w:rsidP="00BE7160">
            <w:pPr>
              <w:spacing w:after="0" w:line="240" w:lineRule="auto"/>
              <w:rPr>
                <w:rFonts w:ascii="Arial" w:hAnsi="Arial" w:cs="Arial"/>
                <w:sz w:val="16"/>
                <w:szCs w:val="16"/>
              </w:rPr>
            </w:pPr>
            <w:r w:rsidRPr="008422EF">
              <w:rPr>
                <w:rFonts w:cs="Arial"/>
                <w:sz w:val="18"/>
                <w:szCs w:val="18"/>
              </w:rPr>
              <w:t xml:space="preserve"> </w:t>
            </w:r>
            <w:r w:rsidRPr="008422EF">
              <w:rPr>
                <w:rFonts w:ascii="Arial" w:hAnsi="Arial" w:cs="Arial"/>
                <w:sz w:val="16"/>
                <w:szCs w:val="16"/>
              </w:rPr>
              <w:t>&lt;Total&gt;</w:t>
            </w:r>
          </w:p>
          <w:p w14:paraId="16B3456E" w14:textId="77777777" w:rsidR="000876E3" w:rsidRPr="008422EF" w:rsidRDefault="000876E3" w:rsidP="00BE7160">
            <w:pPr>
              <w:pStyle w:val="StyleArial8ptAfter0pt"/>
              <w:spacing w:before="0" w:after="0" w:line="240" w:lineRule="auto"/>
            </w:pPr>
            <w:r w:rsidRPr="008422EF">
              <w:t>&lt;Tax&gt;</w:t>
            </w:r>
          </w:p>
          <w:p w14:paraId="16B3456F" w14:textId="77777777" w:rsidR="000876E3" w:rsidRPr="008422EF" w:rsidRDefault="000876E3" w:rsidP="00BE7160">
            <w:pPr>
              <w:pStyle w:val="StyleArial8ptAfter0ptLinespacingsingle"/>
              <w:spacing w:before="0" w:after="0"/>
            </w:pPr>
            <w:r w:rsidRPr="008422EF">
              <w:t>&lt;Taxes&gt;</w:t>
            </w:r>
          </w:p>
          <w:p w14:paraId="16B34570" w14:textId="77777777" w:rsidR="000876E3" w:rsidRPr="008422EF" w:rsidRDefault="000876E3" w:rsidP="00BE7160">
            <w:pPr>
              <w:pStyle w:val="StyleArial8ptAfter0ptLinespacingsingle"/>
              <w:spacing w:before="0" w:after="0"/>
            </w:pPr>
            <w:r w:rsidRPr="008422EF">
              <w:t>&lt;Tax Type=”Exclusive”</w:t>
            </w:r>
          </w:p>
          <w:p w14:paraId="16B34571" w14:textId="77777777" w:rsidR="000876E3" w:rsidRPr="008422EF" w:rsidRDefault="000876E3" w:rsidP="00BE7160">
            <w:pPr>
              <w:pStyle w:val="StyleArial8ptAfter0ptLinespacingsingle"/>
              <w:spacing w:before="0" w:after="0"/>
            </w:pPr>
            <w:r w:rsidRPr="008422EF">
              <w:t>Amount=”5000”</w:t>
            </w:r>
          </w:p>
          <w:p w14:paraId="16B34572" w14:textId="77777777" w:rsidR="000876E3" w:rsidRPr="008422EF" w:rsidRDefault="000876E3" w:rsidP="00BE7160">
            <w:pPr>
              <w:pStyle w:val="StyleArial8ptAfter0ptLinespacingsingle"/>
              <w:spacing w:before="0" w:after="0"/>
            </w:pPr>
            <w:r w:rsidRPr="008422EF">
              <w:t>CurrencyCode=”USD”</w:t>
            </w:r>
          </w:p>
          <w:p w14:paraId="16B34573" w14:textId="77777777" w:rsidR="000876E3" w:rsidRPr="008422EF" w:rsidRDefault="000876E3" w:rsidP="00BE7160">
            <w:pPr>
              <w:pStyle w:val="StyleArial8ptAfter0ptLinespacingsingle"/>
              <w:spacing w:before="0" w:after="0"/>
            </w:pPr>
            <w:r w:rsidRPr="008422EF">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74" w14:textId="77777777" w:rsidR="000876E3" w:rsidRPr="008422EF" w:rsidRDefault="000876E3" w:rsidP="00BE7160">
            <w:pPr>
              <w:pStyle w:val="StyleArial8ptCenteredAfter0ptLinespacingsingle"/>
              <w:spacing w:before="0" w:after="0"/>
            </w:pPr>
            <w:r w:rsidRPr="008422EF">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75" w14:textId="77777777" w:rsidR="000876E3" w:rsidRPr="00537256" w:rsidRDefault="000876E3" w:rsidP="00537256">
            <w:pPr>
              <w:pStyle w:val="StyleArial8ptAfter0ptLinespacingsingle"/>
              <w:rPr>
                <w:i/>
              </w:rPr>
            </w:pPr>
            <w:r w:rsidRPr="00537256">
              <w:rPr>
                <w:i/>
              </w:rPr>
              <w:t>Valid Enumeration Value:</w:t>
            </w:r>
          </w:p>
          <w:p w14:paraId="16B34576" w14:textId="77777777" w:rsidR="000876E3" w:rsidRPr="008422EF" w:rsidRDefault="000876E3" w:rsidP="00537256">
            <w:pPr>
              <w:pStyle w:val="StyleArial8ptAfter0ptLinespacingsingle"/>
            </w:pPr>
            <w:r w:rsidRPr="00537256">
              <w:rPr>
                <w:i/>
              </w:rPr>
              <w:t>“Exclusive”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77" w14:textId="77777777" w:rsidR="000876E3" w:rsidRPr="00FC2334" w:rsidRDefault="000876E3" w:rsidP="00537256">
            <w:pPr>
              <w:pStyle w:val="StyleArial8ptAfter0ptLinespacingsingle"/>
            </w:pPr>
            <w:r w:rsidRPr="00FC2334">
              <w:t>Fees/Surcharges Included in Total</w:t>
            </w:r>
          </w:p>
          <w:p w14:paraId="16B34578" w14:textId="77777777" w:rsidR="000876E3" w:rsidRPr="00FC2334" w:rsidRDefault="000876E3" w:rsidP="00537256">
            <w:pPr>
              <w:spacing w:before="120" w:after="120"/>
              <w:rPr>
                <w:rFonts w:ascii="Arial" w:hAnsi="Arial"/>
                <w:sz w:val="16"/>
                <w:szCs w:val="20"/>
              </w:rPr>
            </w:pPr>
            <w:r w:rsidRPr="00FC2334">
              <w:rPr>
                <w:rFonts w:ascii="Arial" w:hAnsi="Arial"/>
                <w:b/>
                <w:i/>
                <w:sz w:val="16"/>
                <w:szCs w:val="20"/>
              </w:rPr>
              <w:t xml:space="preserve">GDS </w:t>
            </w:r>
            <w:r w:rsidRPr="00FC2334">
              <w:rPr>
                <w:rFonts w:ascii="Arial" w:hAnsi="Arial" w:cs="Arial"/>
                <w:b/>
                <w:i/>
                <w:sz w:val="16"/>
                <w:szCs w:val="16"/>
              </w:rPr>
              <w:t>Certification Testing Note</w:t>
            </w:r>
            <w:r w:rsidRPr="00FC2334">
              <w:rPr>
                <w:rFonts w:ascii="Arial" w:hAnsi="Arial"/>
                <w:b/>
                <w:i/>
                <w:sz w:val="16"/>
                <w:szCs w:val="20"/>
              </w:rPr>
              <w:t>:</w:t>
            </w:r>
            <w:r w:rsidRPr="00FC2334">
              <w:rPr>
                <w:rFonts w:ascii="Arial" w:hAnsi="Arial"/>
                <w:sz w:val="16"/>
                <w:szCs w:val="20"/>
              </w:rPr>
              <w:t xml:space="preserve">  </w:t>
            </w:r>
            <w:r w:rsidRPr="00FC2334">
              <w:rPr>
                <w:rFonts w:ascii="Arial" w:hAnsi="Arial"/>
                <w:i/>
                <w:sz w:val="16"/>
                <w:szCs w:val="20"/>
              </w:rPr>
              <w:t>Applicable to Galileo/ Apollo</w:t>
            </w:r>
          </w:p>
        </w:tc>
      </w:tr>
      <w:tr w:rsidR="000876E3" w:rsidRPr="008422EF" w14:paraId="16B3459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57A" w14:textId="77777777" w:rsidR="000876E3" w:rsidRPr="008422EF" w:rsidRDefault="000876E3" w:rsidP="00BE7160">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57B" w14:textId="77777777" w:rsidR="000876E3" w:rsidRPr="00537256" w:rsidRDefault="000876E3" w:rsidP="001F179A">
            <w:pPr>
              <w:pStyle w:val="StyleArial8ptAfter0ptLinespacingsingle"/>
            </w:pPr>
            <w:r w:rsidRPr="00537256">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7C" w14:textId="77777777" w:rsidR="000876E3" w:rsidRPr="008422EF" w:rsidRDefault="000876E3" w:rsidP="001F179A">
            <w:pPr>
              <w:pStyle w:val="StyleArial8ptAfter0ptLinespacingsingle"/>
            </w:pPr>
            <w:r w:rsidRPr="008422EF">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57D" w14:textId="77777777" w:rsidR="000876E3" w:rsidRPr="008422EF" w:rsidRDefault="000876E3" w:rsidP="001F179A">
            <w:pPr>
              <w:pStyle w:val="StyleArial8ptAfter0ptLinespacingsingle"/>
            </w:pPr>
            <w:r w:rsidRPr="008422EF">
              <w:t>Money</w:t>
            </w:r>
          </w:p>
          <w:p w14:paraId="16B3457E" w14:textId="77777777" w:rsidR="000876E3" w:rsidRPr="008422EF" w:rsidRDefault="000876E3" w:rsidP="001F179A">
            <w:pPr>
              <w:pStyle w:val="StyleArial8ptAfter0ptLinespacingsingle"/>
            </w:pPr>
          </w:p>
          <w:p w14:paraId="16B3457F" w14:textId="77777777" w:rsidR="000876E3" w:rsidRPr="008422EF" w:rsidRDefault="000876E3" w:rsidP="003746EE">
            <w:pPr>
              <w:autoSpaceDE w:val="0"/>
              <w:autoSpaceDN w:val="0"/>
              <w:adjustRightInd w:val="0"/>
              <w:spacing w:before="60" w:after="60"/>
              <w:rPr>
                <w:rFonts w:ascii="Arial" w:hAnsi="Arial" w:cs="Arial"/>
                <w:sz w:val="16"/>
                <w:szCs w:val="16"/>
              </w:rPr>
            </w:pPr>
            <w:r w:rsidRPr="008422EF">
              <w:rPr>
                <w:rFonts w:ascii="Arial" w:hAnsi="Arial" w:cs="Arial"/>
                <w:i/>
                <w:iCs/>
                <w:sz w:val="16"/>
                <w:szCs w:val="16"/>
              </w:rPr>
              <w:t>Example – Fees/surcharges and taxes separated.</w:t>
            </w:r>
          </w:p>
          <w:p w14:paraId="16B34580" w14:textId="77777777" w:rsidR="000876E3" w:rsidRPr="008422EF" w:rsidDel="00BE7160" w:rsidRDefault="000876E3" w:rsidP="00FD40D9">
            <w:pPr>
              <w:pStyle w:val="StyleArial8ptAfter0pt"/>
              <w:spacing w:before="0" w:after="0"/>
              <w:rPr>
                <w:del w:id="43" w:author="Kunz, Jane" w:date="2011-06-20T17:10:00Z"/>
              </w:rPr>
            </w:pPr>
            <w:r w:rsidRPr="008422EF">
              <w:t>&lt;Fee Type=”Exclusive”</w:t>
            </w:r>
            <w:ins w:id="44" w:author="Kunz, Jane" w:date="2011-06-20T17:10:00Z">
              <w:r w:rsidRPr="008422EF">
                <w:br/>
              </w:r>
            </w:ins>
          </w:p>
          <w:p w14:paraId="16B34581" w14:textId="77777777" w:rsidR="000876E3" w:rsidRPr="008422EF" w:rsidRDefault="000876E3" w:rsidP="00FD40D9">
            <w:pPr>
              <w:pStyle w:val="StyleArial8ptAfter0pt"/>
              <w:spacing w:before="0" w:after="0"/>
            </w:pPr>
            <w:r w:rsidRPr="008422EF">
              <w:t>Amount=”2500”</w:t>
            </w:r>
          </w:p>
          <w:p w14:paraId="16B34582" w14:textId="77777777" w:rsidR="000876E3" w:rsidRPr="008422EF" w:rsidRDefault="000876E3" w:rsidP="00FD40D9">
            <w:pPr>
              <w:pStyle w:val="StyleArial8ptAfter0pt"/>
              <w:spacing w:before="0" w:after="0"/>
            </w:pPr>
            <w:r w:rsidRPr="008422EF">
              <w:t>CurrencyCode=”USD”</w:t>
            </w:r>
          </w:p>
          <w:p w14:paraId="16B34583" w14:textId="77777777" w:rsidR="000876E3" w:rsidRPr="008422EF" w:rsidRDefault="000876E3" w:rsidP="00FD40D9">
            <w:pPr>
              <w:pStyle w:val="StyleArial8ptAfter0pt"/>
              <w:spacing w:before="0" w:after="0"/>
            </w:pPr>
            <w:r w:rsidRPr="008422EF">
              <w:t>DecimalPlaces=”2”/&gt;</w:t>
            </w:r>
          </w:p>
          <w:p w14:paraId="16B34584" w14:textId="77777777" w:rsidR="000876E3" w:rsidRPr="008422EF" w:rsidRDefault="000876E3" w:rsidP="00FD40D9">
            <w:pPr>
              <w:pStyle w:val="StyleArial8ptAfter0pt"/>
              <w:spacing w:before="0" w:after="0"/>
            </w:pPr>
            <w:r w:rsidRPr="008422EF">
              <w:t>&lt;/Fee&gt;</w:t>
            </w:r>
          </w:p>
          <w:p w14:paraId="16B34585" w14:textId="77777777" w:rsidR="000876E3" w:rsidRPr="008422EF" w:rsidRDefault="000876E3" w:rsidP="00FD40D9">
            <w:pPr>
              <w:pStyle w:val="StyleArial8ptAfter0pt"/>
              <w:spacing w:before="0" w:after="0"/>
            </w:pPr>
            <w:r w:rsidRPr="008422EF">
              <w:t>&lt;/Fees&gt;</w:t>
            </w:r>
          </w:p>
          <w:p w14:paraId="16B34586" w14:textId="77777777" w:rsidR="000876E3" w:rsidRPr="008422EF" w:rsidRDefault="000876E3" w:rsidP="00FD40D9">
            <w:pPr>
              <w:spacing w:after="0"/>
              <w:rPr>
                <w:rFonts w:ascii="Arial" w:hAnsi="Arial" w:cs="Arial"/>
                <w:sz w:val="16"/>
                <w:szCs w:val="16"/>
              </w:rPr>
            </w:pPr>
            <w:r w:rsidRPr="008422EF">
              <w:rPr>
                <w:rFonts w:cs="Arial"/>
                <w:sz w:val="18"/>
                <w:szCs w:val="18"/>
              </w:rPr>
              <w:t xml:space="preserve"> </w:t>
            </w:r>
            <w:r w:rsidRPr="008422EF">
              <w:rPr>
                <w:rFonts w:ascii="Arial" w:hAnsi="Arial" w:cs="Arial"/>
                <w:sz w:val="16"/>
                <w:szCs w:val="16"/>
              </w:rPr>
              <w:t>&lt;Total&gt;</w:t>
            </w:r>
          </w:p>
          <w:p w14:paraId="16B34587" w14:textId="77777777" w:rsidR="000876E3" w:rsidRPr="008422EF" w:rsidRDefault="000876E3" w:rsidP="00FD40D9">
            <w:pPr>
              <w:pStyle w:val="StyleArial8ptAfter0pt"/>
              <w:spacing w:before="0" w:after="0"/>
            </w:pPr>
            <w:r w:rsidRPr="008422EF">
              <w:t>&lt;Tax&gt;</w:t>
            </w:r>
          </w:p>
          <w:p w14:paraId="16B34588" w14:textId="77777777" w:rsidR="000876E3" w:rsidRPr="008422EF" w:rsidRDefault="000876E3" w:rsidP="00FD40D9">
            <w:pPr>
              <w:pStyle w:val="StyleArial8ptAfter0ptLinespacingsingle"/>
              <w:spacing w:before="0" w:after="0"/>
            </w:pPr>
            <w:r w:rsidRPr="008422EF">
              <w:t>&lt;Taxes&gt;</w:t>
            </w:r>
          </w:p>
          <w:p w14:paraId="16B34589" w14:textId="77777777" w:rsidR="000876E3" w:rsidRPr="008422EF" w:rsidRDefault="000876E3" w:rsidP="00FD40D9">
            <w:pPr>
              <w:pStyle w:val="StyleArial8ptAfter0ptLinespacingsingle"/>
              <w:spacing w:before="0" w:after="0"/>
            </w:pPr>
            <w:r w:rsidRPr="008422EF">
              <w:t>&lt;Tax Type=”Exclusive”</w:t>
            </w:r>
          </w:p>
          <w:p w14:paraId="16B3458A" w14:textId="77777777" w:rsidR="000876E3" w:rsidRPr="008422EF" w:rsidRDefault="000876E3" w:rsidP="00FD40D9">
            <w:pPr>
              <w:spacing w:after="0" w:line="240" w:lineRule="auto"/>
              <w:rPr>
                <w:rFonts w:ascii="Arial" w:hAnsi="Arial" w:cs="Arial"/>
                <w:sz w:val="16"/>
                <w:szCs w:val="16"/>
              </w:rPr>
            </w:pPr>
            <w:r w:rsidRPr="008422EF">
              <w:rPr>
                <w:rFonts w:ascii="Arial" w:hAnsi="Arial" w:cs="Arial"/>
                <w:b/>
                <w:sz w:val="16"/>
                <w:szCs w:val="16"/>
              </w:rPr>
              <w:t>Amount=”5000”</w:t>
            </w:r>
          </w:p>
          <w:p w14:paraId="16B3458B" w14:textId="77777777" w:rsidR="000876E3" w:rsidRPr="008422EF" w:rsidRDefault="000876E3" w:rsidP="00FD40D9">
            <w:pPr>
              <w:pStyle w:val="StyleArial8ptAfter0ptLinespacingsingle"/>
              <w:spacing w:before="0" w:after="0"/>
            </w:pPr>
            <w:r w:rsidRPr="008422EF">
              <w:t>CurrencyCode=”USD”</w:t>
            </w:r>
          </w:p>
          <w:p w14:paraId="16B3458C" w14:textId="77777777" w:rsidR="000876E3" w:rsidRPr="008422EF" w:rsidRDefault="000876E3" w:rsidP="00FD40D9">
            <w:pPr>
              <w:pStyle w:val="StyleArial8ptAfter0ptLinespacingsingle"/>
              <w:spacing w:before="0" w:after="0"/>
            </w:pPr>
            <w:r w:rsidRPr="008422EF">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8D" w14:textId="77777777" w:rsidR="000876E3" w:rsidRPr="008422EF" w:rsidRDefault="000876E3" w:rsidP="00326523">
            <w:pPr>
              <w:pStyle w:val="StyleTableText6ptAfterbefore"/>
              <w:jc w:val="center"/>
            </w:pPr>
            <w:r w:rsidRPr="008422EF">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8E" w14:textId="77777777" w:rsidR="000876E3" w:rsidRPr="008422EF" w:rsidRDefault="000876E3" w:rsidP="00930BC6">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8F" w14:textId="77777777" w:rsidR="000876E3" w:rsidRPr="008422EF" w:rsidRDefault="000876E3" w:rsidP="00930BC6">
            <w:pPr>
              <w:spacing w:after="0" w:line="240" w:lineRule="auto"/>
              <w:rPr>
                <w:rFonts w:ascii="Arial" w:hAnsi="Arial" w:cs="Arial"/>
                <w:sz w:val="16"/>
                <w:szCs w:val="16"/>
              </w:rPr>
            </w:pPr>
          </w:p>
        </w:tc>
      </w:tr>
      <w:tr w:rsidR="000876E3" w:rsidRPr="008422EF" w14:paraId="16B345A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591" w14:textId="77777777" w:rsidR="000876E3" w:rsidRPr="008422EF" w:rsidRDefault="000876E3" w:rsidP="00930BC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592" w14:textId="77777777" w:rsidR="000876E3" w:rsidRPr="00537256" w:rsidRDefault="000876E3" w:rsidP="001F179A">
            <w:pPr>
              <w:pStyle w:val="StyleArial8ptAfter0ptLinespacingsingle"/>
            </w:pPr>
            <w:r w:rsidRPr="00537256">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93" w14:textId="77777777" w:rsidR="000876E3" w:rsidRPr="008422EF" w:rsidRDefault="000876E3" w:rsidP="001F179A">
            <w:pPr>
              <w:pStyle w:val="StyleArial8ptAfter0ptLinespacingsingle"/>
            </w:pPr>
            <w:r w:rsidRPr="008422EF">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594" w14:textId="77777777" w:rsidR="000876E3" w:rsidRPr="008422EF" w:rsidRDefault="000876E3" w:rsidP="001F179A">
            <w:pPr>
              <w:pStyle w:val="StyleArial8ptAfter0ptLinespacingsingle"/>
            </w:pPr>
            <w:r w:rsidRPr="008422EF">
              <w:t>AlphaLength3</w:t>
            </w:r>
          </w:p>
          <w:p w14:paraId="16B34595" w14:textId="77777777" w:rsidR="000876E3" w:rsidRPr="008422EF" w:rsidRDefault="000876E3" w:rsidP="003746EE">
            <w:pPr>
              <w:autoSpaceDE w:val="0"/>
              <w:autoSpaceDN w:val="0"/>
              <w:adjustRightInd w:val="0"/>
              <w:spacing w:before="60" w:after="60"/>
              <w:rPr>
                <w:rFonts w:ascii="Arial" w:hAnsi="Arial" w:cs="Arial"/>
                <w:sz w:val="16"/>
                <w:szCs w:val="16"/>
              </w:rPr>
            </w:pPr>
            <w:r w:rsidRPr="008422EF">
              <w:rPr>
                <w:rFonts w:ascii="Arial" w:hAnsi="Arial" w:cs="Arial"/>
                <w:i/>
                <w:iCs/>
                <w:sz w:val="16"/>
                <w:szCs w:val="16"/>
              </w:rPr>
              <w:t>Example – Fees/surcharges and taxes separated</w:t>
            </w:r>
          </w:p>
          <w:p w14:paraId="16B34596" w14:textId="77777777" w:rsidR="000876E3" w:rsidRPr="008422EF" w:rsidRDefault="000876E3" w:rsidP="00FD40D9">
            <w:pPr>
              <w:pStyle w:val="StyleArial8ptAfter0pt"/>
              <w:spacing w:before="0" w:after="0"/>
            </w:pPr>
            <w:r w:rsidRPr="008422EF">
              <w:t>&lt;Fee Type=”Exclusive”</w:t>
            </w:r>
          </w:p>
          <w:p w14:paraId="16B34597" w14:textId="77777777" w:rsidR="000876E3" w:rsidRPr="008422EF" w:rsidRDefault="000876E3" w:rsidP="00FD40D9">
            <w:pPr>
              <w:pStyle w:val="StyleArial8ptAfter0pt"/>
              <w:spacing w:before="0" w:after="0"/>
            </w:pPr>
            <w:r w:rsidRPr="008422EF">
              <w:t>Amount=”2500”</w:t>
            </w:r>
          </w:p>
          <w:p w14:paraId="16B34598" w14:textId="77777777" w:rsidR="000876E3" w:rsidRPr="008422EF" w:rsidRDefault="000876E3" w:rsidP="00FD40D9">
            <w:pPr>
              <w:pStyle w:val="StyleArial8ptAfter0pt"/>
              <w:spacing w:before="0" w:after="0"/>
            </w:pPr>
            <w:r w:rsidRPr="008422EF">
              <w:t>CurrencyCode=”USD”&gt;</w:t>
            </w:r>
          </w:p>
          <w:p w14:paraId="16B34599" w14:textId="77777777" w:rsidR="000876E3" w:rsidRPr="008422EF" w:rsidRDefault="000876E3" w:rsidP="00FD40D9">
            <w:pPr>
              <w:pStyle w:val="StyleArial8ptAfter0pt"/>
              <w:spacing w:before="0" w:after="0"/>
            </w:pPr>
            <w:r w:rsidRPr="008422EF">
              <w:t>DecimalPlaces=”2”/&gt;</w:t>
            </w:r>
          </w:p>
          <w:p w14:paraId="16B3459A" w14:textId="77777777" w:rsidR="000876E3" w:rsidRPr="008422EF" w:rsidRDefault="000876E3" w:rsidP="00FD40D9">
            <w:pPr>
              <w:pStyle w:val="StyleArial8ptAfter0pt"/>
              <w:spacing w:before="0" w:after="0"/>
            </w:pPr>
            <w:r w:rsidRPr="008422EF">
              <w:t>&lt;/Fee&gt;</w:t>
            </w:r>
          </w:p>
          <w:p w14:paraId="16B3459B" w14:textId="77777777" w:rsidR="000876E3" w:rsidRPr="008422EF" w:rsidRDefault="000876E3" w:rsidP="00FD40D9">
            <w:pPr>
              <w:pStyle w:val="StyleArial8ptAfter0pt"/>
              <w:spacing w:before="0" w:after="0"/>
            </w:pPr>
            <w:r w:rsidRPr="008422EF">
              <w:t>&lt;/Fees&gt;</w:t>
            </w:r>
          </w:p>
          <w:p w14:paraId="16B3459C" w14:textId="77777777" w:rsidR="000876E3" w:rsidRPr="008422EF" w:rsidRDefault="000876E3" w:rsidP="00FD40D9">
            <w:pPr>
              <w:pStyle w:val="StyleArial8ptAfter0pt"/>
              <w:spacing w:before="0" w:after="0"/>
            </w:pPr>
            <w:r w:rsidRPr="008422EF">
              <w:t xml:space="preserve"> &lt;Total&gt;</w:t>
            </w:r>
          </w:p>
          <w:p w14:paraId="16B3459D" w14:textId="77777777" w:rsidR="000876E3" w:rsidRPr="008422EF" w:rsidRDefault="000876E3" w:rsidP="00FD40D9">
            <w:pPr>
              <w:pStyle w:val="StyleArial8ptAfter0pt"/>
              <w:spacing w:before="0" w:after="0"/>
            </w:pPr>
            <w:r w:rsidRPr="008422EF">
              <w:t>&lt;Tax&gt;</w:t>
            </w:r>
          </w:p>
          <w:p w14:paraId="16B3459E" w14:textId="77777777" w:rsidR="000876E3" w:rsidRPr="008422EF" w:rsidRDefault="000876E3" w:rsidP="00FD40D9">
            <w:pPr>
              <w:pStyle w:val="StyleArial8ptAfter0pt"/>
              <w:spacing w:before="0" w:after="0"/>
            </w:pPr>
            <w:r w:rsidRPr="008422EF">
              <w:t>&lt;Taxes&gt;</w:t>
            </w:r>
          </w:p>
          <w:p w14:paraId="16B3459F" w14:textId="77777777" w:rsidR="000876E3" w:rsidRPr="008422EF" w:rsidRDefault="000876E3" w:rsidP="00FD40D9">
            <w:pPr>
              <w:pStyle w:val="StyleArial8ptAfter0pt"/>
              <w:spacing w:before="0" w:after="0"/>
            </w:pPr>
            <w:r w:rsidRPr="008422EF">
              <w:t>&lt;Tax Type=”Exclusive”</w:t>
            </w:r>
          </w:p>
          <w:p w14:paraId="16B345A0" w14:textId="77777777" w:rsidR="000876E3" w:rsidRPr="008422EF" w:rsidRDefault="000876E3" w:rsidP="00FD40D9">
            <w:pPr>
              <w:pStyle w:val="StyleArial8ptAfter0pt"/>
              <w:spacing w:before="0" w:after="0"/>
            </w:pPr>
            <w:r w:rsidRPr="008422EF">
              <w:t>Amount=”5000”</w:t>
            </w:r>
          </w:p>
          <w:p w14:paraId="16B345A1" w14:textId="77777777" w:rsidR="000876E3" w:rsidRPr="008422EF" w:rsidRDefault="000876E3" w:rsidP="00FD40D9">
            <w:pPr>
              <w:pStyle w:val="StyleArial8ptAfter0pt"/>
              <w:spacing w:before="0" w:after="0"/>
            </w:pPr>
            <w:r w:rsidRPr="008422EF">
              <w:t>CurrencyCode=”USD”</w:t>
            </w:r>
          </w:p>
          <w:p w14:paraId="16B345A2" w14:textId="77777777" w:rsidR="000876E3" w:rsidRPr="008422EF" w:rsidRDefault="000876E3" w:rsidP="00FD40D9">
            <w:pPr>
              <w:pStyle w:val="StyleArial8ptAfter0pt"/>
              <w:spacing w:before="0" w:after="0"/>
            </w:pPr>
            <w:r w:rsidRPr="008422EF">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A3" w14:textId="77777777" w:rsidR="000876E3" w:rsidRPr="008422EF" w:rsidRDefault="000876E3" w:rsidP="00326523">
            <w:pPr>
              <w:pStyle w:val="StyleTableText6ptAfterbefore"/>
              <w:jc w:val="center"/>
            </w:pPr>
            <w:r w:rsidRPr="008422EF">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A4" w14:textId="77777777" w:rsidR="000876E3" w:rsidRPr="008422EF" w:rsidRDefault="000876E3" w:rsidP="007D1A5F">
            <w:pPr>
              <w:pStyle w:val="TableText"/>
              <w:rPr>
                <w:sz w:val="16"/>
                <w:szCs w:val="16"/>
              </w:rPr>
            </w:pPr>
            <w:r w:rsidRPr="008422EF">
              <w:rPr>
                <w:i/>
                <w:sz w:val="16"/>
                <w:szCs w:val="16"/>
              </w:rPr>
              <w:t>Valid values</w:t>
            </w:r>
            <w:r w:rsidRPr="008422EF">
              <w:rPr>
                <w:sz w:val="16"/>
                <w:szCs w:val="16"/>
              </w:rPr>
              <w:t>:</w:t>
            </w:r>
          </w:p>
          <w:p w14:paraId="16B345A5" w14:textId="77777777" w:rsidR="000876E3" w:rsidRPr="008422EF" w:rsidRDefault="000876E3" w:rsidP="007D1A5F">
            <w:pPr>
              <w:pStyle w:val="StyleArial8ptAfter0ptLinespacingsingle"/>
            </w:pPr>
            <w:r w:rsidRPr="008422EF">
              <w:rPr>
                <w:rFonts w:cs="Arial"/>
                <w:szCs w:val="16"/>
              </w:rPr>
              <w:t>Any valid ISO 4217 three alpha currency code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A6" w14:textId="77777777" w:rsidR="000876E3" w:rsidRPr="008422EF" w:rsidRDefault="000876E3" w:rsidP="00930BC6">
            <w:pPr>
              <w:spacing w:after="0" w:line="240" w:lineRule="auto"/>
              <w:rPr>
                <w:rFonts w:ascii="Arial" w:hAnsi="Arial" w:cs="Arial"/>
                <w:sz w:val="16"/>
                <w:szCs w:val="16"/>
              </w:rPr>
            </w:pPr>
          </w:p>
        </w:tc>
      </w:tr>
      <w:tr w:rsidR="000876E3" w:rsidRPr="008422EF" w14:paraId="16B345B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5A8" w14:textId="77777777" w:rsidR="000876E3" w:rsidRPr="008422EF" w:rsidRDefault="000876E3" w:rsidP="00930BC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5A9" w14:textId="77777777" w:rsidR="000876E3" w:rsidRPr="00537256" w:rsidRDefault="000876E3" w:rsidP="00B95725">
            <w:pPr>
              <w:pStyle w:val="StyleArial8ptAfter0ptLinespacingsingle"/>
            </w:pPr>
            <w:r w:rsidRPr="00537256">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AA" w14:textId="77777777" w:rsidR="000876E3" w:rsidRPr="008422EF" w:rsidRDefault="000876E3" w:rsidP="001F179A">
            <w:pPr>
              <w:pStyle w:val="StyleArial8ptAfter0ptLinespacingsingle"/>
            </w:pPr>
            <w:r w:rsidRPr="008422EF">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5AB" w14:textId="77777777" w:rsidR="000876E3" w:rsidRPr="008422EF" w:rsidRDefault="000876E3" w:rsidP="001F179A">
            <w:pPr>
              <w:pStyle w:val="StyleArial8ptAfter0ptLinespacingsingle"/>
            </w:pPr>
            <w:r w:rsidRPr="008422EF">
              <w:t>Xs:NonNegativeInteger</w:t>
            </w:r>
          </w:p>
          <w:p w14:paraId="16B345AC" w14:textId="77777777" w:rsidR="000876E3" w:rsidRPr="008422EF" w:rsidRDefault="000876E3" w:rsidP="003746EE">
            <w:pPr>
              <w:autoSpaceDE w:val="0"/>
              <w:autoSpaceDN w:val="0"/>
              <w:adjustRightInd w:val="0"/>
              <w:spacing w:before="60" w:after="60"/>
              <w:rPr>
                <w:rFonts w:ascii="Arial" w:hAnsi="Arial" w:cs="Arial"/>
                <w:sz w:val="16"/>
                <w:szCs w:val="16"/>
              </w:rPr>
            </w:pPr>
            <w:r w:rsidRPr="008422EF">
              <w:rPr>
                <w:rFonts w:ascii="Arial" w:hAnsi="Arial" w:cs="Arial"/>
                <w:i/>
                <w:iCs/>
                <w:sz w:val="16"/>
                <w:szCs w:val="16"/>
              </w:rPr>
              <w:t>Example – Fees/surcharges and taxes separate</w:t>
            </w:r>
          </w:p>
          <w:p w14:paraId="16B345AD" w14:textId="77777777" w:rsidR="000876E3" w:rsidRPr="008422EF" w:rsidRDefault="000876E3" w:rsidP="00FD40D9">
            <w:pPr>
              <w:pStyle w:val="StyleArial8ptAfter0pt"/>
              <w:spacing w:before="0" w:after="0"/>
            </w:pPr>
            <w:r w:rsidRPr="008422EF">
              <w:t>&lt;Fee Type=”Exclusive”</w:t>
            </w:r>
          </w:p>
          <w:p w14:paraId="16B345AE" w14:textId="77777777" w:rsidR="000876E3" w:rsidRPr="008422EF" w:rsidRDefault="000876E3" w:rsidP="00FD40D9">
            <w:pPr>
              <w:pStyle w:val="StyleArial8ptAfter0pt"/>
              <w:spacing w:before="0" w:after="0"/>
            </w:pPr>
            <w:r w:rsidRPr="008422EF">
              <w:t>Amount=”2500”</w:t>
            </w:r>
          </w:p>
          <w:p w14:paraId="16B345AF" w14:textId="77777777" w:rsidR="000876E3" w:rsidRPr="008422EF" w:rsidRDefault="000876E3" w:rsidP="00FD40D9">
            <w:pPr>
              <w:pStyle w:val="StyleArial8ptAfter0pt"/>
              <w:spacing w:before="0" w:after="0"/>
            </w:pPr>
            <w:r w:rsidRPr="008422EF">
              <w:t>CurrencyCode=”USD”</w:t>
            </w:r>
          </w:p>
          <w:p w14:paraId="16B345B0" w14:textId="77777777" w:rsidR="000876E3" w:rsidRPr="008422EF" w:rsidRDefault="000876E3" w:rsidP="00FD40D9">
            <w:pPr>
              <w:pStyle w:val="StyleArial8ptAfter0pt"/>
              <w:spacing w:before="0" w:after="0"/>
            </w:pPr>
            <w:r w:rsidRPr="008422EF">
              <w:rPr>
                <w:b/>
              </w:rPr>
              <w:t>DecimalPlaces=”2”/</w:t>
            </w:r>
            <w:r w:rsidRPr="008422EF">
              <w:t>&gt;</w:t>
            </w:r>
          </w:p>
          <w:p w14:paraId="16B345B1" w14:textId="77777777" w:rsidR="000876E3" w:rsidRPr="008422EF" w:rsidRDefault="000876E3" w:rsidP="00FD40D9">
            <w:pPr>
              <w:pStyle w:val="StyleArial8ptAfter0pt"/>
              <w:spacing w:before="0" w:after="0"/>
            </w:pPr>
            <w:r w:rsidRPr="008422EF">
              <w:t>&lt;/Fee&gt;</w:t>
            </w:r>
          </w:p>
          <w:p w14:paraId="16B345B2" w14:textId="77777777" w:rsidR="000876E3" w:rsidRPr="008422EF" w:rsidRDefault="000876E3" w:rsidP="00FD40D9">
            <w:pPr>
              <w:pStyle w:val="StyleArial8ptAfter0pt"/>
              <w:spacing w:before="0" w:after="0"/>
            </w:pPr>
            <w:r w:rsidRPr="008422EF">
              <w:t>&lt;/Fees&gt;</w:t>
            </w:r>
          </w:p>
          <w:p w14:paraId="16B345B3" w14:textId="77777777" w:rsidR="000876E3" w:rsidRPr="008422EF" w:rsidRDefault="000876E3" w:rsidP="00FD40D9">
            <w:pPr>
              <w:spacing w:after="0"/>
              <w:rPr>
                <w:rFonts w:ascii="Arial" w:hAnsi="Arial" w:cs="Arial"/>
                <w:sz w:val="16"/>
                <w:szCs w:val="16"/>
              </w:rPr>
            </w:pPr>
            <w:r w:rsidRPr="008422EF">
              <w:rPr>
                <w:rFonts w:cs="Arial"/>
                <w:sz w:val="18"/>
                <w:szCs w:val="18"/>
              </w:rPr>
              <w:t xml:space="preserve"> </w:t>
            </w:r>
            <w:r w:rsidRPr="008422EF">
              <w:rPr>
                <w:rFonts w:ascii="Arial" w:hAnsi="Arial" w:cs="Arial"/>
                <w:sz w:val="16"/>
                <w:szCs w:val="16"/>
              </w:rPr>
              <w:t>&lt;Total&gt;</w:t>
            </w:r>
          </w:p>
          <w:p w14:paraId="16B345B4" w14:textId="77777777" w:rsidR="000876E3" w:rsidRPr="008422EF" w:rsidRDefault="000876E3" w:rsidP="00FD40D9">
            <w:pPr>
              <w:pStyle w:val="StyleArial8ptAfter0pt"/>
              <w:spacing w:before="0" w:after="0"/>
            </w:pPr>
            <w:r w:rsidRPr="008422EF">
              <w:t>&lt;Tax&gt;</w:t>
            </w:r>
          </w:p>
          <w:p w14:paraId="16B345B5" w14:textId="77777777" w:rsidR="000876E3" w:rsidRPr="008422EF" w:rsidRDefault="000876E3" w:rsidP="00FD40D9">
            <w:pPr>
              <w:pStyle w:val="StyleArial8ptAfter0ptLinespacingsingle"/>
              <w:spacing w:before="0" w:after="0"/>
            </w:pPr>
            <w:r w:rsidRPr="008422EF">
              <w:t>&lt;Taxes&gt;</w:t>
            </w:r>
          </w:p>
          <w:p w14:paraId="16B345B6" w14:textId="77777777" w:rsidR="000876E3" w:rsidRPr="008422EF" w:rsidRDefault="000876E3" w:rsidP="00FD40D9">
            <w:pPr>
              <w:pStyle w:val="StyleArial8ptAfter0ptLinespacingsingle"/>
              <w:spacing w:before="0" w:after="0"/>
            </w:pPr>
            <w:r w:rsidRPr="008422EF">
              <w:t>&lt;Tax Type=”Exclusive”</w:t>
            </w:r>
          </w:p>
          <w:p w14:paraId="16B345B7" w14:textId="77777777" w:rsidR="000876E3" w:rsidRPr="008422EF" w:rsidRDefault="000876E3" w:rsidP="00FD40D9">
            <w:pPr>
              <w:pStyle w:val="StyleArial8ptAfter0ptLinespacingsingle"/>
              <w:spacing w:before="0" w:after="0"/>
            </w:pPr>
            <w:r w:rsidRPr="008422EF">
              <w:t>Amount=”5000”</w:t>
            </w:r>
          </w:p>
          <w:p w14:paraId="16B345B8" w14:textId="77777777" w:rsidR="000876E3" w:rsidRPr="008422EF" w:rsidRDefault="000876E3" w:rsidP="00FD40D9">
            <w:pPr>
              <w:pStyle w:val="StyleArial8ptAfter0ptLinespacingsingle"/>
              <w:spacing w:before="0" w:after="0"/>
            </w:pPr>
            <w:r w:rsidRPr="008422EF">
              <w:t>CurrencyCode=”USD”</w:t>
            </w:r>
          </w:p>
          <w:p w14:paraId="16B345B9" w14:textId="77777777" w:rsidR="000876E3" w:rsidRPr="008422EF" w:rsidRDefault="000876E3" w:rsidP="00FD40D9">
            <w:pPr>
              <w:spacing w:after="0" w:line="240" w:lineRule="auto"/>
              <w:rPr>
                <w:rFonts w:ascii="Arial" w:hAnsi="Arial" w:cs="Arial"/>
                <w:sz w:val="16"/>
                <w:szCs w:val="16"/>
              </w:rPr>
            </w:pPr>
            <w:r w:rsidRPr="008422EF">
              <w:rPr>
                <w:rFonts w:ascii="Arial" w:hAnsi="Arial" w:cs="Arial"/>
                <w:b/>
                <w:sz w:val="16"/>
                <w:szCs w:val="16"/>
              </w:rPr>
              <w:t>DecimalPlaces=”2”</w:t>
            </w:r>
            <w:r w:rsidRPr="008422EF">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BA" w14:textId="77777777" w:rsidR="000876E3" w:rsidRPr="008422EF" w:rsidRDefault="000876E3" w:rsidP="00326523">
            <w:pPr>
              <w:pStyle w:val="StyleTableText6ptAfterbefore"/>
              <w:jc w:val="center"/>
            </w:pPr>
            <w:r w:rsidRPr="008422EF">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BB" w14:textId="77777777" w:rsidR="000876E3" w:rsidRPr="004703E7" w:rsidRDefault="000876E3" w:rsidP="00B95725">
            <w:pPr>
              <w:pStyle w:val="StyleTableText8pt"/>
            </w:pPr>
            <w:r w:rsidRPr="004703E7">
              <w:rPr>
                <w:i/>
              </w:rPr>
              <w:t>Valid values</w:t>
            </w:r>
            <w:r w:rsidRPr="004703E7">
              <w:t>:</w:t>
            </w:r>
          </w:p>
          <w:p w14:paraId="16B345BC" w14:textId="77777777" w:rsidR="000876E3" w:rsidRPr="004703E7" w:rsidRDefault="000876E3" w:rsidP="00B95725">
            <w:pPr>
              <w:pStyle w:val="StyleArial8ptAfter0ptLinespacingsingle"/>
            </w:pPr>
            <w:r w:rsidRPr="004703E7">
              <w:t>0, 1, 2 or 3</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BD" w14:textId="77777777" w:rsidR="000876E3" w:rsidRPr="008422EF" w:rsidRDefault="000876E3" w:rsidP="00326523">
            <w:pPr>
              <w:pStyle w:val="StyleArial8ptCenteredAfter0ptLinespacingsingle"/>
              <w:jc w:val="left"/>
            </w:pPr>
            <w:r w:rsidRPr="008422EF">
              <w:t>Decimal Placement</w:t>
            </w:r>
          </w:p>
          <w:p w14:paraId="16B345BE" w14:textId="77777777" w:rsidR="000876E3" w:rsidRPr="008422EF" w:rsidRDefault="000876E3" w:rsidP="00326523">
            <w:pPr>
              <w:pStyle w:val="StyleArial8ptCenteredAfter0ptLinespacingsingle"/>
              <w:jc w:val="left"/>
            </w:pPr>
            <w:r w:rsidRPr="008422EF">
              <w:t>GDS=3</w:t>
            </w:r>
          </w:p>
        </w:tc>
      </w:tr>
      <w:tr w:rsidR="000876E3" w:rsidRPr="004E02DE" w14:paraId="16B345C6"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5C0" w14:textId="77777777" w:rsidR="000876E3" w:rsidRPr="004E02DE"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C1" w14:textId="77777777" w:rsidR="000876E3" w:rsidRPr="004E02DE" w:rsidRDefault="000876E3" w:rsidP="004E02D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5C2" w14:textId="77777777" w:rsidR="000876E3" w:rsidRPr="004E02DE" w:rsidRDefault="000876E3" w:rsidP="004E02D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5C3" w14:textId="77777777" w:rsidR="000876E3" w:rsidRPr="004E02DE" w:rsidRDefault="000876E3" w:rsidP="004E02D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5C4" w14:textId="77777777" w:rsidR="000876E3" w:rsidRPr="004E02DE" w:rsidRDefault="000876E3" w:rsidP="004E02DE">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5C5" w14:textId="77777777" w:rsidR="000876E3" w:rsidRPr="004E02DE" w:rsidRDefault="000876E3" w:rsidP="004E02DE">
            <w:pPr>
              <w:spacing w:after="0" w:line="360" w:lineRule="auto"/>
              <w:rPr>
                <w:rFonts w:ascii="Arial" w:hAnsi="Arial" w:cs="Arial"/>
                <w:b/>
                <w:sz w:val="16"/>
                <w:szCs w:val="16"/>
              </w:rPr>
            </w:pPr>
          </w:p>
        </w:tc>
      </w:tr>
      <w:tr w:rsidR="000876E3" w:rsidRPr="000D1D6F" w14:paraId="16B345E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C7" w14:textId="77777777" w:rsidR="000876E3" w:rsidRPr="009727E9" w:rsidRDefault="000876E3" w:rsidP="00051D62">
            <w:pPr>
              <w:pStyle w:val="StyleArial8ptBoldAfter0ptLinespacing15lines"/>
            </w:pPr>
            <w:r w:rsidRPr="009727E9">
              <w:t>1</w:t>
            </w:r>
          </w:p>
          <w:p w14:paraId="16B345C8" w14:textId="77777777" w:rsidR="000876E3" w:rsidRPr="009727E9" w:rsidRDefault="000876E3" w:rsidP="00051D62">
            <w:pPr>
              <w:pStyle w:val="StyleArial8ptBoldAfter0ptLinespacing15lines"/>
            </w:pPr>
            <w:r w:rsidRPr="009727E9">
              <w:t>2</w:t>
            </w:r>
          </w:p>
          <w:p w14:paraId="16B345C9" w14:textId="77777777" w:rsidR="000876E3" w:rsidRPr="009727E9" w:rsidRDefault="000876E3" w:rsidP="00051D62">
            <w:pPr>
              <w:pStyle w:val="StyleArial8ptBoldAfter0ptLinespacing15lines"/>
            </w:pPr>
            <w:r w:rsidRPr="009727E9">
              <w:t>3</w:t>
            </w:r>
          </w:p>
          <w:p w14:paraId="16B345CA" w14:textId="77777777" w:rsidR="000876E3" w:rsidRPr="009727E9" w:rsidRDefault="000876E3" w:rsidP="00051D62">
            <w:pPr>
              <w:pStyle w:val="StyleArial8ptBoldAfter0ptLinespacing15lines"/>
            </w:pPr>
            <w:r w:rsidRPr="009727E9">
              <w:t>4</w:t>
            </w:r>
          </w:p>
          <w:p w14:paraId="16B345CB" w14:textId="77777777" w:rsidR="000876E3" w:rsidRPr="009727E9" w:rsidRDefault="000876E3" w:rsidP="00051D62">
            <w:pPr>
              <w:pStyle w:val="StyleArial8ptBoldAfter0ptLinespacing15lines"/>
            </w:pPr>
            <w:r w:rsidRPr="009727E9">
              <w:t>5</w:t>
            </w:r>
          </w:p>
          <w:p w14:paraId="16B345CC" w14:textId="77777777" w:rsidR="000876E3" w:rsidRPr="009727E9" w:rsidRDefault="000876E3" w:rsidP="00051D62">
            <w:pPr>
              <w:pStyle w:val="StyleArial8ptBoldAfter0ptLinespacing15lines"/>
            </w:pPr>
            <w:r w:rsidRPr="009727E9">
              <w:t>6</w:t>
            </w:r>
          </w:p>
          <w:p w14:paraId="16B345CD" w14:textId="77777777" w:rsidR="000876E3" w:rsidRPr="009727E9" w:rsidRDefault="000876E3" w:rsidP="00051D62">
            <w:pPr>
              <w:pStyle w:val="StyleArial8ptBoldAfter0ptLinespacing15lines"/>
            </w:pPr>
            <w:r w:rsidRPr="009727E9">
              <w:t>7</w:t>
            </w:r>
          </w:p>
          <w:p w14:paraId="16B345CE" w14:textId="77777777" w:rsidR="000876E3" w:rsidRPr="009727E9" w:rsidRDefault="000876E3" w:rsidP="00051D62">
            <w:pPr>
              <w:pStyle w:val="StyleArial8ptBoldAfter0ptLinespacing15lines"/>
            </w:pPr>
            <w:r w:rsidRPr="009727E9">
              <w:t>8</w:t>
            </w:r>
          </w:p>
          <w:p w14:paraId="16B345CF" w14:textId="77777777" w:rsidR="000876E3" w:rsidRPr="009727E9" w:rsidRDefault="000876E3" w:rsidP="00051D62">
            <w:pPr>
              <w:pStyle w:val="StyleArial8ptBoldAfter0ptLinespacing15lines"/>
            </w:pPr>
            <w:r w:rsidRPr="009727E9">
              <w:t>9</w:t>
            </w:r>
          </w:p>
          <w:p w14:paraId="16B345D0" w14:textId="77777777" w:rsidR="000876E3" w:rsidRPr="009727E9" w:rsidRDefault="000876E3" w:rsidP="00051D62">
            <w:pPr>
              <w:pStyle w:val="StyleArial8ptBoldAfter0ptLinespacing15lines"/>
            </w:pPr>
            <w:r w:rsidRPr="009727E9">
              <w:t>10</w:t>
            </w:r>
          </w:p>
          <w:p w14:paraId="16B345D1" w14:textId="77777777" w:rsidR="000876E3" w:rsidRPr="009727E9" w:rsidRDefault="000876E3" w:rsidP="00051D62">
            <w:pPr>
              <w:pStyle w:val="StyleArial8ptBoldAfter0ptLinespacing15lines"/>
            </w:pPr>
            <w:r w:rsidRPr="009727E9">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D2" w14:textId="77777777" w:rsidR="000876E3" w:rsidRPr="009727E9" w:rsidRDefault="000876E3" w:rsidP="00051D62">
            <w:pPr>
              <w:pStyle w:val="StyleArial8ptBoldAfter0ptLinespacing15lines"/>
            </w:pPr>
            <w:r w:rsidRPr="009727E9">
              <w:t>HotelResModifies</w:t>
            </w:r>
          </w:p>
          <w:p w14:paraId="16B345D3" w14:textId="77777777" w:rsidR="000876E3" w:rsidRPr="009727E9" w:rsidRDefault="000876E3" w:rsidP="00051D62">
            <w:pPr>
              <w:pStyle w:val="StyleArial8ptBoldAfter0ptLinespacing15lines"/>
            </w:pPr>
            <w:r w:rsidRPr="009727E9">
              <w:t>HotelResModify</w:t>
            </w:r>
          </w:p>
          <w:p w14:paraId="16B345D4" w14:textId="77777777" w:rsidR="000876E3" w:rsidRPr="009727E9" w:rsidRDefault="000876E3" w:rsidP="00051D62">
            <w:pPr>
              <w:pStyle w:val="StyleArial8ptBoldAfter0ptLinespacing15lines"/>
            </w:pPr>
            <w:r w:rsidRPr="009727E9">
              <w:t>RoomStays</w:t>
            </w:r>
          </w:p>
          <w:p w14:paraId="16B345D5" w14:textId="77777777" w:rsidR="000876E3" w:rsidRPr="009727E9" w:rsidRDefault="000876E3" w:rsidP="00051D62">
            <w:pPr>
              <w:pStyle w:val="StyleArial8ptBoldAfter0ptLinespacing15lines"/>
            </w:pPr>
            <w:r w:rsidRPr="009727E9">
              <w:t>RoomStay</w:t>
            </w:r>
          </w:p>
          <w:p w14:paraId="16B345D6" w14:textId="77777777" w:rsidR="000876E3" w:rsidRPr="009727E9" w:rsidRDefault="000876E3" w:rsidP="00051D62">
            <w:pPr>
              <w:pStyle w:val="StyleArial8ptBoldAfter0ptLinespacing15lines"/>
            </w:pPr>
            <w:r w:rsidRPr="009727E9">
              <w:t>RoomRates</w:t>
            </w:r>
          </w:p>
          <w:p w14:paraId="16B345D7" w14:textId="77777777" w:rsidR="000876E3" w:rsidRPr="009727E9" w:rsidRDefault="000876E3" w:rsidP="00051D62">
            <w:pPr>
              <w:pStyle w:val="StyleArial8ptBoldAfter0ptLinespacing15lines"/>
            </w:pPr>
            <w:r w:rsidRPr="009727E9">
              <w:t>RoomRate</w:t>
            </w:r>
          </w:p>
          <w:p w14:paraId="16B345D8" w14:textId="77777777" w:rsidR="000876E3" w:rsidRPr="009727E9" w:rsidRDefault="000876E3" w:rsidP="00051D62">
            <w:pPr>
              <w:pStyle w:val="StyleArial8ptBoldAfter0ptLinespacing15lines"/>
            </w:pPr>
            <w:r w:rsidRPr="009727E9">
              <w:t>Rates</w:t>
            </w:r>
          </w:p>
          <w:p w14:paraId="16B345D9" w14:textId="77777777" w:rsidR="000876E3" w:rsidRPr="009727E9" w:rsidRDefault="000876E3" w:rsidP="00051D62">
            <w:pPr>
              <w:pStyle w:val="StyleArial8ptBoldAfter0ptLinespacing15lines"/>
            </w:pPr>
            <w:r w:rsidRPr="009727E9">
              <w:t>Rate</w:t>
            </w:r>
          </w:p>
          <w:p w14:paraId="16B345DA" w14:textId="77777777" w:rsidR="000876E3" w:rsidRPr="009727E9" w:rsidRDefault="000876E3" w:rsidP="00051D62">
            <w:pPr>
              <w:pStyle w:val="StyleArial8ptBoldAfter0ptLinespacing15lines"/>
            </w:pPr>
            <w:r w:rsidRPr="009727E9">
              <w:t>Total</w:t>
            </w:r>
          </w:p>
          <w:p w14:paraId="16B345DB" w14:textId="77777777" w:rsidR="000876E3" w:rsidRPr="009727E9" w:rsidRDefault="000876E3" w:rsidP="00051D62">
            <w:pPr>
              <w:pStyle w:val="StyleArial8ptBoldAfter0ptLinespacing15lines"/>
            </w:pPr>
            <w:r w:rsidRPr="009727E9">
              <w:t>Taxes</w:t>
            </w:r>
          </w:p>
          <w:p w14:paraId="16B345DC" w14:textId="77777777" w:rsidR="000876E3" w:rsidRPr="009727E9" w:rsidRDefault="000876E3" w:rsidP="00051D62">
            <w:pPr>
              <w:pStyle w:val="StyleArial8ptBoldAfter0ptLinespacing15lines"/>
            </w:pPr>
            <w:r w:rsidRPr="009727E9">
              <w:t>Tax</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DD" w14:textId="77777777" w:rsidR="000876E3" w:rsidRPr="009727E9" w:rsidRDefault="000876E3" w:rsidP="00051D62">
            <w:pPr>
              <w:pStyle w:val="StyleArial8ptBoldAfter0ptLinespacing15lines"/>
            </w:pPr>
            <w:r w:rsidRPr="009727E9">
              <w:t>M</w:t>
            </w:r>
          </w:p>
          <w:p w14:paraId="16B345DE" w14:textId="77777777" w:rsidR="000876E3" w:rsidRPr="009727E9" w:rsidRDefault="000876E3" w:rsidP="00051D62">
            <w:pPr>
              <w:pStyle w:val="StyleArial8ptBoldAfter0ptLinespacing15lines"/>
            </w:pPr>
            <w:r w:rsidRPr="009727E9">
              <w:t>M</w:t>
            </w:r>
          </w:p>
          <w:p w14:paraId="16B345DF" w14:textId="77777777" w:rsidR="000876E3" w:rsidRPr="009727E9" w:rsidRDefault="000876E3" w:rsidP="00051D62">
            <w:pPr>
              <w:pStyle w:val="StyleArial8ptBoldAfter0ptLinespacing15lines"/>
            </w:pPr>
            <w:r w:rsidRPr="009727E9">
              <w:t>M</w:t>
            </w:r>
          </w:p>
          <w:p w14:paraId="16B345E0" w14:textId="77777777" w:rsidR="000876E3" w:rsidRPr="009727E9" w:rsidRDefault="000876E3" w:rsidP="00051D62">
            <w:pPr>
              <w:pStyle w:val="StyleArial8ptBoldAfter0ptLinespacing15lines"/>
            </w:pPr>
            <w:r w:rsidRPr="009727E9">
              <w:t>M</w:t>
            </w:r>
          </w:p>
          <w:p w14:paraId="16B345E1" w14:textId="77777777" w:rsidR="000876E3" w:rsidRPr="009727E9" w:rsidRDefault="000876E3" w:rsidP="00051D62">
            <w:pPr>
              <w:pStyle w:val="StyleArial8ptBoldAfter0ptLinespacing15lines"/>
            </w:pPr>
            <w:r w:rsidRPr="009727E9">
              <w:t>A</w:t>
            </w:r>
          </w:p>
          <w:p w14:paraId="16B345E2" w14:textId="77777777" w:rsidR="000876E3" w:rsidRPr="009727E9" w:rsidRDefault="000876E3" w:rsidP="00051D62">
            <w:pPr>
              <w:pStyle w:val="StyleArial8ptBoldAfter0ptLinespacing15lines"/>
            </w:pPr>
            <w:r w:rsidRPr="009727E9">
              <w:t>M</w:t>
            </w:r>
          </w:p>
          <w:p w14:paraId="16B345E3" w14:textId="77777777" w:rsidR="000876E3" w:rsidRPr="009727E9" w:rsidRDefault="000876E3" w:rsidP="00051D62">
            <w:pPr>
              <w:pStyle w:val="StyleArial8ptBoldAfter0ptLinespacing15lines"/>
            </w:pPr>
            <w:r w:rsidRPr="009727E9">
              <w:t>M</w:t>
            </w:r>
          </w:p>
          <w:p w14:paraId="16B345E4" w14:textId="77777777" w:rsidR="000876E3" w:rsidRPr="009727E9" w:rsidRDefault="000876E3" w:rsidP="00051D62">
            <w:pPr>
              <w:pStyle w:val="StyleArial8ptBoldAfter0ptLinespacing15lines"/>
            </w:pPr>
            <w:r w:rsidRPr="009727E9">
              <w:t>M</w:t>
            </w:r>
          </w:p>
          <w:p w14:paraId="16B345E5" w14:textId="77777777" w:rsidR="000876E3" w:rsidRPr="009727E9" w:rsidRDefault="000876E3" w:rsidP="00051D62">
            <w:pPr>
              <w:pStyle w:val="StyleArial8ptBoldAfter0ptLinespacing15lines"/>
            </w:pPr>
            <w:r w:rsidRPr="009727E9">
              <w:t>A</w:t>
            </w:r>
          </w:p>
          <w:p w14:paraId="16B345E6" w14:textId="77777777" w:rsidR="000876E3" w:rsidRPr="009727E9" w:rsidRDefault="000876E3" w:rsidP="00051D62">
            <w:pPr>
              <w:pStyle w:val="StyleArial8ptBoldAfter0ptLinespacing15lines"/>
            </w:pPr>
            <w:r w:rsidRPr="009727E9">
              <w:t>A</w:t>
            </w:r>
          </w:p>
          <w:p w14:paraId="16B345E7" w14:textId="77777777" w:rsidR="000876E3" w:rsidRPr="009727E9" w:rsidRDefault="000876E3" w:rsidP="00051D62">
            <w:pPr>
              <w:pStyle w:val="StyleArial8ptBoldAfter0ptLinespacing15lines"/>
            </w:pPr>
            <w:r w:rsidRPr="009727E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E8" w14:textId="77777777" w:rsidR="000876E3" w:rsidRPr="004703E7" w:rsidRDefault="000876E3" w:rsidP="00572385">
            <w:pPr>
              <w:spacing w:after="0"/>
              <w:rPr>
                <w:rFonts w:ascii="Arial" w:hAnsi="Arial" w:cs="Arial"/>
                <w:sz w:val="16"/>
                <w:szCs w:val="16"/>
              </w:rPr>
            </w:pPr>
            <w:r w:rsidRPr="004703E7">
              <w:rPr>
                <w:rFonts w:ascii="Arial" w:hAnsi="Arial" w:cs="Arial"/>
                <w:b/>
                <w:sz w:val="16"/>
                <w:szCs w:val="16"/>
              </w:rPr>
              <w:t>GDS Note1</w:t>
            </w:r>
            <w:r w:rsidRPr="004703E7">
              <w:rPr>
                <w:rFonts w:ascii="Arial" w:hAnsi="Arial" w:cs="Arial"/>
                <w:sz w:val="16"/>
                <w:szCs w:val="16"/>
              </w:rPr>
              <w:t xml:space="preserve">:  Taxes &amp; Surchares  </w:t>
            </w:r>
            <w:r w:rsidRPr="004703E7">
              <w:rPr>
                <w:rFonts w:ascii="Arial" w:hAnsi="Arial" w:cs="Arial"/>
                <w:sz w:val="16"/>
                <w:szCs w:val="16"/>
                <w:u w:val="single"/>
              </w:rPr>
              <w:t>Combined</w:t>
            </w:r>
            <w:r w:rsidRPr="004703E7">
              <w:rPr>
                <w:rFonts w:ascii="Arial" w:hAnsi="Arial" w:cs="Arial"/>
                <w:sz w:val="16"/>
                <w:szCs w:val="16"/>
              </w:rPr>
              <w:t xml:space="preserve">; @Type=”Inclusive”, </w:t>
            </w:r>
          </w:p>
          <w:p w14:paraId="16B345E9" w14:textId="77777777" w:rsidR="000876E3" w:rsidRPr="004703E7" w:rsidRDefault="000876E3" w:rsidP="0001331A">
            <w:pPr>
              <w:spacing w:after="0"/>
              <w:rPr>
                <w:rFonts w:ascii="Arial" w:hAnsi="Arial" w:cs="Arial"/>
                <w:sz w:val="16"/>
                <w:szCs w:val="16"/>
              </w:rPr>
            </w:pPr>
            <w:r w:rsidRPr="004703E7">
              <w:rPr>
                <w:rFonts w:ascii="Arial" w:hAnsi="Arial" w:cs="Arial"/>
                <w:sz w:val="16"/>
                <w:szCs w:val="16"/>
                <w:u w:val="single"/>
              </w:rPr>
              <w:t xml:space="preserve">Separated: </w:t>
            </w:r>
            <w:r w:rsidRPr="004703E7">
              <w:rPr>
                <w:rFonts w:ascii="Arial" w:hAnsi="Arial" w:cs="Arial"/>
                <w:sz w:val="16"/>
                <w:szCs w:val="16"/>
              </w:rPr>
              <w:t>@Type=”Exclusive”</w:t>
            </w:r>
            <w:r w:rsidRPr="004703E7">
              <w:rPr>
                <w:rFonts w:ascii="Arial" w:hAnsi="Arial" w:cs="Arial"/>
                <w:sz w:val="16"/>
                <w:szCs w:val="16"/>
              </w:rPr>
              <w:br/>
            </w:r>
            <w:r w:rsidRPr="004703E7">
              <w:rPr>
                <w:rFonts w:ascii="Arial" w:hAnsi="Arial" w:cs="Arial"/>
                <w:b/>
                <w:sz w:val="16"/>
                <w:szCs w:val="16"/>
              </w:rPr>
              <w:t>GDS Note2</w:t>
            </w:r>
            <w:r w:rsidRPr="004703E7">
              <w:rPr>
                <w:rFonts w:ascii="Arial" w:hAnsi="Arial" w:cs="Arial"/>
                <w:sz w:val="16"/>
                <w:szCs w:val="16"/>
              </w:rPr>
              <w:t>:  One occurrences is mandatory when @ResStatus=”Pending” or “Modified”</w:t>
            </w:r>
            <w:r w:rsidRPr="004703E7">
              <w:rPr>
                <w:rFonts w:ascii="Arial" w:hAnsi="Arial" w:cs="Arial"/>
                <w:sz w:val="16"/>
                <w:szCs w:val="16"/>
              </w:rPr>
              <w:br/>
            </w:r>
            <w:r w:rsidRPr="004703E7">
              <w:rPr>
                <w:rFonts w:ascii="Arial" w:hAnsi="Arial" w:cs="Arial"/>
                <w:b/>
                <w:sz w:val="16"/>
                <w:szCs w:val="16"/>
              </w:rPr>
              <w:t>GDS Note 3</w:t>
            </w:r>
            <w:r w:rsidRPr="004703E7">
              <w:rPr>
                <w:rFonts w:ascii="Arial" w:hAnsi="Arial" w:cs="Arial"/>
                <w:sz w:val="16"/>
                <w:szCs w:val="16"/>
              </w:rPr>
              <w:t>:  When Taxes &amp; Surcharges are separated, i.e. @Type=”Exclusive”,  an occurrence of Fee (33.RS) is also mandatory</w:t>
            </w:r>
            <w:r w:rsidRPr="004703E7">
              <w:rPr>
                <w:rFonts w:ascii="Arial" w:hAnsi="Arial" w:cs="Arial"/>
                <w:sz w:val="16"/>
                <w:szCs w:val="16"/>
              </w:rPr>
              <w:br/>
            </w:r>
            <w:r w:rsidRPr="004703E7">
              <w:rPr>
                <w:rFonts w:ascii="Arial" w:hAnsi="Arial" w:cs="Arial"/>
                <w:b/>
                <w:sz w:val="16"/>
                <w:szCs w:val="16"/>
              </w:rPr>
              <w:t>GDS Note4</w:t>
            </w:r>
            <w:r w:rsidRPr="004703E7">
              <w:rPr>
                <w:rFonts w:ascii="Arial" w:hAnsi="Arial" w:cs="Arial"/>
                <w:sz w:val="16"/>
                <w:szCs w:val="16"/>
              </w:rPr>
              <w:t>:  Travelport prefers Suppliers separate Fees/Surcharges and Taxes</w:t>
            </w:r>
            <w:r w:rsidRPr="004703E7">
              <w:rPr>
                <w:rFonts w:ascii="Arial" w:hAnsi="Arial" w:cs="Arial"/>
                <w:b/>
                <w:sz w:val="16"/>
                <w:szCs w:val="16"/>
              </w:rPr>
              <w:t xml:space="preserve"> GDS Note5:  </w:t>
            </w:r>
            <w:r w:rsidRPr="004703E7">
              <w:rPr>
                <w:rFonts w:ascii="Arial" w:hAnsi="Arial" w:cs="Arial"/>
                <w:sz w:val="16"/>
                <w:szCs w:val="16"/>
              </w:rPr>
              <w:t>A zero @Amount should be passed when taxes are included in the nightly rate (30.RS)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EA" w14:textId="77777777" w:rsidR="000876E3" w:rsidRPr="004703E7" w:rsidRDefault="000876E3" w:rsidP="00F86B7D">
            <w:pPr>
              <w:spacing w:after="0" w:line="360" w:lineRule="auto"/>
              <w:jc w:val="center"/>
              <w:rPr>
                <w:rFonts w:ascii="Arial" w:hAnsi="Arial" w:cs="Arial"/>
                <w:b/>
                <w:sz w:val="16"/>
                <w:szCs w:val="16"/>
              </w:rPr>
            </w:pPr>
            <w:r w:rsidRPr="004703E7">
              <w:rPr>
                <w:rFonts w:ascii="Arial" w:hAnsi="Arial" w:cs="Arial"/>
                <w:b/>
                <w:sz w:val="16"/>
                <w:szCs w:val="16"/>
              </w:rPr>
              <w:t>GDS</w:t>
            </w:r>
          </w:p>
          <w:p w14:paraId="16B345EB" w14:textId="77777777" w:rsidR="000876E3" w:rsidRPr="004703E7" w:rsidRDefault="000876E3" w:rsidP="004703E7">
            <w:pPr>
              <w:spacing w:after="0" w:line="360" w:lineRule="auto"/>
              <w:jc w:val="center"/>
              <w:rPr>
                <w:rFonts w:ascii="Arial" w:hAnsi="Arial" w:cs="Arial"/>
                <w:b/>
                <w:strike/>
                <w:sz w:val="16"/>
                <w:szCs w:val="16"/>
              </w:rPr>
            </w:pPr>
            <w:r w:rsidRPr="004703E7">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5EC" w14:textId="77777777" w:rsidR="000876E3" w:rsidRPr="009727E9" w:rsidRDefault="000876E3" w:rsidP="004E02DE">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5ED" w14:textId="77777777" w:rsidR="000876E3" w:rsidRPr="00404220" w:rsidRDefault="000876E3" w:rsidP="00F0259F">
            <w:pPr>
              <w:spacing w:after="0"/>
              <w:rPr>
                <w:rFonts w:ascii="Arial" w:hAnsi="Arial" w:cs="Arial"/>
                <w:strike/>
                <w:sz w:val="16"/>
                <w:szCs w:val="16"/>
                <w:highlight w:val="yellow"/>
              </w:rPr>
            </w:pPr>
          </w:p>
        </w:tc>
      </w:tr>
      <w:tr w:rsidR="000876E3" w:rsidRPr="000D1D6F" w14:paraId="16B3461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5EF" w14:textId="77777777" w:rsidR="000876E3" w:rsidRPr="000D1D6F" w:rsidRDefault="000876E3" w:rsidP="004E02DE">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5F0" w14:textId="77777777" w:rsidR="000876E3" w:rsidRPr="00537256" w:rsidRDefault="000876E3" w:rsidP="008422EF">
            <w:pPr>
              <w:pStyle w:val="StyleArial8ptAfter0ptLinespacingsingle"/>
            </w:pPr>
            <w:ins w:id="45" w:author="Kunz, Jane" w:date="2011-06-20T16:45:00Z">
              <w:r w:rsidRPr="00537256">
                <w:rPr>
                  <w:szCs w:val="16"/>
                </w:rPr>
                <w:t>@Type</w:t>
              </w:r>
            </w:ins>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5F1" w14:textId="77777777" w:rsidR="000876E3" w:rsidRPr="00C44027" w:rsidRDefault="000876E3" w:rsidP="00B11BD4">
            <w:pPr>
              <w:pStyle w:val="TableText"/>
              <w:rPr>
                <w:strike/>
                <w:sz w:val="16"/>
                <w:szCs w:val="16"/>
              </w:rPr>
            </w:pPr>
            <w:ins w:id="46" w:author="Kunz, Jane" w:date="2011-06-20T16:45:00Z">
              <w:r w:rsidRPr="00C44027">
                <w:rPr>
                  <w:sz w:val="16"/>
                  <w:szCs w:val="16"/>
                </w:rPr>
                <w:t>M</w:t>
              </w:r>
            </w:ins>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5F2" w14:textId="77777777" w:rsidR="000876E3" w:rsidRPr="004703E7" w:rsidRDefault="000876E3" w:rsidP="00404220">
            <w:pPr>
              <w:pStyle w:val="TableText"/>
              <w:rPr>
                <w:ins w:id="47" w:author="Kunz, Jane" w:date="2011-06-20T16:45:00Z"/>
                <w:sz w:val="16"/>
                <w:szCs w:val="16"/>
              </w:rPr>
            </w:pPr>
            <w:ins w:id="48" w:author="Kunz, Jane" w:date="2011-06-20T16:45:00Z">
              <w:r w:rsidRPr="004703E7">
                <w:rPr>
                  <w:sz w:val="16"/>
                  <w:szCs w:val="16"/>
                </w:rPr>
                <w:t>AmountDeterminationType</w:t>
              </w:r>
            </w:ins>
          </w:p>
          <w:p w14:paraId="16B345F3" w14:textId="77777777" w:rsidR="000876E3" w:rsidRPr="004703E7" w:rsidRDefault="000876E3" w:rsidP="00404220">
            <w:pPr>
              <w:autoSpaceDE w:val="0"/>
              <w:autoSpaceDN w:val="0"/>
              <w:adjustRightInd w:val="0"/>
              <w:spacing w:before="60" w:after="60"/>
              <w:rPr>
                <w:ins w:id="49" w:author="Kunz, Jane" w:date="2011-06-20T16:45:00Z"/>
                <w:rFonts w:ascii="Arial" w:hAnsi="Arial" w:cs="Arial"/>
                <w:sz w:val="16"/>
                <w:szCs w:val="16"/>
                <w:lang w:val="en-AU"/>
              </w:rPr>
            </w:pPr>
            <w:ins w:id="50" w:author="Kunz, Jane" w:date="2011-06-20T16:45:00Z">
              <w:r w:rsidRPr="004703E7">
                <w:rPr>
                  <w:rFonts w:ascii="Arial" w:hAnsi="Arial" w:cs="Arial"/>
                  <w:sz w:val="16"/>
                  <w:szCs w:val="16"/>
                  <w:lang w:val="en-AU"/>
                </w:rPr>
                <w:t>Example – Taxes and Fees/surcharges separated</w:t>
              </w:r>
            </w:ins>
          </w:p>
          <w:p w14:paraId="16B345F4" w14:textId="77777777" w:rsidR="000876E3" w:rsidRPr="004703E7" w:rsidRDefault="000876E3" w:rsidP="00404220">
            <w:pPr>
              <w:spacing w:after="0"/>
              <w:rPr>
                <w:ins w:id="51" w:author="Kunz, Jane" w:date="2011-06-20T16:45:00Z"/>
                <w:rFonts w:ascii="Arial" w:hAnsi="Arial" w:cs="Arial"/>
                <w:sz w:val="16"/>
                <w:szCs w:val="16"/>
                <w:lang w:val="en-AU"/>
              </w:rPr>
            </w:pPr>
            <w:ins w:id="52" w:author="Kunz, Jane" w:date="2011-06-20T16:45:00Z">
              <w:r w:rsidRPr="004703E7">
                <w:rPr>
                  <w:rFonts w:ascii="Arial" w:hAnsi="Arial" w:cs="Arial"/>
                  <w:sz w:val="16"/>
                  <w:szCs w:val="16"/>
                  <w:lang w:val="en-AU"/>
                </w:rPr>
                <w:t>&lt;Fee Type=”Exclusive”</w:t>
              </w:r>
            </w:ins>
            <w:r w:rsidRPr="004703E7">
              <w:rPr>
                <w:rFonts w:ascii="Arial" w:hAnsi="Arial" w:cs="Arial"/>
                <w:sz w:val="16"/>
                <w:szCs w:val="16"/>
                <w:lang w:val="en-AU"/>
              </w:rPr>
              <w:t xml:space="preserve"> </w:t>
            </w:r>
            <w:ins w:id="53" w:author="Kunz, Jane" w:date="2011-06-20T16:45:00Z">
              <w:r w:rsidRPr="004703E7">
                <w:rPr>
                  <w:rFonts w:ascii="Arial" w:hAnsi="Arial" w:cs="Arial"/>
                  <w:sz w:val="16"/>
                  <w:szCs w:val="16"/>
                  <w:lang w:val="en-AU"/>
                </w:rPr>
                <w:t>Amount=”2500” CurrencyCode=”USD” DecimalPlaces=”2”/&gt;</w:t>
              </w:r>
            </w:ins>
          </w:p>
          <w:p w14:paraId="16B345F5" w14:textId="77777777" w:rsidR="000876E3" w:rsidRPr="004703E7" w:rsidRDefault="000876E3" w:rsidP="00404220">
            <w:pPr>
              <w:spacing w:after="0"/>
              <w:rPr>
                <w:rFonts w:ascii="Arial" w:hAnsi="Arial" w:cs="Arial"/>
                <w:sz w:val="16"/>
                <w:szCs w:val="16"/>
                <w:lang w:val="en-AU"/>
              </w:rPr>
            </w:pPr>
            <w:ins w:id="54" w:author="Kunz, Jane" w:date="2011-06-20T16:45:00Z">
              <w:r w:rsidRPr="004703E7">
                <w:rPr>
                  <w:rFonts w:ascii="Arial" w:hAnsi="Arial" w:cs="Arial"/>
                  <w:sz w:val="16"/>
                  <w:szCs w:val="16"/>
                  <w:lang w:val="en-AU"/>
                </w:rPr>
                <w:t xml:space="preserve"> </w:t>
              </w:r>
            </w:ins>
            <w:r w:rsidRPr="004703E7">
              <w:rPr>
                <w:rFonts w:ascii="Arial" w:hAnsi="Arial" w:cs="Arial"/>
                <w:sz w:val="16"/>
                <w:szCs w:val="16"/>
                <w:lang w:val="en-AU"/>
              </w:rPr>
              <w:t>&lt;/Fees&gt;</w:t>
            </w:r>
          </w:p>
          <w:p w14:paraId="16B345F6" w14:textId="77777777" w:rsidR="000876E3" w:rsidRPr="004703E7" w:rsidRDefault="000876E3" w:rsidP="00404220">
            <w:pPr>
              <w:spacing w:after="0"/>
              <w:rPr>
                <w:ins w:id="55" w:author="Kunz, Jane" w:date="2011-06-20T16:45:00Z"/>
                <w:rFonts w:ascii="Arial" w:hAnsi="Arial" w:cs="Arial"/>
                <w:sz w:val="16"/>
                <w:szCs w:val="16"/>
                <w:lang w:val="en-AU"/>
              </w:rPr>
            </w:pPr>
            <w:ins w:id="56" w:author="Kunz, Jane" w:date="2011-06-20T16:45:00Z">
              <w:r w:rsidRPr="004703E7">
                <w:rPr>
                  <w:rFonts w:ascii="Arial" w:hAnsi="Arial" w:cs="Arial"/>
                  <w:sz w:val="16"/>
                  <w:szCs w:val="16"/>
                  <w:lang w:val="en-AU"/>
                </w:rPr>
                <w:t>&lt;Total&gt;</w:t>
              </w:r>
            </w:ins>
          </w:p>
          <w:p w14:paraId="16B345F7" w14:textId="77777777" w:rsidR="000876E3" w:rsidRPr="004703E7" w:rsidRDefault="000876E3" w:rsidP="00404220">
            <w:pPr>
              <w:spacing w:after="0" w:line="240" w:lineRule="auto"/>
              <w:rPr>
                <w:ins w:id="57" w:author="Kunz, Jane" w:date="2011-06-20T16:45:00Z"/>
                <w:rFonts w:ascii="Arial" w:hAnsi="Arial" w:cs="Arial"/>
                <w:sz w:val="16"/>
                <w:szCs w:val="16"/>
                <w:lang w:val="en-AU"/>
              </w:rPr>
            </w:pPr>
            <w:ins w:id="58" w:author="Kunz, Jane" w:date="2011-06-20T16:45:00Z">
              <w:r w:rsidRPr="004703E7">
                <w:rPr>
                  <w:rFonts w:ascii="Arial" w:hAnsi="Arial" w:cs="Arial"/>
                  <w:sz w:val="16"/>
                  <w:szCs w:val="16"/>
                  <w:lang w:val="en-AU"/>
                </w:rPr>
                <w:t>&lt;Taxes&gt;</w:t>
              </w:r>
            </w:ins>
          </w:p>
          <w:p w14:paraId="16B345F8" w14:textId="77777777" w:rsidR="000876E3" w:rsidRPr="004703E7" w:rsidRDefault="000876E3" w:rsidP="00404220">
            <w:pPr>
              <w:spacing w:after="0" w:line="240" w:lineRule="auto"/>
              <w:rPr>
                <w:ins w:id="59" w:author="Kunz, Jane" w:date="2011-06-20T16:45:00Z"/>
                <w:rFonts w:ascii="Arial" w:hAnsi="Arial" w:cs="Arial"/>
                <w:sz w:val="16"/>
                <w:szCs w:val="16"/>
                <w:lang w:val="en-AU"/>
              </w:rPr>
            </w:pPr>
            <w:ins w:id="60" w:author="Kunz, Jane" w:date="2011-06-20T16:45:00Z">
              <w:r w:rsidRPr="004703E7">
                <w:rPr>
                  <w:rFonts w:ascii="Arial" w:hAnsi="Arial" w:cs="Arial"/>
                  <w:sz w:val="16"/>
                  <w:szCs w:val="16"/>
                  <w:lang w:val="en-AU"/>
                </w:rPr>
                <w:t>&lt;Tax Type=”Exclusive” Amount=”5000”</w:t>
              </w:r>
            </w:ins>
          </w:p>
          <w:p w14:paraId="16B345F9" w14:textId="77777777" w:rsidR="000876E3" w:rsidRPr="004703E7" w:rsidRDefault="000876E3" w:rsidP="00404220">
            <w:pPr>
              <w:spacing w:after="0" w:line="240" w:lineRule="auto"/>
              <w:rPr>
                <w:ins w:id="61" w:author="Kunz, Jane" w:date="2011-06-20T16:45:00Z"/>
                <w:rFonts w:ascii="Arial" w:hAnsi="Arial" w:cs="Arial"/>
                <w:sz w:val="16"/>
                <w:szCs w:val="16"/>
                <w:lang w:val="en-AU"/>
              </w:rPr>
            </w:pPr>
            <w:ins w:id="62" w:author="Kunz, Jane" w:date="2011-06-20T16:45:00Z">
              <w:r w:rsidRPr="004703E7">
                <w:rPr>
                  <w:rFonts w:ascii="Arial" w:hAnsi="Arial" w:cs="Arial"/>
                  <w:sz w:val="16"/>
                  <w:szCs w:val="16"/>
                  <w:lang w:val="en-AU"/>
                </w:rPr>
                <w:t>CurrencyCode=”USD”</w:t>
              </w:r>
            </w:ins>
          </w:p>
          <w:p w14:paraId="16B345FA" w14:textId="77777777" w:rsidR="000876E3" w:rsidRPr="004703E7" w:rsidRDefault="000876E3" w:rsidP="00404220">
            <w:pPr>
              <w:spacing w:after="0" w:line="240" w:lineRule="auto"/>
              <w:rPr>
                <w:ins w:id="63" w:author="Kunz, Jane" w:date="2011-06-20T16:45:00Z"/>
                <w:rFonts w:ascii="Arial" w:hAnsi="Arial" w:cs="Arial"/>
                <w:sz w:val="16"/>
                <w:szCs w:val="16"/>
                <w:lang w:val="en-AU"/>
              </w:rPr>
            </w:pPr>
            <w:ins w:id="64" w:author="Kunz, Jane" w:date="2011-06-20T16:45:00Z">
              <w:r w:rsidRPr="004703E7">
                <w:rPr>
                  <w:rFonts w:ascii="Arial" w:hAnsi="Arial" w:cs="Arial"/>
                  <w:sz w:val="16"/>
                  <w:szCs w:val="16"/>
                  <w:lang w:val="en-AU"/>
                </w:rPr>
                <w:t>DecimalPlaces=”2”/&gt;</w:t>
              </w:r>
            </w:ins>
          </w:p>
          <w:p w14:paraId="16B345FB" w14:textId="77777777" w:rsidR="000876E3" w:rsidRPr="004703E7" w:rsidRDefault="000876E3" w:rsidP="00404220">
            <w:pPr>
              <w:autoSpaceDE w:val="0"/>
              <w:autoSpaceDN w:val="0"/>
              <w:adjustRightInd w:val="0"/>
              <w:spacing w:before="60" w:after="60"/>
              <w:rPr>
                <w:ins w:id="65" w:author="Kunz, Jane" w:date="2011-06-20T16:45:00Z"/>
                <w:rFonts w:ascii="Arial" w:hAnsi="Arial" w:cs="Arial"/>
                <w:sz w:val="16"/>
                <w:szCs w:val="16"/>
                <w:lang w:val="en-AU"/>
              </w:rPr>
            </w:pPr>
            <w:ins w:id="66" w:author="Kunz, Jane" w:date="2011-06-20T16:45:00Z">
              <w:r w:rsidRPr="004703E7">
                <w:rPr>
                  <w:rFonts w:ascii="Arial" w:hAnsi="Arial" w:cs="Arial"/>
                  <w:sz w:val="16"/>
                  <w:szCs w:val="16"/>
                  <w:lang w:val="en-AU"/>
                </w:rPr>
                <w:t>Example – Taxes and Fees/surcharges combined</w:t>
              </w:r>
            </w:ins>
          </w:p>
          <w:p w14:paraId="16B345FC" w14:textId="77777777" w:rsidR="000876E3" w:rsidRPr="004703E7" w:rsidRDefault="000876E3" w:rsidP="00404220">
            <w:pPr>
              <w:spacing w:after="0"/>
              <w:rPr>
                <w:ins w:id="67" w:author="Kunz, Jane" w:date="2011-06-20T16:45:00Z"/>
                <w:rFonts w:ascii="Arial" w:hAnsi="Arial" w:cs="Arial"/>
                <w:sz w:val="16"/>
                <w:szCs w:val="16"/>
                <w:lang w:val="en-AU"/>
              </w:rPr>
            </w:pPr>
            <w:ins w:id="68" w:author="Kunz, Jane" w:date="2011-06-20T16:45:00Z">
              <w:r w:rsidRPr="004703E7">
                <w:rPr>
                  <w:rFonts w:ascii="Arial" w:hAnsi="Arial" w:cs="Arial"/>
                  <w:sz w:val="16"/>
                  <w:szCs w:val="16"/>
                  <w:lang w:val="en-AU"/>
                </w:rPr>
                <w:t>&lt;Total&gt;</w:t>
              </w:r>
            </w:ins>
          </w:p>
          <w:p w14:paraId="16B345FD" w14:textId="77777777" w:rsidR="000876E3" w:rsidRPr="004703E7" w:rsidRDefault="000876E3" w:rsidP="00404220">
            <w:pPr>
              <w:spacing w:after="0" w:line="240" w:lineRule="auto"/>
              <w:rPr>
                <w:ins w:id="69" w:author="Kunz, Jane" w:date="2011-06-20T16:45:00Z"/>
                <w:rFonts w:ascii="Arial" w:hAnsi="Arial" w:cs="Arial"/>
                <w:sz w:val="16"/>
                <w:szCs w:val="16"/>
                <w:lang w:val="en-AU"/>
              </w:rPr>
            </w:pPr>
            <w:ins w:id="70" w:author="Kunz, Jane" w:date="2011-06-20T16:45:00Z">
              <w:r w:rsidRPr="004703E7">
                <w:rPr>
                  <w:rFonts w:ascii="Arial" w:hAnsi="Arial" w:cs="Arial"/>
                  <w:sz w:val="16"/>
                  <w:szCs w:val="16"/>
                  <w:lang w:val="en-AU"/>
                </w:rPr>
                <w:t>&lt;Taxes&gt;</w:t>
              </w:r>
            </w:ins>
          </w:p>
          <w:p w14:paraId="16B345FE" w14:textId="77777777" w:rsidR="000876E3" w:rsidRPr="004703E7" w:rsidRDefault="000876E3" w:rsidP="00404220">
            <w:pPr>
              <w:spacing w:after="0" w:line="240" w:lineRule="auto"/>
              <w:rPr>
                <w:ins w:id="71" w:author="Kunz, Jane" w:date="2011-06-20T16:45:00Z"/>
                <w:rFonts w:ascii="Arial" w:hAnsi="Arial" w:cs="Arial"/>
                <w:sz w:val="16"/>
                <w:szCs w:val="16"/>
                <w:lang w:val="en-AU"/>
              </w:rPr>
            </w:pPr>
            <w:ins w:id="72" w:author="Kunz, Jane" w:date="2011-06-20T16:45:00Z">
              <w:r w:rsidRPr="004703E7">
                <w:rPr>
                  <w:rFonts w:ascii="Arial" w:hAnsi="Arial" w:cs="Arial"/>
                  <w:sz w:val="16"/>
                  <w:szCs w:val="16"/>
                  <w:lang w:val="en-AU"/>
                </w:rPr>
                <w:t>&lt;Tax Type=”Inclusive” Amount=”5000”</w:t>
              </w:r>
            </w:ins>
          </w:p>
          <w:p w14:paraId="16B345FF" w14:textId="77777777" w:rsidR="000876E3" w:rsidRPr="004703E7" w:rsidRDefault="000876E3" w:rsidP="00404220">
            <w:pPr>
              <w:spacing w:after="0" w:line="240" w:lineRule="auto"/>
              <w:rPr>
                <w:ins w:id="73" w:author="Kunz, Jane" w:date="2011-06-20T16:45:00Z"/>
                <w:rFonts w:ascii="Arial" w:hAnsi="Arial" w:cs="Arial"/>
                <w:sz w:val="16"/>
                <w:szCs w:val="16"/>
                <w:lang w:val="en-AU"/>
              </w:rPr>
            </w:pPr>
            <w:ins w:id="74" w:author="Kunz, Jane" w:date="2011-06-20T16:45:00Z">
              <w:r w:rsidRPr="004703E7">
                <w:rPr>
                  <w:rFonts w:ascii="Arial" w:hAnsi="Arial" w:cs="Arial"/>
                  <w:sz w:val="16"/>
                  <w:szCs w:val="16"/>
                  <w:lang w:val="en-AU"/>
                </w:rPr>
                <w:t>CurrencyCode=”USD”</w:t>
              </w:r>
            </w:ins>
          </w:p>
          <w:p w14:paraId="16B34600" w14:textId="77777777" w:rsidR="000876E3" w:rsidRPr="004703E7" w:rsidDel="00404220" w:rsidRDefault="000876E3" w:rsidP="00404220">
            <w:pPr>
              <w:autoSpaceDE w:val="0"/>
              <w:autoSpaceDN w:val="0"/>
              <w:adjustRightInd w:val="0"/>
              <w:spacing w:before="60" w:after="60"/>
              <w:rPr>
                <w:del w:id="75" w:author="Kunz, Jane" w:date="2011-06-20T16:45:00Z"/>
                <w:rFonts w:ascii="Arial" w:hAnsi="Arial" w:cs="Arial"/>
                <w:sz w:val="16"/>
                <w:szCs w:val="16"/>
              </w:rPr>
            </w:pPr>
            <w:ins w:id="76" w:author="Kunz, Jane" w:date="2011-06-20T16:45:00Z">
              <w:r w:rsidRPr="004703E7">
                <w:rPr>
                  <w:rFonts w:ascii="Arial" w:hAnsi="Arial" w:cs="Arial"/>
                  <w:sz w:val="16"/>
                  <w:szCs w:val="16"/>
                  <w:lang w:val="en-AU"/>
                </w:rPr>
                <w:t>DecimalPlaces=”2”/&gt;</w:t>
              </w:r>
            </w:ins>
            <w:del w:id="77" w:author="Kunz, Jane" w:date="2011-06-20T16:45:00Z">
              <w:r w:rsidRPr="004703E7" w:rsidDel="00404220">
                <w:rPr>
                  <w:rFonts w:ascii="Arial" w:hAnsi="Arial" w:cs="Arial"/>
                  <w:i/>
                  <w:iCs/>
                  <w:sz w:val="16"/>
                  <w:szCs w:val="16"/>
                </w:rPr>
                <w:delText>Example – Taxes and Fees/surcharges separated</w:delText>
              </w:r>
            </w:del>
          </w:p>
          <w:p w14:paraId="16B34601" w14:textId="77777777" w:rsidR="000876E3" w:rsidRPr="004703E7" w:rsidDel="00404220" w:rsidRDefault="000876E3" w:rsidP="00BB02D7">
            <w:pPr>
              <w:spacing w:after="0"/>
              <w:rPr>
                <w:del w:id="78" w:author="Kunz, Jane" w:date="2011-06-20T16:45:00Z"/>
                <w:rFonts w:ascii="Arial" w:hAnsi="Arial" w:cs="Arial"/>
                <w:sz w:val="16"/>
                <w:szCs w:val="16"/>
              </w:rPr>
            </w:pPr>
            <w:del w:id="79" w:author="Kunz, Jane" w:date="2011-06-20T16:45:00Z">
              <w:r w:rsidRPr="004703E7" w:rsidDel="00404220">
                <w:rPr>
                  <w:rFonts w:ascii="Arial" w:hAnsi="Arial" w:cs="Arial"/>
                  <w:sz w:val="16"/>
                  <w:szCs w:val="16"/>
                </w:rPr>
                <w:delText>&lt;Fee Type=”Exclusive”</w:delText>
              </w:r>
            </w:del>
          </w:p>
          <w:p w14:paraId="16B34602" w14:textId="77777777" w:rsidR="000876E3" w:rsidRPr="004703E7" w:rsidDel="00404220" w:rsidRDefault="000876E3" w:rsidP="00BB02D7">
            <w:pPr>
              <w:spacing w:after="0"/>
              <w:rPr>
                <w:del w:id="80" w:author="Kunz, Jane" w:date="2011-06-20T16:45:00Z"/>
                <w:rFonts w:ascii="Arial" w:hAnsi="Arial" w:cs="Arial"/>
                <w:sz w:val="16"/>
                <w:szCs w:val="16"/>
              </w:rPr>
            </w:pPr>
            <w:del w:id="81" w:author="Kunz, Jane" w:date="2011-06-20T16:45:00Z">
              <w:r w:rsidRPr="004703E7" w:rsidDel="00404220">
                <w:rPr>
                  <w:rFonts w:ascii="Arial" w:hAnsi="Arial" w:cs="Arial"/>
                  <w:sz w:val="16"/>
                  <w:szCs w:val="16"/>
                </w:rPr>
                <w:delText>Amount=”2500” CurrencyCode=”USD” DecimalPlaces=”2”/&gt;</w:delText>
              </w:r>
            </w:del>
          </w:p>
          <w:p w14:paraId="16B34603" w14:textId="77777777" w:rsidR="000876E3" w:rsidRPr="004703E7" w:rsidDel="00404220" w:rsidRDefault="000876E3" w:rsidP="00E14031">
            <w:pPr>
              <w:spacing w:after="0"/>
              <w:rPr>
                <w:del w:id="82" w:author="Kunz, Jane" w:date="2011-06-20T16:45:00Z"/>
                <w:rFonts w:ascii="Arial" w:hAnsi="Arial" w:cs="Arial"/>
                <w:sz w:val="16"/>
                <w:szCs w:val="16"/>
              </w:rPr>
            </w:pPr>
            <w:del w:id="83" w:author="Kunz, Jane" w:date="2011-06-20T16:45:00Z">
              <w:r w:rsidRPr="004703E7" w:rsidDel="00404220">
                <w:rPr>
                  <w:rFonts w:ascii="Arial" w:hAnsi="Arial" w:cs="Arial"/>
                  <w:sz w:val="16"/>
                  <w:szCs w:val="16"/>
                </w:rPr>
                <w:delText>&lt;/Fee&gt;</w:delText>
              </w:r>
            </w:del>
          </w:p>
          <w:p w14:paraId="16B34604" w14:textId="77777777" w:rsidR="000876E3" w:rsidRPr="004703E7" w:rsidDel="00404220" w:rsidRDefault="000876E3" w:rsidP="00E14031">
            <w:pPr>
              <w:spacing w:after="0"/>
              <w:rPr>
                <w:del w:id="84" w:author="Kunz, Jane" w:date="2011-06-20T16:45:00Z"/>
                <w:rFonts w:ascii="Arial" w:hAnsi="Arial" w:cs="Arial"/>
                <w:sz w:val="16"/>
                <w:szCs w:val="16"/>
              </w:rPr>
            </w:pPr>
            <w:del w:id="85" w:author="Kunz, Jane" w:date="2011-06-20T16:45:00Z">
              <w:r w:rsidRPr="004703E7" w:rsidDel="00404220">
                <w:rPr>
                  <w:rFonts w:ascii="Arial" w:hAnsi="Arial" w:cs="Arial"/>
                  <w:sz w:val="16"/>
                  <w:szCs w:val="16"/>
                </w:rPr>
                <w:delText>&lt;/Fees&gt;</w:delText>
              </w:r>
            </w:del>
          </w:p>
          <w:p w14:paraId="16B34605" w14:textId="77777777" w:rsidR="000876E3" w:rsidRPr="004703E7" w:rsidDel="00404220" w:rsidRDefault="000876E3" w:rsidP="00BB02D7">
            <w:pPr>
              <w:spacing w:after="0"/>
              <w:rPr>
                <w:del w:id="86" w:author="Kunz, Jane" w:date="2011-06-20T16:45:00Z"/>
                <w:rFonts w:ascii="Arial" w:hAnsi="Arial" w:cs="Arial"/>
                <w:sz w:val="16"/>
                <w:szCs w:val="16"/>
              </w:rPr>
            </w:pPr>
            <w:del w:id="87" w:author="Kunz, Jane" w:date="2011-06-20T16:45:00Z">
              <w:r w:rsidRPr="004703E7" w:rsidDel="00404220">
                <w:rPr>
                  <w:rFonts w:cs="Arial"/>
                  <w:sz w:val="18"/>
                  <w:szCs w:val="18"/>
                </w:rPr>
                <w:delText xml:space="preserve"> </w:delText>
              </w:r>
              <w:r w:rsidRPr="004703E7" w:rsidDel="00404220">
                <w:rPr>
                  <w:rFonts w:ascii="Arial" w:hAnsi="Arial" w:cs="Arial"/>
                  <w:sz w:val="16"/>
                  <w:szCs w:val="16"/>
                </w:rPr>
                <w:delText>&lt;Total&gt;</w:delText>
              </w:r>
            </w:del>
          </w:p>
          <w:p w14:paraId="16B34606" w14:textId="77777777" w:rsidR="000876E3" w:rsidRPr="004703E7" w:rsidDel="00404220" w:rsidRDefault="000876E3" w:rsidP="00BB02D7">
            <w:pPr>
              <w:spacing w:after="0" w:line="240" w:lineRule="auto"/>
              <w:rPr>
                <w:del w:id="88" w:author="Kunz, Jane" w:date="2011-06-20T16:45:00Z"/>
                <w:rFonts w:ascii="Arial" w:hAnsi="Arial" w:cs="Arial"/>
                <w:sz w:val="16"/>
                <w:szCs w:val="16"/>
              </w:rPr>
            </w:pPr>
            <w:del w:id="89" w:author="Kunz, Jane" w:date="2011-06-20T16:45:00Z">
              <w:r w:rsidRPr="004703E7" w:rsidDel="00404220">
                <w:rPr>
                  <w:rFonts w:ascii="Arial" w:hAnsi="Arial" w:cs="Arial"/>
                  <w:sz w:val="16"/>
                  <w:szCs w:val="16"/>
                </w:rPr>
                <w:delText>&lt;Taxes&gt;</w:delText>
              </w:r>
            </w:del>
          </w:p>
          <w:p w14:paraId="16B34607" w14:textId="77777777" w:rsidR="000876E3" w:rsidRPr="004703E7" w:rsidDel="00404220" w:rsidRDefault="000876E3" w:rsidP="00BB02D7">
            <w:pPr>
              <w:spacing w:after="0" w:line="240" w:lineRule="auto"/>
              <w:rPr>
                <w:del w:id="90" w:author="Kunz, Jane" w:date="2011-06-20T16:45:00Z"/>
                <w:rFonts w:ascii="Arial" w:hAnsi="Arial" w:cs="Arial"/>
                <w:sz w:val="16"/>
                <w:szCs w:val="16"/>
              </w:rPr>
            </w:pPr>
            <w:del w:id="91" w:author="Kunz, Jane" w:date="2011-06-20T16:45:00Z">
              <w:r w:rsidRPr="004703E7" w:rsidDel="00404220">
                <w:rPr>
                  <w:rFonts w:ascii="Arial" w:hAnsi="Arial" w:cs="Arial"/>
                  <w:sz w:val="16"/>
                  <w:szCs w:val="16"/>
                </w:rPr>
                <w:delText xml:space="preserve">&lt;Tax </w:delText>
              </w:r>
              <w:r w:rsidRPr="004703E7" w:rsidDel="00404220">
                <w:rPr>
                  <w:rFonts w:ascii="Arial" w:hAnsi="Arial" w:cs="Arial"/>
                  <w:b/>
                  <w:sz w:val="16"/>
                  <w:szCs w:val="16"/>
                </w:rPr>
                <w:delText>Type=”Exclusive</w:delText>
              </w:r>
              <w:r w:rsidRPr="004703E7" w:rsidDel="00404220">
                <w:rPr>
                  <w:rFonts w:ascii="Arial" w:hAnsi="Arial" w:cs="Arial"/>
                  <w:sz w:val="16"/>
                  <w:szCs w:val="16"/>
                </w:rPr>
                <w:delText>” Amount=”5000”</w:delText>
              </w:r>
            </w:del>
          </w:p>
          <w:p w14:paraId="16B34608" w14:textId="77777777" w:rsidR="000876E3" w:rsidRPr="004703E7" w:rsidDel="00404220" w:rsidRDefault="000876E3" w:rsidP="00BB02D7">
            <w:pPr>
              <w:spacing w:after="0" w:line="240" w:lineRule="auto"/>
              <w:rPr>
                <w:del w:id="92" w:author="Kunz, Jane" w:date="2011-06-20T16:45:00Z"/>
                <w:rFonts w:ascii="Arial" w:hAnsi="Arial" w:cs="Arial"/>
                <w:sz w:val="16"/>
                <w:szCs w:val="16"/>
              </w:rPr>
            </w:pPr>
            <w:del w:id="93" w:author="Kunz, Jane" w:date="2011-06-20T16:45:00Z">
              <w:r w:rsidRPr="004703E7" w:rsidDel="00404220">
                <w:rPr>
                  <w:rFonts w:ascii="Arial" w:hAnsi="Arial" w:cs="Arial"/>
                  <w:sz w:val="16"/>
                  <w:szCs w:val="16"/>
                </w:rPr>
                <w:delText>CurrencyCode=”USD”</w:delText>
              </w:r>
            </w:del>
          </w:p>
          <w:p w14:paraId="16B34609" w14:textId="77777777" w:rsidR="000876E3" w:rsidRPr="004703E7" w:rsidRDefault="000876E3" w:rsidP="00B11BD4">
            <w:pPr>
              <w:spacing w:after="0" w:line="240" w:lineRule="auto"/>
              <w:rPr>
                <w:rFonts w:ascii="Arial" w:hAnsi="Arial" w:cs="Arial"/>
                <w:sz w:val="16"/>
                <w:szCs w:val="16"/>
              </w:rPr>
            </w:pPr>
            <w:del w:id="94" w:author="Kunz, Jane" w:date="2011-06-20T16:45:00Z">
              <w:r w:rsidRPr="004703E7" w:rsidDel="00404220">
                <w:rPr>
                  <w:rFonts w:ascii="Arial" w:hAnsi="Arial" w:cs="Arial"/>
                  <w:b/>
                  <w:sz w:val="16"/>
                  <w:szCs w:val="16"/>
                </w:rPr>
                <w:delText>DecimalPlaces=”2”</w:delText>
              </w:r>
              <w:r w:rsidRPr="004703E7" w:rsidDel="00404220">
                <w:rPr>
                  <w:rFonts w:ascii="Arial" w:hAnsi="Arial" w:cs="Arial"/>
                  <w:sz w:val="16"/>
                  <w:szCs w:val="16"/>
                </w:rPr>
                <w:delText>/&gt;</w:delText>
              </w:r>
            </w:del>
          </w:p>
          <w:p w14:paraId="16B3460A" w14:textId="77777777" w:rsidR="000876E3" w:rsidRPr="004703E7" w:rsidDel="00404220" w:rsidRDefault="000876E3" w:rsidP="00B11BD4">
            <w:pPr>
              <w:spacing w:after="0" w:line="240" w:lineRule="auto"/>
              <w:rPr>
                <w:del w:id="95" w:author="Kunz, Jane" w:date="2011-06-20T16:45:00Z"/>
                <w:rFonts w:ascii="Arial" w:hAnsi="Arial" w:cs="Arial"/>
                <w:sz w:val="16"/>
                <w:szCs w:val="16"/>
              </w:rPr>
            </w:pPr>
            <w:r w:rsidRPr="004703E7">
              <w:rPr>
                <w:rFonts w:ascii="Arial" w:hAnsi="Arial" w:cs="Arial"/>
                <w:sz w:val="16"/>
                <w:szCs w:val="16"/>
              </w:rPr>
              <w:br/>
            </w:r>
            <w:del w:id="96" w:author="Kunz, Jane" w:date="2011-06-20T16:45:00Z">
              <w:r w:rsidRPr="004703E7" w:rsidDel="00404220">
                <w:rPr>
                  <w:rFonts w:ascii="Arial" w:hAnsi="Arial" w:cs="Arial"/>
                  <w:i/>
                  <w:iCs/>
                  <w:sz w:val="16"/>
                  <w:szCs w:val="16"/>
                </w:rPr>
                <w:delText>Example – Taxes and Fees/surcharges combined</w:delText>
              </w:r>
            </w:del>
          </w:p>
          <w:p w14:paraId="16B3460B" w14:textId="77777777" w:rsidR="000876E3" w:rsidRPr="004703E7" w:rsidDel="00404220" w:rsidRDefault="000876E3" w:rsidP="00BB02D7">
            <w:pPr>
              <w:spacing w:after="0"/>
              <w:rPr>
                <w:del w:id="97" w:author="Kunz, Jane" w:date="2011-06-20T16:45:00Z"/>
                <w:rFonts w:ascii="Arial" w:hAnsi="Arial" w:cs="Arial"/>
                <w:sz w:val="16"/>
                <w:szCs w:val="16"/>
              </w:rPr>
            </w:pPr>
            <w:del w:id="98" w:author="Kunz, Jane" w:date="2011-06-20T16:45:00Z">
              <w:r w:rsidRPr="004703E7" w:rsidDel="00404220">
                <w:rPr>
                  <w:rFonts w:ascii="Arial" w:hAnsi="Arial" w:cs="Arial"/>
                  <w:sz w:val="16"/>
                  <w:szCs w:val="16"/>
                </w:rPr>
                <w:delText>&lt;Total&gt;</w:delText>
              </w:r>
            </w:del>
          </w:p>
          <w:p w14:paraId="16B3460C" w14:textId="77777777" w:rsidR="000876E3" w:rsidRPr="004703E7" w:rsidDel="00404220" w:rsidRDefault="000876E3" w:rsidP="00BB02D7">
            <w:pPr>
              <w:spacing w:after="0" w:line="240" w:lineRule="auto"/>
              <w:rPr>
                <w:del w:id="99" w:author="Kunz, Jane" w:date="2011-06-20T16:45:00Z"/>
                <w:rFonts w:ascii="Arial" w:hAnsi="Arial" w:cs="Arial"/>
                <w:sz w:val="16"/>
                <w:szCs w:val="16"/>
              </w:rPr>
            </w:pPr>
            <w:del w:id="100" w:author="Kunz, Jane" w:date="2011-06-20T16:45:00Z">
              <w:r w:rsidRPr="004703E7" w:rsidDel="00404220">
                <w:rPr>
                  <w:rFonts w:ascii="Arial" w:hAnsi="Arial" w:cs="Arial"/>
                  <w:sz w:val="16"/>
                  <w:szCs w:val="16"/>
                </w:rPr>
                <w:delText>&lt;Taxes&gt;</w:delText>
              </w:r>
            </w:del>
          </w:p>
          <w:p w14:paraId="16B3460D" w14:textId="77777777" w:rsidR="000876E3" w:rsidRPr="004703E7" w:rsidDel="00404220" w:rsidRDefault="000876E3" w:rsidP="00BB02D7">
            <w:pPr>
              <w:spacing w:after="0" w:line="240" w:lineRule="auto"/>
              <w:rPr>
                <w:del w:id="101" w:author="Kunz, Jane" w:date="2011-06-20T16:45:00Z"/>
                <w:rFonts w:ascii="Arial" w:hAnsi="Arial" w:cs="Arial"/>
                <w:sz w:val="16"/>
                <w:szCs w:val="16"/>
              </w:rPr>
            </w:pPr>
            <w:del w:id="102" w:author="Kunz, Jane" w:date="2011-06-20T16:45:00Z">
              <w:r w:rsidRPr="004703E7" w:rsidDel="00404220">
                <w:rPr>
                  <w:rFonts w:ascii="Arial" w:hAnsi="Arial" w:cs="Arial"/>
                  <w:sz w:val="16"/>
                  <w:szCs w:val="16"/>
                </w:rPr>
                <w:delText xml:space="preserve">&lt;Tax </w:delText>
              </w:r>
              <w:r w:rsidRPr="004703E7" w:rsidDel="00404220">
                <w:rPr>
                  <w:rFonts w:ascii="Arial" w:hAnsi="Arial" w:cs="Arial"/>
                  <w:b/>
                  <w:sz w:val="16"/>
                  <w:szCs w:val="16"/>
                </w:rPr>
                <w:delText>Type=”Inclusive</w:delText>
              </w:r>
              <w:r w:rsidRPr="004703E7" w:rsidDel="00404220">
                <w:rPr>
                  <w:rFonts w:ascii="Arial" w:hAnsi="Arial" w:cs="Arial"/>
                  <w:sz w:val="16"/>
                  <w:szCs w:val="16"/>
                </w:rPr>
                <w:delText>” Amount=”5000”</w:delText>
              </w:r>
            </w:del>
          </w:p>
          <w:p w14:paraId="16B3460E" w14:textId="77777777" w:rsidR="000876E3" w:rsidRPr="004703E7" w:rsidDel="00404220" w:rsidRDefault="000876E3" w:rsidP="00BB02D7">
            <w:pPr>
              <w:spacing w:after="0" w:line="240" w:lineRule="auto"/>
              <w:rPr>
                <w:del w:id="103" w:author="Kunz, Jane" w:date="2011-06-20T16:45:00Z"/>
                <w:rFonts w:ascii="Arial" w:hAnsi="Arial" w:cs="Arial"/>
                <w:sz w:val="16"/>
                <w:szCs w:val="16"/>
              </w:rPr>
            </w:pPr>
            <w:del w:id="104" w:author="Kunz, Jane" w:date="2011-06-20T16:45:00Z">
              <w:r w:rsidRPr="004703E7" w:rsidDel="00404220">
                <w:rPr>
                  <w:rFonts w:ascii="Arial" w:hAnsi="Arial" w:cs="Arial"/>
                  <w:sz w:val="16"/>
                  <w:szCs w:val="16"/>
                </w:rPr>
                <w:delText>CurrencyCode=”USD”</w:delText>
              </w:r>
            </w:del>
          </w:p>
          <w:p w14:paraId="16B3460F" w14:textId="77777777" w:rsidR="000876E3" w:rsidRPr="004703E7" w:rsidRDefault="000876E3" w:rsidP="00BB02D7">
            <w:pPr>
              <w:spacing w:after="0" w:line="240" w:lineRule="auto"/>
              <w:rPr>
                <w:rFonts w:ascii="Arial" w:hAnsi="Arial" w:cs="Arial"/>
                <w:sz w:val="16"/>
                <w:szCs w:val="16"/>
              </w:rPr>
            </w:pPr>
            <w:del w:id="105" w:author="Kunz, Jane" w:date="2011-06-20T16:45:00Z">
              <w:r w:rsidRPr="004703E7" w:rsidDel="00404220">
                <w:rPr>
                  <w:rFonts w:ascii="Arial" w:hAnsi="Arial" w:cs="Arial"/>
                  <w:b/>
                  <w:sz w:val="16"/>
                  <w:szCs w:val="16"/>
                </w:rPr>
                <w:delText>DecimalPlaces=”2”</w:delText>
              </w:r>
              <w:r w:rsidRPr="004703E7" w:rsidDel="00404220">
                <w:rPr>
                  <w:rFonts w:ascii="Arial" w:hAnsi="Arial" w:cs="Arial"/>
                  <w:sz w:val="16"/>
                  <w:szCs w:val="16"/>
                </w:rPr>
                <w:delText>/&gt;</w:delText>
              </w:r>
            </w:del>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10" w14:textId="77777777" w:rsidR="000876E3" w:rsidRPr="00C44027" w:rsidRDefault="000876E3" w:rsidP="001F179A">
            <w:pPr>
              <w:pStyle w:val="StyleArial8ptCenteredAfter0ptLinespacingsingle"/>
            </w:pPr>
            <w:r w:rsidRPr="00C44027">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11" w14:textId="77777777" w:rsidR="000876E3" w:rsidRPr="00C44027" w:rsidRDefault="000876E3" w:rsidP="00404220">
            <w:pPr>
              <w:pStyle w:val="TableText"/>
              <w:rPr>
                <w:i/>
                <w:sz w:val="16"/>
                <w:szCs w:val="16"/>
              </w:rPr>
            </w:pPr>
            <w:ins w:id="106" w:author="Kunz, Jane" w:date="2011-06-20T16:46:00Z">
              <w:r w:rsidRPr="00C44027">
                <w:rPr>
                  <w:i/>
                  <w:sz w:val="16"/>
                  <w:szCs w:val="16"/>
                </w:rPr>
                <w:t>Valid Enumeration Values:</w:t>
              </w:r>
            </w:ins>
          </w:p>
          <w:p w14:paraId="16B34612" w14:textId="77777777" w:rsidR="000876E3" w:rsidRPr="00C44027" w:rsidRDefault="000876E3" w:rsidP="00404220">
            <w:pPr>
              <w:pStyle w:val="TableText"/>
              <w:rPr>
                <w:ins w:id="107" w:author="Kunz, Jane" w:date="2011-06-20T16:46:00Z"/>
                <w:i/>
                <w:sz w:val="16"/>
                <w:szCs w:val="16"/>
              </w:rPr>
            </w:pPr>
          </w:p>
          <w:p w14:paraId="16B34613" w14:textId="77777777" w:rsidR="000876E3" w:rsidRPr="00C44027" w:rsidRDefault="000876E3" w:rsidP="00404220">
            <w:pPr>
              <w:spacing w:after="0" w:line="240" w:lineRule="auto"/>
              <w:rPr>
                <w:ins w:id="108" w:author="Kunz, Jane" w:date="2011-06-20T16:46:00Z"/>
                <w:rFonts w:ascii="Arial" w:hAnsi="Arial" w:cs="Arial"/>
                <w:sz w:val="16"/>
                <w:szCs w:val="16"/>
                <w:lang w:val="en-AU"/>
              </w:rPr>
            </w:pPr>
            <w:ins w:id="109" w:author="Kunz, Jane" w:date="2011-06-20T16:46:00Z">
              <w:r w:rsidRPr="00C44027">
                <w:rPr>
                  <w:rFonts w:ascii="Arial" w:hAnsi="Arial" w:cs="Arial"/>
                  <w:sz w:val="16"/>
                  <w:szCs w:val="16"/>
                  <w:lang w:val="en-AU"/>
                </w:rPr>
                <w:t>“Exclusive” (Taxes and fees/surcharges separated)</w:t>
              </w:r>
            </w:ins>
          </w:p>
          <w:p w14:paraId="16B34614" w14:textId="77777777" w:rsidR="000876E3" w:rsidRPr="00C44027" w:rsidRDefault="000876E3" w:rsidP="00404220">
            <w:pPr>
              <w:spacing w:after="0" w:line="240" w:lineRule="auto"/>
              <w:rPr>
                <w:ins w:id="110" w:author="Kunz, Jane" w:date="2011-06-20T16:46:00Z"/>
                <w:rFonts w:ascii="Arial" w:hAnsi="Arial" w:cs="Arial"/>
                <w:sz w:val="16"/>
                <w:szCs w:val="16"/>
                <w:lang w:val="en-AU"/>
              </w:rPr>
            </w:pPr>
          </w:p>
          <w:p w14:paraId="16B34615" w14:textId="77777777" w:rsidR="000876E3" w:rsidRPr="00C44027" w:rsidRDefault="000876E3" w:rsidP="008422EF">
            <w:pPr>
              <w:pStyle w:val="StyleTableText8pt"/>
              <w:rPr>
                <w:strike/>
                <w:szCs w:val="16"/>
              </w:rPr>
            </w:pPr>
            <w:ins w:id="111" w:author="Kunz, Jane" w:date="2011-06-20T16:46:00Z">
              <w:r w:rsidRPr="00C44027">
                <w:rPr>
                  <w:szCs w:val="16"/>
                </w:rPr>
                <w:t>“Inclusive” (Taxes and fees/surcharges combined)</w:t>
              </w:r>
            </w:ins>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16" w14:textId="77777777" w:rsidR="000876E3" w:rsidRPr="00C44027" w:rsidRDefault="000876E3" w:rsidP="008422EF">
            <w:pPr>
              <w:pStyle w:val="TableText"/>
              <w:rPr>
                <w:sz w:val="16"/>
                <w:szCs w:val="16"/>
              </w:rPr>
            </w:pPr>
            <w:ins w:id="112" w:author="Kunz, Jane" w:date="2011-06-20T16:46:00Z">
              <w:r w:rsidRPr="00C44027">
                <w:rPr>
                  <w:sz w:val="16"/>
                  <w:szCs w:val="16"/>
                </w:rPr>
                <w:t>Taxes Included in Total Amoun</w:t>
              </w:r>
            </w:ins>
          </w:p>
        </w:tc>
      </w:tr>
      <w:tr w:rsidR="000876E3" w:rsidRPr="008422EF" w14:paraId="16B34623" w14:textId="77777777" w:rsidTr="000876E3">
        <w:trPr>
          <w:cantSplit/>
          <w:trHeight w:val="1264"/>
        </w:trPr>
        <w:tc>
          <w:tcPr>
            <w:tcW w:w="450" w:type="dxa"/>
            <w:vMerge w:val="restart"/>
            <w:tcBorders>
              <w:top w:val="single" w:sz="4" w:space="0" w:color="C0C0C0"/>
              <w:left w:val="single" w:sz="4" w:space="0" w:color="C0C0C0"/>
              <w:right w:val="single" w:sz="4" w:space="0" w:color="C0C0C0"/>
            </w:tcBorders>
            <w:shd w:val="clear" w:color="auto" w:fill="auto"/>
          </w:tcPr>
          <w:p w14:paraId="16B34618" w14:textId="77777777" w:rsidR="000876E3" w:rsidRPr="008422EF" w:rsidRDefault="000876E3" w:rsidP="00894243">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619" w14:textId="77777777" w:rsidR="000876E3" w:rsidRPr="00537256" w:rsidRDefault="000876E3" w:rsidP="0026526F">
            <w:pPr>
              <w:pStyle w:val="StyleArial8ptAfter0ptLinespacingsingle"/>
              <w:rPr>
                <w:szCs w:val="16"/>
              </w:rPr>
            </w:pPr>
            <w:r w:rsidRPr="00537256">
              <w:rPr>
                <w:szCs w:val="16"/>
              </w:rPr>
              <w:t>@Amount</w:t>
            </w:r>
          </w:p>
        </w:tc>
        <w:tc>
          <w:tcPr>
            <w:tcW w:w="620" w:type="dxa"/>
            <w:vMerge w:val="restart"/>
            <w:tcBorders>
              <w:top w:val="single" w:sz="4" w:space="0" w:color="C0C0C0"/>
              <w:left w:val="single" w:sz="4" w:space="0" w:color="C0C0C0"/>
              <w:right w:val="single" w:sz="4" w:space="0" w:color="C0C0C0"/>
            </w:tcBorders>
            <w:shd w:val="clear" w:color="auto" w:fill="auto"/>
          </w:tcPr>
          <w:p w14:paraId="16B3461A" w14:textId="77777777" w:rsidR="000876E3" w:rsidRPr="008422EF" w:rsidRDefault="000876E3" w:rsidP="001F179A">
            <w:pPr>
              <w:pStyle w:val="StyleArial8ptAfter0ptLinespacingsingle"/>
              <w:rPr>
                <w:szCs w:val="16"/>
              </w:rPr>
            </w:pPr>
            <w:r w:rsidRPr="008422EF">
              <w:rPr>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16B3461B" w14:textId="77777777" w:rsidR="000876E3" w:rsidRPr="008422EF" w:rsidRDefault="000876E3" w:rsidP="001F179A">
            <w:pPr>
              <w:pStyle w:val="StyleArial8ptAfter0ptLinespacingsingle"/>
            </w:pPr>
            <w:r w:rsidRPr="008422EF">
              <w:t>Money</w:t>
            </w:r>
          </w:p>
          <w:p w14:paraId="16B3461C" w14:textId="77777777" w:rsidR="000876E3" w:rsidRPr="008422EF" w:rsidRDefault="000876E3" w:rsidP="005354A1">
            <w:pPr>
              <w:autoSpaceDE w:val="0"/>
              <w:autoSpaceDN w:val="0"/>
              <w:adjustRightInd w:val="0"/>
              <w:spacing w:before="60" w:after="60"/>
              <w:rPr>
                <w:rFonts w:ascii="Arial" w:hAnsi="Arial" w:cs="Arial"/>
                <w:sz w:val="16"/>
                <w:szCs w:val="16"/>
              </w:rPr>
            </w:pPr>
            <w:r w:rsidRPr="008422EF">
              <w:rPr>
                <w:rFonts w:ascii="Arial" w:hAnsi="Arial" w:cs="Arial"/>
                <w:i/>
                <w:iCs/>
                <w:sz w:val="16"/>
                <w:szCs w:val="16"/>
              </w:rPr>
              <w:t>Example – Taxes and Fees/surcharges separated</w:t>
            </w:r>
          </w:p>
          <w:p w14:paraId="16B3461D" w14:textId="77777777" w:rsidR="000876E3" w:rsidRPr="008422EF" w:rsidRDefault="000876E3" w:rsidP="00C44027">
            <w:pPr>
              <w:pStyle w:val="StyleArial8ptAfter0pt"/>
              <w:rPr>
                <w:rFonts w:cs="Arial"/>
                <w:szCs w:val="16"/>
              </w:rPr>
            </w:pPr>
            <w:r w:rsidRPr="008422EF">
              <w:t>&lt;Fee Type=”Exclusive”</w:t>
            </w:r>
            <w:ins w:id="113" w:author="Kunz, Jane" w:date="2011-06-20T16:50:00Z">
              <w:r w:rsidRPr="008422EF">
                <w:br/>
              </w:r>
            </w:ins>
            <w:r w:rsidRPr="008422EF">
              <w:t>Amount=”2500”</w:t>
            </w:r>
            <w:ins w:id="114" w:author="Kunz, Jane" w:date="2011-06-20T16:51:00Z">
              <w:r w:rsidRPr="008422EF">
                <w:br/>
              </w:r>
            </w:ins>
            <w:r w:rsidRPr="008422EF">
              <w:t>CurrencyCode=”USD”</w:t>
            </w:r>
            <w:ins w:id="115" w:author="Kunz, Jane" w:date="2011-06-20T16:51:00Z">
              <w:r w:rsidRPr="008422EF">
                <w:br/>
              </w:r>
            </w:ins>
            <w:r w:rsidRPr="008422EF">
              <w:t>DecimalPlaces=”2”/&gt;</w:t>
            </w:r>
            <w:ins w:id="116" w:author="Kunz, Jane" w:date="2011-06-20T16:51:00Z">
              <w:r w:rsidRPr="008422EF">
                <w:br/>
              </w:r>
            </w:ins>
            <w:r w:rsidRPr="008422EF">
              <w:t>&lt;/Fee&gt;</w:t>
            </w:r>
            <w:ins w:id="117" w:author="Kunz, Jane" w:date="2011-06-20T16:51:00Z">
              <w:r w:rsidRPr="008422EF">
                <w:br/>
              </w:r>
            </w:ins>
            <w:r w:rsidRPr="008422EF">
              <w:t>&lt;/Fees&gt;</w:t>
            </w:r>
            <w:ins w:id="118" w:author="Kunz, Jane" w:date="2011-06-20T16:52:00Z">
              <w:r w:rsidRPr="008422EF">
                <w:br/>
              </w:r>
            </w:ins>
            <w:r w:rsidRPr="008422EF">
              <w:rPr>
                <w:rFonts w:cs="Arial"/>
                <w:sz w:val="18"/>
                <w:szCs w:val="18"/>
              </w:rPr>
              <w:t xml:space="preserve"> </w:t>
            </w:r>
            <w:r w:rsidRPr="008422EF">
              <w:rPr>
                <w:rFonts w:cs="Arial"/>
                <w:szCs w:val="16"/>
              </w:rPr>
              <w:t>&lt;Total&gt;</w:t>
            </w:r>
            <w:ins w:id="119" w:author="Kunz, Jane" w:date="2011-06-20T16:52:00Z">
              <w:r w:rsidRPr="008422EF">
                <w:rPr>
                  <w:rFonts w:cs="Arial"/>
                  <w:szCs w:val="16"/>
                </w:rPr>
                <w:br/>
              </w:r>
            </w:ins>
            <w:r w:rsidRPr="008422EF">
              <w:t>&lt;Tax&gt;</w:t>
            </w:r>
            <w:ins w:id="120" w:author="Kunz, Jane" w:date="2011-06-20T16:52:00Z">
              <w:r w:rsidRPr="008422EF">
                <w:br/>
              </w:r>
            </w:ins>
            <w:r w:rsidRPr="008422EF">
              <w:t>&lt;Taxes&gt;</w:t>
            </w:r>
            <w:r>
              <w:br/>
            </w:r>
            <w:r w:rsidRPr="008422EF">
              <w:t>&lt;Tax Type=”Exclusive</w:t>
            </w:r>
            <w:ins w:id="121" w:author="Kunz, Jane" w:date="2011-06-20T16:52:00Z">
              <w:r w:rsidRPr="008422EF">
                <w:br/>
              </w:r>
            </w:ins>
            <w:r w:rsidRPr="008422EF">
              <w:rPr>
                <w:rFonts w:cs="Arial"/>
                <w:b/>
                <w:szCs w:val="16"/>
              </w:rPr>
              <w:t>Amount=”5000”</w:t>
            </w:r>
            <w:ins w:id="122" w:author="Kunz, Jane" w:date="2011-06-20T16:52:00Z">
              <w:r w:rsidRPr="008422EF">
                <w:rPr>
                  <w:rFonts w:cs="Arial"/>
                  <w:b/>
                  <w:szCs w:val="16"/>
                </w:rPr>
                <w:br/>
              </w:r>
            </w:ins>
            <w:r w:rsidRPr="008422EF">
              <w:t>CurrencyCode=”USD&gt;</w:t>
            </w:r>
            <w:ins w:id="123" w:author="Kunz, Jane" w:date="2011-06-20T16:52:00Z">
              <w:r w:rsidRPr="008422EF">
                <w:br/>
              </w:r>
            </w:ins>
            <w:r w:rsidRPr="008422EF">
              <w:t>DecimalPlaces=”2”/&gt;</w:t>
            </w:r>
          </w:p>
        </w:tc>
        <w:tc>
          <w:tcPr>
            <w:tcW w:w="810" w:type="dxa"/>
            <w:vMerge w:val="restart"/>
            <w:tcBorders>
              <w:top w:val="single" w:sz="4" w:space="0" w:color="C0C0C0"/>
              <w:left w:val="single" w:sz="4" w:space="0" w:color="C0C0C0"/>
              <w:right w:val="single" w:sz="4" w:space="0" w:color="C0C0C0"/>
            </w:tcBorders>
            <w:shd w:val="clear" w:color="auto" w:fill="auto"/>
          </w:tcPr>
          <w:p w14:paraId="16B3461E" w14:textId="77777777" w:rsidR="000876E3" w:rsidRPr="008422EF" w:rsidRDefault="000876E3" w:rsidP="001F179A">
            <w:pPr>
              <w:pStyle w:val="StyleArial8ptCenteredAfter0ptLinespacingsingle"/>
            </w:pPr>
            <w:r w:rsidRPr="008422EF">
              <w:t>1</w:t>
            </w:r>
          </w:p>
        </w:tc>
        <w:tc>
          <w:tcPr>
            <w:tcW w:w="2250" w:type="dxa"/>
            <w:vMerge w:val="restart"/>
            <w:tcBorders>
              <w:top w:val="single" w:sz="4" w:space="0" w:color="C0C0C0"/>
              <w:left w:val="single" w:sz="4" w:space="0" w:color="C0C0C0"/>
              <w:right w:val="single" w:sz="4" w:space="0" w:color="C0C0C0"/>
            </w:tcBorders>
            <w:shd w:val="clear" w:color="auto" w:fill="auto"/>
          </w:tcPr>
          <w:p w14:paraId="16B3461F" w14:textId="77777777" w:rsidR="000876E3" w:rsidRPr="008422EF" w:rsidRDefault="000876E3" w:rsidP="00E33C1B">
            <w:pPr>
              <w:pStyle w:val="StyleArial8ptAfter0ptLinespacingsingle"/>
              <w:rPr>
                <w:strike/>
                <w:szCs w:val="16"/>
                <w:highlight w:val="yellow"/>
              </w:rPr>
            </w:pPr>
          </w:p>
        </w:tc>
        <w:tc>
          <w:tcPr>
            <w:tcW w:w="3420" w:type="dxa"/>
            <w:vMerge w:val="restart"/>
            <w:tcBorders>
              <w:top w:val="single" w:sz="4" w:space="0" w:color="C0C0C0"/>
              <w:left w:val="single" w:sz="4" w:space="0" w:color="C0C0C0"/>
              <w:right w:val="single" w:sz="4" w:space="0" w:color="C0C0C0"/>
            </w:tcBorders>
            <w:shd w:val="clear" w:color="auto" w:fill="auto"/>
          </w:tcPr>
          <w:p w14:paraId="16B34620" w14:textId="77777777" w:rsidR="000876E3" w:rsidRPr="00FC2334" w:rsidRDefault="000876E3" w:rsidP="001F179A">
            <w:pPr>
              <w:pStyle w:val="StyleArial8ptAfter0ptLinespacingsingle"/>
            </w:pPr>
            <w:r w:rsidRPr="00FC2334">
              <w:t>Taxes  Included in Total</w:t>
            </w:r>
          </w:p>
          <w:p w14:paraId="16B34621" w14:textId="77777777" w:rsidR="000876E3" w:rsidRPr="00FC2334" w:rsidRDefault="000876E3" w:rsidP="001F179A">
            <w:pPr>
              <w:pStyle w:val="StyleArial8ptCenteredAfter0ptLinespacingsingle"/>
            </w:pPr>
          </w:p>
          <w:p w14:paraId="16B34622" w14:textId="77777777" w:rsidR="000876E3" w:rsidRPr="00FC2334" w:rsidRDefault="000876E3" w:rsidP="00C44027">
            <w:pPr>
              <w:spacing w:before="60" w:after="60"/>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37626C" w14:paraId="16B3462B" w14:textId="77777777" w:rsidTr="000876E3">
        <w:trPr>
          <w:cantSplit/>
          <w:trHeight w:val="3000"/>
        </w:trPr>
        <w:tc>
          <w:tcPr>
            <w:tcW w:w="450" w:type="dxa"/>
            <w:vMerge/>
            <w:tcBorders>
              <w:left w:val="single" w:sz="4" w:space="0" w:color="C0C0C0"/>
              <w:right w:val="single" w:sz="4" w:space="0" w:color="C0C0C0"/>
            </w:tcBorders>
            <w:shd w:val="clear" w:color="auto" w:fill="auto"/>
          </w:tcPr>
          <w:p w14:paraId="16B34624" w14:textId="77777777" w:rsidR="000876E3" w:rsidRPr="009727E9" w:rsidRDefault="000876E3" w:rsidP="00894243">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4625" w14:textId="77777777" w:rsidR="000876E3" w:rsidRPr="009727E9" w:rsidRDefault="000876E3" w:rsidP="001F179A">
            <w:pPr>
              <w:pStyle w:val="StyleArial8ptAfter0ptLinespacingsingle"/>
            </w:pPr>
          </w:p>
        </w:tc>
        <w:tc>
          <w:tcPr>
            <w:tcW w:w="620" w:type="dxa"/>
            <w:vMerge/>
            <w:tcBorders>
              <w:left w:val="single" w:sz="4" w:space="0" w:color="C0C0C0"/>
              <w:right w:val="single" w:sz="4" w:space="0" w:color="C0C0C0"/>
            </w:tcBorders>
            <w:shd w:val="clear" w:color="auto" w:fill="auto"/>
          </w:tcPr>
          <w:p w14:paraId="16B34626" w14:textId="77777777" w:rsidR="000876E3" w:rsidRPr="009727E9" w:rsidRDefault="000876E3" w:rsidP="001F179A">
            <w:pPr>
              <w:pStyle w:val="StyleArial8ptAfter0ptLinespacingsingle"/>
            </w:pPr>
          </w:p>
        </w:tc>
        <w:tc>
          <w:tcPr>
            <w:tcW w:w="2610" w:type="dxa"/>
            <w:vMerge/>
            <w:tcBorders>
              <w:left w:val="single" w:sz="4" w:space="0" w:color="C0C0C0"/>
              <w:right w:val="single" w:sz="4" w:space="0" w:color="C0C0C0"/>
            </w:tcBorders>
            <w:shd w:val="clear" w:color="auto" w:fill="auto"/>
          </w:tcPr>
          <w:p w14:paraId="16B34627" w14:textId="77777777" w:rsidR="000876E3" w:rsidRPr="009727E9" w:rsidRDefault="000876E3" w:rsidP="001F179A">
            <w:pPr>
              <w:pStyle w:val="StyleArial8ptAfter0ptLinespacingsingle"/>
            </w:pPr>
          </w:p>
        </w:tc>
        <w:tc>
          <w:tcPr>
            <w:tcW w:w="810" w:type="dxa"/>
            <w:vMerge/>
            <w:tcBorders>
              <w:left w:val="single" w:sz="4" w:space="0" w:color="C0C0C0"/>
              <w:right w:val="single" w:sz="4" w:space="0" w:color="C0C0C0"/>
            </w:tcBorders>
            <w:shd w:val="clear" w:color="auto" w:fill="auto"/>
          </w:tcPr>
          <w:p w14:paraId="16B34628" w14:textId="77777777" w:rsidR="000876E3" w:rsidRPr="009727E9" w:rsidRDefault="000876E3" w:rsidP="001F179A">
            <w:pPr>
              <w:pStyle w:val="StyleArial8ptCenteredAfter0ptLinespacingsingle"/>
            </w:pPr>
          </w:p>
        </w:tc>
        <w:tc>
          <w:tcPr>
            <w:tcW w:w="2250" w:type="dxa"/>
            <w:vMerge/>
            <w:tcBorders>
              <w:left w:val="single" w:sz="4" w:space="0" w:color="C0C0C0"/>
              <w:right w:val="single" w:sz="4" w:space="0" w:color="C0C0C0"/>
            </w:tcBorders>
            <w:shd w:val="clear" w:color="auto" w:fill="auto"/>
          </w:tcPr>
          <w:p w14:paraId="16B34629" w14:textId="77777777" w:rsidR="000876E3" w:rsidRPr="009727E9" w:rsidRDefault="000876E3" w:rsidP="00E33C1B">
            <w:pPr>
              <w:pStyle w:val="StyleArial8ptAfter0ptLinespacingsingle"/>
              <w:rPr>
                <w:b/>
              </w:rPr>
            </w:pPr>
          </w:p>
        </w:tc>
        <w:tc>
          <w:tcPr>
            <w:tcW w:w="3420" w:type="dxa"/>
            <w:vMerge/>
            <w:tcBorders>
              <w:left w:val="single" w:sz="4" w:space="0" w:color="C0C0C0"/>
              <w:right w:val="single" w:sz="4" w:space="0" w:color="C0C0C0"/>
            </w:tcBorders>
            <w:shd w:val="clear" w:color="auto" w:fill="auto"/>
          </w:tcPr>
          <w:p w14:paraId="16B3462A" w14:textId="77777777" w:rsidR="000876E3" w:rsidRPr="009727E9" w:rsidRDefault="000876E3" w:rsidP="001F179A">
            <w:pPr>
              <w:pStyle w:val="StyleArial8ptAfter0ptLinespacingsingle"/>
            </w:pPr>
          </w:p>
        </w:tc>
      </w:tr>
      <w:tr w:rsidR="000876E3" w:rsidRPr="00FB6294" w14:paraId="16B3463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62C" w14:textId="77777777" w:rsidR="000876E3" w:rsidRPr="004351D2" w:rsidRDefault="000876E3" w:rsidP="00894243">
            <w:pPr>
              <w:spacing w:after="0" w:line="240" w:lineRule="auto"/>
              <w:rPr>
                <w:rFonts w:ascii="Arial" w:hAnsi="Arial" w:cs="Arial"/>
                <w:sz w:val="16"/>
                <w:szCs w:val="16"/>
                <w:highlight w:val="cyan"/>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62D" w14:textId="77777777" w:rsidR="000876E3" w:rsidRPr="00537256" w:rsidRDefault="000876E3" w:rsidP="001F179A">
            <w:pPr>
              <w:pStyle w:val="StyleArial8ptAfter0ptLinespacingsingle"/>
            </w:pPr>
            <w:r w:rsidRPr="00537256">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2E" w14:textId="77777777" w:rsidR="000876E3" w:rsidRPr="00FB6294" w:rsidRDefault="000876E3" w:rsidP="001F179A">
            <w:pPr>
              <w:pStyle w:val="StyleArial8ptAfter0ptLinespacingsingle"/>
            </w:pPr>
            <w:r w:rsidRPr="00FB629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2F" w14:textId="77777777" w:rsidR="000876E3" w:rsidRPr="00FB6294" w:rsidRDefault="000876E3" w:rsidP="001F179A">
            <w:pPr>
              <w:pStyle w:val="StyleArial8ptAfter0ptLinespacingsingle"/>
            </w:pPr>
            <w:r w:rsidRPr="00FB6294">
              <w:t>AlphaLength3</w:t>
            </w:r>
          </w:p>
          <w:p w14:paraId="16B34630" w14:textId="77777777" w:rsidR="000876E3" w:rsidRPr="00FB6294" w:rsidRDefault="000876E3" w:rsidP="005354A1">
            <w:pPr>
              <w:autoSpaceDE w:val="0"/>
              <w:autoSpaceDN w:val="0"/>
              <w:adjustRightInd w:val="0"/>
              <w:spacing w:before="60" w:after="60"/>
              <w:rPr>
                <w:rFonts w:ascii="Arial" w:hAnsi="Arial" w:cs="Arial"/>
                <w:sz w:val="16"/>
                <w:szCs w:val="16"/>
              </w:rPr>
            </w:pPr>
            <w:r w:rsidRPr="00FB6294">
              <w:rPr>
                <w:rFonts w:ascii="Arial" w:hAnsi="Arial" w:cs="Arial"/>
                <w:i/>
                <w:iCs/>
                <w:sz w:val="16"/>
                <w:szCs w:val="16"/>
              </w:rPr>
              <w:t>Example – Taxes and Fees/surcharges separated</w:t>
            </w:r>
          </w:p>
          <w:p w14:paraId="16B34631" w14:textId="77777777" w:rsidR="000876E3" w:rsidRPr="00FB6294" w:rsidRDefault="000876E3" w:rsidP="00C44027">
            <w:pPr>
              <w:pStyle w:val="StyleArial8ptAfter0pt"/>
              <w:rPr>
                <w:rFonts w:cs="Arial"/>
                <w:szCs w:val="16"/>
              </w:rPr>
            </w:pPr>
            <w:r w:rsidRPr="00FB6294">
              <w:t>&lt;Fee Type=”Exclusive”</w:t>
            </w:r>
            <w:r>
              <w:br/>
            </w:r>
            <w:r w:rsidRPr="00FB6294">
              <w:t>Amount=”2500”</w:t>
            </w:r>
            <w:r>
              <w:br/>
            </w:r>
            <w:r w:rsidRPr="00FB6294">
              <w:t>CurrencyCode=”USD”</w:t>
            </w:r>
            <w:r>
              <w:br/>
            </w:r>
            <w:r w:rsidRPr="00FB6294">
              <w:t>DecimalPlaces=”2”/&gt;</w:t>
            </w:r>
            <w:r>
              <w:br/>
            </w:r>
            <w:r w:rsidRPr="00FB6294">
              <w:t>&lt;/Fee&gt;</w:t>
            </w:r>
            <w:r>
              <w:br/>
            </w:r>
            <w:r w:rsidRPr="00FB6294">
              <w:t>&lt;/Fees&gt;</w:t>
            </w:r>
            <w:r>
              <w:br/>
            </w:r>
            <w:r w:rsidRPr="00FB6294">
              <w:rPr>
                <w:rFonts w:cs="Arial"/>
                <w:sz w:val="18"/>
                <w:szCs w:val="18"/>
              </w:rPr>
              <w:t xml:space="preserve"> </w:t>
            </w:r>
            <w:r w:rsidRPr="00FB6294">
              <w:rPr>
                <w:rFonts w:cs="Arial"/>
                <w:szCs w:val="16"/>
              </w:rPr>
              <w:t>&lt;Total&gt;</w:t>
            </w:r>
            <w:r>
              <w:rPr>
                <w:rFonts w:cs="Arial"/>
                <w:szCs w:val="16"/>
              </w:rPr>
              <w:br/>
            </w:r>
            <w:r w:rsidRPr="00FB6294">
              <w:t>&lt;Tax&gt;</w:t>
            </w:r>
            <w:r>
              <w:br/>
            </w:r>
            <w:r w:rsidRPr="00FB6294">
              <w:t>&lt;Taxes&gt;</w:t>
            </w:r>
            <w:r>
              <w:br/>
            </w:r>
            <w:r w:rsidRPr="00FB6294">
              <w:t>&lt;Tax Type=”Exclusive”</w:t>
            </w:r>
            <w:r>
              <w:br/>
            </w:r>
            <w:r w:rsidRPr="00FB6294">
              <w:t>Amount=”5000”</w:t>
            </w:r>
            <w:r>
              <w:br/>
            </w:r>
            <w:r w:rsidRPr="00FB6294">
              <w:rPr>
                <w:rFonts w:cs="Arial"/>
                <w:b/>
                <w:szCs w:val="16"/>
              </w:rPr>
              <w:t>CurrencyCode=”USD”</w:t>
            </w:r>
            <w:r>
              <w:rPr>
                <w:rFonts w:cs="Arial"/>
                <w:b/>
                <w:szCs w:val="16"/>
              </w:rPr>
              <w:br/>
            </w:r>
            <w:r w:rsidRPr="00FB6294">
              <w:rPr>
                <w:rFonts w:cs="Arial"/>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32" w14:textId="77777777" w:rsidR="000876E3" w:rsidRPr="00FB6294" w:rsidRDefault="000876E3" w:rsidP="001F179A">
            <w:pPr>
              <w:pStyle w:val="StyleArial8ptCenteredAfter0ptLinespacingsingle"/>
            </w:pPr>
            <w:r w:rsidRPr="00FB629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33" w14:textId="77777777" w:rsidR="000876E3" w:rsidRPr="00FB6294" w:rsidRDefault="000876E3" w:rsidP="007D1A5F">
            <w:pPr>
              <w:pStyle w:val="TableText"/>
              <w:rPr>
                <w:sz w:val="16"/>
                <w:szCs w:val="16"/>
              </w:rPr>
            </w:pPr>
            <w:r w:rsidRPr="00FB6294">
              <w:rPr>
                <w:i/>
                <w:sz w:val="16"/>
                <w:szCs w:val="16"/>
              </w:rPr>
              <w:t>Valid values</w:t>
            </w:r>
            <w:r w:rsidRPr="00FB6294">
              <w:rPr>
                <w:sz w:val="16"/>
                <w:szCs w:val="16"/>
              </w:rPr>
              <w:t>:</w:t>
            </w:r>
          </w:p>
          <w:p w14:paraId="16B34634" w14:textId="77777777" w:rsidR="000876E3" w:rsidRPr="00FB6294" w:rsidRDefault="000876E3" w:rsidP="007D1A5F">
            <w:pPr>
              <w:pStyle w:val="StyleArial8ptAfter0ptLinespacingsingle"/>
            </w:pPr>
            <w:r w:rsidRPr="00FB6294">
              <w:rPr>
                <w:rFonts w:cs="Arial"/>
                <w:szCs w:val="16"/>
              </w:rPr>
              <w:t>Any valid ISO 4217 three alpha currency code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35" w14:textId="77777777" w:rsidR="000876E3" w:rsidRPr="00FB6294" w:rsidRDefault="000876E3" w:rsidP="00894243">
            <w:pPr>
              <w:spacing w:after="0" w:line="240" w:lineRule="auto"/>
              <w:rPr>
                <w:rFonts w:ascii="Arial" w:hAnsi="Arial" w:cs="Arial"/>
                <w:sz w:val="16"/>
                <w:szCs w:val="16"/>
              </w:rPr>
            </w:pPr>
          </w:p>
        </w:tc>
      </w:tr>
      <w:tr w:rsidR="000876E3" w:rsidRPr="00FB6294" w14:paraId="16B3464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637" w14:textId="77777777" w:rsidR="000876E3" w:rsidRPr="004351D2" w:rsidRDefault="000876E3" w:rsidP="00894243">
            <w:pPr>
              <w:spacing w:after="0" w:line="240" w:lineRule="auto"/>
              <w:rPr>
                <w:rFonts w:ascii="Arial" w:hAnsi="Arial" w:cs="Arial"/>
                <w:sz w:val="16"/>
                <w:szCs w:val="16"/>
                <w:highlight w:val="cyan"/>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638" w14:textId="77777777" w:rsidR="000876E3" w:rsidRPr="00537256" w:rsidRDefault="000876E3" w:rsidP="001F179A">
            <w:pPr>
              <w:pStyle w:val="StyleArial8ptAfter0ptLinespacingsingle"/>
            </w:pPr>
            <w:r w:rsidRPr="00537256">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39" w14:textId="77777777" w:rsidR="000876E3" w:rsidRPr="00FB6294" w:rsidRDefault="000876E3" w:rsidP="001F179A">
            <w:pPr>
              <w:pStyle w:val="StyleArial8ptAfter0ptLinespacingsingle"/>
            </w:pPr>
            <w:r w:rsidRPr="00FB629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3A" w14:textId="77777777" w:rsidR="000876E3" w:rsidRPr="00FB6294" w:rsidRDefault="000876E3" w:rsidP="001F179A">
            <w:pPr>
              <w:pStyle w:val="StyleArial8ptAfter0ptLinespacingsingle"/>
            </w:pPr>
            <w:r w:rsidRPr="00FB6294">
              <w:t>Xs:NonNegativeInteger</w:t>
            </w:r>
          </w:p>
          <w:p w14:paraId="16B3463B" w14:textId="77777777" w:rsidR="000876E3" w:rsidRPr="00FB6294" w:rsidRDefault="000876E3" w:rsidP="005354A1">
            <w:pPr>
              <w:autoSpaceDE w:val="0"/>
              <w:autoSpaceDN w:val="0"/>
              <w:adjustRightInd w:val="0"/>
              <w:spacing w:before="60" w:after="60"/>
              <w:rPr>
                <w:rFonts w:ascii="Arial" w:hAnsi="Arial" w:cs="Arial"/>
                <w:sz w:val="16"/>
                <w:szCs w:val="16"/>
              </w:rPr>
            </w:pPr>
            <w:r w:rsidRPr="00FB6294">
              <w:rPr>
                <w:rFonts w:ascii="Arial" w:hAnsi="Arial" w:cs="Arial"/>
                <w:i/>
                <w:iCs/>
                <w:sz w:val="16"/>
                <w:szCs w:val="16"/>
              </w:rPr>
              <w:t>Example – Taxes and Fees/surcharges separated</w:t>
            </w:r>
          </w:p>
          <w:p w14:paraId="16B3463C" w14:textId="77777777" w:rsidR="000876E3" w:rsidRPr="00FB6294" w:rsidRDefault="000876E3" w:rsidP="00C44027">
            <w:pPr>
              <w:pStyle w:val="StyleArial8ptAfter0pt"/>
              <w:rPr>
                <w:rFonts w:cs="Arial"/>
                <w:szCs w:val="16"/>
              </w:rPr>
            </w:pPr>
            <w:r w:rsidRPr="00FB6294">
              <w:t>&lt;Fee Type=”Exclusive”</w:t>
            </w:r>
            <w:r>
              <w:br/>
            </w:r>
            <w:r w:rsidRPr="00FB6294">
              <w:t>Amount=”2500”</w:t>
            </w:r>
            <w:r>
              <w:br/>
            </w:r>
            <w:r w:rsidRPr="00FB6294">
              <w:t>CurrencyCode=”USD”</w:t>
            </w:r>
            <w:r>
              <w:br/>
            </w:r>
            <w:r w:rsidRPr="00FB6294">
              <w:t>DecimalPlaces=”2”/&gt;</w:t>
            </w:r>
            <w:r>
              <w:br/>
            </w:r>
            <w:r w:rsidRPr="00FB6294">
              <w:t>&lt;/Fee&gt;</w:t>
            </w:r>
            <w:r>
              <w:br/>
            </w:r>
            <w:r w:rsidRPr="00FB6294">
              <w:t>&lt;/Fees&gt;</w:t>
            </w:r>
            <w:r>
              <w:br/>
            </w:r>
            <w:r w:rsidRPr="00FB6294">
              <w:rPr>
                <w:rFonts w:cs="Arial"/>
                <w:sz w:val="18"/>
                <w:szCs w:val="18"/>
              </w:rPr>
              <w:t xml:space="preserve"> </w:t>
            </w:r>
            <w:r w:rsidRPr="00FB6294">
              <w:rPr>
                <w:rFonts w:cs="Arial"/>
                <w:szCs w:val="16"/>
              </w:rPr>
              <w:t>&lt;Total&gt;</w:t>
            </w:r>
            <w:r>
              <w:rPr>
                <w:rFonts w:cs="Arial"/>
                <w:szCs w:val="16"/>
              </w:rPr>
              <w:br/>
            </w:r>
            <w:r w:rsidRPr="00FB6294">
              <w:t>&lt;Tax&gt;</w:t>
            </w:r>
            <w:r>
              <w:br/>
            </w:r>
            <w:r w:rsidRPr="00FB6294">
              <w:t>&lt;Taxes&gt;</w:t>
            </w:r>
            <w:r>
              <w:br/>
            </w:r>
            <w:r w:rsidRPr="00FB6294">
              <w:t>&lt;Tax Type=”Exclusive”</w:t>
            </w:r>
            <w:r>
              <w:br/>
            </w:r>
            <w:r w:rsidRPr="00FB6294">
              <w:t>Amount=”5000”</w:t>
            </w:r>
            <w:r>
              <w:br/>
            </w:r>
            <w:r w:rsidRPr="00FB6294">
              <w:t>CurrencyCode=”USD&gt;</w:t>
            </w:r>
            <w:r>
              <w:br/>
            </w:r>
            <w:r w:rsidRPr="00FB6294">
              <w:rPr>
                <w:rFonts w:cs="Arial"/>
                <w:b/>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3D" w14:textId="77777777" w:rsidR="000876E3" w:rsidRPr="00FB6294" w:rsidRDefault="000876E3" w:rsidP="001F179A">
            <w:pPr>
              <w:pStyle w:val="StyleArial8ptCenteredAfter0ptLinespacingsingle"/>
            </w:pPr>
            <w:r w:rsidRPr="00FB629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3E" w14:textId="77777777" w:rsidR="000876E3" w:rsidRPr="004703E7" w:rsidRDefault="000876E3" w:rsidP="001F179A">
            <w:pPr>
              <w:pStyle w:val="StyleTableText8pt"/>
            </w:pPr>
            <w:r w:rsidRPr="004703E7">
              <w:rPr>
                <w:i/>
              </w:rPr>
              <w:t>Valid values</w:t>
            </w:r>
            <w:r w:rsidRPr="004703E7">
              <w:t>:</w:t>
            </w:r>
          </w:p>
          <w:p w14:paraId="16B3463F" w14:textId="77777777" w:rsidR="000876E3" w:rsidRPr="004703E7" w:rsidRDefault="000876E3" w:rsidP="001F179A">
            <w:pPr>
              <w:pStyle w:val="StyleArial8ptAfter0ptLinespacingsingle"/>
            </w:pPr>
            <w:r w:rsidRPr="004703E7">
              <w:t>0, 1, 2 or 3</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40" w14:textId="77777777" w:rsidR="000876E3" w:rsidRPr="00FB6294" w:rsidRDefault="000876E3" w:rsidP="001F179A">
            <w:pPr>
              <w:pStyle w:val="StyleArial8ptAfter0ptLinespacingsingle"/>
            </w:pPr>
            <w:r w:rsidRPr="00FB6294">
              <w:t>Decimal Placement</w:t>
            </w:r>
          </w:p>
          <w:p w14:paraId="16B34641" w14:textId="77777777" w:rsidR="000876E3" w:rsidRPr="00FB6294" w:rsidRDefault="000876E3" w:rsidP="001F179A">
            <w:pPr>
              <w:pStyle w:val="StyleArial8ptAfter0ptLinespacingsingle"/>
            </w:pPr>
            <w:r w:rsidRPr="00FB6294">
              <w:t>GDS=3</w:t>
            </w:r>
          </w:p>
        </w:tc>
      </w:tr>
      <w:tr w:rsidR="000876E3" w:rsidRPr="00C309C8" w14:paraId="16B34649"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643" w14:textId="77777777" w:rsidR="000876E3" w:rsidRPr="00C309C8"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44" w14:textId="77777777" w:rsidR="000876E3" w:rsidRPr="00C309C8" w:rsidRDefault="000876E3" w:rsidP="00C309C8">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45" w14:textId="77777777" w:rsidR="000876E3" w:rsidRPr="00C309C8" w:rsidRDefault="000876E3" w:rsidP="00C309C8">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46" w14:textId="77777777" w:rsidR="000876E3" w:rsidRPr="00C309C8" w:rsidRDefault="000876E3" w:rsidP="00C309C8">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47" w14:textId="77777777" w:rsidR="000876E3" w:rsidRPr="00C309C8" w:rsidRDefault="000876E3" w:rsidP="00C309C8">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48" w14:textId="77777777" w:rsidR="000876E3" w:rsidRPr="00C309C8" w:rsidRDefault="000876E3" w:rsidP="00C309C8">
            <w:pPr>
              <w:spacing w:after="0" w:line="360" w:lineRule="auto"/>
              <w:rPr>
                <w:rFonts w:ascii="Arial" w:hAnsi="Arial" w:cs="Arial"/>
                <w:b/>
                <w:sz w:val="16"/>
                <w:szCs w:val="16"/>
              </w:rPr>
            </w:pPr>
          </w:p>
        </w:tc>
      </w:tr>
      <w:tr w:rsidR="000876E3" w:rsidRPr="00C309C8" w14:paraId="16B3466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64A" w14:textId="77777777" w:rsidR="000876E3" w:rsidRPr="009727E9" w:rsidRDefault="000876E3" w:rsidP="001F179A">
            <w:pPr>
              <w:pStyle w:val="StyleArial8ptBoldAfter0ptLinespacing15lines"/>
            </w:pPr>
            <w:r w:rsidRPr="009727E9">
              <w:t>1</w:t>
            </w:r>
          </w:p>
          <w:p w14:paraId="16B3464B" w14:textId="77777777" w:rsidR="000876E3" w:rsidRPr="009727E9" w:rsidRDefault="000876E3" w:rsidP="001F179A">
            <w:pPr>
              <w:pStyle w:val="StyleArial8ptBoldAfter0ptLinespacing15lines"/>
            </w:pPr>
            <w:r w:rsidRPr="009727E9">
              <w:t>2</w:t>
            </w:r>
          </w:p>
          <w:p w14:paraId="16B3464C" w14:textId="77777777" w:rsidR="000876E3" w:rsidRPr="009727E9" w:rsidRDefault="000876E3" w:rsidP="001F179A">
            <w:pPr>
              <w:pStyle w:val="StyleArial8ptBoldAfter0ptLinespacing15lines"/>
            </w:pPr>
            <w:r w:rsidRPr="009727E9">
              <w:t>3</w:t>
            </w:r>
          </w:p>
          <w:p w14:paraId="16B3464D" w14:textId="77777777" w:rsidR="000876E3" w:rsidRPr="009727E9" w:rsidRDefault="000876E3" w:rsidP="001F179A">
            <w:pPr>
              <w:pStyle w:val="StyleArial8ptBoldAfter0ptLinespacing15lines"/>
            </w:pPr>
            <w:r w:rsidRPr="009727E9">
              <w:t>4</w:t>
            </w:r>
          </w:p>
          <w:p w14:paraId="16B3464E" w14:textId="77777777" w:rsidR="000876E3" w:rsidRPr="009727E9" w:rsidRDefault="000876E3" w:rsidP="001F179A">
            <w:pPr>
              <w:pStyle w:val="StyleArial8ptBoldAfter0ptLinespacing15lines"/>
            </w:pPr>
            <w:r w:rsidRPr="009727E9">
              <w:t>5</w:t>
            </w:r>
          </w:p>
          <w:p w14:paraId="16B3464F" w14:textId="77777777" w:rsidR="000876E3" w:rsidRPr="009727E9" w:rsidRDefault="000876E3" w:rsidP="001F179A">
            <w:pPr>
              <w:pStyle w:val="StyleArial8ptBoldAfter0ptLinespacing15lines"/>
            </w:pPr>
            <w:r w:rsidRPr="009727E9">
              <w:t>6</w:t>
            </w:r>
          </w:p>
          <w:p w14:paraId="16B34650" w14:textId="77777777" w:rsidR="000876E3" w:rsidRPr="009727E9" w:rsidRDefault="000876E3" w:rsidP="001F179A">
            <w:pPr>
              <w:pStyle w:val="StyleArial8ptBoldAfter0ptLinespacing15lines"/>
            </w:pPr>
            <w:r w:rsidRPr="009727E9">
              <w:t>7</w:t>
            </w:r>
          </w:p>
          <w:p w14:paraId="16B34651" w14:textId="77777777" w:rsidR="000876E3" w:rsidRPr="009727E9" w:rsidRDefault="000876E3" w:rsidP="001F179A">
            <w:pPr>
              <w:pStyle w:val="StyleArial8ptBoldAfter0ptLinespacing15lines"/>
            </w:pPr>
            <w:r w:rsidRPr="009727E9">
              <w:t>8</w:t>
            </w:r>
          </w:p>
          <w:p w14:paraId="16B34652" w14:textId="77777777" w:rsidR="000876E3" w:rsidRPr="009727E9" w:rsidRDefault="000876E3" w:rsidP="001F179A">
            <w:pPr>
              <w:pStyle w:val="StyleArial8ptBoldAfter0ptLinespacing15lines"/>
            </w:pPr>
            <w:r w:rsidRPr="009727E9">
              <w:t>9</w:t>
            </w:r>
          </w:p>
          <w:p w14:paraId="16B34653" w14:textId="77777777" w:rsidR="000876E3" w:rsidRPr="009727E9" w:rsidRDefault="000876E3" w:rsidP="001F179A">
            <w:pPr>
              <w:pStyle w:val="StyleArial8ptBoldAfter0ptLinespacing15lines"/>
            </w:pPr>
            <w:r w:rsidRPr="009727E9">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654" w14:textId="77777777" w:rsidR="000876E3" w:rsidRPr="009727E9" w:rsidRDefault="000876E3" w:rsidP="001F179A">
            <w:pPr>
              <w:pStyle w:val="StyleArial8ptBoldAfter0ptLinespacing15lines"/>
            </w:pPr>
            <w:r w:rsidRPr="009727E9">
              <w:t>HotelResModifies</w:t>
            </w:r>
          </w:p>
          <w:p w14:paraId="16B34655" w14:textId="77777777" w:rsidR="000876E3" w:rsidRPr="009727E9" w:rsidRDefault="000876E3" w:rsidP="001F179A">
            <w:pPr>
              <w:pStyle w:val="StyleArial8ptBoldAfter0ptLinespacing15lines"/>
            </w:pPr>
            <w:r w:rsidRPr="009727E9">
              <w:t>HotelResModify</w:t>
            </w:r>
          </w:p>
          <w:p w14:paraId="16B34656" w14:textId="77777777" w:rsidR="000876E3" w:rsidRPr="009727E9" w:rsidRDefault="000876E3" w:rsidP="001F179A">
            <w:pPr>
              <w:pStyle w:val="StyleArial8ptBoldAfter0ptLinespacing15lines"/>
            </w:pPr>
            <w:r w:rsidRPr="009727E9">
              <w:t>RoomStays</w:t>
            </w:r>
          </w:p>
          <w:p w14:paraId="16B34657" w14:textId="77777777" w:rsidR="000876E3" w:rsidRPr="009727E9" w:rsidRDefault="000876E3" w:rsidP="001F179A">
            <w:pPr>
              <w:pStyle w:val="StyleArial8ptBoldAfter0ptLinespacing15lines"/>
            </w:pPr>
            <w:r w:rsidRPr="009727E9">
              <w:t>RoomStay</w:t>
            </w:r>
          </w:p>
          <w:p w14:paraId="16B34658" w14:textId="77777777" w:rsidR="000876E3" w:rsidRPr="009727E9" w:rsidRDefault="000876E3" w:rsidP="001F179A">
            <w:pPr>
              <w:pStyle w:val="StyleArial8ptBoldAfter0ptLinespacing15lines"/>
            </w:pPr>
            <w:r w:rsidRPr="009727E9">
              <w:t>RoomRates</w:t>
            </w:r>
          </w:p>
          <w:p w14:paraId="16B34659" w14:textId="77777777" w:rsidR="000876E3" w:rsidRPr="009727E9" w:rsidRDefault="000876E3" w:rsidP="001F179A">
            <w:pPr>
              <w:pStyle w:val="StyleArial8ptBoldAfter0ptLinespacing15lines"/>
            </w:pPr>
            <w:r w:rsidRPr="009727E9">
              <w:t>RoomRate</w:t>
            </w:r>
          </w:p>
          <w:p w14:paraId="16B3465A" w14:textId="77777777" w:rsidR="000876E3" w:rsidRPr="009727E9" w:rsidRDefault="000876E3" w:rsidP="001F179A">
            <w:pPr>
              <w:pStyle w:val="StyleArial8ptBoldAfter0ptLinespacing15lines"/>
            </w:pPr>
            <w:r w:rsidRPr="009727E9">
              <w:t>Rates</w:t>
            </w:r>
          </w:p>
          <w:p w14:paraId="16B3465B" w14:textId="77777777" w:rsidR="000876E3" w:rsidRPr="009727E9" w:rsidRDefault="000876E3" w:rsidP="001F179A">
            <w:pPr>
              <w:pStyle w:val="StyleArial8ptBoldAfter0ptLinespacing15lines"/>
            </w:pPr>
            <w:r w:rsidRPr="009727E9">
              <w:t>Rate</w:t>
            </w:r>
          </w:p>
          <w:p w14:paraId="16B3465C" w14:textId="77777777" w:rsidR="000876E3" w:rsidRPr="009727E9" w:rsidRDefault="000876E3" w:rsidP="001F179A">
            <w:pPr>
              <w:pStyle w:val="StyleArial8ptBoldAfter0ptLinespacing15lines"/>
            </w:pPr>
            <w:r w:rsidRPr="009727E9">
              <w:t>AdditionalCharges</w:t>
            </w:r>
          </w:p>
          <w:p w14:paraId="16B3465D" w14:textId="77777777" w:rsidR="000876E3" w:rsidRPr="009727E9" w:rsidRDefault="000876E3" w:rsidP="001F179A">
            <w:pPr>
              <w:pStyle w:val="StyleArial8ptBoldAfter0ptLinespacing15lines"/>
            </w:pPr>
            <w:r w:rsidRPr="009727E9">
              <w:t>AdditionalCharge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65E" w14:textId="77777777" w:rsidR="000876E3" w:rsidRPr="009727E9" w:rsidRDefault="000876E3" w:rsidP="001F179A">
            <w:pPr>
              <w:pStyle w:val="StyleArial8ptBoldAfter0ptLinespacing15lines"/>
            </w:pPr>
            <w:r w:rsidRPr="009727E9">
              <w:t>M</w:t>
            </w:r>
          </w:p>
          <w:p w14:paraId="16B3465F" w14:textId="77777777" w:rsidR="000876E3" w:rsidRPr="009727E9" w:rsidRDefault="000876E3" w:rsidP="001F179A">
            <w:pPr>
              <w:pStyle w:val="StyleArial8ptBoldAfter0ptLinespacing15lines"/>
            </w:pPr>
            <w:r w:rsidRPr="009727E9">
              <w:t>M</w:t>
            </w:r>
          </w:p>
          <w:p w14:paraId="16B34660" w14:textId="77777777" w:rsidR="000876E3" w:rsidRPr="009727E9" w:rsidRDefault="000876E3" w:rsidP="001F179A">
            <w:pPr>
              <w:pStyle w:val="StyleArial8ptBoldAfter0ptLinespacing15lines"/>
            </w:pPr>
            <w:r w:rsidRPr="009727E9">
              <w:t>M</w:t>
            </w:r>
          </w:p>
          <w:p w14:paraId="16B34661" w14:textId="77777777" w:rsidR="000876E3" w:rsidRPr="009727E9" w:rsidRDefault="000876E3" w:rsidP="001F179A">
            <w:pPr>
              <w:pStyle w:val="StyleArial8ptBoldAfter0ptLinespacing15lines"/>
            </w:pPr>
            <w:r w:rsidRPr="009727E9">
              <w:t>M</w:t>
            </w:r>
          </w:p>
          <w:p w14:paraId="16B34662" w14:textId="77777777" w:rsidR="000876E3" w:rsidRPr="009727E9" w:rsidRDefault="000876E3" w:rsidP="001F179A">
            <w:pPr>
              <w:pStyle w:val="StyleArial8ptBoldAfter0ptLinespacing15lines"/>
            </w:pPr>
            <w:r w:rsidRPr="009727E9">
              <w:t>A</w:t>
            </w:r>
          </w:p>
          <w:p w14:paraId="16B34663" w14:textId="77777777" w:rsidR="000876E3" w:rsidRPr="009727E9" w:rsidRDefault="000876E3" w:rsidP="001F179A">
            <w:pPr>
              <w:pStyle w:val="StyleArial8ptBoldAfter0ptLinespacing15lines"/>
            </w:pPr>
            <w:r w:rsidRPr="009727E9">
              <w:t>A</w:t>
            </w:r>
          </w:p>
          <w:p w14:paraId="16B34664" w14:textId="77777777" w:rsidR="000876E3" w:rsidRPr="009727E9" w:rsidRDefault="000876E3" w:rsidP="001F179A">
            <w:pPr>
              <w:pStyle w:val="StyleArial8ptBoldAfter0ptLinespacing15lines"/>
            </w:pPr>
            <w:r w:rsidRPr="009727E9">
              <w:t>A</w:t>
            </w:r>
          </w:p>
          <w:p w14:paraId="16B34665" w14:textId="77777777" w:rsidR="000876E3" w:rsidRPr="009727E9" w:rsidRDefault="000876E3" w:rsidP="001F179A">
            <w:pPr>
              <w:pStyle w:val="StyleArial8ptBoldAfter0ptLinespacing15lines"/>
            </w:pPr>
            <w:r w:rsidRPr="009727E9">
              <w:t>A</w:t>
            </w:r>
          </w:p>
          <w:p w14:paraId="16B34666" w14:textId="77777777" w:rsidR="000876E3" w:rsidRPr="009727E9" w:rsidRDefault="000876E3" w:rsidP="001F179A">
            <w:pPr>
              <w:pStyle w:val="StyleArial8ptBoldAfter0ptLinespacing15lines"/>
            </w:pPr>
            <w:r w:rsidRPr="009727E9">
              <w:t>A</w:t>
            </w:r>
          </w:p>
          <w:p w14:paraId="16B34667" w14:textId="77777777" w:rsidR="000876E3" w:rsidRPr="009727E9" w:rsidRDefault="000876E3" w:rsidP="001F179A">
            <w:pPr>
              <w:pStyle w:val="StyleArial8ptBoldAfter0ptLinespacing15lines"/>
            </w:pPr>
            <w:r w:rsidRPr="009727E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668" w14:textId="77777777" w:rsidR="000876E3" w:rsidRPr="00434897" w:rsidRDefault="000876E3" w:rsidP="00434897">
            <w:pPr>
              <w:pStyle w:val="StyleArial8ptAfter0ptLinespacingsingle"/>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669" w14:textId="77777777" w:rsidR="000876E3" w:rsidRPr="009727E9" w:rsidRDefault="000876E3" w:rsidP="00156194">
            <w:pPr>
              <w:spacing w:after="0" w:line="360" w:lineRule="auto"/>
              <w:jc w:val="center"/>
              <w:rPr>
                <w:rFonts w:ascii="Arial" w:hAnsi="Arial" w:cs="Arial"/>
                <w:b/>
                <w:sz w:val="16"/>
                <w:szCs w:val="16"/>
              </w:rPr>
            </w:pPr>
            <w:r w:rsidRPr="009727E9">
              <w:rPr>
                <w:rFonts w:ascii="Arial" w:hAnsi="Arial" w:cs="Arial"/>
                <w:b/>
                <w:sz w:val="16"/>
                <w:szCs w:val="16"/>
              </w:rPr>
              <w:t>GDS</w:t>
            </w:r>
          </w:p>
          <w:p w14:paraId="16B3466A" w14:textId="77777777" w:rsidR="000876E3" w:rsidRPr="009727E9" w:rsidRDefault="000876E3" w:rsidP="00156194">
            <w:pPr>
              <w:spacing w:after="0" w:line="360" w:lineRule="auto"/>
              <w:jc w:val="center"/>
              <w:rPr>
                <w:rFonts w:ascii="Arial" w:hAnsi="Arial" w:cs="Arial"/>
                <w:b/>
                <w:sz w:val="16"/>
                <w:szCs w:val="16"/>
              </w:rPr>
            </w:pPr>
            <w:r w:rsidRPr="009727E9">
              <w:rPr>
                <w:rFonts w:ascii="Arial" w:hAnsi="Arial" w:cs="Arial"/>
                <w:b/>
                <w:sz w:val="16"/>
                <w:szCs w:val="16"/>
              </w:rPr>
              <w:t>1-3</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66B" w14:textId="77777777" w:rsidR="000876E3" w:rsidRPr="00C309C8" w:rsidRDefault="000876E3" w:rsidP="00C309C8">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66C" w14:textId="77777777" w:rsidR="000876E3" w:rsidRPr="00C309C8" w:rsidRDefault="000876E3" w:rsidP="00C309C8">
            <w:pPr>
              <w:spacing w:after="0" w:line="360" w:lineRule="auto"/>
              <w:rPr>
                <w:rFonts w:ascii="Arial" w:hAnsi="Arial" w:cs="Arial"/>
                <w:b/>
                <w:sz w:val="16"/>
                <w:szCs w:val="16"/>
              </w:rPr>
            </w:pPr>
          </w:p>
        </w:tc>
      </w:tr>
      <w:tr w:rsidR="000876E3" w:rsidRPr="0037626C" w14:paraId="16B3467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66E" w14:textId="77777777" w:rsidR="000876E3" w:rsidRPr="003152CE" w:rsidRDefault="000876E3" w:rsidP="00C309C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66F" w14:textId="77777777" w:rsidR="000876E3" w:rsidRPr="0037626C" w:rsidRDefault="000876E3" w:rsidP="001F179A">
            <w:pPr>
              <w:pStyle w:val="StyleArial8ptAfter0ptLinespacingsingle"/>
            </w:pPr>
            <w:r w:rsidRPr="0037626C">
              <w:t>@RoomAmenityCode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70"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71" w14:textId="77777777" w:rsidR="000876E3" w:rsidRPr="0037626C" w:rsidRDefault="000876E3" w:rsidP="001F179A">
            <w:pPr>
              <w:pStyle w:val="StyleArial8ptAfter0ptLinespacingsingle"/>
            </w:pPr>
            <w:r w:rsidRPr="0037626C">
              <w:t>OTA_CodeType</w:t>
            </w:r>
          </w:p>
          <w:p w14:paraId="16B34672" w14:textId="77777777" w:rsidR="000876E3" w:rsidRPr="0037626C" w:rsidRDefault="000876E3" w:rsidP="00681792">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673" w14:textId="77777777" w:rsidR="000876E3" w:rsidRPr="0037626C" w:rsidRDefault="000876E3" w:rsidP="003E138D">
            <w:pPr>
              <w:spacing w:after="0" w:line="240" w:lineRule="auto"/>
              <w:rPr>
                <w:rFonts w:ascii="Arial" w:hAnsi="Arial" w:cs="Arial"/>
                <w:sz w:val="16"/>
                <w:szCs w:val="16"/>
              </w:rPr>
            </w:pPr>
            <w:r w:rsidRPr="0037626C">
              <w:rPr>
                <w:rFonts w:ascii="Arial" w:hAnsi="Arial" w:cs="Arial"/>
                <w:sz w:val="16"/>
                <w:szCs w:val="16"/>
              </w:rPr>
              <w:t xml:space="preserve">&lt;AdditionalCharge </w:t>
            </w:r>
            <w:r w:rsidRPr="0037626C">
              <w:rPr>
                <w:rFonts w:ascii="Arial" w:hAnsi="Arial" w:cs="Arial"/>
                <w:b/>
                <w:sz w:val="16"/>
                <w:szCs w:val="16"/>
              </w:rPr>
              <w:t>RoomAmenityCode=”26”</w:t>
            </w:r>
            <w:r w:rsidRPr="0037626C">
              <w:rPr>
                <w:rFonts w:ascii="Arial" w:hAnsi="Arial" w:cs="Arial"/>
                <w:sz w:val="16"/>
                <w:szCs w:val="16"/>
              </w:rPr>
              <w:t xml:space="preserve">  Quantity=”1” &gt;</w:t>
            </w:r>
          </w:p>
          <w:p w14:paraId="16B34674" w14:textId="77777777" w:rsidR="000876E3" w:rsidRPr="0037626C" w:rsidRDefault="000876E3" w:rsidP="001F179A">
            <w:pPr>
              <w:pStyle w:val="StyleArial8ptAfter0ptLinespacingsingle"/>
            </w:pPr>
            <w:r w:rsidRPr="0037626C">
              <w:t>&lt;Amount AmountBeforeTax=”1000 CurrencyCode=”USD”</w:t>
            </w:r>
          </w:p>
          <w:p w14:paraId="16B34675" w14:textId="77777777" w:rsidR="000876E3" w:rsidRPr="0037626C" w:rsidRDefault="000876E3" w:rsidP="001F179A">
            <w:pPr>
              <w:pStyle w:val="StyleArial8ptAfter0ptLinespacingsingle"/>
            </w:pPr>
            <w:r w:rsidRPr="0037626C">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76"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77" w14:textId="77777777" w:rsidR="000876E3" w:rsidRPr="0037626C" w:rsidRDefault="000876E3" w:rsidP="001F179A">
            <w:pPr>
              <w:pStyle w:val="StyleArial8ptAfter0ptLinespacingsingle"/>
            </w:pPr>
            <w:r w:rsidRPr="0037626C">
              <w:t>OTA Code List – Room Amenity Type (RMA).</w:t>
            </w:r>
          </w:p>
          <w:p w14:paraId="16B34678" w14:textId="77777777" w:rsidR="000876E3" w:rsidRPr="0037626C" w:rsidRDefault="000876E3" w:rsidP="001F179A">
            <w:pPr>
              <w:pStyle w:val="StyleArial8ptAfter0ptLinespacingsingle"/>
            </w:pPr>
            <w:r w:rsidRPr="0037626C">
              <w:t>Valid Values:</w:t>
            </w:r>
          </w:p>
          <w:p w14:paraId="16B34679" w14:textId="77777777" w:rsidR="000876E3" w:rsidRPr="0037626C" w:rsidRDefault="000876E3" w:rsidP="00353ACC">
            <w:pPr>
              <w:pStyle w:val="StyleTableText6ptAfterbefore"/>
              <w:numPr>
                <w:ilvl w:val="0"/>
                <w:numId w:val="15"/>
              </w:numPr>
              <w:ind w:left="252" w:hanging="252"/>
            </w:pPr>
            <w:r w:rsidRPr="0037626C">
              <w:t xml:space="preserve">131 = Extra </w:t>
            </w:r>
            <w:r>
              <w:t>p</w:t>
            </w:r>
            <w:r w:rsidRPr="0037626C">
              <w:t xml:space="preserve">erson </w:t>
            </w:r>
            <w:r>
              <w:t>c</w:t>
            </w:r>
            <w:r w:rsidRPr="0037626C">
              <w:t xml:space="preserve">harge for </w:t>
            </w:r>
            <w:r>
              <w:t>r</w:t>
            </w:r>
            <w:r w:rsidRPr="0037626C">
              <w:t xml:space="preserve">ollawy </w:t>
            </w:r>
            <w:r>
              <w:t>u</w:t>
            </w:r>
            <w:r w:rsidRPr="0037626C">
              <w:t>se</w:t>
            </w:r>
          </w:p>
          <w:p w14:paraId="16B3467A" w14:textId="77777777" w:rsidR="000876E3" w:rsidRPr="0037626C" w:rsidRDefault="000876E3" w:rsidP="00353ACC">
            <w:pPr>
              <w:pStyle w:val="StyleTableText6ptAfterbefore"/>
              <w:numPr>
                <w:ilvl w:val="0"/>
                <w:numId w:val="15"/>
              </w:numPr>
              <w:ind w:left="252" w:hanging="252"/>
            </w:pPr>
            <w:r w:rsidRPr="0037626C">
              <w:t>198 = Extra child charge for rollaway use</w:t>
            </w:r>
          </w:p>
          <w:p w14:paraId="16B3467B" w14:textId="77777777" w:rsidR="000876E3" w:rsidRPr="0037626C" w:rsidRDefault="000876E3" w:rsidP="00353ACC">
            <w:pPr>
              <w:pStyle w:val="StyleTableText6ptAfterbefore"/>
              <w:numPr>
                <w:ilvl w:val="0"/>
                <w:numId w:val="15"/>
              </w:numPr>
              <w:ind w:left="252" w:hanging="252"/>
              <w:rPr>
                <w:szCs w:val="16"/>
              </w:rPr>
            </w:pPr>
            <w:r w:rsidRPr="00765092">
              <w:t>26 = Cribs</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7C" w14:textId="77777777" w:rsidR="000876E3" w:rsidRPr="0037626C" w:rsidRDefault="000876E3" w:rsidP="001F179A">
            <w:pPr>
              <w:pStyle w:val="StyleArial8ptAfter0ptLinespacingsingle"/>
            </w:pPr>
            <w:r w:rsidRPr="0037626C">
              <w:t>Defines the Room Amenity</w:t>
            </w:r>
          </w:p>
        </w:tc>
      </w:tr>
      <w:tr w:rsidR="000876E3" w:rsidRPr="00F860DF" w14:paraId="16B3468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67E" w14:textId="77777777" w:rsidR="000876E3" w:rsidRPr="0037626C"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67F" w14:textId="77777777" w:rsidR="000876E3" w:rsidRPr="0037626C" w:rsidRDefault="000876E3" w:rsidP="001F179A">
            <w:pPr>
              <w:pStyle w:val="StyleArial8ptAfter0ptLinespacingsingle"/>
            </w:pPr>
            <w:r w:rsidRPr="0037626C">
              <w:t>@Quanity</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80"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81" w14:textId="77777777" w:rsidR="000876E3" w:rsidRPr="0037626C" w:rsidRDefault="000876E3" w:rsidP="001F179A">
            <w:pPr>
              <w:pStyle w:val="StyleArial8ptAfter0ptLinespacingsingle"/>
            </w:pPr>
            <w:r w:rsidRPr="0037626C">
              <w:t>xs:NonNegativeInteger</w:t>
            </w:r>
          </w:p>
          <w:p w14:paraId="16B34682" w14:textId="77777777" w:rsidR="000876E3" w:rsidRPr="0037626C" w:rsidRDefault="000876E3" w:rsidP="00681792">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683" w14:textId="77777777" w:rsidR="000876E3" w:rsidRPr="0037626C" w:rsidRDefault="000876E3" w:rsidP="00681792">
            <w:pPr>
              <w:spacing w:after="0" w:line="240" w:lineRule="auto"/>
              <w:rPr>
                <w:rFonts w:ascii="Arial" w:hAnsi="Arial" w:cs="Arial"/>
                <w:sz w:val="16"/>
                <w:szCs w:val="16"/>
              </w:rPr>
            </w:pPr>
            <w:r w:rsidRPr="0037626C">
              <w:rPr>
                <w:rFonts w:ascii="Arial" w:hAnsi="Arial" w:cs="Arial"/>
                <w:sz w:val="16"/>
                <w:szCs w:val="16"/>
              </w:rPr>
              <w:t xml:space="preserve">&lt;AdditionalCharge RoomAmenityCode=”26”  </w:t>
            </w:r>
            <w:r w:rsidRPr="0037626C">
              <w:rPr>
                <w:rFonts w:ascii="Arial" w:hAnsi="Arial" w:cs="Arial"/>
                <w:b/>
                <w:sz w:val="16"/>
                <w:szCs w:val="16"/>
              </w:rPr>
              <w:t>Quantity=”1”</w:t>
            </w:r>
            <w:r w:rsidRPr="0037626C">
              <w:rPr>
                <w:rFonts w:ascii="Arial" w:hAnsi="Arial" w:cs="Arial"/>
                <w:sz w:val="16"/>
                <w:szCs w:val="16"/>
              </w:rPr>
              <w:t xml:space="preserve"> &gt;</w:t>
            </w:r>
          </w:p>
          <w:p w14:paraId="16B34684" w14:textId="77777777" w:rsidR="000876E3" w:rsidRPr="0037626C" w:rsidRDefault="000876E3" w:rsidP="001F179A">
            <w:pPr>
              <w:pStyle w:val="StyleArial8ptAfter0ptLinespacingsingle"/>
            </w:pPr>
            <w:r w:rsidRPr="0037626C">
              <w:t>&lt;Amount AmountBeforeTax=”1000 CurrencyCode=”USD”</w:t>
            </w:r>
          </w:p>
          <w:p w14:paraId="16B34685" w14:textId="77777777" w:rsidR="000876E3" w:rsidRPr="0037626C" w:rsidRDefault="000876E3" w:rsidP="001F179A">
            <w:pPr>
              <w:pStyle w:val="StyleArial8ptAfter0ptLinespacingsingle"/>
            </w:pPr>
            <w:r w:rsidRPr="0037626C">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86"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87" w14:textId="77777777" w:rsidR="000876E3" w:rsidRPr="0037626C"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88" w14:textId="77777777" w:rsidR="000876E3" w:rsidRPr="0037626C" w:rsidRDefault="000876E3" w:rsidP="001F179A">
            <w:pPr>
              <w:pStyle w:val="StyleArial8ptAfter0ptLinespacingsingle"/>
            </w:pPr>
            <w:r w:rsidRPr="0037626C">
              <w:t>Number of Specified Amenities</w:t>
            </w:r>
          </w:p>
          <w:p w14:paraId="16B34689" w14:textId="77777777" w:rsidR="000876E3" w:rsidRPr="00485100" w:rsidRDefault="000876E3" w:rsidP="001F179A">
            <w:pPr>
              <w:pStyle w:val="StyleArial8ptAfter0ptLinespacingsingle"/>
            </w:pPr>
            <w:r w:rsidRPr="0037626C">
              <w:t>GDS=1</w:t>
            </w:r>
          </w:p>
        </w:tc>
      </w:tr>
      <w:tr w:rsidR="000876E3" w:rsidRPr="00F860DF" w14:paraId="16B34691"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68B" w14:textId="77777777" w:rsidR="000876E3" w:rsidRPr="00485100" w:rsidRDefault="000876E3" w:rsidP="00353ACC">
            <w:pPr>
              <w:pStyle w:val="TableText"/>
              <w:pageBreakBefore/>
              <w:numPr>
                <w:ilvl w:val="0"/>
                <w:numId w:val="11"/>
              </w:numPr>
              <w:rPr>
                <w:sz w:val="16"/>
                <w:szCs w:val="16"/>
              </w:rPr>
            </w:pPr>
            <w:r>
              <w:br w:type="page"/>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8C" w14:textId="77777777" w:rsidR="000876E3" w:rsidRDefault="000876E3" w:rsidP="00214888">
            <w:pPr>
              <w:spacing w:after="0" w:line="240" w:lineRule="auto"/>
              <w:rPr>
                <w:rFonts w:ascii="Arial" w:hAnsi="Arial" w:cs="Arial"/>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8D" w14:textId="77777777" w:rsidR="000876E3" w:rsidRPr="00485100" w:rsidRDefault="000876E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8E" w14:textId="77777777" w:rsidR="000876E3" w:rsidRPr="00485100" w:rsidRDefault="000876E3"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8F" w14:textId="77777777" w:rsidR="000876E3" w:rsidRPr="00485100"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90" w14:textId="77777777" w:rsidR="000876E3" w:rsidRDefault="000876E3" w:rsidP="006C2ACB">
            <w:pPr>
              <w:spacing w:after="0" w:line="240" w:lineRule="auto"/>
              <w:jc w:val="center"/>
              <w:rPr>
                <w:rFonts w:ascii="Arial" w:hAnsi="Arial" w:cs="Arial"/>
                <w:sz w:val="16"/>
                <w:szCs w:val="16"/>
              </w:rPr>
            </w:pPr>
          </w:p>
        </w:tc>
      </w:tr>
      <w:tr w:rsidR="000876E3" w:rsidRPr="00F860DF" w14:paraId="16B346B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692" w14:textId="77777777" w:rsidR="000876E3" w:rsidRPr="00C44027" w:rsidRDefault="000876E3" w:rsidP="001F179A">
            <w:pPr>
              <w:pStyle w:val="StyleArial8ptBoldAfter0ptLinespacing15lines"/>
            </w:pPr>
            <w:r w:rsidRPr="00C44027">
              <w:t>1</w:t>
            </w:r>
          </w:p>
          <w:p w14:paraId="16B34693" w14:textId="77777777" w:rsidR="000876E3" w:rsidRPr="00C44027" w:rsidRDefault="000876E3" w:rsidP="001F179A">
            <w:pPr>
              <w:pStyle w:val="StyleArial8ptBoldAfter0ptLinespacing15lines"/>
            </w:pPr>
            <w:r w:rsidRPr="00C44027">
              <w:t>2</w:t>
            </w:r>
          </w:p>
          <w:p w14:paraId="16B34694" w14:textId="77777777" w:rsidR="000876E3" w:rsidRPr="00C44027" w:rsidRDefault="000876E3" w:rsidP="001F179A">
            <w:pPr>
              <w:pStyle w:val="StyleArial8ptBoldAfter0ptLinespacing15lines"/>
            </w:pPr>
            <w:r w:rsidRPr="00C44027">
              <w:t>3</w:t>
            </w:r>
          </w:p>
          <w:p w14:paraId="16B34695" w14:textId="77777777" w:rsidR="000876E3" w:rsidRPr="00C44027" w:rsidRDefault="000876E3" w:rsidP="001F179A">
            <w:pPr>
              <w:pStyle w:val="StyleArial8ptBoldAfter0ptLinespacing15lines"/>
            </w:pPr>
            <w:r w:rsidRPr="00C44027">
              <w:t>4</w:t>
            </w:r>
          </w:p>
          <w:p w14:paraId="16B34696" w14:textId="77777777" w:rsidR="000876E3" w:rsidRPr="00C44027" w:rsidRDefault="000876E3" w:rsidP="001F179A">
            <w:pPr>
              <w:pStyle w:val="StyleArial8ptBoldAfter0ptLinespacing15lines"/>
            </w:pPr>
            <w:r w:rsidRPr="00C44027">
              <w:t>5</w:t>
            </w:r>
          </w:p>
          <w:p w14:paraId="16B34697" w14:textId="77777777" w:rsidR="000876E3" w:rsidRPr="00C44027" w:rsidRDefault="000876E3" w:rsidP="001F179A">
            <w:pPr>
              <w:pStyle w:val="StyleArial8ptBoldAfter0ptLinespacing15lines"/>
            </w:pPr>
            <w:r w:rsidRPr="00C44027">
              <w:t>6</w:t>
            </w:r>
          </w:p>
          <w:p w14:paraId="16B34698" w14:textId="77777777" w:rsidR="000876E3" w:rsidRPr="00C44027" w:rsidRDefault="000876E3" w:rsidP="001F179A">
            <w:pPr>
              <w:pStyle w:val="StyleArial8ptBoldAfter0ptLinespacing15lines"/>
            </w:pPr>
            <w:r w:rsidRPr="00C44027">
              <w:t>7</w:t>
            </w:r>
          </w:p>
          <w:p w14:paraId="16B34699" w14:textId="77777777" w:rsidR="000876E3" w:rsidRPr="00C44027" w:rsidRDefault="000876E3" w:rsidP="001F179A">
            <w:pPr>
              <w:pStyle w:val="StyleArial8ptBoldAfter0ptLinespacing15lines"/>
            </w:pPr>
            <w:r w:rsidRPr="00C44027">
              <w:t>8</w:t>
            </w:r>
          </w:p>
          <w:p w14:paraId="16B3469A" w14:textId="77777777" w:rsidR="000876E3" w:rsidRPr="00C44027" w:rsidRDefault="000876E3" w:rsidP="001F179A">
            <w:pPr>
              <w:pStyle w:val="StyleArial8ptBoldAfter0ptLinespacing15lines"/>
            </w:pPr>
            <w:r w:rsidRPr="00C44027">
              <w:t>9</w:t>
            </w:r>
          </w:p>
          <w:p w14:paraId="16B3469B" w14:textId="77777777" w:rsidR="000876E3" w:rsidRPr="00C44027" w:rsidRDefault="000876E3" w:rsidP="001F179A">
            <w:pPr>
              <w:pStyle w:val="StyleArial8ptBoldAfter0ptLinespacing15lines"/>
            </w:pPr>
            <w:r w:rsidRPr="00C44027">
              <w:t>10</w:t>
            </w:r>
          </w:p>
          <w:p w14:paraId="16B3469C" w14:textId="77777777" w:rsidR="000876E3" w:rsidRPr="00C44027" w:rsidRDefault="000876E3" w:rsidP="001F179A">
            <w:pPr>
              <w:pStyle w:val="StyleArial8ptBoldAfter0ptLinespacing15lines"/>
            </w:pPr>
            <w:r w:rsidRPr="00C44027">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69D" w14:textId="77777777" w:rsidR="000876E3" w:rsidRPr="00C44027" w:rsidRDefault="000876E3" w:rsidP="001F179A">
            <w:pPr>
              <w:pStyle w:val="StyleArial8ptBoldAfter0ptLinespacing15lines"/>
            </w:pPr>
            <w:r w:rsidRPr="00C44027">
              <w:t>HotelResModifies</w:t>
            </w:r>
          </w:p>
          <w:p w14:paraId="16B3469E" w14:textId="77777777" w:rsidR="000876E3" w:rsidRPr="00C44027" w:rsidRDefault="000876E3" w:rsidP="001F179A">
            <w:pPr>
              <w:pStyle w:val="StyleArial8ptBoldAfter0ptLinespacing15lines"/>
            </w:pPr>
            <w:r w:rsidRPr="00C44027">
              <w:t>HotelResModify</w:t>
            </w:r>
          </w:p>
          <w:p w14:paraId="16B3469F" w14:textId="77777777" w:rsidR="000876E3" w:rsidRPr="00C44027" w:rsidRDefault="000876E3" w:rsidP="001F179A">
            <w:pPr>
              <w:pStyle w:val="StyleArial8ptBoldAfter0ptLinespacing15lines"/>
            </w:pPr>
            <w:r w:rsidRPr="00C44027">
              <w:t>RoomStays</w:t>
            </w:r>
          </w:p>
          <w:p w14:paraId="16B346A0" w14:textId="77777777" w:rsidR="000876E3" w:rsidRPr="00C44027" w:rsidRDefault="000876E3" w:rsidP="001F179A">
            <w:pPr>
              <w:pStyle w:val="StyleArial8ptBoldAfter0ptLinespacing15lines"/>
            </w:pPr>
            <w:r w:rsidRPr="00C44027">
              <w:t>RoomStay</w:t>
            </w:r>
          </w:p>
          <w:p w14:paraId="16B346A1" w14:textId="77777777" w:rsidR="000876E3" w:rsidRPr="00C44027" w:rsidRDefault="000876E3" w:rsidP="001F179A">
            <w:pPr>
              <w:pStyle w:val="StyleArial8ptBoldAfter0ptLinespacing15lines"/>
            </w:pPr>
            <w:r w:rsidRPr="00C44027">
              <w:t>RoomRates</w:t>
            </w:r>
          </w:p>
          <w:p w14:paraId="16B346A2" w14:textId="77777777" w:rsidR="000876E3" w:rsidRPr="00C44027" w:rsidRDefault="000876E3" w:rsidP="001F179A">
            <w:pPr>
              <w:pStyle w:val="StyleArial8ptBoldAfter0ptLinespacing15lines"/>
            </w:pPr>
            <w:r w:rsidRPr="00C44027">
              <w:t>RoomRate</w:t>
            </w:r>
          </w:p>
          <w:p w14:paraId="16B346A3" w14:textId="77777777" w:rsidR="000876E3" w:rsidRPr="00C44027" w:rsidRDefault="000876E3" w:rsidP="001F179A">
            <w:pPr>
              <w:pStyle w:val="StyleArial8ptBoldAfter0ptLinespacing15lines"/>
            </w:pPr>
            <w:r w:rsidRPr="00C44027">
              <w:t>Rates</w:t>
            </w:r>
          </w:p>
          <w:p w14:paraId="16B346A4" w14:textId="77777777" w:rsidR="000876E3" w:rsidRPr="00C44027" w:rsidRDefault="000876E3" w:rsidP="001F179A">
            <w:pPr>
              <w:pStyle w:val="StyleArial8ptBoldAfter0ptLinespacing15lines"/>
            </w:pPr>
            <w:r w:rsidRPr="00C44027">
              <w:t>Rate</w:t>
            </w:r>
          </w:p>
          <w:p w14:paraId="16B346A5" w14:textId="77777777" w:rsidR="000876E3" w:rsidRPr="00C44027" w:rsidRDefault="000876E3" w:rsidP="001F179A">
            <w:pPr>
              <w:pStyle w:val="StyleArial8ptBoldAfter0ptLinespacing15lines"/>
            </w:pPr>
            <w:r w:rsidRPr="00C44027">
              <w:t>AdditionalCharges</w:t>
            </w:r>
          </w:p>
          <w:p w14:paraId="16B346A6" w14:textId="77777777" w:rsidR="000876E3" w:rsidRPr="00C44027" w:rsidRDefault="000876E3" w:rsidP="001F179A">
            <w:pPr>
              <w:pStyle w:val="StyleArial8ptBoldAfter0ptLinespacing15lines"/>
            </w:pPr>
            <w:r w:rsidRPr="00C44027">
              <w:t>AdditionalCharge</w:t>
            </w:r>
          </w:p>
          <w:p w14:paraId="16B346A7" w14:textId="77777777" w:rsidR="000876E3" w:rsidRPr="00C44027" w:rsidRDefault="000876E3" w:rsidP="001F179A">
            <w:pPr>
              <w:pStyle w:val="StyleArial8ptBoldAfter0ptLinespacing15lines"/>
            </w:pPr>
            <w:r w:rsidRPr="00C44027">
              <w: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6A8" w14:textId="77777777" w:rsidR="000876E3" w:rsidRPr="00C44027" w:rsidRDefault="000876E3" w:rsidP="001F179A">
            <w:pPr>
              <w:pStyle w:val="StyleArial8ptBoldAfter0ptLinespacing15lines"/>
            </w:pPr>
            <w:r w:rsidRPr="00C44027">
              <w:t>M</w:t>
            </w:r>
          </w:p>
          <w:p w14:paraId="16B346A9" w14:textId="77777777" w:rsidR="000876E3" w:rsidRPr="00C44027" w:rsidRDefault="000876E3" w:rsidP="001F179A">
            <w:pPr>
              <w:pStyle w:val="StyleArial8ptBoldAfter0ptLinespacing15lines"/>
            </w:pPr>
            <w:r w:rsidRPr="00C44027">
              <w:t>M</w:t>
            </w:r>
          </w:p>
          <w:p w14:paraId="16B346AA" w14:textId="77777777" w:rsidR="000876E3" w:rsidRPr="00C44027" w:rsidRDefault="000876E3" w:rsidP="001F179A">
            <w:pPr>
              <w:pStyle w:val="StyleArial8ptBoldAfter0ptLinespacing15lines"/>
            </w:pPr>
            <w:r w:rsidRPr="00C44027">
              <w:t>M</w:t>
            </w:r>
          </w:p>
          <w:p w14:paraId="16B346AB" w14:textId="77777777" w:rsidR="000876E3" w:rsidRPr="00C44027" w:rsidRDefault="000876E3" w:rsidP="001F179A">
            <w:pPr>
              <w:pStyle w:val="StyleArial8ptBoldAfter0ptLinespacing15lines"/>
            </w:pPr>
            <w:r w:rsidRPr="00C44027">
              <w:t>M</w:t>
            </w:r>
          </w:p>
          <w:p w14:paraId="16B346AC" w14:textId="77777777" w:rsidR="000876E3" w:rsidRPr="00C44027" w:rsidRDefault="000876E3" w:rsidP="001F179A">
            <w:pPr>
              <w:pStyle w:val="StyleArial8ptBoldAfter0ptLinespacing15lines"/>
            </w:pPr>
            <w:r w:rsidRPr="00C44027">
              <w:t>A</w:t>
            </w:r>
          </w:p>
          <w:p w14:paraId="16B346AD" w14:textId="77777777" w:rsidR="000876E3" w:rsidRPr="00C44027" w:rsidRDefault="000876E3" w:rsidP="001F179A">
            <w:pPr>
              <w:pStyle w:val="StyleArial8ptBoldAfter0ptLinespacing15lines"/>
            </w:pPr>
            <w:r w:rsidRPr="00C44027">
              <w:t>M</w:t>
            </w:r>
          </w:p>
          <w:p w14:paraId="16B346AE" w14:textId="77777777" w:rsidR="000876E3" w:rsidRPr="00C44027" w:rsidRDefault="000876E3" w:rsidP="001F179A">
            <w:pPr>
              <w:pStyle w:val="StyleArial8ptBoldAfter0ptLinespacing15lines"/>
            </w:pPr>
            <w:r w:rsidRPr="00C44027">
              <w:t>M</w:t>
            </w:r>
          </w:p>
          <w:p w14:paraId="16B346AF" w14:textId="77777777" w:rsidR="000876E3" w:rsidRPr="00C44027" w:rsidRDefault="000876E3" w:rsidP="001F179A">
            <w:pPr>
              <w:pStyle w:val="StyleArial8ptBoldAfter0ptLinespacing15lines"/>
            </w:pPr>
            <w:r w:rsidRPr="00C44027">
              <w:t>M</w:t>
            </w:r>
          </w:p>
          <w:p w14:paraId="16B346B0" w14:textId="77777777" w:rsidR="000876E3" w:rsidRPr="00C44027" w:rsidRDefault="000876E3" w:rsidP="001F179A">
            <w:pPr>
              <w:pStyle w:val="StyleArial8ptBoldAfter0ptLinespacing15lines"/>
            </w:pPr>
            <w:r w:rsidRPr="00C44027">
              <w:t>A</w:t>
            </w:r>
          </w:p>
          <w:p w14:paraId="16B346B1" w14:textId="77777777" w:rsidR="000876E3" w:rsidRPr="00C44027" w:rsidRDefault="000876E3" w:rsidP="001F179A">
            <w:pPr>
              <w:pStyle w:val="StyleArial8ptBoldAfter0ptLinespacing15lines"/>
            </w:pPr>
            <w:r w:rsidRPr="00C44027">
              <w:t>M</w:t>
            </w:r>
          </w:p>
          <w:p w14:paraId="16B346B2" w14:textId="77777777" w:rsidR="000876E3" w:rsidRPr="00C44027" w:rsidRDefault="000876E3" w:rsidP="00BE2307">
            <w:pPr>
              <w:spacing w:after="0" w:line="360" w:lineRule="auto"/>
              <w:rPr>
                <w:rFonts w:ascii="Arial" w:hAnsi="Arial" w:cs="Arial"/>
                <w:sz w:val="16"/>
                <w:szCs w:val="16"/>
              </w:rPr>
            </w:pPr>
            <w:r w:rsidRPr="00C44027">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6B3" w14:textId="77777777" w:rsidR="000876E3" w:rsidRPr="00C44027" w:rsidRDefault="000876E3" w:rsidP="00901261">
            <w:pPr>
              <w:spacing w:after="0" w:line="240" w:lineRule="auto"/>
              <w:rPr>
                <w:rFonts w:ascii="Arial" w:hAnsi="Arial" w:cs="Arial"/>
                <w:sz w:val="18"/>
                <w:szCs w:val="18"/>
              </w:rPr>
            </w:pPr>
            <w:r w:rsidRPr="00C44027">
              <w:rPr>
                <w:rFonts w:ascii="Arial" w:hAnsi="Arial" w:cs="Arial"/>
                <w:b/>
                <w:sz w:val="18"/>
                <w:szCs w:val="18"/>
              </w:rPr>
              <w:t>*GDS Note1:</w:t>
            </w:r>
            <w:r w:rsidRPr="00C44027">
              <w:rPr>
                <w:rFonts w:ascii="Arial" w:hAnsi="Arial" w:cs="Arial"/>
                <w:sz w:val="18"/>
                <w:szCs w:val="18"/>
              </w:rPr>
              <w:t xml:space="preserve">  @AmountBeforeTax </w:t>
            </w:r>
            <w:r w:rsidRPr="00C44027">
              <w:rPr>
                <w:rFonts w:ascii="Arial" w:hAnsi="Arial" w:cs="Arial"/>
                <w:b/>
                <w:sz w:val="18"/>
                <w:szCs w:val="18"/>
              </w:rPr>
              <w:t>*OR*</w:t>
            </w:r>
            <w:r w:rsidRPr="00C44027">
              <w:rPr>
                <w:rFonts w:ascii="Arial" w:hAnsi="Arial" w:cs="Arial"/>
                <w:sz w:val="18"/>
                <w:szCs w:val="18"/>
              </w:rPr>
              <w:t xml:space="preserve"> @AmountAfterTax is mandatory.</w:t>
            </w:r>
          </w:p>
          <w:p w14:paraId="16B346B4" w14:textId="77777777" w:rsidR="000876E3" w:rsidRPr="00C44027" w:rsidRDefault="000876E3" w:rsidP="00434897">
            <w:pPr>
              <w:pStyle w:val="StyleArial8ptAfter0ptLinespacingsingle"/>
              <w:rPr>
                <w:rFonts w:cs="Arial"/>
                <w:sz w:val="18"/>
                <w:szCs w:val="18"/>
              </w:rPr>
            </w:pPr>
            <w:r w:rsidRPr="00C44027">
              <w:rPr>
                <w:b/>
              </w:rPr>
              <w:t>GDS Note2:</w:t>
            </w:r>
            <w:r w:rsidRPr="00C44027">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6B5" w14:textId="77777777" w:rsidR="000876E3" w:rsidRPr="00C44027" w:rsidRDefault="000876E3" w:rsidP="00016B4D">
            <w:pPr>
              <w:spacing w:after="0" w:line="360" w:lineRule="auto"/>
              <w:jc w:val="center"/>
              <w:rPr>
                <w:rFonts w:ascii="Arial" w:hAnsi="Arial" w:cs="Arial"/>
                <w:b/>
                <w:sz w:val="16"/>
                <w:szCs w:val="16"/>
              </w:rPr>
            </w:pPr>
            <w:r w:rsidRPr="00C44027">
              <w:rPr>
                <w:rFonts w:ascii="Arial" w:hAnsi="Arial" w:cs="Arial"/>
                <w:b/>
                <w:sz w:val="16"/>
                <w:szCs w:val="16"/>
              </w:rPr>
              <w:t>GDS</w:t>
            </w:r>
          </w:p>
          <w:p w14:paraId="16B346B6" w14:textId="77777777" w:rsidR="000876E3" w:rsidRPr="000D1D6F" w:rsidRDefault="000876E3" w:rsidP="00016B4D">
            <w:pPr>
              <w:spacing w:after="0" w:line="360" w:lineRule="auto"/>
              <w:jc w:val="center"/>
              <w:rPr>
                <w:rFonts w:ascii="Arial" w:hAnsi="Arial" w:cs="Arial"/>
                <w:b/>
                <w:sz w:val="16"/>
                <w:szCs w:val="16"/>
              </w:rPr>
            </w:pPr>
            <w:r w:rsidRPr="00C44027">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6B7" w14:textId="77777777" w:rsidR="000876E3" w:rsidRPr="00485100"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6B8" w14:textId="77777777" w:rsidR="000876E3" w:rsidRDefault="000876E3" w:rsidP="006C2ACB">
            <w:pPr>
              <w:spacing w:after="0" w:line="240" w:lineRule="auto"/>
              <w:jc w:val="center"/>
              <w:rPr>
                <w:rFonts w:ascii="Arial" w:hAnsi="Arial" w:cs="Arial"/>
                <w:sz w:val="16"/>
                <w:szCs w:val="16"/>
              </w:rPr>
            </w:pPr>
          </w:p>
        </w:tc>
      </w:tr>
      <w:tr w:rsidR="000876E3" w:rsidRPr="001465C6" w14:paraId="16B346C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6BA" w14:textId="77777777" w:rsidR="000876E3" w:rsidRPr="003152CE" w:rsidRDefault="000876E3" w:rsidP="00C309C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6BB" w14:textId="77777777" w:rsidR="000876E3" w:rsidRPr="0037626C" w:rsidRDefault="000876E3" w:rsidP="001F179A">
            <w:pPr>
              <w:pStyle w:val="StyleArial8ptAfter0ptLinespacingsingle"/>
            </w:pPr>
            <w:r w:rsidRPr="0037626C">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BC" w14:textId="77777777" w:rsidR="000876E3" w:rsidRPr="0037626C" w:rsidRDefault="000876E3" w:rsidP="001F179A">
            <w:pPr>
              <w:pStyle w:val="StyleArial8ptAfter0ptLinespacingsingle"/>
            </w:pPr>
            <w:r w:rsidRPr="0037626C">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BD" w14:textId="77777777" w:rsidR="000876E3" w:rsidRPr="0037626C" w:rsidRDefault="000876E3" w:rsidP="001F179A">
            <w:pPr>
              <w:pStyle w:val="StyleArial8ptAfter0ptLinespacingsingle"/>
            </w:pPr>
            <w:r w:rsidRPr="0037626C">
              <w:t>Money</w:t>
            </w:r>
          </w:p>
          <w:p w14:paraId="16B346BE" w14:textId="77777777" w:rsidR="000876E3" w:rsidRPr="0037626C" w:rsidRDefault="000876E3" w:rsidP="00681792">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6BF" w14:textId="77777777" w:rsidR="000876E3" w:rsidRPr="0037626C" w:rsidRDefault="000876E3" w:rsidP="001F179A">
            <w:pPr>
              <w:pStyle w:val="StyleArial8ptAfter0ptLinespacingsingle"/>
            </w:pPr>
            <w:r w:rsidRPr="0037626C">
              <w:t>&lt;AdditionalCharge RoomAmenityCode=”26”  Quantity=”1” &gt;</w:t>
            </w:r>
          </w:p>
          <w:p w14:paraId="16B346C0" w14:textId="77777777" w:rsidR="000876E3" w:rsidRPr="0037626C" w:rsidRDefault="000876E3" w:rsidP="00681792">
            <w:pPr>
              <w:spacing w:after="0" w:line="240" w:lineRule="auto"/>
              <w:rPr>
                <w:rFonts w:ascii="Arial" w:hAnsi="Arial" w:cs="Arial"/>
                <w:sz w:val="16"/>
                <w:szCs w:val="16"/>
              </w:rPr>
            </w:pPr>
            <w:r w:rsidRPr="0037626C">
              <w:rPr>
                <w:rFonts w:ascii="Arial" w:hAnsi="Arial" w:cs="Arial"/>
                <w:sz w:val="16"/>
                <w:szCs w:val="16"/>
              </w:rPr>
              <w:t xml:space="preserve">&lt;Amount </w:t>
            </w:r>
            <w:r w:rsidRPr="0037626C">
              <w:rPr>
                <w:rFonts w:ascii="Arial" w:hAnsi="Arial" w:cs="Arial"/>
                <w:b/>
                <w:sz w:val="16"/>
                <w:szCs w:val="16"/>
              </w:rPr>
              <w:t>AmountBeforeTax=”1000</w:t>
            </w:r>
            <w:r w:rsidRPr="0037626C">
              <w:rPr>
                <w:rFonts w:ascii="Arial" w:hAnsi="Arial" w:cs="Arial"/>
                <w:sz w:val="16"/>
                <w:szCs w:val="16"/>
              </w:rPr>
              <w:t xml:space="preserve"> CurrencyCode=”USD”</w:t>
            </w:r>
          </w:p>
          <w:p w14:paraId="16B346C1" w14:textId="77777777" w:rsidR="000876E3" w:rsidRPr="0037626C" w:rsidRDefault="000876E3" w:rsidP="001F179A">
            <w:pPr>
              <w:pStyle w:val="StyleArial8ptAfter0ptLinespacingsingle"/>
            </w:pPr>
            <w:r w:rsidRPr="0037626C">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C2"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C3" w14:textId="77777777" w:rsidR="000876E3" w:rsidRPr="0037626C" w:rsidRDefault="000876E3" w:rsidP="00765092">
            <w:pPr>
              <w:pStyle w:val="StyleTableText6ptAfterbefore"/>
            </w:pPr>
          </w:p>
        </w:tc>
        <w:tc>
          <w:tcPr>
            <w:tcW w:w="3420" w:type="dxa"/>
            <w:tcBorders>
              <w:top w:val="single" w:sz="4" w:space="0" w:color="C0C0C0"/>
              <w:left w:val="single" w:sz="4" w:space="0" w:color="C0C0C0"/>
              <w:right w:val="single" w:sz="4" w:space="0" w:color="C0C0C0"/>
            </w:tcBorders>
            <w:shd w:val="clear" w:color="auto" w:fill="auto"/>
          </w:tcPr>
          <w:p w14:paraId="16B346C4" w14:textId="77777777" w:rsidR="000876E3" w:rsidRPr="0037626C" w:rsidRDefault="000876E3" w:rsidP="00CA7F1D">
            <w:pPr>
              <w:pStyle w:val="StyleArial8ptAfter0ptLinespacingsingle"/>
              <w:rPr>
                <w:rFonts w:cs="Arial"/>
                <w:szCs w:val="16"/>
              </w:rPr>
            </w:pPr>
            <w:r w:rsidRPr="0037626C">
              <w:t>Adult Extra -Bed</w:t>
            </w:r>
          </w:p>
        </w:tc>
      </w:tr>
      <w:tr w:rsidR="000876E3" w:rsidRPr="0037626C" w14:paraId="16B346D1" w14:textId="77777777" w:rsidTr="000876E3">
        <w:trPr>
          <w:cantSplit/>
          <w:trHeight w:val="900"/>
        </w:trPr>
        <w:tc>
          <w:tcPr>
            <w:tcW w:w="450" w:type="dxa"/>
            <w:vMerge w:val="restart"/>
            <w:tcBorders>
              <w:top w:val="single" w:sz="4" w:space="0" w:color="C0C0C0"/>
              <w:left w:val="single" w:sz="4" w:space="0" w:color="C0C0C0"/>
              <w:right w:val="single" w:sz="4" w:space="0" w:color="C0C0C0"/>
            </w:tcBorders>
            <w:shd w:val="clear" w:color="auto" w:fill="auto"/>
          </w:tcPr>
          <w:p w14:paraId="16B346C6" w14:textId="77777777" w:rsidR="000876E3" w:rsidRPr="003152CE" w:rsidRDefault="000876E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6C7" w14:textId="77777777" w:rsidR="000876E3" w:rsidRPr="0037626C" w:rsidRDefault="000876E3" w:rsidP="001F179A">
            <w:pPr>
              <w:pStyle w:val="StyleArial8ptAfter0ptLinespacingsingle"/>
            </w:pPr>
            <w:r w:rsidRPr="0037626C">
              <w:t>@AmountAfterTax</w:t>
            </w:r>
          </w:p>
        </w:tc>
        <w:tc>
          <w:tcPr>
            <w:tcW w:w="620" w:type="dxa"/>
            <w:vMerge w:val="restart"/>
            <w:tcBorders>
              <w:top w:val="single" w:sz="4" w:space="0" w:color="C0C0C0"/>
              <w:left w:val="single" w:sz="4" w:space="0" w:color="C0C0C0"/>
              <w:right w:val="single" w:sz="4" w:space="0" w:color="C0C0C0"/>
            </w:tcBorders>
            <w:shd w:val="clear" w:color="auto" w:fill="auto"/>
          </w:tcPr>
          <w:p w14:paraId="16B346C8" w14:textId="77777777" w:rsidR="000876E3" w:rsidRPr="0037626C" w:rsidRDefault="000876E3" w:rsidP="001F179A">
            <w:pPr>
              <w:pStyle w:val="StyleArial8ptAfter0ptLinespacingsingle"/>
            </w:pPr>
            <w:r w:rsidRPr="0037626C">
              <w:t>*</w:t>
            </w:r>
          </w:p>
        </w:tc>
        <w:tc>
          <w:tcPr>
            <w:tcW w:w="2610" w:type="dxa"/>
            <w:vMerge w:val="restart"/>
            <w:tcBorders>
              <w:top w:val="single" w:sz="4" w:space="0" w:color="C0C0C0"/>
              <w:left w:val="single" w:sz="4" w:space="0" w:color="C0C0C0"/>
              <w:right w:val="single" w:sz="4" w:space="0" w:color="C0C0C0"/>
            </w:tcBorders>
            <w:shd w:val="clear" w:color="auto" w:fill="auto"/>
          </w:tcPr>
          <w:p w14:paraId="16B346C9" w14:textId="77777777" w:rsidR="000876E3" w:rsidRPr="0037626C" w:rsidRDefault="000876E3" w:rsidP="001F179A">
            <w:pPr>
              <w:pStyle w:val="StyleArial8ptAfter0ptLinespacingsingle"/>
            </w:pPr>
            <w:r w:rsidRPr="0037626C">
              <w:t>Money</w:t>
            </w:r>
          </w:p>
          <w:p w14:paraId="16B346CA" w14:textId="77777777" w:rsidR="000876E3" w:rsidRPr="0037626C" w:rsidRDefault="000876E3" w:rsidP="00681792">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6CB" w14:textId="77777777" w:rsidR="000876E3" w:rsidRPr="0037626C" w:rsidRDefault="000876E3" w:rsidP="001F179A">
            <w:pPr>
              <w:pStyle w:val="StyleArial8ptAfter0ptLinespacingsingle"/>
            </w:pPr>
            <w:r w:rsidRPr="0037626C">
              <w:t>&lt;AdditionalCharge RoomAmenityCode=”26”  Quantity=”1” &gt;</w:t>
            </w:r>
          </w:p>
          <w:p w14:paraId="16B346CC" w14:textId="77777777" w:rsidR="000876E3" w:rsidRPr="0037626C" w:rsidRDefault="000876E3" w:rsidP="00681792">
            <w:pPr>
              <w:spacing w:after="0" w:line="240" w:lineRule="auto"/>
              <w:rPr>
                <w:rFonts w:ascii="Arial" w:hAnsi="Arial" w:cs="Arial"/>
                <w:sz w:val="16"/>
                <w:szCs w:val="16"/>
              </w:rPr>
            </w:pPr>
            <w:r w:rsidRPr="0037626C">
              <w:rPr>
                <w:rFonts w:ascii="Arial" w:hAnsi="Arial" w:cs="Arial"/>
                <w:sz w:val="16"/>
                <w:szCs w:val="16"/>
              </w:rPr>
              <w:t xml:space="preserve">&lt;Amount </w:t>
            </w:r>
            <w:r w:rsidRPr="0037626C">
              <w:rPr>
                <w:rFonts w:ascii="Arial" w:hAnsi="Arial" w:cs="Arial"/>
                <w:b/>
                <w:sz w:val="16"/>
                <w:szCs w:val="16"/>
              </w:rPr>
              <w:t>AmountAfterTax=”1200</w:t>
            </w:r>
            <w:r w:rsidRPr="0037626C">
              <w:rPr>
                <w:rFonts w:ascii="Arial" w:hAnsi="Arial" w:cs="Arial"/>
                <w:sz w:val="16"/>
                <w:szCs w:val="16"/>
              </w:rPr>
              <w:t xml:space="preserve"> CurrencyCode=”USD”</w:t>
            </w:r>
          </w:p>
          <w:p w14:paraId="16B346CD" w14:textId="77777777" w:rsidR="000876E3" w:rsidRPr="0037626C" w:rsidRDefault="000876E3" w:rsidP="001F179A">
            <w:pPr>
              <w:pStyle w:val="StyleArial8ptAfter0ptLinespacingsingle"/>
            </w:pPr>
            <w:r w:rsidRPr="0037626C">
              <w:t>DecimalPlaces=”2”&gt;</w:t>
            </w:r>
          </w:p>
        </w:tc>
        <w:tc>
          <w:tcPr>
            <w:tcW w:w="810" w:type="dxa"/>
            <w:vMerge w:val="restart"/>
            <w:tcBorders>
              <w:top w:val="single" w:sz="4" w:space="0" w:color="C0C0C0"/>
              <w:left w:val="single" w:sz="4" w:space="0" w:color="C0C0C0"/>
              <w:right w:val="single" w:sz="4" w:space="0" w:color="C0C0C0"/>
            </w:tcBorders>
            <w:shd w:val="clear" w:color="auto" w:fill="auto"/>
          </w:tcPr>
          <w:p w14:paraId="16B346CE" w14:textId="77777777" w:rsidR="000876E3" w:rsidRPr="0037626C" w:rsidRDefault="000876E3" w:rsidP="001F179A">
            <w:pPr>
              <w:pStyle w:val="StyleArial8ptCenteredAfter0ptLinespacingsingle"/>
            </w:pPr>
            <w:r w:rsidRPr="0037626C">
              <w:t>1</w:t>
            </w:r>
          </w:p>
        </w:tc>
        <w:tc>
          <w:tcPr>
            <w:tcW w:w="2250" w:type="dxa"/>
            <w:vMerge w:val="restart"/>
            <w:tcBorders>
              <w:top w:val="single" w:sz="4" w:space="0" w:color="C0C0C0"/>
              <w:left w:val="single" w:sz="4" w:space="0" w:color="C0C0C0"/>
              <w:right w:val="single" w:sz="4" w:space="0" w:color="C0C0C0"/>
            </w:tcBorders>
            <w:shd w:val="clear" w:color="auto" w:fill="auto"/>
          </w:tcPr>
          <w:p w14:paraId="16B346CF" w14:textId="77777777" w:rsidR="000876E3" w:rsidRPr="00901261" w:rsidRDefault="000876E3" w:rsidP="00765092">
            <w:pPr>
              <w:pStyle w:val="StyleTableText6ptAfterbefore"/>
              <w:rPr>
                <w:strike/>
              </w:rPr>
            </w:pPr>
          </w:p>
        </w:tc>
        <w:tc>
          <w:tcPr>
            <w:tcW w:w="3420" w:type="dxa"/>
            <w:tcBorders>
              <w:left w:val="single" w:sz="4" w:space="0" w:color="C0C0C0"/>
              <w:right w:val="single" w:sz="4" w:space="0" w:color="C0C0C0"/>
            </w:tcBorders>
            <w:shd w:val="clear" w:color="auto" w:fill="auto"/>
          </w:tcPr>
          <w:p w14:paraId="16B346D0" w14:textId="77777777" w:rsidR="000876E3" w:rsidRPr="0037626C" w:rsidRDefault="000876E3" w:rsidP="00CA7F1D">
            <w:pPr>
              <w:pStyle w:val="StyleArial8ptAfter0ptLinespacingsingle"/>
              <w:rPr>
                <w:rFonts w:cs="Arial"/>
                <w:szCs w:val="16"/>
              </w:rPr>
            </w:pPr>
            <w:r w:rsidRPr="0037626C">
              <w:t>Child – Extra Bed</w:t>
            </w:r>
          </w:p>
        </w:tc>
      </w:tr>
      <w:tr w:rsidR="000876E3" w:rsidRPr="0037626C" w14:paraId="16B346D9" w14:textId="77777777" w:rsidTr="000876E3">
        <w:trPr>
          <w:cantSplit/>
          <w:trHeight w:val="900"/>
        </w:trPr>
        <w:tc>
          <w:tcPr>
            <w:tcW w:w="450" w:type="dxa"/>
            <w:vMerge/>
            <w:tcBorders>
              <w:left w:val="single" w:sz="4" w:space="0" w:color="C0C0C0"/>
              <w:bottom w:val="single" w:sz="4" w:space="0" w:color="C0C0C0"/>
              <w:right w:val="single" w:sz="4" w:space="0" w:color="C0C0C0"/>
            </w:tcBorders>
            <w:shd w:val="clear" w:color="auto" w:fill="auto"/>
          </w:tcPr>
          <w:p w14:paraId="16B346D2" w14:textId="77777777" w:rsidR="000876E3" w:rsidRPr="0037626C" w:rsidRDefault="000876E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46D3" w14:textId="77777777" w:rsidR="000876E3" w:rsidRPr="0037626C" w:rsidRDefault="000876E3" w:rsidP="00681792">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46D4" w14:textId="77777777" w:rsidR="000876E3" w:rsidRPr="0037626C" w:rsidRDefault="000876E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46D5" w14:textId="77777777" w:rsidR="000876E3" w:rsidRPr="0037626C" w:rsidRDefault="000876E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46D6" w14:textId="77777777" w:rsidR="000876E3" w:rsidRPr="0037626C" w:rsidRDefault="000876E3" w:rsidP="00F86B7D">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46D7" w14:textId="77777777" w:rsidR="000876E3" w:rsidRPr="0037626C" w:rsidRDefault="000876E3" w:rsidP="00214888">
            <w:pPr>
              <w:spacing w:after="0" w:line="240" w:lineRule="auto"/>
              <w:rPr>
                <w:rFonts w:ascii="Arial" w:hAnsi="Arial" w:cs="Arial"/>
                <w:b/>
                <w:sz w:val="16"/>
                <w:szCs w:val="16"/>
              </w:rPr>
            </w:pPr>
          </w:p>
        </w:tc>
        <w:tc>
          <w:tcPr>
            <w:tcW w:w="3420" w:type="dxa"/>
            <w:tcBorders>
              <w:left w:val="single" w:sz="4" w:space="0" w:color="C0C0C0"/>
              <w:right w:val="single" w:sz="4" w:space="0" w:color="C0C0C0"/>
            </w:tcBorders>
            <w:shd w:val="clear" w:color="auto" w:fill="auto"/>
          </w:tcPr>
          <w:p w14:paraId="16B346D8" w14:textId="77777777" w:rsidR="000876E3" w:rsidRPr="0037626C" w:rsidRDefault="000876E3" w:rsidP="00CA7F1D">
            <w:pPr>
              <w:pStyle w:val="StyleArial8ptAfter0ptLinespacingsingle"/>
            </w:pPr>
            <w:r w:rsidRPr="0037626C">
              <w:t>Crib</w:t>
            </w:r>
          </w:p>
        </w:tc>
      </w:tr>
      <w:tr w:rsidR="000876E3" w:rsidRPr="001465C6" w14:paraId="16B346E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6DA" w14:textId="77777777" w:rsidR="000876E3" w:rsidRPr="0037626C"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6DB" w14:textId="77777777" w:rsidR="000876E3" w:rsidRPr="0037626C" w:rsidRDefault="000876E3" w:rsidP="001F179A">
            <w:pPr>
              <w:pStyle w:val="StyleArial8ptAfter0ptLinespacingsingle"/>
            </w:pPr>
            <w:r w:rsidRPr="0037626C">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DC"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DD" w14:textId="77777777" w:rsidR="000876E3" w:rsidRPr="0037626C" w:rsidRDefault="000876E3" w:rsidP="001F179A">
            <w:pPr>
              <w:pStyle w:val="StyleArial8ptAfter0ptLinespacingsingle"/>
            </w:pPr>
            <w:r w:rsidRPr="0037626C">
              <w:t>AlphaLength3</w:t>
            </w:r>
          </w:p>
          <w:p w14:paraId="16B346DE" w14:textId="77777777" w:rsidR="000876E3" w:rsidRPr="0037626C" w:rsidRDefault="000876E3" w:rsidP="00681792">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6DF" w14:textId="77777777" w:rsidR="000876E3" w:rsidRPr="0037626C" w:rsidRDefault="000876E3" w:rsidP="001F179A">
            <w:pPr>
              <w:pStyle w:val="StyleArial8ptAfter0ptLinespacingsingle"/>
            </w:pPr>
            <w:r w:rsidRPr="0037626C">
              <w:t>&lt;AdditionalCharge RoomAmenityCode=”26”  Quantity=”1” &gt;</w:t>
            </w:r>
          </w:p>
          <w:p w14:paraId="16B346E0" w14:textId="77777777" w:rsidR="000876E3" w:rsidRPr="0037626C" w:rsidRDefault="000876E3" w:rsidP="00681792">
            <w:pPr>
              <w:spacing w:after="0" w:line="240" w:lineRule="auto"/>
              <w:rPr>
                <w:rFonts w:ascii="Arial" w:hAnsi="Arial" w:cs="Arial"/>
                <w:sz w:val="16"/>
                <w:szCs w:val="16"/>
              </w:rPr>
            </w:pPr>
            <w:r w:rsidRPr="0037626C">
              <w:rPr>
                <w:rFonts w:ascii="Arial" w:hAnsi="Arial" w:cs="Arial"/>
                <w:sz w:val="16"/>
                <w:szCs w:val="16"/>
              </w:rPr>
              <w:t xml:space="preserve">&lt;Amount AmountBeforeTax=”1000 </w:t>
            </w:r>
            <w:r w:rsidRPr="0037626C">
              <w:rPr>
                <w:rFonts w:ascii="Arial" w:hAnsi="Arial" w:cs="Arial"/>
                <w:b/>
                <w:sz w:val="16"/>
                <w:szCs w:val="16"/>
              </w:rPr>
              <w:t>CurrencyCode=”USD”</w:t>
            </w:r>
          </w:p>
          <w:p w14:paraId="16B346E1" w14:textId="77777777" w:rsidR="000876E3" w:rsidRPr="0037626C" w:rsidRDefault="000876E3" w:rsidP="001F179A">
            <w:pPr>
              <w:pStyle w:val="StyleArial8ptAfter0ptLinespacingsingle"/>
            </w:pPr>
            <w:r w:rsidRPr="0037626C">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E2"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E3" w14:textId="77777777" w:rsidR="000876E3" w:rsidRDefault="000876E3" w:rsidP="007D1A5F">
            <w:pPr>
              <w:pStyle w:val="TableText"/>
              <w:rPr>
                <w:sz w:val="16"/>
                <w:szCs w:val="16"/>
              </w:rPr>
            </w:pPr>
            <w:r>
              <w:rPr>
                <w:i/>
                <w:sz w:val="16"/>
                <w:szCs w:val="16"/>
              </w:rPr>
              <w:t>Valid values</w:t>
            </w:r>
            <w:r>
              <w:rPr>
                <w:sz w:val="16"/>
                <w:szCs w:val="16"/>
              </w:rPr>
              <w:t>:</w:t>
            </w:r>
          </w:p>
          <w:p w14:paraId="16B346E4" w14:textId="77777777" w:rsidR="000876E3" w:rsidRPr="0037626C" w:rsidRDefault="000876E3" w:rsidP="007D1A5F">
            <w:pPr>
              <w:pStyle w:val="StyleArial8ptAfter0ptLinespacingsingle"/>
            </w:pPr>
            <w:r>
              <w:rPr>
                <w:rFonts w:cs="Arial"/>
                <w:szCs w:val="16"/>
              </w:rPr>
              <w:t>Any valid ISO 4217 three alpha currency code</w:t>
            </w:r>
          </w:p>
          <w:p w14:paraId="16B346E5" w14:textId="77777777" w:rsidR="000876E3" w:rsidRPr="0037626C" w:rsidRDefault="000876E3" w:rsidP="00765092">
            <w:pPr>
              <w:spacing w:after="0" w:line="240" w:lineRule="auto"/>
              <w:rPr>
                <w:rFonts w:ascii="Arial" w:hAnsi="Arial" w:cs="Arial"/>
                <w:sz w:val="16"/>
                <w:szCs w:val="16"/>
              </w:rPr>
            </w:pPr>
            <w:r w:rsidRPr="0037626C">
              <w:rPr>
                <w:rFonts w:ascii="Arial" w:hAnsi="Arial" w:cs="Arial"/>
                <w:b/>
                <w:sz w:val="16"/>
                <w:szCs w:val="16"/>
              </w:rPr>
              <w:t>Note:</w:t>
            </w:r>
            <w:r>
              <w:rPr>
                <w:rFonts w:ascii="Arial" w:hAnsi="Arial" w:cs="Arial"/>
                <w:b/>
                <w:sz w:val="16"/>
                <w:szCs w:val="16"/>
              </w:rPr>
              <w:t xml:space="preserve">  </w:t>
            </w:r>
            <w:r w:rsidRPr="0037626C">
              <w:rPr>
                <w:rFonts w:ascii="Arial" w:hAnsi="Arial" w:cs="Arial"/>
                <w:sz w:val="16"/>
                <w:szCs w:val="16"/>
              </w:rPr>
              <w:t>Currency must be</w:t>
            </w:r>
            <w:r>
              <w:rPr>
                <w:rFonts w:ascii="Arial" w:hAnsi="Arial" w:cs="Arial"/>
                <w:sz w:val="16"/>
                <w:szCs w:val="16"/>
              </w:rPr>
              <w:t xml:space="preserve"> the same for all extra charges:</w:t>
            </w:r>
            <w:r w:rsidRPr="0037626C">
              <w:rPr>
                <w:rFonts w:ascii="Arial" w:hAnsi="Arial" w:cs="Arial"/>
                <w:sz w:val="16"/>
                <w:szCs w:val="16"/>
              </w:rPr>
              <w:t xml:space="preserve"> Extra Person (Adult), Extra Child, Extra Bed (Adult), Extra Bed (Child)</w:t>
            </w:r>
            <w:r>
              <w:rPr>
                <w:rFonts w:ascii="Arial" w:hAnsi="Arial" w:cs="Arial"/>
                <w:sz w:val="16"/>
                <w:szCs w:val="16"/>
              </w:rPr>
              <w:t>,</w:t>
            </w:r>
            <w:r w:rsidRPr="0037626C">
              <w:rPr>
                <w:rFonts w:ascii="Arial" w:hAnsi="Arial" w:cs="Arial"/>
                <w:sz w:val="16"/>
                <w:szCs w:val="16"/>
              </w:rPr>
              <w:t xml:space="preserve"> and Meal Plan Rate</w:t>
            </w:r>
            <w:r>
              <w:rPr>
                <w:rFonts w:ascii="Arial" w:hAnsi="Arial" w:cs="Arial"/>
                <w:sz w:val="16"/>
                <w:szCs w:val="16"/>
              </w:rPr>
              <w:t>.</w:t>
            </w:r>
          </w:p>
        </w:tc>
        <w:tc>
          <w:tcPr>
            <w:tcW w:w="3420" w:type="dxa"/>
            <w:tcBorders>
              <w:left w:val="single" w:sz="4" w:space="0" w:color="C0C0C0"/>
              <w:bottom w:val="single" w:sz="4" w:space="0" w:color="C0C0C0"/>
              <w:right w:val="single" w:sz="4" w:space="0" w:color="C0C0C0"/>
            </w:tcBorders>
            <w:shd w:val="clear" w:color="auto" w:fill="auto"/>
          </w:tcPr>
          <w:p w14:paraId="16B346E6" w14:textId="77777777" w:rsidR="000876E3" w:rsidRPr="0037626C" w:rsidRDefault="000876E3" w:rsidP="001F179A">
            <w:pPr>
              <w:pStyle w:val="StyleArial8ptAfter0ptLinespacingsingle"/>
            </w:pPr>
            <w:r w:rsidRPr="0037626C">
              <w:t>Currency Code)</w:t>
            </w:r>
          </w:p>
          <w:p w14:paraId="16B346E7" w14:textId="77777777" w:rsidR="000876E3" w:rsidRPr="0037626C" w:rsidRDefault="000876E3" w:rsidP="00CA7F1D">
            <w:pPr>
              <w:pStyle w:val="StyleArial8ptAfter0ptLinespacingsingle"/>
            </w:pPr>
            <w:r w:rsidRPr="0037626C">
              <w:t>GDS=3</w:t>
            </w:r>
          </w:p>
        </w:tc>
      </w:tr>
      <w:tr w:rsidR="000876E3" w:rsidRPr="00F860DF" w14:paraId="16B346F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6E9" w14:textId="77777777" w:rsidR="000876E3" w:rsidRPr="0037626C"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6EA" w14:textId="77777777" w:rsidR="000876E3" w:rsidRPr="0037626C" w:rsidRDefault="000876E3" w:rsidP="001F179A">
            <w:pPr>
              <w:pStyle w:val="StyleArial8ptAfter0ptLinespacingsingle"/>
            </w:pPr>
            <w:r w:rsidRPr="0037626C">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EB"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EC" w14:textId="77777777" w:rsidR="000876E3" w:rsidRPr="0037626C" w:rsidRDefault="000876E3" w:rsidP="001F179A">
            <w:pPr>
              <w:pStyle w:val="StyleArial8ptAfter0ptLinespacingsingle"/>
            </w:pPr>
            <w:r w:rsidRPr="0037626C">
              <w:t>xs:NonNegativeInteger</w:t>
            </w:r>
          </w:p>
          <w:p w14:paraId="16B346ED" w14:textId="77777777" w:rsidR="000876E3" w:rsidRPr="0037626C" w:rsidRDefault="000876E3" w:rsidP="00681792">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6EE" w14:textId="77777777" w:rsidR="000876E3" w:rsidRPr="0037626C" w:rsidRDefault="000876E3" w:rsidP="001F179A">
            <w:pPr>
              <w:pStyle w:val="StyleArial8ptAfter0ptLinespacingsingle"/>
            </w:pPr>
            <w:r w:rsidRPr="0037626C">
              <w:t>&lt;AdditionalCharge RoomAmenityCode=”26”  Quantity=”1” &gt;</w:t>
            </w:r>
          </w:p>
          <w:p w14:paraId="16B346EF" w14:textId="77777777" w:rsidR="000876E3" w:rsidRPr="0037626C" w:rsidRDefault="000876E3" w:rsidP="001F179A">
            <w:pPr>
              <w:pStyle w:val="StyleArial8ptAfter0ptLinespacingsingle"/>
            </w:pPr>
            <w:r w:rsidRPr="0037626C">
              <w:t>&lt;Amount AmountBeforeTax=”1000 CurrencyCode=”USD”</w:t>
            </w:r>
          </w:p>
          <w:p w14:paraId="16B346F0" w14:textId="77777777" w:rsidR="000876E3" w:rsidRPr="0037626C" w:rsidRDefault="000876E3" w:rsidP="00681792">
            <w:pPr>
              <w:spacing w:after="0" w:line="240" w:lineRule="auto"/>
              <w:rPr>
                <w:rFonts w:ascii="Arial" w:hAnsi="Arial" w:cs="Arial"/>
                <w:sz w:val="16"/>
                <w:szCs w:val="16"/>
              </w:rPr>
            </w:pPr>
            <w:r w:rsidRPr="0037626C">
              <w:rPr>
                <w:rFonts w:ascii="Arial" w:hAnsi="Arial" w:cs="Arial"/>
                <w:b/>
                <w:sz w:val="16"/>
                <w:szCs w:val="16"/>
              </w:rPr>
              <w:t>DecimalPlaces=”2</w:t>
            </w:r>
            <w:r w:rsidRPr="0037626C">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F1"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F2" w14:textId="77777777" w:rsidR="000876E3" w:rsidRPr="004703E7" w:rsidRDefault="000876E3" w:rsidP="001F179A">
            <w:pPr>
              <w:pStyle w:val="StyleTableText8pt"/>
            </w:pPr>
            <w:r w:rsidRPr="004703E7">
              <w:rPr>
                <w:i/>
              </w:rPr>
              <w:t>Valid values</w:t>
            </w:r>
            <w:r w:rsidRPr="004703E7">
              <w:t>:</w:t>
            </w:r>
          </w:p>
          <w:p w14:paraId="16B346F3" w14:textId="77777777" w:rsidR="000876E3" w:rsidRPr="004703E7" w:rsidRDefault="000876E3" w:rsidP="001F179A">
            <w:pPr>
              <w:pStyle w:val="StyleArial8ptAfter0ptLinespacingsingle"/>
            </w:pPr>
            <w:r w:rsidRPr="004703E7">
              <w:t>0, 1, 2 or 3</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F4" w14:textId="77777777" w:rsidR="000876E3" w:rsidRPr="0037626C" w:rsidRDefault="000876E3" w:rsidP="001F179A">
            <w:pPr>
              <w:pStyle w:val="StyleArial8ptAfter0ptLinespacingsingle"/>
            </w:pPr>
            <w:r w:rsidRPr="0037626C">
              <w:t>Decimal Placement</w:t>
            </w:r>
          </w:p>
          <w:p w14:paraId="16B346F5" w14:textId="77777777" w:rsidR="000876E3" w:rsidRPr="003152CE" w:rsidRDefault="000876E3" w:rsidP="001F179A">
            <w:pPr>
              <w:pStyle w:val="StyleArial8ptAfter0ptLinespacingsingle"/>
            </w:pPr>
            <w:r w:rsidRPr="0037626C">
              <w:t>GDS=3</w:t>
            </w:r>
          </w:p>
        </w:tc>
      </w:tr>
      <w:tr w:rsidR="000876E3" w:rsidRPr="001F373E" w14:paraId="16B346FD"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6F7" w14:textId="77777777" w:rsidR="000876E3" w:rsidRPr="001F373E"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6F8" w14:textId="77777777" w:rsidR="000876E3" w:rsidRPr="001F373E" w:rsidRDefault="000876E3" w:rsidP="001F373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6F9" w14:textId="77777777" w:rsidR="000876E3" w:rsidRPr="001F373E" w:rsidRDefault="000876E3" w:rsidP="001F373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6FA" w14:textId="77777777" w:rsidR="000876E3" w:rsidRPr="001F373E" w:rsidRDefault="000876E3" w:rsidP="001F373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6FB" w14:textId="77777777" w:rsidR="000876E3" w:rsidRPr="001F373E" w:rsidRDefault="000876E3" w:rsidP="001F373E">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6FC" w14:textId="77777777" w:rsidR="000876E3" w:rsidRPr="001F373E" w:rsidRDefault="000876E3" w:rsidP="001F373E">
            <w:pPr>
              <w:spacing w:after="0" w:line="360" w:lineRule="auto"/>
              <w:rPr>
                <w:rFonts w:ascii="Arial" w:hAnsi="Arial" w:cs="Arial"/>
                <w:b/>
                <w:sz w:val="16"/>
                <w:szCs w:val="16"/>
              </w:rPr>
            </w:pPr>
          </w:p>
        </w:tc>
      </w:tr>
      <w:tr w:rsidR="000876E3" w:rsidRPr="001F373E" w14:paraId="16B3471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6FE" w14:textId="77777777" w:rsidR="000876E3" w:rsidRPr="001F373E" w:rsidRDefault="000876E3" w:rsidP="001F179A">
            <w:pPr>
              <w:pStyle w:val="StyleArial8ptBoldAfter0ptLinespacing15lines"/>
            </w:pPr>
            <w:r w:rsidRPr="001F373E">
              <w:t>1</w:t>
            </w:r>
          </w:p>
          <w:p w14:paraId="16B346FF" w14:textId="77777777" w:rsidR="000876E3" w:rsidRPr="001F373E" w:rsidRDefault="000876E3" w:rsidP="001F179A">
            <w:pPr>
              <w:pStyle w:val="StyleArial8ptBoldAfter0ptLinespacing15lines"/>
            </w:pPr>
            <w:r w:rsidRPr="001F373E">
              <w:t>2</w:t>
            </w:r>
          </w:p>
          <w:p w14:paraId="16B34700" w14:textId="77777777" w:rsidR="000876E3" w:rsidRPr="001F373E" w:rsidRDefault="000876E3" w:rsidP="001F179A">
            <w:pPr>
              <w:pStyle w:val="StyleArial8ptBoldAfter0ptLinespacing15lines"/>
            </w:pPr>
            <w:r w:rsidRPr="001F373E">
              <w:t>3</w:t>
            </w:r>
          </w:p>
          <w:p w14:paraId="16B34701" w14:textId="77777777" w:rsidR="000876E3" w:rsidRPr="001F373E" w:rsidRDefault="000876E3" w:rsidP="001F179A">
            <w:pPr>
              <w:pStyle w:val="StyleArial8ptBoldAfter0ptLinespacing15lines"/>
            </w:pPr>
            <w:r w:rsidRPr="001F373E">
              <w:t>4</w:t>
            </w:r>
          </w:p>
          <w:p w14:paraId="16B34702" w14:textId="77777777" w:rsidR="000876E3" w:rsidRPr="001F373E" w:rsidRDefault="000876E3" w:rsidP="001F179A">
            <w:pPr>
              <w:pStyle w:val="StyleArial8ptBoldAfter0ptLinespacing15lines"/>
            </w:pPr>
            <w:r w:rsidRPr="001F373E">
              <w:t>5</w:t>
            </w:r>
          </w:p>
          <w:p w14:paraId="16B34703" w14:textId="77777777" w:rsidR="000876E3" w:rsidRPr="001F373E" w:rsidRDefault="000876E3" w:rsidP="001F179A">
            <w:pPr>
              <w:pStyle w:val="StyleArial8ptBoldAfter0ptLinespacing15lines"/>
            </w:pPr>
            <w:r w:rsidRPr="001F373E">
              <w:t>6</w:t>
            </w:r>
          </w:p>
          <w:p w14:paraId="16B34704" w14:textId="77777777" w:rsidR="000876E3" w:rsidRPr="001F373E" w:rsidRDefault="000876E3" w:rsidP="001F179A">
            <w:pPr>
              <w:pStyle w:val="StyleArial8ptBoldAfter0ptLinespacing15lines"/>
            </w:pPr>
            <w:r w:rsidRPr="001F373E">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705" w14:textId="77777777" w:rsidR="000876E3" w:rsidRPr="00276660" w:rsidRDefault="000876E3" w:rsidP="001F179A">
            <w:pPr>
              <w:pStyle w:val="StyleArial8ptBoldAfter0ptLinespacing15lines"/>
            </w:pPr>
            <w:r w:rsidRPr="00276660">
              <w:t>HotelRes</w:t>
            </w:r>
            <w:r>
              <w:t>Modifies</w:t>
            </w:r>
          </w:p>
          <w:p w14:paraId="16B34706" w14:textId="77777777" w:rsidR="000876E3" w:rsidRPr="00276660" w:rsidRDefault="000876E3" w:rsidP="001F179A">
            <w:pPr>
              <w:pStyle w:val="StyleArial8ptBoldAfter0ptLinespacing15lines"/>
            </w:pPr>
            <w:r w:rsidRPr="00276660">
              <w:t>HotelRes</w:t>
            </w:r>
            <w:r>
              <w:t>Modify</w:t>
            </w:r>
          </w:p>
          <w:p w14:paraId="16B34707" w14:textId="77777777" w:rsidR="000876E3" w:rsidRPr="001F373E" w:rsidRDefault="000876E3" w:rsidP="001F179A">
            <w:pPr>
              <w:pStyle w:val="StyleArial8ptBoldAfter0ptLinespacing15lines"/>
            </w:pPr>
            <w:r w:rsidRPr="001F373E">
              <w:t>RoomStays</w:t>
            </w:r>
          </w:p>
          <w:p w14:paraId="16B34708" w14:textId="77777777" w:rsidR="000876E3" w:rsidRPr="001F373E" w:rsidRDefault="000876E3" w:rsidP="001F179A">
            <w:pPr>
              <w:pStyle w:val="StyleArial8ptBoldAfter0ptLinespacing15lines"/>
            </w:pPr>
            <w:r w:rsidRPr="001F373E">
              <w:t>RoomStay</w:t>
            </w:r>
          </w:p>
          <w:p w14:paraId="16B34709" w14:textId="77777777" w:rsidR="000876E3" w:rsidRPr="001F373E" w:rsidRDefault="000876E3" w:rsidP="001F179A">
            <w:pPr>
              <w:pStyle w:val="StyleArial8ptBoldAfter0ptLinespacing15lines"/>
            </w:pPr>
            <w:r w:rsidRPr="001F373E">
              <w:t>RoomRates</w:t>
            </w:r>
          </w:p>
          <w:p w14:paraId="16B3470A" w14:textId="77777777" w:rsidR="000876E3" w:rsidRPr="001F373E" w:rsidRDefault="000876E3" w:rsidP="001F179A">
            <w:pPr>
              <w:pStyle w:val="StyleArial8ptBoldAfter0ptLinespacing15lines"/>
            </w:pPr>
            <w:r w:rsidRPr="001F373E">
              <w:t>RoomRate</w:t>
            </w:r>
          </w:p>
          <w:p w14:paraId="16B3470B" w14:textId="77777777" w:rsidR="000876E3" w:rsidRPr="001F373E" w:rsidRDefault="000876E3" w:rsidP="001F179A">
            <w:pPr>
              <w:pStyle w:val="StyleArial8ptBoldAfter0ptLinespacing15lines"/>
            </w:pPr>
            <w:r w:rsidRPr="001F373E">
              <w:t>RoomRateDescription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70C" w14:textId="77777777" w:rsidR="000876E3" w:rsidRPr="00425173" w:rsidRDefault="000876E3" w:rsidP="001F179A">
            <w:pPr>
              <w:pStyle w:val="StyleArial8ptBoldAfter0ptLinespacing15lines"/>
            </w:pPr>
            <w:r>
              <w:t>M</w:t>
            </w:r>
          </w:p>
          <w:p w14:paraId="16B3470D" w14:textId="77777777" w:rsidR="000876E3" w:rsidRPr="00425173" w:rsidRDefault="000876E3" w:rsidP="001F179A">
            <w:pPr>
              <w:pStyle w:val="StyleArial8ptBoldAfter0ptLinespacing15lines"/>
            </w:pPr>
            <w:r w:rsidRPr="00425173">
              <w:t>M</w:t>
            </w:r>
          </w:p>
          <w:p w14:paraId="16B3470E" w14:textId="77777777" w:rsidR="000876E3" w:rsidRPr="00425173" w:rsidRDefault="000876E3" w:rsidP="001F179A">
            <w:pPr>
              <w:pStyle w:val="StyleArial8ptBoldAfter0ptLinespacing15lines"/>
            </w:pPr>
            <w:r>
              <w:t>M</w:t>
            </w:r>
          </w:p>
          <w:p w14:paraId="16B3470F" w14:textId="77777777" w:rsidR="000876E3" w:rsidRPr="00425173" w:rsidRDefault="000876E3" w:rsidP="001F179A">
            <w:pPr>
              <w:pStyle w:val="StyleArial8ptBoldAfter0ptLinespacing15lines"/>
            </w:pPr>
            <w:r>
              <w:t>M</w:t>
            </w:r>
          </w:p>
          <w:p w14:paraId="16B34710" w14:textId="77777777" w:rsidR="000876E3" w:rsidRPr="001F373E" w:rsidRDefault="000876E3" w:rsidP="001F179A">
            <w:pPr>
              <w:pStyle w:val="StyleArial8ptBoldAfter0ptLinespacing15lines"/>
            </w:pPr>
            <w:r w:rsidRPr="001F373E">
              <w:t>A</w:t>
            </w:r>
          </w:p>
          <w:p w14:paraId="16B34711" w14:textId="77777777" w:rsidR="000876E3" w:rsidRPr="001F373E" w:rsidRDefault="000876E3" w:rsidP="001F179A">
            <w:pPr>
              <w:pStyle w:val="StyleArial8ptBoldAfter0ptLinespacing15lines"/>
            </w:pPr>
            <w:r>
              <w:t>M</w:t>
            </w:r>
          </w:p>
          <w:p w14:paraId="16B34712" w14:textId="77777777" w:rsidR="000876E3" w:rsidRPr="001F373E" w:rsidRDefault="000876E3" w:rsidP="001F179A">
            <w:pPr>
              <w:pStyle w:val="StyleArial8ptBoldAfter0ptLinespacing15lines"/>
            </w:pPr>
            <w:r w:rsidRPr="001F373E">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713" w14:textId="77777777" w:rsidR="000876E3" w:rsidRPr="001F373E" w:rsidRDefault="000876E3" w:rsidP="001F373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714" w14:textId="77777777" w:rsidR="000876E3" w:rsidRDefault="000876E3" w:rsidP="00F86B7D">
            <w:pPr>
              <w:spacing w:after="0" w:line="360" w:lineRule="auto"/>
              <w:jc w:val="center"/>
              <w:rPr>
                <w:rFonts w:ascii="Arial" w:hAnsi="Arial" w:cs="Arial"/>
                <w:b/>
                <w:sz w:val="16"/>
                <w:szCs w:val="16"/>
              </w:rPr>
            </w:pPr>
            <w:r>
              <w:rPr>
                <w:rFonts w:ascii="Arial" w:hAnsi="Arial" w:cs="Arial"/>
                <w:b/>
                <w:sz w:val="16"/>
                <w:szCs w:val="16"/>
              </w:rPr>
              <w:t>GDS</w:t>
            </w:r>
          </w:p>
          <w:p w14:paraId="16B34715" w14:textId="77777777" w:rsidR="000876E3" w:rsidRPr="001F373E" w:rsidRDefault="000876E3" w:rsidP="00F86B7D">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716" w14:textId="77777777" w:rsidR="000876E3" w:rsidRPr="001F373E" w:rsidRDefault="000876E3" w:rsidP="001F373E">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717" w14:textId="77777777" w:rsidR="000876E3" w:rsidRPr="001F373E" w:rsidRDefault="000876E3" w:rsidP="001F373E">
            <w:pPr>
              <w:spacing w:after="0" w:line="360" w:lineRule="auto"/>
              <w:rPr>
                <w:rFonts w:ascii="Arial" w:hAnsi="Arial" w:cs="Arial"/>
                <w:b/>
                <w:sz w:val="16"/>
                <w:szCs w:val="16"/>
              </w:rPr>
            </w:pPr>
          </w:p>
        </w:tc>
      </w:tr>
      <w:tr w:rsidR="000876E3" w:rsidRPr="00F860DF" w14:paraId="16B3472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19" w14:textId="77777777" w:rsidR="000876E3" w:rsidRPr="00C775C7" w:rsidRDefault="000876E3" w:rsidP="00C775C7">
            <w:pPr>
              <w:pStyle w:val="StyleArial8ptAfter0ptLinespacingsingle"/>
              <w:rPr>
                <w:b/>
              </w:rPr>
            </w:pPr>
            <w:r w:rsidRPr="00C775C7">
              <w:rPr>
                <w:b/>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1A" w14:textId="77777777" w:rsidR="000876E3" w:rsidRPr="00537256" w:rsidRDefault="000876E3" w:rsidP="00C775C7">
            <w:pPr>
              <w:pStyle w:val="StyleArial8ptAfter0ptLinespacingsingle"/>
              <w:rPr>
                <w:b/>
              </w:rPr>
            </w:pPr>
            <w:r w:rsidRPr="00537256">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1B" w14:textId="77777777" w:rsidR="000876E3" w:rsidRPr="00C775C7" w:rsidRDefault="000876E3" w:rsidP="00C775C7">
            <w:pPr>
              <w:pStyle w:val="StyleArial8ptAfter0ptLinespacingsingle"/>
              <w:rPr>
                <w:b/>
              </w:rPr>
            </w:pPr>
            <w:r w:rsidRPr="00C775C7">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1C" w14:textId="77777777" w:rsidR="000876E3" w:rsidRPr="0037626C" w:rsidRDefault="000876E3" w:rsidP="001F179A">
            <w:pPr>
              <w:pStyle w:val="StyleArial8ptAfter0ptLinespacingsingle"/>
            </w:pPr>
            <w:r w:rsidRPr="0037626C">
              <w:t>FormattedTextTextType</w:t>
            </w:r>
          </w:p>
          <w:p w14:paraId="16B3471D" w14:textId="77777777" w:rsidR="000876E3" w:rsidRPr="0037626C" w:rsidRDefault="000876E3" w:rsidP="00E7108E">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71E" w14:textId="77777777" w:rsidR="000876E3" w:rsidRPr="0037626C" w:rsidRDefault="000876E3" w:rsidP="001F179A">
            <w:pPr>
              <w:pStyle w:val="StyleArial8ptAfter0pt"/>
            </w:pPr>
            <w:r w:rsidRPr="0037626C">
              <w:t>&lt;RoomRateDescription&gt;</w:t>
            </w:r>
          </w:p>
          <w:p w14:paraId="16B3471F" w14:textId="77777777" w:rsidR="000876E3" w:rsidRPr="0037626C" w:rsidRDefault="000876E3" w:rsidP="00E7108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37626C">
              <w:rPr>
                <w:rFonts w:ascii="Arial" w:hAnsi="Arial" w:cs="Arial"/>
                <w:b/>
                <w:sz w:val="16"/>
                <w:szCs w:val="16"/>
              </w:rPr>
              <w:t>&lt;Text&gt;Total Rate Detail &lt;/Text&gt;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20"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21" w14:textId="77777777" w:rsidR="000876E3" w:rsidRPr="0037626C"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22" w14:textId="77777777" w:rsidR="000876E3" w:rsidRPr="0037626C" w:rsidRDefault="000876E3" w:rsidP="001F179A">
            <w:pPr>
              <w:pStyle w:val="StyleArial8ptAfter0ptLinespacingsingle"/>
            </w:pPr>
            <w:r w:rsidRPr="0037626C">
              <w:t>Total Rate Detail</w:t>
            </w:r>
          </w:p>
          <w:p w14:paraId="16B34723" w14:textId="77777777" w:rsidR="000876E3" w:rsidRPr="0037626C" w:rsidRDefault="000876E3" w:rsidP="00CA7F1D">
            <w:pPr>
              <w:pStyle w:val="StyleArial8ptAfter0ptLinespacingsingle"/>
            </w:pPr>
            <w:r w:rsidRPr="0037626C">
              <w:t>GDS=128</w:t>
            </w:r>
          </w:p>
        </w:tc>
      </w:tr>
      <w:tr w:rsidR="000876E3" w:rsidRPr="00F860DF" w14:paraId="16B3472B" w14:textId="77777777" w:rsidTr="000876E3">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725" w14:textId="77777777" w:rsidR="000876E3" w:rsidRPr="003152CE"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26" w14:textId="77777777" w:rsidR="000876E3" w:rsidRPr="009E2834" w:rsidRDefault="000876E3" w:rsidP="00D368D1">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27" w14:textId="77777777" w:rsidR="000876E3" w:rsidRPr="003152CE" w:rsidRDefault="000876E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28" w14:textId="77777777" w:rsidR="000876E3" w:rsidRPr="003152CE" w:rsidRDefault="000876E3"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29" w14:textId="77777777" w:rsidR="000876E3" w:rsidRPr="003152CE"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2A" w14:textId="77777777" w:rsidR="000876E3" w:rsidRPr="003152CE" w:rsidRDefault="000876E3" w:rsidP="00214888">
            <w:pPr>
              <w:spacing w:after="0" w:line="240" w:lineRule="auto"/>
              <w:jc w:val="center"/>
              <w:rPr>
                <w:rFonts w:ascii="Arial" w:hAnsi="Arial" w:cs="Arial"/>
                <w:sz w:val="16"/>
                <w:szCs w:val="16"/>
              </w:rPr>
            </w:pPr>
          </w:p>
        </w:tc>
      </w:tr>
      <w:tr w:rsidR="000876E3" w:rsidRPr="000D1D6F" w14:paraId="16B34743" w14:textId="77777777" w:rsidTr="000876E3">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72C" w14:textId="77777777" w:rsidR="000876E3" w:rsidRPr="000D1D6F" w:rsidRDefault="000876E3" w:rsidP="00757249">
            <w:pPr>
              <w:pStyle w:val="StyleArial8ptBoldAfter0ptLinespacing15lines"/>
            </w:pPr>
            <w:r w:rsidRPr="000D1D6F">
              <w:t>1</w:t>
            </w:r>
          </w:p>
          <w:p w14:paraId="16B3472D" w14:textId="77777777" w:rsidR="000876E3" w:rsidRPr="000D1D6F" w:rsidRDefault="000876E3" w:rsidP="00757249">
            <w:pPr>
              <w:pStyle w:val="StyleArial8ptBoldAfter0ptLinespacing15lines"/>
            </w:pPr>
            <w:r w:rsidRPr="000D1D6F">
              <w:t>2</w:t>
            </w:r>
          </w:p>
          <w:p w14:paraId="16B3472E" w14:textId="77777777" w:rsidR="000876E3" w:rsidRPr="000D1D6F" w:rsidRDefault="000876E3" w:rsidP="00757249">
            <w:pPr>
              <w:pStyle w:val="StyleArial8ptBoldAfter0ptLinespacing15lines"/>
            </w:pPr>
            <w:r w:rsidRPr="000D1D6F">
              <w:t>3</w:t>
            </w:r>
          </w:p>
          <w:p w14:paraId="16B3472F" w14:textId="77777777" w:rsidR="000876E3" w:rsidRPr="000D1D6F" w:rsidRDefault="000876E3" w:rsidP="00757249">
            <w:pPr>
              <w:pStyle w:val="StyleArial8ptBoldAfter0ptLinespacing15lines"/>
            </w:pPr>
            <w:r w:rsidRPr="000D1D6F">
              <w:t>4</w:t>
            </w:r>
          </w:p>
          <w:p w14:paraId="16B34730" w14:textId="77777777" w:rsidR="000876E3" w:rsidRPr="000D1D6F" w:rsidRDefault="000876E3" w:rsidP="00757249">
            <w:pPr>
              <w:pStyle w:val="StyleArial8ptBoldAfter0ptLinespacing15lines"/>
            </w:pPr>
            <w:r w:rsidRPr="000D1D6F">
              <w:t>5</w:t>
            </w:r>
          </w:p>
          <w:p w14:paraId="16B34731" w14:textId="77777777" w:rsidR="000876E3" w:rsidRPr="000D1D6F" w:rsidRDefault="000876E3" w:rsidP="00757249">
            <w:pPr>
              <w:pStyle w:val="StyleArial8ptBoldAfter0ptLinespacing15lines"/>
            </w:pPr>
            <w:r w:rsidRPr="000D1D6F">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732" w14:textId="77777777" w:rsidR="000876E3" w:rsidRPr="00276660" w:rsidRDefault="000876E3" w:rsidP="00757249">
            <w:pPr>
              <w:pStyle w:val="StyleArial8ptBoldAfter0ptLinespacing15lines"/>
            </w:pPr>
            <w:r w:rsidRPr="00276660">
              <w:t>HotelRes</w:t>
            </w:r>
            <w:r>
              <w:t>Modifies</w:t>
            </w:r>
          </w:p>
          <w:p w14:paraId="16B34733" w14:textId="77777777" w:rsidR="000876E3" w:rsidRPr="00276660" w:rsidRDefault="000876E3" w:rsidP="00757249">
            <w:pPr>
              <w:pStyle w:val="StyleArial8ptBoldAfter0ptLinespacing15lines"/>
            </w:pPr>
            <w:r w:rsidRPr="00276660">
              <w:t>HotelRes</w:t>
            </w:r>
            <w:r>
              <w:t>Modify</w:t>
            </w:r>
          </w:p>
          <w:p w14:paraId="16B34734" w14:textId="77777777" w:rsidR="000876E3" w:rsidRPr="000D1D6F" w:rsidRDefault="000876E3" w:rsidP="00757249">
            <w:pPr>
              <w:pStyle w:val="StyleArial8ptBoldAfter0ptLinespacing15lines"/>
            </w:pPr>
            <w:r w:rsidRPr="000D1D6F">
              <w:t>RoomStays</w:t>
            </w:r>
          </w:p>
          <w:p w14:paraId="16B34735" w14:textId="77777777" w:rsidR="000876E3" w:rsidRPr="000D1D6F" w:rsidRDefault="000876E3" w:rsidP="00757249">
            <w:pPr>
              <w:pStyle w:val="StyleArial8ptBoldAfter0ptLinespacing15lines"/>
            </w:pPr>
            <w:r w:rsidRPr="000D1D6F">
              <w:t>RoomStay</w:t>
            </w:r>
          </w:p>
          <w:p w14:paraId="16B34736" w14:textId="77777777" w:rsidR="000876E3" w:rsidRPr="000D1D6F" w:rsidRDefault="000876E3" w:rsidP="00757249">
            <w:pPr>
              <w:pStyle w:val="StyleArial8ptBoldAfter0ptLinespacing15lines"/>
            </w:pPr>
            <w:r w:rsidRPr="000D1D6F">
              <w:t>GuestCounts</w:t>
            </w:r>
          </w:p>
          <w:p w14:paraId="16B34737" w14:textId="77777777" w:rsidR="000876E3" w:rsidRPr="000D1D6F" w:rsidRDefault="000876E3" w:rsidP="00757249">
            <w:pPr>
              <w:pStyle w:val="StyleArial8ptBoldAfter0ptLinespacing15lines"/>
            </w:pPr>
            <w:r w:rsidRPr="000D1D6F">
              <w:t>GuestCount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738" w14:textId="77777777" w:rsidR="000876E3" w:rsidRPr="000D1D6F" w:rsidRDefault="000876E3" w:rsidP="00757249">
            <w:pPr>
              <w:pStyle w:val="StyleArial8ptBoldAfter0ptLinespacing15lines"/>
            </w:pPr>
            <w:r w:rsidRPr="000D1D6F">
              <w:t>M</w:t>
            </w:r>
          </w:p>
          <w:p w14:paraId="16B34739" w14:textId="77777777" w:rsidR="000876E3" w:rsidRPr="000D1D6F" w:rsidRDefault="000876E3" w:rsidP="00757249">
            <w:pPr>
              <w:pStyle w:val="StyleArial8ptBoldAfter0ptLinespacing15lines"/>
            </w:pPr>
            <w:r w:rsidRPr="000D1D6F">
              <w:t>M</w:t>
            </w:r>
          </w:p>
          <w:p w14:paraId="16B3473A" w14:textId="77777777" w:rsidR="000876E3" w:rsidRPr="000D1D6F" w:rsidRDefault="000876E3" w:rsidP="00757249">
            <w:pPr>
              <w:pStyle w:val="StyleArial8ptBoldAfter0ptLinespacing15lines"/>
            </w:pPr>
            <w:r w:rsidRPr="000D1D6F">
              <w:t>M</w:t>
            </w:r>
          </w:p>
          <w:p w14:paraId="16B3473B" w14:textId="77777777" w:rsidR="000876E3" w:rsidRPr="000D1D6F" w:rsidRDefault="000876E3" w:rsidP="00757249">
            <w:pPr>
              <w:pStyle w:val="StyleArial8ptBoldAfter0ptLinespacing15lines"/>
            </w:pPr>
            <w:r w:rsidRPr="000D1D6F">
              <w:t>M</w:t>
            </w:r>
          </w:p>
          <w:p w14:paraId="16B3473C" w14:textId="77777777" w:rsidR="000876E3" w:rsidRPr="000D1D6F" w:rsidRDefault="000876E3" w:rsidP="00757249">
            <w:pPr>
              <w:pStyle w:val="StyleArial8ptBoldAfter0ptLinespacing15lines"/>
            </w:pPr>
            <w:r w:rsidRPr="000D1D6F">
              <w:t>A</w:t>
            </w:r>
          </w:p>
          <w:p w14:paraId="16B3473D" w14:textId="77777777" w:rsidR="000876E3" w:rsidRPr="000D1D6F" w:rsidRDefault="000876E3" w:rsidP="00757249">
            <w:pPr>
              <w:pStyle w:val="StyleArial8ptBoldAfter0ptLinespacing15lines"/>
            </w:pPr>
            <w:r w:rsidRPr="000D1D6F">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73E" w14:textId="77777777" w:rsidR="000876E3" w:rsidRDefault="000876E3" w:rsidP="00B226BD">
            <w:pPr>
              <w:pStyle w:val="StyleArial8ptAfter0ptLinespacingsingle"/>
              <w:spacing w:line="276" w:lineRule="auto"/>
            </w:pPr>
            <w:r w:rsidRPr="009B14DE">
              <w:rPr>
                <w:b/>
              </w:rPr>
              <w:t>GDS Note</w:t>
            </w:r>
            <w:r>
              <w:rPr>
                <w:b/>
              </w:rPr>
              <w:t>1</w:t>
            </w:r>
            <w:r w:rsidRPr="009B14DE">
              <w:rPr>
                <w:b/>
              </w:rPr>
              <w:t>:</w:t>
            </w:r>
            <w:r w:rsidRPr="009B14DE">
              <w:t xml:space="preserve">  One occurrence of Adult is Mandatory for @ResStatus = “Pending” or “Modified”</w:t>
            </w:r>
          </w:p>
          <w:p w14:paraId="16B3473F" w14:textId="77777777" w:rsidR="000876E3" w:rsidRPr="000D1D6F" w:rsidRDefault="000876E3" w:rsidP="00B226BD">
            <w:pPr>
              <w:pStyle w:val="StyleArial8ptAfter0ptLinespacingsingle"/>
              <w:spacing w:line="276" w:lineRule="auto"/>
              <w:rPr>
                <w:rFonts w:cs="Arial"/>
                <w:b/>
                <w:szCs w:val="16"/>
              </w:rPr>
            </w:pPr>
            <w:r w:rsidRPr="0037626C">
              <w:rPr>
                <w:b/>
              </w:rPr>
              <w:t>GDS Note</w:t>
            </w:r>
            <w:r>
              <w:rPr>
                <w:b/>
              </w:rPr>
              <w:t>2</w:t>
            </w:r>
            <w:r w:rsidRPr="0037626C">
              <w:rPr>
                <w:b/>
              </w:rPr>
              <w:t xml:space="preserve">: </w:t>
            </w:r>
            <w:r w:rsidRPr="0037626C">
              <w:t xml:space="preserve"> An occurrence of GuestCount with @Count only represents the Total Occupants in the Room.  If passed in the request, it is</w:t>
            </w:r>
            <w:r>
              <w:t xml:space="preserve"> </w:t>
            </w:r>
            <w:r w:rsidRPr="0037626C">
              <w:t>mandatory in the response and the @Count value must be the same.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740" w14:textId="77777777" w:rsidR="000876E3" w:rsidRPr="000D1D6F" w:rsidRDefault="000876E3" w:rsidP="00F86B7D">
            <w:pPr>
              <w:spacing w:after="0" w:line="360" w:lineRule="auto"/>
              <w:jc w:val="center"/>
              <w:rPr>
                <w:rFonts w:ascii="Arial" w:hAnsi="Arial" w:cs="Arial"/>
                <w:b/>
                <w:sz w:val="16"/>
                <w:szCs w:val="16"/>
              </w:rPr>
            </w:pPr>
            <w:r w:rsidRPr="000D1D6F">
              <w:rPr>
                <w:rFonts w:ascii="Arial" w:hAnsi="Arial" w:cs="Arial"/>
                <w:b/>
                <w:sz w:val="16"/>
                <w:szCs w:val="16"/>
              </w:rPr>
              <w:t>1-99</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741" w14:textId="77777777" w:rsidR="000876E3" w:rsidRPr="000D1D6F" w:rsidRDefault="000876E3" w:rsidP="000640E4">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742" w14:textId="77777777" w:rsidR="000876E3" w:rsidRPr="000D1D6F" w:rsidRDefault="000876E3" w:rsidP="000640E4">
            <w:pPr>
              <w:spacing w:after="0" w:line="360" w:lineRule="auto"/>
              <w:rPr>
                <w:rFonts w:ascii="Arial" w:hAnsi="Arial" w:cs="Arial"/>
                <w:b/>
                <w:sz w:val="16"/>
                <w:szCs w:val="16"/>
              </w:rPr>
            </w:pPr>
          </w:p>
        </w:tc>
      </w:tr>
      <w:tr w:rsidR="000876E3" w:rsidRPr="000D1D6F" w14:paraId="16B34752" w14:textId="77777777" w:rsidTr="000876E3">
        <w:trPr>
          <w:cantSplit/>
          <w:trHeight w:val="2418"/>
        </w:trPr>
        <w:tc>
          <w:tcPr>
            <w:tcW w:w="450" w:type="dxa"/>
            <w:tcBorders>
              <w:top w:val="single" w:sz="4" w:space="0" w:color="C0C0C0"/>
              <w:left w:val="single" w:sz="4" w:space="0" w:color="C0C0C0"/>
              <w:right w:val="single" w:sz="4" w:space="0" w:color="C0C0C0"/>
            </w:tcBorders>
            <w:shd w:val="clear" w:color="auto" w:fill="auto"/>
          </w:tcPr>
          <w:p w14:paraId="16B34744" w14:textId="77777777" w:rsidR="000876E3" w:rsidRPr="000D1D6F" w:rsidRDefault="000876E3" w:rsidP="000640E4">
            <w:pPr>
              <w:spacing w:after="0" w:line="240" w:lineRule="auto"/>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16B34745" w14:textId="77777777" w:rsidR="000876E3" w:rsidRPr="00537256" w:rsidRDefault="000876E3" w:rsidP="001F179A">
            <w:pPr>
              <w:pStyle w:val="StyleArial8ptAfter0ptLinespacingsingle"/>
            </w:pPr>
            <w:r w:rsidRPr="00537256">
              <w:t>@AgeQualifingCode</w:t>
            </w:r>
          </w:p>
        </w:tc>
        <w:tc>
          <w:tcPr>
            <w:tcW w:w="620" w:type="dxa"/>
            <w:tcBorders>
              <w:top w:val="single" w:sz="4" w:space="0" w:color="C0C0C0"/>
              <w:left w:val="single" w:sz="4" w:space="0" w:color="C0C0C0"/>
              <w:right w:val="single" w:sz="4" w:space="0" w:color="C0C0C0"/>
            </w:tcBorders>
            <w:shd w:val="clear" w:color="auto" w:fill="auto"/>
          </w:tcPr>
          <w:p w14:paraId="16B34746" w14:textId="77777777" w:rsidR="000876E3" w:rsidRPr="00C84CF5" w:rsidRDefault="000876E3" w:rsidP="001F179A">
            <w:pPr>
              <w:pStyle w:val="StyleArial8ptAfter0ptLinespacingsingle"/>
            </w:pPr>
            <w:r w:rsidRPr="00C84CF5">
              <w:t>A</w:t>
            </w:r>
          </w:p>
        </w:tc>
        <w:tc>
          <w:tcPr>
            <w:tcW w:w="2610" w:type="dxa"/>
            <w:tcBorders>
              <w:top w:val="single" w:sz="4" w:space="0" w:color="C0C0C0"/>
              <w:left w:val="single" w:sz="4" w:space="0" w:color="C0C0C0"/>
              <w:right w:val="single" w:sz="4" w:space="0" w:color="C0C0C0"/>
            </w:tcBorders>
            <w:shd w:val="clear" w:color="auto" w:fill="auto"/>
          </w:tcPr>
          <w:p w14:paraId="16B34747" w14:textId="77777777" w:rsidR="000876E3" w:rsidRPr="00861DF0" w:rsidRDefault="000876E3" w:rsidP="001F179A">
            <w:pPr>
              <w:pStyle w:val="StyleArial8ptAfter0ptLinespacingsingle"/>
            </w:pPr>
            <w:r w:rsidRPr="00861DF0">
              <w:t>OTA_CodeType</w:t>
            </w:r>
          </w:p>
          <w:p w14:paraId="16B34748" w14:textId="77777777" w:rsidR="000876E3" w:rsidRPr="00861DF0" w:rsidRDefault="000876E3" w:rsidP="00E0220B">
            <w:pPr>
              <w:autoSpaceDE w:val="0"/>
              <w:autoSpaceDN w:val="0"/>
              <w:adjustRightInd w:val="0"/>
              <w:spacing w:before="60" w:after="60"/>
              <w:rPr>
                <w:rFonts w:ascii="Arial" w:hAnsi="Arial" w:cs="Arial"/>
                <w:sz w:val="16"/>
                <w:szCs w:val="16"/>
              </w:rPr>
            </w:pPr>
            <w:r w:rsidRPr="00861DF0">
              <w:rPr>
                <w:rFonts w:ascii="Arial" w:hAnsi="Arial" w:cs="Arial"/>
                <w:i/>
                <w:iCs/>
                <w:sz w:val="16"/>
                <w:szCs w:val="16"/>
              </w:rPr>
              <w:t>Example -  Adult:</w:t>
            </w:r>
          </w:p>
          <w:p w14:paraId="16B34749" w14:textId="77777777" w:rsidR="000876E3" w:rsidRPr="00861DF0" w:rsidRDefault="000876E3" w:rsidP="00E0220B">
            <w:pPr>
              <w:spacing w:after="0" w:line="240" w:lineRule="auto"/>
              <w:rPr>
                <w:rFonts w:ascii="Arial" w:hAnsi="Arial" w:cs="Arial"/>
                <w:sz w:val="16"/>
                <w:szCs w:val="16"/>
              </w:rPr>
            </w:pPr>
            <w:r w:rsidRPr="00861DF0">
              <w:rPr>
                <w:rFonts w:ascii="Arial" w:hAnsi="Arial" w:cs="Arial"/>
                <w:sz w:val="16"/>
                <w:szCs w:val="16"/>
              </w:rPr>
              <w:t xml:space="preserve">&lt;GuestCount </w:t>
            </w:r>
            <w:r w:rsidRPr="00861DF0">
              <w:rPr>
                <w:rFonts w:ascii="Arial" w:hAnsi="Arial" w:cs="Arial"/>
                <w:b/>
                <w:sz w:val="16"/>
                <w:szCs w:val="16"/>
              </w:rPr>
              <w:t>AgeQualifyingCode="10"</w:t>
            </w:r>
            <w:r w:rsidRPr="00861DF0">
              <w:rPr>
                <w:rFonts w:ascii="Arial" w:hAnsi="Arial" w:cs="Arial"/>
                <w:sz w:val="16"/>
                <w:szCs w:val="16"/>
              </w:rPr>
              <w:t xml:space="preserve"> Count="2" /&gt;</w:t>
            </w:r>
          </w:p>
          <w:p w14:paraId="16B3474A" w14:textId="77777777" w:rsidR="000876E3" w:rsidRPr="00861DF0" w:rsidRDefault="000876E3" w:rsidP="00E0220B">
            <w:pPr>
              <w:autoSpaceDE w:val="0"/>
              <w:autoSpaceDN w:val="0"/>
              <w:adjustRightInd w:val="0"/>
              <w:spacing w:before="60" w:after="60"/>
              <w:rPr>
                <w:rFonts w:ascii="Arial" w:hAnsi="Arial" w:cs="Arial"/>
                <w:i/>
                <w:sz w:val="16"/>
                <w:szCs w:val="16"/>
              </w:rPr>
            </w:pPr>
            <w:r w:rsidRPr="00861DF0">
              <w:rPr>
                <w:rFonts w:ascii="Arial" w:hAnsi="Arial" w:cs="Arial"/>
                <w:i/>
                <w:sz w:val="16"/>
                <w:szCs w:val="16"/>
              </w:rPr>
              <w:t>Example -  Child</w:t>
            </w:r>
          </w:p>
          <w:p w14:paraId="16B3474B" w14:textId="77777777" w:rsidR="000876E3" w:rsidRPr="00861DF0" w:rsidRDefault="000876E3" w:rsidP="00757249">
            <w:pPr>
              <w:autoSpaceDE w:val="0"/>
              <w:autoSpaceDN w:val="0"/>
              <w:adjustRightInd w:val="0"/>
              <w:spacing w:before="60" w:after="60"/>
              <w:rPr>
                <w:rFonts w:ascii="Arial" w:hAnsi="Arial" w:cs="Arial"/>
                <w:sz w:val="16"/>
                <w:szCs w:val="16"/>
              </w:rPr>
            </w:pPr>
            <w:r w:rsidRPr="00861DF0">
              <w:rPr>
                <w:rFonts w:ascii="Arial" w:hAnsi="Arial" w:cs="Arial"/>
                <w:sz w:val="16"/>
                <w:szCs w:val="16"/>
              </w:rPr>
              <w:t xml:space="preserve">&lt;GuestCount </w:t>
            </w:r>
            <w:r w:rsidRPr="00861DF0">
              <w:rPr>
                <w:rFonts w:ascii="Arial" w:hAnsi="Arial" w:cs="Arial"/>
                <w:b/>
                <w:sz w:val="16"/>
                <w:szCs w:val="16"/>
              </w:rPr>
              <w:t>AgeQualifyingCode="8"</w:t>
            </w:r>
            <w:r w:rsidRPr="00861DF0">
              <w:rPr>
                <w:rFonts w:ascii="Arial" w:hAnsi="Arial" w:cs="Arial"/>
                <w:sz w:val="16"/>
                <w:szCs w:val="16"/>
              </w:rPr>
              <w:t xml:space="preserve"> Count="1" /&gt;</w:t>
            </w:r>
          </w:p>
        </w:tc>
        <w:tc>
          <w:tcPr>
            <w:tcW w:w="810" w:type="dxa"/>
            <w:tcBorders>
              <w:top w:val="single" w:sz="4" w:space="0" w:color="C0C0C0"/>
              <w:left w:val="single" w:sz="4" w:space="0" w:color="C0C0C0"/>
              <w:right w:val="single" w:sz="4" w:space="0" w:color="C0C0C0"/>
            </w:tcBorders>
            <w:shd w:val="clear" w:color="auto" w:fill="auto"/>
          </w:tcPr>
          <w:p w14:paraId="16B3474C" w14:textId="77777777" w:rsidR="000876E3" w:rsidRPr="00861DF0" w:rsidRDefault="000876E3" w:rsidP="001F179A">
            <w:pPr>
              <w:pStyle w:val="StyleArial8ptCenteredAfter0ptLinespacingsingle"/>
            </w:pPr>
            <w:r w:rsidRPr="00861DF0">
              <w:t>1</w:t>
            </w:r>
          </w:p>
        </w:tc>
        <w:tc>
          <w:tcPr>
            <w:tcW w:w="2250" w:type="dxa"/>
            <w:tcBorders>
              <w:top w:val="single" w:sz="4" w:space="0" w:color="C0C0C0"/>
              <w:left w:val="single" w:sz="4" w:space="0" w:color="C0C0C0"/>
              <w:right w:val="single" w:sz="4" w:space="0" w:color="C0C0C0"/>
            </w:tcBorders>
            <w:shd w:val="clear" w:color="auto" w:fill="auto"/>
          </w:tcPr>
          <w:p w14:paraId="16B3474D" w14:textId="77777777" w:rsidR="000876E3" w:rsidRPr="00861DF0" w:rsidRDefault="000876E3" w:rsidP="001F179A">
            <w:pPr>
              <w:pStyle w:val="StyleTableText8pt"/>
            </w:pPr>
            <w:r w:rsidRPr="00861DF0">
              <w:t>OTA Code List – Age Qualifying Code (AQC)</w:t>
            </w:r>
          </w:p>
          <w:p w14:paraId="16B3474E" w14:textId="77777777" w:rsidR="000876E3" w:rsidRPr="00861DF0" w:rsidRDefault="000876E3" w:rsidP="001F179A">
            <w:pPr>
              <w:pStyle w:val="StyleTableText8pt"/>
            </w:pPr>
            <w:r w:rsidRPr="00861DF0">
              <w:rPr>
                <w:i/>
              </w:rPr>
              <w:t>Valid values</w:t>
            </w:r>
            <w:r w:rsidRPr="00861DF0">
              <w:t>:</w:t>
            </w:r>
          </w:p>
          <w:p w14:paraId="16B3474F" w14:textId="77777777" w:rsidR="000876E3" w:rsidRPr="00861DF0" w:rsidRDefault="000876E3" w:rsidP="00353ACC">
            <w:pPr>
              <w:pStyle w:val="StyleTableText6ptAfterbefore"/>
              <w:numPr>
                <w:ilvl w:val="0"/>
                <w:numId w:val="15"/>
              </w:numPr>
              <w:ind w:left="252" w:hanging="252"/>
            </w:pPr>
            <w:r w:rsidRPr="00861DF0">
              <w:t>10 = Adult</w:t>
            </w:r>
          </w:p>
          <w:p w14:paraId="16B34750" w14:textId="77777777" w:rsidR="000876E3" w:rsidRPr="00861DF0" w:rsidRDefault="000876E3" w:rsidP="00353ACC">
            <w:pPr>
              <w:pStyle w:val="StyleTableText6ptAfterbefore"/>
              <w:numPr>
                <w:ilvl w:val="0"/>
                <w:numId w:val="15"/>
              </w:numPr>
              <w:ind w:left="252" w:hanging="252"/>
              <w:rPr>
                <w:rFonts w:cs="Arial"/>
                <w:szCs w:val="16"/>
              </w:rPr>
            </w:pPr>
            <w:r w:rsidRPr="00861DF0">
              <w:rPr>
                <w:rFonts w:cs="Arial"/>
                <w:szCs w:val="16"/>
                <w:lang w:val="en-US"/>
              </w:rPr>
              <w:t>8 = Child</w:t>
            </w:r>
          </w:p>
        </w:tc>
        <w:tc>
          <w:tcPr>
            <w:tcW w:w="3420" w:type="dxa"/>
            <w:tcBorders>
              <w:top w:val="single" w:sz="4" w:space="0" w:color="C0C0C0"/>
              <w:left w:val="single" w:sz="4" w:space="0" w:color="C0C0C0"/>
              <w:right w:val="single" w:sz="4" w:space="0" w:color="C0C0C0"/>
            </w:tcBorders>
            <w:shd w:val="clear" w:color="auto" w:fill="auto"/>
          </w:tcPr>
          <w:p w14:paraId="16B34751" w14:textId="77777777" w:rsidR="000876E3" w:rsidRPr="000D1D6F" w:rsidRDefault="000876E3" w:rsidP="00E0220B">
            <w:pPr>
              <w:spacing w:after="0" w:line="240" w:lineRule="auto"/>
              <w:jc w:val="center"/>
              <w:rPr>
                <w:rFonts w:ascii="Arial" w:hAnsi="Arial" w:cs="Arial"/>
                <w:sz w:val="16"/>
                <w:szCs w:val="16"/>
              </w:rPr>
            </w:pPr>
          </w:p>
        </w:tc>
      </w:tr>
      <w:tr w:rsidR="000876E3" w:rsidRPr="0037626C" w14:paraId="16B34768" w14:textId="77777777" w:rsidTr="000876E3">
        <w:trPr>
          <w:cantSplit/>
          <w:trHeight w:val="623"/>
        </w:trPr>
        <w:tc>
          <w:tcPr>
            <w:tcW w:w="450" w:type="dxa"/>
            <w:vMerge w:val="restart"/>
            <w:tcBorders>
              <w:top w:val="single" w:sz="4" w:space="0" w:color="C0C0C0"/>
              <w:left w:val="single" w:sz="4" w:space="0" w:color="C0C0C0"/>
              <w:right w:val="single" w:sz="4" w:space="0" w:color="C0C0C0"/>
            </w:tcBorders>
            <w:shd w:val="clear" w:color="auto" w:fill="auto"/>
          </w:tcPr>
          <w:p w14:paraId="16B34753" w14:textId="77777777" w:rsidR="000876E3" w:rsidRPr="000D1D6F" w:rsidRDefault="000876E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754" w14:textId="77777777" w:rsidR="000876E3" w:rsidRPr="00537256" w:rsidRDefault="000876E3" w:rsidP="001F179A">
            <w:pPr>
              <w:pStyle w:val="StyleArial8ptAfter0ptLinespacingsingle"/>
            </w:pPr>
            <w:r w:rsidRPr="00537256">
              <w:t>@Count</w:t>
            </w:r>
          </w:p>
        </w:tc>
        <w:tc>
          <w:tcPr>
            <w:tcW w:w="620" w:type="dxa"/>
            <w:vMerge w:val="restart"/>
            <w:tcBorders>
              <w:top w:val="single" w:sz="4" w:space="0" w:color="C0C0C0"/>
              <w:left w:val="single" w:sz="4" w:space="0" w:color="C0C0C0"/>
              <w:right w:val="single" w:sz="4" w:space="0" w:color="C0C0C0"/>
            </w:tcBorders>
            <w:shd w:val="clear" w:color="auto" w:fill="auto"/>
          </w:tcPr>
          <w:p w14:paraId="16B34755" w14:textId="77777777" w:rsidR="000876E3" w:rsidRPr="0037626C" w:rsidRDefault="000876E3" w:rsidP="001F179A">
            <w:pPr>
              <w:pStyle w:val="StyleArial8ptAfter0ptLinespacingsingle"/>
            </w:pPr>
            <w:r w:rsidRPr="0037626C">
              <w:t>A</w:t>
            </w:r>
          </w:p>
          <w:p w14:paraId="16B34756" w14:textId="77777777" w:rsidR="000876E3" w:rsidRPr="0037626C" w:rsidRDefault="000876E3" w:rsidP="00214888">
            <w:pPr>
              <w:spacing w:after="0" w:line="240" w:lineRule="auto"/>
              <w:rPr>
                <w:rFonts w:ascii="Arial" w:hAnsi="Arial" w:cs="Arial"/>
                <w:strike/>
                <w:sz w:val="16"/>
                <w:szCs w:val="16"/>
              </w:rPr>
            </w:pPr>
          </w:p>
        </w:tc>
        <w:tc>
          <w:tcPr>
            <w:tcW w:w="2610" w:type="dxa"/>
            <w:vMerge w:val="restart"/>
            <w:tcBorders>
              <w:top w:val="single" w:sz="4" w:space="0" w:color="C0C0C0"/>
              <w:left w:val="single" w:sz="4" w:space="0" w:color="C0C0C0"/>
              <w:right w:val="single" w:sz="4" w:space="0" w:color="C0C0C0"/>
            </w:tcBorders>
            <w:shd w:val="clear" w:color="auto" w:fill="auto"/>
          </w:tcPr>
          <w:p w14:paraId="16B34757" w14:textId="77777777" w:rsidR="000876E3" w:rsidRPr="0037626C" w:rsidRDefault="000876E3" w:rsidP="001F179A">
            <w:pPr>
              <w:pStyle w:val="StyleArial8ptAfter0ptLinespacingsingle"/>
            </w:pPr>
            <w:r w:rsidRPr="0037626C">
              <w:t>Numeric1to999</w:t>
            </w:r>
          </w:p>
          <w:p w14:paraId="16B34758" w14:textId="77777777" w:rsidR="000876E3" w:rsidRPr="0037626C" w:rsidRDefault="000876E3" w:rsidP="001F179A">
            <w:pPr>
              <w:pStyle w:val="StyleTableText8pt"/>
            </w:pPr>
            <w:r w:rsidRPr="0037626C">
              <w:rPr>
                <w:i/>
              </w:rPr>
              <w:t>Example value 2 Adults</w:t>
            </w:r>
            <w:r w:rsidRPr="0037626C">
              <w:t>:</w:t>
            </w:r>
          </w:p>
          <w:p w14:paraId="16B34759" w14:textId="77777777" w:rsidR="000876E3" w:rsidRPr="0037626C" w:rsidRDefault="000876E3" w:rsidP="00081921">
            <w:pPr>
              <w:spacing w:after="0" w:line="240" w:lineRule="auto"/>
              <w:rPr>
                <w:rFonts w:ascii="Arial" w:hAnsi="Arial" w:cs="Arial"/>
                <w:sz w:val="16"/>
                <w:szCs w:val="16"/>
              </w:rPr>
            </w:pPr>
            <w:r w:rsidRPr="0037626C">
              <w:rPr>
                <w:rFonts w:ascii="Arial" w:hAnsi="Arial" w:cs="Arial"/>
                <w:sz w:val="16"/>
                <w:szCs w:val="16"/>
              </w:rPr>
              <w:t xml:space="preserve">&lt;GuestCounts </w:t>
            </w:r>
            <w:r w:rsidRPr="0037626C">
              <w:rPr>
                <w:rFonts w:ascii="Arial" w:hAnsi="Arial" w:cs="Arial"/>
                <w:b/>
                <w:sz w:val="16"/>
                <w:szCs w:val="16"/>
              </w:rPr>
              <w:t>IsPerRoom="true"</w:t>
            </w:r>
            <w:r w:rsidRPr="0037626C">
              <w:rPr>
                <w:rFonts w:ascii="Arial" w:hAnsi="Arial" w:cs="Arial"/>
                <w:sz w:val="16"/>
                <w:szCs w:val="16"/>
              </w:rPr>
              <w:t>&gt;</w:t>
            </w:r>
          </w:p>
          <w:p w14:paraId="16B3475A" w14:textId="77777777" w:rsidR="000876E3" w:rsidRPr="0037626C" w:rsidRDefault="000876E3" w:rsidP="001F179A">
            <w:pPr>
              <w:pStyle w:val="StyleArial8ptAfter0ptLinespacingsingle"/>
            </w:pPr>
            <w:r w:rsidRPr="0037626C">
              <w:t>&lt;GuestCount&gt;</w:t>
            </w:r>
          </w:p>
          <w:p w14:paraId="16B3475B" w14:textId="77777777" w:rsidR="000876E3" w:rsidRPr="0037626C" w:rsidRDefault="000876E3" w:rsidP="001F179A">
            <w:pPr>
              <w:pStyle w:val="StyleArial8ptAfter0ptLinespacingsingle"/>
            </w:pPr>
            <w:r w:rsidRPr="0037626C">
              <w:t>AgeQualifyingCode=”10”</w:t>
            </w:r>
          </w:p>
          <w:p w14:paraId="16B3475C" w14:textId="77777777" w:rsidR="000876E3" w:rsidRPr="0037626C" w:rsidRDefault="000876E3" w:rsidP="00081921">
            <w:pPr>
              <w:spacing w:after="0" w:line="240" w:lineRule="auto"/>
              <w:rPr>
                <w:rFonts w:ascii="Arial" w:hAnsi="Arial" w:cs="Arial"/>
                <w:sz w:val="16"/>
                <w:szCs w:val="16"/>
              </w:rPr>
            </w:pPr>
            <w:r w:rsidRPr="0037626C">
              <w:rPr>
                <w:rFonts w:ascii="Arial" w:hAnsi="Arial" w:cs="Arial"/>
                <w:b/>
                <w:sz w:val="16"/>
                <w:szCs w:val="16"/>
              </w:rPr>
              <w:t>Count=”2”</w:t>
            </w:r>
            <w:r w:rsidRPr="0037626C">
              <w:rPr>
                <w:rFonts w:ascii="Arial" w:hAnsi="Arial" w:cs="Arial"/>
                <w:sz w:val="16"/>
                <w:szCs w:val="16"/>
              </w:rPr>
              <w:t>/&gt;</w:t>
            </w:r>
          </w:p>
          <w:p w14:paraId="16B3475D" w14:textId="77777777" w:rsidR="000876E3" w:rsidRPr="0037626C" w:rsidRDefault="000876E3" w:rsidP="001F179A">
            <w:pPr>
              <w:pStyle w:val="StyleArial8ptAfter0ptLinespacingsingle"/>
            </w:pPr>
          </w:p>
          <w:p w14:paraId="16B3475E" w14:textId="77777777" w:rsidR="000876E3" w:rsidRPr="0037626C" w:rsidRDefault="000876E3" w:rsidP="001F179A">
            <w:pPr>
              <w:pStyle w:val="StyleTableText8pt"/>
            </w:pPr>
            <w:r w:rsidRPr="0037626C">
              <w:rPr>
                <w:i/>
              </w:rPr>
              <w:t>Example value 2 Adult, 1 Child and Total Occupants</w:t>
            </w:r>
            <w:r w:rsidRPr="0037626C">
              <w:t>:</w:t>
            </w:r>
          </w:p>
          <w:p w14:paraId="16B3475F" w14:textId="77777777" w:rsidR="000876E3" w:rsidRPr="0037626C" w:rsidRDefault="000876E3" w:rsidP="001F179A">
            <w:pPr>
              <w:pStyle w:val="StyleArial8ptAfter0ptLinespacingsingle"/>
            </w:pPr>
            <w:r w:rsidRPr="0037626C">
              <w:t>&lt;:GuestCounts IsPerRoom="true"&gt;</w:t>
            </w:r>
          </w:p>
          <w:p w14:paraId="16B34760" w14:textId="77777777" w:rsidR="000876E3" w:rsidRPr="0037626C" w:rsidRDefault="000876E3" w:rsidP="00081921">
            <w:pPr>
              <w:spacing w:after="0" w:line="240" w:lineRule="auto"/>
              <w:rPr>
                <w:rFonts w:ascii="Arial" w:hAnsi="Arial" w:cs="Arial"/>
                <w:sz w:val="16"/>
                <w:szCs w:val="16"/>
              </w:rPr>
            </w:pPr>
            <w:r w:rsidRPr="0037626C">
              <w:rPr>
                <w:rFonts w:ascii="Arial" w:hAnsi="Arial" w:cs="Arial"/>
                <w:sz w:val="16"/>
                <w:szCs w:val="16"/>
              </w:rPr>
              <w:t xml:space="preserve">&lt;GuestCount AgeQualifyingCode="10" </w:t>
            </w:r>
            <w:r w:rsidRPr="0037626C">
              <w:rPr>
                <w:rFonts w:ascii="Arial" w:hAnsi="Arial" w:cs="Arial"/>
                <w:b/>
                <w:sz w:val="16"/>
                <w:szCs w:val="16"/>
              </w:rPr>
              <w:t>Count="2"</w:t>
            </w:r>
            <w:r w:rsidRPr="0037626C">
              <w:rPr>
                <w:rFonts w:ascii="Arial" w:hAnsi="Arial" w:cs="Arial"/>
                <w:sz w:val="16"/>
                <w:szCs w:val="16"/>
              </w:rPr>
              <w:t>/&gt;</w:t>
            </w:r>
          </w:p>
          <w:p w14:paraId="16B34761" w14:textId="77777777" w:rsidR="000876E3" w:rsidRPr="00861DF0" w:rsidRDefault="000876E3" w:rsidP="00757249">
            <w:pPr>
              <w:pStyle w:val="StyleArial8ptAfter0ptLinespacingsingle"/>
              <w:rPr>
                <w:rFonts w:cs="Arial"/>
                <w:szCs w:val="16"/>
              </w:rPr>
            </w:pPr>
            <w:r w:rsidRPr="00861DF0">
              <w:rPr>
                <w:rFonts w:cs="Arial"/>
                <w:szCs w:val="16"/>
              </w:rPr>
              <w:t xml:space="preserve">&lt;GuestCount AgeQualifyingCode="8" </w:t>
            </w:r>
            <w:r w:rsidRPr="00861DF0">
              <w:rPr>
                <w:rFonts w:cs="Arial"/>
                <w:b/>
                <w:szCs w:val="16"/>
              </w:rPr>
              <w:t xml:space="preserve">Count="1" </w:t>
            </w:r>
            <w:r w:rsidRPr="00861DF0">
              <w:rPr>
                <w:rFonts w:cs="Arial"/>
                <w:szCs w:val="16"/>
              </w:rPr>
              <w:t>/&gt;</w:t>
            </w:r>
          </w:p>
          <w:p w14:paraId="16B34762" w14:textId="77777777" w:rsidR="000876E3" w:rsidRPr="0037626C" w:rsidRDefault="000876E3" w:rsidP="00081921">
            <w:pPr>
              <w:spacing w:after="0" w:line="240" w:lineRule="auto"/>
              <w:rPr>
                <w:rFonts w:ascii="Arial" w:hAnsi="Arial" w:cs="Arial"/>
                <w:sz w:val="16"/>
                <w:szCs w:val="16"/>
              </w:rPr>
            </w:pPr>
            <w:r w:rsidRPr="0037626C">
              <w:rPr>
                <w:rFonts w:ascii="Arial" w:hAnsi="Arial" w:cs="Arial"/>
                <w:sz w:val="16"/>
                <w:szCs w:val="16"/>
              </w:rPr>
              <w:t xml:space="preserve">&lt;GuestCount </w:t>
            </w:r>
            <w:r w:rsidRPr="0037626C">
              <w:rPr>
                <w:rFonts w:ascii="Arial" w:hAnsi="Arial" w:cs="Arial"/>
                <w:b/>
                <w:sz w:val="16"/>
                <w:szCs w:val="16"/>
              </w:rPr>
              <w:t>Count=”3”</w:t>
            </w:r>
            <w:r w:rsidRPr="0037626C">
              <w:rPr>
                <w:rFonts w:ascii="Arial" w:hAnsi="Arial" w:cs="Arial"/>
                <w:sz w:val="16"/>
                <w:szCs w:val="16"/>
              </w:rPr>
              <w:t>/&gt;</w:t>
            </w:r>
          </w:p>
        </w:tc>
        <w:tc>
          <w:tcPr>
            <w:tcW w:w="810" w:type="dxa"/>
            <w:vMerge w:val="restart"/>
            <w:tcBorders>
              <w:top w:val="single" w:sz="4" w:space="0" w:color="C0C0C0"/>
              <w:left w:val="single" w:sz="4" w:space="0" w:color="C0C0C0"/>
              <w:right w:val="single" w:sz="4" w:space="0" w:color="C0C0C0"/>
            </w:tcBorders>
            <w:shd w:val="clear" w:color="auto" w:fill="auto"/>
          </w:tcPr>
          <w:p w14:paraId="16B34763" w14:textId="77777777" w:rsidR="000876E3" w:rsidRPr="0037626C" w:rsidRDefault="000876E3" w:rsidP="001F179A">
            <w:pPr>
              <w:pStyle w:val="StyleArial8ptCenteredAfter0ptLinespacingsingle"/>
            </w:pPr>
            <w:r w:rsidRPr="0037626C">
              <w:t>1</w:t>
            </w:r>
          </w:p>
        </w:tc>
        <w:tc>
          <w:tcPr>
            <w:tcW w:w="2250" w:type="dxa"/>
            <w:vMerge w:val="restart"/>
            <w:tcBorders>
              <w:top w:val="single" w:sz="4" w:space="0" w:color="C0C0C0"/>
              <w:left w:val="single" w:sz="4" w:space="0" w:color="C0C0C0"/>
              <w:right w:val="single" w:sz="4" w:space="0" w:color="C0C0C0"/>
            </w:tcBorders>
            <w:shd w:val="clear" w:color="auto" w:fill="auto"/>
          </w:tcPr>
          <w:p w14:paraId="16B34764" w14:textId="77777777" w:rsidR="000876E3" w:rsidRPr="0037626C" w:rsidRDefault="000876E3" w:rsidP="00DB331B">
            <w:pPr>
              <w:pStyle w:val="StyleTableText6ptAfterbefore"/>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65" w14:textId="77777777" w:rsidR="000876E3" w:rsidRPr="0037626C" w:rsidRDefault="000876E3" w:rsidP="001F179A">
            <w:pPr>
              <w:pStyle w:val="StyleArial8ptAfter0ptLinespacingsingle"/>
            </w:pPr>
            <w:r w:rsidRPr="0037626C">
              <w:t>Numer of Adults</w:t>
            </w:r>
          </w:p>
          <w:p w14:paraId="16B34766" w14:textId="77777777" w:rsidR="000876E3" w:rsidRPr="0037626C" w:rsidRDefault="000876E3" w:rsidP="001F179A">
            <w:pPr>
              <w:pStyle w:val="StyleArial8ptAfter0ptLinespacingsingle"/>
            </w:pPr>
            <w:r w:rsidRPr="0037626C">
              <w:t>GDS=1</w:t>
            </w:r>
          </w:p>
          <w:p w14:paraId="16B34767" w14:textId="77777777" w:rsidR="000876E3" w:rsidRPr="0037626C" w:rsidRDefault="000876E3" w:rsidP="001F179A">
            <w:pPr>
              <w:pStyle w:val="StyleArial8ptAfter0ptLinespacingsingle"/>
            </w:pPr>
            <w:r w:rsidRPr="0037626C">
              <w:t>(34.RS)</w:t>
            </w:r>
          </w:p>
        </w:tc>
      </w:tr>
      <w:tr w:rsidR="000876E3" w:rsidRPr="0037626C" w14:paraId="16B34772" w14:textId="77777777" w:rsidTr="000876E3">
        <w:trPr>
          <w:cantSplit/>
          <w:trHeight w:val="1103"/>
        </w:trPr>
        <w:tc>
          <w:tcPr>
            <w:tcW w:w="450" w:type="dxa"/>
            <w:vMerge/>
            <w:tcBorders>
              <w:left w:val="single" w:sz="4" w:space="0" w:color="C0C0C0"/>
              <w:right w:val="single" w:sz="4" w:space="0" w:color="C0C0C0"/>
            </w:tcBorders>
            <w:shd w:val="clear" w:color="auto" w:fill="auto"/>
          </w:tcPr>
          <w:p w14:paraId="16B34769" w14:textId="77777777" w:rsidR="000876E3" w:rsidRPr="0037626C" w:rsidRDefault="000876E3" w:rsidP="00214888">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476A" w14:textId="77777777" w:rsidR="000876E3" w:rsidRPr="0037626C" w:rsidRDefault="000876E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476B" w14:textId="77777777" w:rsidR="000876E3" w:rsidRPr="0037626C" w:rsidRDefault="000876E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476C" w14:textId="77777777" w:rsidR="000876E3" w:rsidRPr="0037626C" w:rsidRDefault="000876E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476D" w14:textId="77777777" w:rsidR="000876E3" w:rsidRPr="0037626C" w:rsidRDefault="000876E3" w:rsidP="00214888">
            <w:pPr>
              <w:spacing w:after="0" w:line="240" w:lineRule="auto"/>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476E" w14:textId="77777777" w:rsidR="000876E3" w:rsidRPr="0037626C"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6F" w14:textId="77777777" w:rsidR="000876E3" w:rsidRPr="00FC2334" w:rsidRDefault="000876E3" w:rsidP="001F179A">
            <w:pPr>
              <w:pStyle w:val="StyleArial8ptAfter0ptLinespacingsingle"/>
              <w:rPr>
                <w:rFonts w:cs="Arial"/>
                <w:szCs w:val="16"/>
              </w:rPr>
            </w:pPr>
            <w:r w:rsidRPr="00FC2334">
              <w:rPr>
                <w:rFonts w:cs="Arial"/>
                <w:szCs w:val="16"/>
              </w:rPr>
              <w:t>Number of Children</w:t>
            </w:r>
          </w:p>
          <w:p w14:paraId="16B34770" w14:textId="77777777" w:rsidR="000876E3" w:rsidRPr="00FC2334" w:rsidRDefault="000876E3" w:rsidP="00CA7F1D">
            <w:pPr>
              <w:pStyle w:val="StyleArial8ptAfter0ptLinespacingsingle"/>
              <w:rPr>
                <w:rFonts w:cs="Arial"/>
                <w:szCs w:val="16"/>
              </w:rPr>
            </w:pPr>
            <w:r w:rsidRPr="00FC2334">
              <w:rPr>
                <w:rFonts w:cs="Arial"/>
                <w:szCs w:val="16"/>
              </w:rPr>
              <w:t>GDS=1</w:t>
            </w:r>
          </w:p>
          <w:p w14:paraId="16B34771" w14:textId="77777777" w:rsidR="000876E3" w:rsidRPr="00FC2334" w:rsidRDefault="000876E3" w:rsidP="00DC63DA">
            <w:pPr>
              <w:pStyle w:val="StyleArial8ptAfter0ptLinespacingsingle"/>
              <w:rPr>
                <w:rFonts w:cs="Arial"/>
                <w:color w:val="0000FF"/>
                <w:szCs w:val="16"/>
              </w:rPr>
            </w:pPr>
            <w:r w:rsidRPr="00FC2334">
              <w:rPr>
                <w:rFonts w:cs="Arial"/>
                <w:b/>
                <w:szCs w:val="16"/>
              </w:rPr>
              <w:t xml:space="preserve">GDS </w:t>
            </w:r>
            <w:r w:rsidRPr="00FC2334">
              <w:rPr>
                <w:rFonts w:cs="Arial"/>
                <w:b/>
                <w:i/>
                <w:szCs w:val="16"/>
              </w:rPr>
              <w:t>Certification Testing Note</w:t>
            </w:r>
            <w:r w:rsidRPr="00FC2334">
              <w:rPr>
                <w:rFonts w:cs="Arial"/>
                <w:b/>
                <w:szCs w:val="16"/>
              </w:rPr>
              <w:t xml:space="preserve">:  </w:t>
            </w:r>
            <w:r w:rsidRPr="00FC2334">
              <w:rPr>
                <w:i/>
              </w:rPr>
              <w:t xml:space="preserve">Applicable to Worldspan </w:t>
            </w:r>
            <w:r w:rsidRPr="00FC2334">
              <w:rPr>
                <w:rFonts w:cs="Arial"/>
                <w:i/>
                <w:color w:val="0000FF"/>
                <w:szCs w:val="16"/>
              </w:rPr>
              <w:t>and Galileo/Apollo Complete Pricing Plus</w:t>
            </w:r>
          </w:p>
        </w:tc>
      </w:tr>
      <w:tr w:rsidR="000876E3" w:rsidRPr="00F860DF" w14:paraId="16B3477B" w14:textId="77777777" w:rsidTr="000876E3">
        <w:trPr>
          <w:cantSplit/>
          <w:trHeight w:val="1102"/>
        </w:trPr>
        <w:tc>
          <w:tcPr>
            <w:tcW w:w="450" w:type="dxa"/>
            <w:vMerge/>
            <w:tcBorders>
              <w:left w:val="single" w:sz="4" w:space="0" w:color="C0C0C0"/>
              <w:bottom w:val="single" w:sz="4" w:space="0" w:color="C0C0C0"/>
              <w:right w:val="single" w:sz="4" w:space="0" w:color="C0C0C0"/>
            </w:tcBorders>
            <w:shd w:val="clear" w:color="auto" w:fill="auto"/>
          </w:tcPr>
          <w:p w14:paraId="16B34773" w14:textId="77777777" w:rsidR="000876E3" w:rsidRPr="0037626C" w:rsidRDefault="000876E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4774" w14:textId="77777777" w:rsidR="000876E3" w:rsidRPr="0037626C" w:rsidRDefault="000876E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4775" w14:textId="77777777" w:rsidR="000876E3" w:rsidRPr="0037626C" w:rsidRDefault="000876E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4776" w14:textId="77777777" w:rsidR="000876E3" w:rsidRPr="0037626C" w:rsidRDefault="000876E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4777" w14:textId="77777777" w:rsidR="000876E3" w:rsidRPr="0037626C" w:rsidRDefault="000876E3" w:rsidP="00214888">
            <w:pPr>
              <w:spacing w:after="0" w:line="240" w:lineRule="auto"/>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4778" w14:textId="77777777" w:rsidR="000876E3" w:rsidRPr="0037626C"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79" w14:textId="77777777" w:rsidR="000876E3" w:rsidRPr="00FC2334" w:rsidRDefault="000876E3" w:rsidP="001F179A">
            <w:pPr>
              <w:pStyle w:val="StyleArial8ptAfter0ptLinespacingsingle"/>
            </w:pPr>
            <w:r w:rsidRPr="00FC2334">
              <w:t>Total Occupants in Room</w:t>
            </w:r>
          </w:p>
          <w:p w14:paraId="16B3477A" w14:textId="77777777" w:rsidR="000876E3" w:rsidRPr="00FC2334" w:rsidRDefault="000876E3" w:rsidP="00550476">
            <w:pPr>
              <w:spacing w:after="0"/>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   </w:t>
            </w:r>
            <w:r w:rsidRPr="00FC2334">
              <w:rPr>
                <w:rFonts w:ascii="Arial" w:hAnsi="Arial"/>
                <w:i/>
                <w:sz w:val="16"/>
                <w:szCs w:val="20"/>
              </w:rPr>
              <w:t>Applicable to Worldspan.</w:t>
            </w:r>
          </w:p>
        </w:tc>
      </w:tr>
      <w:tr w:rsidR="000876E3" w:rsidRPr="000640E4" w14:paraId="16B34782"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77C" w14:textId="77777777" w:rsidR="000876E3" w:rsidRPr="000640E4"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7D" w14:textId="77777777" w:rsidR="000876E3" w:rsidRPr="000640E4" w:rsidRDefault="000876E3" w:rsidP="000640E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7E" w14:textId="77777777" w:rsidR="000876E3" w:rsidRPr="000640E4" w:rsidRDefault="000876E3"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7F" w14:textId="77777777" w:rsidR="000876E3" w:rsidRPr="000640E4" w:rsidRDefault="000876E3" w:rsidP="000640E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80" w14:textId="77777777" w:rsidR="000876E3" w:rsidRPr="000640E4" w:rsidRDefault="000876E3" w:rsidP="000640E4">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81" w14:textId="77777777" w:rsidR="000876E3" w:rsidRPr="000640E4" w:rsidRDefault="000876E3" w:rsidP="000640E4">
            <w:pPr>
              <w:spacing w:after="0" w:line="360" w:lineRule="auto"/>
              <w:rPr>
                <w:rFonts w:ascii="Arial" w:hAnsi="Arial" w:cs="Arial"/>
                <w:b/>
                <w:sz w:val="16"/>
                <w:szCs w:val="16"/>
              </w:rPr>
            </w:pPr>
          </w:p>
        </w:tc>
      </w:tr>
      <w:tr w:rsidR="000876E3" w:rsidRPr="00C44027" w14:paraId="16B3479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783" w14:textId="77777777" w:rsidR="000876E3" w:rsidRPr="00C44027" w:rsidRDefault="000876E3" w:rsidP="001F179A">
            <w:pPr>
              <w:pStyle w:val="StyleArial8ptBoldAfter0ptLinespacing15lines"/>
            </w:pPr>
            <w:r w:rsidRPr="00C44027">
              <w:t>1</w:t>
            </w:r>
          </w:p>
          <w:p w14:paraId="16B34784" w14:textId="77777777" w:rsidR="000876E3" w:rsidRPr="00C44027" w:rsidRDefault="000876E3" w:rsidP="001F179A">
            <w:pPr>
              <w:pStyle w:val="StyleArial8ptBoldAfter0ptLinespacing15lines"/>
            </w:pPr>
            <w:r w:rsidRPr="00C44027">
              <w:t>2</w:t>
            </w:r>
          </w:p>
          <w:p w14:paraId="16B34785" w14:textId="77777777" w:rsidR="000876E3" w:rsidRPr="00C44027" w:rsidRDefault="000876E3" w:rsidP="001F179A">
            <w:pPr>
              <w:pStyle w:val="StyleArial8ptBoldAfter0ptLinespacing15lines"/>
            </w:pPr>
            <w:r w:rsidRPr="00C44027">
              <w:t>3</w:t>
            </w:r>
          </w:p>
          <w:p w14:paraId="16B34786" w14:textId="77777777" w:rsidR="000876E3" w:rsidRPr="00C44027" w:rsidRDefault="000876E3" w:rsidP="001F179A">
            <w:pPr>
              <w:pStyle w:val="StyleArial8ptBoldAfter0ptLinespacing15lines"/>
            </w:pPr>
            <w:r w:rsidRPr="00C44027">
              <w:t>4</w:t>
            </w:r>
          </w:p>
          <w:p w14:paraId="16B34787" w14:textId="77777777" w:rsidR="000876E3" w:rsidRPr="00C44027" w:rsidRDefault="000876E3" w:rsidP="001F179A">
            <w:pPr>
              <w:pStyle w:val="StyleArial8ptBoldAfter0ptLinespacing15lines"/>
            </w:pPr>
            <w:r w:rsidRPr="00C44027">
              <w:t>5</w:t>
            </w:r>
          </w:p>
          <w:p w14:paraId="16B34788" w14:textId="77777777" w:rsidR="000876E3" w:rsidRPr="00C44027" w:rsidRDefault="000876E3" w:rsidP="001F179A">
            <w:pPr>
              <w:pStyle w:val="StyleArial8ptBoldAfter0ptLinespacing15lines"/>
            </w:pPr>
            <w:r w:rsidRPr="00C44027">
              <w:t>6</w:t>
            </w:r>
          </w:p>
          <w:p w14:paraId="16B34789" w14:textId="77777777" w:rsidR="000876E3" w:rsidRPr="00C44027" w:rsidRDefault="000876E3" w:rsidP="001F179A">
            <w:pPr>
              <w:pStyle w:val="StyleArial8ptBoldAfter0ptLinespacing15lines"/>
            </w:pPr>
            <w:r w:rsidRPr="00C44027">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78A" w14:textId="77777777" w:rsidR="000876E3" w:rsidRPr="00C44027" w:rsidRDefault="000876E3" w:rsidP="001F179A">
            <w:pPr>
              <w:pStyle w:val="StyleArial8ptBoldAfter0ptLinespacing15lines"/>
            </w:pPr>
            <w:r w:rsidRPr="00C44027">
              <w:t>HotelResModifies</w:t>
            </w:r>
          </w:p>
          <w:p w14:paraId="16B3478B" w14:textId="77777777" w:rsidR="000876E3" w:rsidRPr="00C44027" w:rsidRDefault="000876E3" w:rsidP="001F179A">
            <w:pPr>
              <w:pStyle w:val="StyleArial8ptBoldAfter0ptLinespacing15lines"/>
            </w:pPr>
            <w:r w:rsidRPr="00C44027">
              <w:t>HotelResModify</w:t>
            </w:r>
          </w:p>
          <w:p w14:paraId="16B3478C" w14:textId="77777777" w:rsidR="000876E3" w:rsidRPr="00C44027" w:rsidRDefault="000876E3" w:rsidP="001F179A">
            <w:pPr>
              <w:pStyle w:val="StyleArial8ptBoldAfter0ptLinespacing15lines"/>
            </w:pPr>
            <w:r w:rsidRPr="00C44027">
              <w:t>RoomStays</w:t>
            </w:r>
          </w:p>
          <w:p w14:paraId="16B3478D" w14:textId="77777777" w:rsidR="000876E3" w:rsidRPr="00C44027" w:rsidRDefault="000876E3" w:rsidP="001F179A">
            <w:pPr>
              <w:pStyle w:val="StyleArial8ptBoldAfter0ptLinespacing15lines"/>
            </w:pPr>
            <w:r w:rsidRPr="00C44027">
              <w:t>RoomStay</w:t>
            </w:r>
          </w:p>
          <w:p w14:paraId="16B3478E" w14:textId="77777777" w:rsidR="000876E3" w:rsidRPr="00C44027" w:rsidRDefault="000876E3" w:rsidP="001F179A">
            <w:pPr>
              <w:pStyle w:val="StyleArial8ptBoldAfter0ptLinespacing15lines"/>
            </w:pPr>
            <w:r w:rsidRPr="00C44027">
              <w:t>Guarantee</w:t>
            </w:r>
          </w:p>
          <w:p w14:paraId="16B3478F" w14:textId="77777777" w:rsidR="000876E3" w:rsidRPr="00C44027" w:rsidRDefault="000876E3" w:rsidP="001F179A">
            <w:pPr>
              <w:pStyle w:val="StyleArial8ptBoldAfter0ptLinespacing15lines"/>
            </w:pPr>
            <w:r w:rsidRPr="00C44027">
              <w:t>GuaranteesAccepted</w:t>
            </w:r>
          </w:p>
          <w:p w14:paraId="16B34790" w14:textId="77777777" w:rsidR="000876E3" w:rsidRPr="00C44027" w:rsidRDefault="000876E3" w:rsidP="001F179A">
            <w:pPr>
              <w:pStyle w:val="StyleArial8ptBoldAfter0ptLinespacing15lines"/>
            </w:pPr>
            <w:r w:rsidRPr="00C44027">
              <w:t>GuaranteeAccepted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791" w14:textId="77777777" w:rsidR="000876E3" w:rsidRPr="00C44027" w:rsidRDefault="000876E3" w:rsidP="001F179A">
            <w:pPr>
              <w:pStyle w:val="StyleArial8ptBoldAfter0ptLinespacing15lines"/>
            </w:pPr>
            <w:r w:rsidRPr="00C44027">
              <w:t>M</w:t>
            </w:r>
          </w:p>
          <w:p w14:paraId="16B34792" w14:textId="77777777" w:rsidR="000876E3" w:rsidRPr="00C44027" w:rsidRDefault="000876E3" w:rsidP="001F179A">
            <w:pPr>
              <w:pStyle w:val="StyleArial8ptBoldAfter0ptLinespacing15lines"/>
            </w:pPr>
            <w:r w:rsidRPr="00C44027">
              <w:t>M</w:t>
            </w:r>
          </w:p>
          <w:p w14:paraId="16B34793" w14:textId="77777777" w:rsidR="000876E3" w:rsidRPr="00C44027" w:rsidRDefault="000876E3" w:rsidP="001F179A">
            <w:pPr>
              <w:pStyle w:val="StyleArial8ptBoldAfter0ptLinespacing15lines"/>
            </w:pPr>
            <w:r w:rsidRPr="00C44027">
              <w:t>M</w:t>
            </w:r>
          </w:p>
          <w:p w14:paraId="16B34794" w14:textId="77777777" w:rsidR="000876E3" w:rsidRPr="00C44027" w:rsidRDefault="000876E3" w:rsidP="001F179A">
            <w:pPr>
              <w:pStyle w:val="StyleArial8ptBoldAfter0ptLinespacing15lines"/>
            </w:pPr>
            <w:r w:rsidRPr="00C44027">
              <w:t>M</w:t>
            </w:r>
          </w:p>
          <w:p w14:paraId="16B34795" w14:textId="77777777" w:rsidR="000876E3" w:rsidRPr="00C44027" w:rsidRDefault="000876E3" w:rsidP="001F179A">
            <w:pPr>
              <w:pStyle w:val="StyleArial8ptBoldAfter0ptLinespacing15lines"/>
              <w:rPr>
                <w:strike/>
              </w:rPr>
            </w:pPr>
            <w:r w:rsidRPr="00C44027">
              <w:t>R</w:t>
            </w:r>
          </w:p>
          <w:p w14:paraId="16B34796" w14:textId="77777777" w:rsidR="000876E3" w:rsidRPr="00C44027" w:rsidRDefault="000876E3" w:rsidP="001F179A">
            <w:pPr>
              <w:pStyle w:val="StyleArial8ptBoldAfter0ptLinespacing15lines"/>
              <w:rPr>
                <w:strike/>
              </w:rPr>
            </w:pPr>
            <w:r w:rsidRPr="00C44027">
              <w:t>R</w:t>
            </w:r>
          </w:p>
          <w:p w14:paraId="16B34797" w14:textId="77777777" w:rsidR="000876E3" w:rsidRPr="00C44027" w:rsidRDefault="000876E3" w:rsidP="00C44027">
            <w:pPr>
              <w:pStyle w:val="StyleArial8ptBoldAfter0ptLinespacing15lines"/>
              <w:rPr>
                <w:strike/>
              </w:rPr>
            </w:pPr>
            <w:r w:rsidRPr="00C44027">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798" w14:textId="77777777" w:rsidR="000876E3" w:rsidRPr="00C44027" w:rsidRDefault="000876E3"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799" w14:textId="77777777" w:rsidR="000876E3" w:rsidRPr="00C44027" w:rsidRDefault="000876E3" w:rsidP="00F86B7D">
            <w:pPr>
              <w:spacing w:after="0" w:line="360" w:lineRule="auto"/>
              <w:jc w:val="center"/>
              <w:rPr>
                <w:rFonts w:ascii="Arial" w:hAnsi="Arial" w:cs="Arial"/>
                <w:b/>
                <w:sz w:val="16"/>
                <w:szCs w:val="16"/>
              </w:rPr>
            </w:pPr>
            <w:r w:rsidRPr="00C44027">
              <w:rPr>
                <w:rFonts w:ascii="Arial" w:hAnsi="Arial" w:cs="Arial"/>
                <w:b/>
                <w:sz w:val="16"/>
                <w:szCs w:val="16"/>
              </w:rPr>
              <w:t>GDS</w:t>
            </w:r>
          </w:p>
          <w:p w14:paraId="16B3479A" w14:textId="77777777" w:rsidR="000876E3" w:rsidRPr="00C44027" w:rsidRDefault="000876E3" w:rsidP="00F86B7D">
            <w:pPr>
              <w:spacing w:after="0" w:line="360" w:lineRule="auto"/>
              <w:jc w:val="center"/>
              <w:rPr>
                <w:rFonts w:ascii="Arial" w:hAnsi="Arial" w:cs="Arial"/>
                <w:b/>
                <w:sz w:val="16"/>
                <w:szCs w:val="16"/>
              </w:rPr>
            </w:pPr>
            <w:r w:rsidRPr="00C44027">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79B" w14:textId="77777777" w:rsidR="000876E3" w:rsidRPr="00C44027" w:rsidRDefault="000876E3" w:rsidP="000640E4">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79C" w14:textId="77777777" w:rsidR="000876E3" w:rsidRPr="00C44027" w:rsidRDefault="000876E3" w:rsidP="000640E4">
            <w:pPr>
              <w:spacing w:after="0" w:line="360" w:lineRule="auto"/>
              <w:rPr>
                <w:rFonts w:ascii="Arial" w:hAnsi="Arial" w:cs="Arial"/>
                <w:b/>
                <w:sz w:val="16"/>
                <w:szCs w:val="16"/>
              </w:rPr>
            </w:pPr>
          </w:p>
        </w:tc>
      </w:tr>
      <w:tr w:rsidR="000876E3" w:rsidRPr="00F860DF" w14:paraId="16B347A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79E" w14:textId="77777777" w:rsidR="000876E3" w:rsidRPr="00C44027" w:rsidRDefault="000876E3" w:rsidP="000640E4">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79F" w14:textId="77777777" w:rsidR="000876E3" w:rsidRPr="00537256" w:rsidRDefault="000876E3" w:rsidP="001F179A">
            <w:pPr>
              <w:pStyle w:val="StyleArial8ptAfter0ptLinespacingsingle"/>
            </w:pPr>
            <w:r w:rsidRPr="00537256">
              <w:t>@GuaranteeTypeCode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A0" w14:textId="77777777" w:rsidR="000876E3" w:rsidRPr="00C44027" w:rsidRDefault="000876E3" w:rsidP="00C44027">
            <w:pPr>
              <w:pStyle w:val="StyleArial8ptAfter0ptLinespacingsingle"/>
              <w:rPr>
                <w:strike/>
              </w:rPr>
            </w:pPr>
            <w:r w:rsidRPr="00C44027">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A1" w14:textId="77777777" w:rsidR="000876E3" w:rsidRPr="00C44027" w:rsidRDefault="000876E3" w:rsidP="001F179A">
            <w:pPr>
              <w:pStyle w:val="StyleArial8ptAfter0ptLinespacingsingle"/>
            </w:pPr>
            <w:r w:rsidRPr="00C44027">
              <w:t>OTA_CodeType</w:t>
            </w:r>
          </w:p>
          <w:p w14:paraId="16B347A2" w14:textId="77777777" w:rsidR="000876E3" w:rsidRPr="00C44027" w:rsidRDefault="000876E3" w:rsidP="00194137">
            <w:pPr>
              <w:autoSpaceDE w:val="0"/>
              <w:autoSpaceDN w:val="0"/>
              <w:adjustRightInd w:val="0"/>
              <w:spacing w:before="60" w:after="60"/>
              <w:rPr>
                <w:rFonts w:ascii="Arial" w:hAnsi="Arial" w:cs="Arial"/>
                <w:sz w:val="16"/>
                <w:szCs w:val="16"/>
              </w:rPr>
            </w:pPr>
            <w:r w:rsidRPr="00C44027">
              <w:rPr>
                <w:rFonts w:ascii="Arial" w:hAnsi="Arial" w:cs="Arial"/>
                <w:i/>
                <w:iCs/>
                <w:sz w:val="16"/>
                <w:szCs w:val="16"/>
              </w:rPr>
              <w:t>Example -  Deposit:</w:t>
            </w:r>
          </w:p>
          <w:p w14:paraId="16B347A3" w14:textId="77777777" w:rsidR="000876E3" w:rsidRPr="00C44027" w:rsidRDefault="000876E3" w:rsidP="00194137">
            <w:pPr>
              <w:spacing w:after="0"/>
              <w:rPr>
                <w:rFonts w:ascii="Arial" w:hAnsi="Arial" w:cs="Arial"/>
                <w:sz w:val="16"/>
                <w:szCs w:val="16"/>
              </w:rPr>
            </w:pPr>
            <w:r w:rsidRPr="00C44027">
              <w:rPr>
                <w:rFonts w:ascii="Arial" w:hAnsi="Arial" w:cs="Arial"/>
                <w:sz w:val="16"/>
                <w:szCs w:val="16"/>
              </w:rPr>
              <w:t xml:space="preserve">&lt;GuaranteeAccepted </w:t>
            </w:r>
            <w:r w:rsidRPr="00C44027">
              <w:rPr>
                <w:rFonts w:ascii="Arial" w:hAnsi="Arial" w:cs="Arial"/>
                <w:b/>
                <w:sz w:val="16"/>
                <w:szCs w:val="16"/>
              </w:rPr>
              <w:t>GuaranteeTypeCode=”8”/</w:t>
            </w:r>
            <w:r w:rsidRPr="00C4402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A4" w14:textId="77777777" w:rsidR="000876E3" w:rsidRPr="00C44027" w:rsidRDefault="000876E3" w:rsidP="001F179A">
            <w:pPr>
              <w:pStyle w:val="StyleArial8ptCenteredAfter0ptLinespacingsingle"/>
            </w:pPr>
            <w:r w:rsidRPr="00C44027">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A5" w14:textId="77777777" w:rsidR="000876E3" w:rsidRPr="00537256" w:rsidRDefault="000876E3" w:rsidP="001F179A">
            <w:pPr>
              <w:pStyle w:val="StyleTableText8pt"/>
            </w:pPr>
            <w:r w:rsidRPr="00537256">
              <w:t>OTA Code List – Payment Type Code (PMT)</w:t>
            </w:r>
          </w:p>
          <w:p w14:paraId="16B347A6" w14:textId="77777777" w:rsidR="000876E3" w:rsidRPr="00537256" w:rsidRDefault="000876E3" w:rsidP="001F179A">
            <w:pPr>
              <w:pStyle w:val="StyleTableText8pt"/>
            </w:pPr>
            <w:r w:rsidRPr="00537256">
              <w:rPr>
                <w:i/>
              </w:rPr>
              <w:t>Valid values</w:t>
            </w:r>
            <w:r w:rsidRPr="00537256">
              <w:t>:</w:t>
            </w:r>
          </w:p>
          <w:p w14:paraId="16B347A7" w14:textId="77777777" w:rsidR="000876E3" w:rsidRPr="00537256" w:rsidRDefault="000876E3" w:rsidP="00353ACC">
            <w:pPr>
              <w:pStyle w:val="StyleTableText6ptAfterbefore"/>
              <w:numPr>
                <w:ilvl w:val="0"/>
                <w:numId w:val="15"/>
              </w:numPr>
              <w:ind w:left="252" w:hanging="252"/>
            </w:pPr>
            <w:r w:rsidRPr="00537256">
              <w:t>4 = Pre-Pay</w:t>
            </w:r>
          </w:p>
          <w:p w14:paraId="16B347A8" w14:textId="77777777" w:rsidR="000876E3" w:rsidRPr="00537256" w:rsidRDefault="000876E3" w:rsidP="00353ACC">
            <w:pPr>
              <w:pStyle w:val="StyleTableText6ptAfterbefore"/>
              <w:numPr>
                <w:ilvl w:val="0"/>
                <w:numId w:val="15"/>
              </w:numPr>
              <w:ind w:left="252" w:hanging="252"/>
            </w:pPr>
            <w:r w:rsidRPr="00537256">
              <w:t>8 = Deposit</w:t>
            </w:r>
          </w:p>
          <w:p w14:paraId="16B347A9" w14:textId="77777777" w:rsidR="000876E3" w:rsidRPr="00537256" w:rsidRDefault="000876E3" w:rsidP="00353ACC">
            <w:pPr>
              <w:pStyle w:val="StyleTableText6ptAfterbefore"/>
              <w:numPr>
                <w:ilvl w:val="0"/>
                <w:numId w:val="15"/>
              </w:numPr>
              <w:ind w:left="252" w:hanging="252"/>
            </w:pPr>
            <w:r w:rsidRPr="00537256">
              <w:t>31 = Guarantee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AA" w14:textId="77777777" w:rsidR="000876E3" w:rsidRPr="00FC2334" w:rsidRDefault="000876E3" w:rsidP="001F179A">
            <w:pPr>
              <w:pStyle w:val="StyleArial8ptAfter0ptLinespacingsingle"/>
            </w:pPr>
            <w:r w:rsidRPr="00FC2334">
              <w:t>Method of Guarantee</w:t>
            </w:r>
          </w:p>
          <w:p w14:paraId="16B347AB" w14:textId="77777777" w:rsidR="000876E3" w:rsidRPr="00FC2334" w:rsidRDefault="000876E3" w:rsidP="00C44027">
            <w:pPr>
              <w:spacing w:before="60" w:after="60"/>
              <w:rPr>
                <w:strike/>
              </w:rPr>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0640E4" w14:paraId="16B347B3"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7AD" w14:textId="77777777" w:rsidR="000876E3" w:rsidRPr="000640E4"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AE" w14:textId="77777777" w:rsidR="000876E3" w:rsidRPr="000640E4" w:rsidRDefault="000876E3" w:rsidP="000640E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AF" w14:textId="77777777" w:rsidR="000876E3" w:rsidRPr="000640E4" w:rsidRDefault="000876E3"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B0" w14:textId="77777777" w:rsidR="000876E3" w:rsidRPr="000640E4" w:rsidRDefault="000876E3" w:rsidP="000640E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B1" w14:textId="77777777" w:rsidR="000876E3" w:rsidRPr="000640E4" w:rsidRDefault="000876E3" w:rsidP="000640E4">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B2" w14:textId="77777777" w:rsidR="000876E3" w:rsidRPr="000640E4" w:rsidRDefault="000876E3" w:rsidP="000640E4">
            <w:pPr>
              <w:spacing w:after="0" w:line="360" w:lineRule="auto"/>
              <w:rPr>
                <w:rFonts w:ascii="Arial" w:hAnsi="Arial" w:cs="Arial"/>
                <w:b/>
                <w:sz w:val="16"/>
                <w:szCs w:val="16"/>
              </w:rPr>
            </w:pPr>
          </w:p>
        </w:tc>
      </w:tr>
      <w:tr w:rsidR="000876E3" w:rsidRPr="00995788" w14:paraId="16B347C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B4" w14:textId="77777777" w:rsidR="000876E3" w:rsidRPr="000D1D6F" w:rsidRDefault="000876E3" w:rsidP="001F179A">
            <w:pPr>
              <w:pStyle w:val="StyleArial8ptBoldAfter0ptLinespacing15lines"/>
            </w:pPr>
            <w:r w:rsidRPr="000D1D6F">
              <w:t>1</w:t>
            </w:r>
          </w:p>
          <w:p w14:paraId="16B347B5" w14:textId="77777777" w:rsidR="000876E3" w:rsidRPr="000D1D6F" w:rsidRDefault="000876E3" w:rsidP="001F179A">
            <w:pPr>
              <w:pStyle w:val="StyleArial8ptBoldAfter0ptLinespacing15lines"/>
            </w:pPr>
            <w:r w:rsidRPr="000D1D6F">
              <w:t>2</w:t>
            </w:r>
          </w:p>
          <w:p w14:paraId="16B347B6" w14:textId="77777777" w:rsidR="000876E3" w:rsidRPr="000D1D6F" w:rsidRDefault="000876E3" w:rsidP="001F179A">
            <w:pPr>
              <w:pStyle w:val="StyleArial8ptBoldAfter0ptLinespacing15lines"/>
            </w:pPr>
            <w:r w:rsidRPr="000D1D6F">
              <w:t>3</w:t>
            </w:r>
          </w:p>
          <w:p w14:paraId="16B347B7" w14:textId="77777777" w:rsidR="000876E3" w:rsidRPr="000D1D6F" w:rsidRDefault="000876E3" w:rsidP="001F179A">
            <w:pPr>
              <w:pStyle w:val="StyleArial8ptBoldAfter0ptLinespacing15lines"/>
            </w:pPr>
            <w:r w:rsidRPr="000D1D6F">
              <w:t>4</w:t>
            </w:r>
          </w:p>
          <w:p w14:paraId="16B347B8" w14:textId="77777777" w:rsidR="000876E3" w:rsidRPr="000D1D6F" w:rsidRDefault="000876E3" w:rsidP="001F179A">
            <w:pPr>
              <w:pStyle w:val="StyleArial8ptBoldAfter0ptLinespacing15lines"/>
            </w:pPr>
            <w:r w:rsidRPr="000D1D6F">
              <w:t>5</w:t>
            </w:r>
          </w:p>
          <w:p w14:paraId="16B347B9" w14:textId="77777777" w:rsidR="000876E3" w:rsidRPr="000D1D6F" w:rsidRDefault="000876E3" w:rsidP="001F179A">
            <w:pPr>
              <w:pStyle w:val="StyleArial8ptBoldAfter0ptLinespacing15lines"/>
            </w:pPr>
            <w:r w:rsidRPr="000D1D6F">
              <w:t>6</w:t>
            </w:r>
          </w:p>
          <w:p w14:paraId="16B347BA" w14:textId="77777777" w:rsidR="000876E3" w:rsidRPr="000D1D6F" w:rsidRDefault="000876E3" w:rsidP="001F179A">
            <w:pPr>
              <w:pStyle w:val="StyleArial8ptBoldAfter0ptLinespacing15lines"/>
            </w:pPr>
            <w:r w:rsidRPr="000D1D6F">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BB" w14:textId="77777777" w:rsidR="000876E3" w:rsidRPr="00276660" w:rsidRDefault="000876E3" w:rsidP="001F179A">
            <w:pPr>
              <w:pStyle w:val="StyleArial8ptBoldAfter0ptLinespacing15lines"/>
            </w:pPr>
            <w:r w:rsidRPr="00276660">
              <w:t>HotelRes</w:t>
            </w:r>
            <w:r>
              <w:t>Modifies</w:t>
            </w:r>
          </w:p>
          <w:p w14:paraId="16B347BC" w14:textId="77777777" w:rsidR="000876E3" w:rsidRPr="00276660" w:rsidRDefault="000876E3" w:rsidP="001F179A">
            <w:pPr>
              <w:pStyle w:val="StyleArial8ptBoldAfter0ptLinespacing15lines"/>
            </w:pPr>
            <w:r w:rsidRPr="00276660">
              <w:t>HotelRes</w:t>
            </w:r>
            <w:r>
              <w:t>Modify</w:t>
            </w:r>
          </w:p>
          <w:p w14:paraId="16B347BD" w14:textId="77777777" w:rsidR="000876E3" w:rsidRPr="000D1D6F" w:rsidRDefault="000876E3" w:rsidP="001F179A">
            <w:pPr>
              <w:pStyle w:val="StyleArial8ptBoldAfter0ptLinespacing15lines"/>
            </w:pPr>
            <w:r w:rsidRPr="000D1D6F">
              <w:t>RoomStays</w:t>
            </w:r>
          </w:p>
          <w:p w14:paraId="16B347BE" w14:textId="77777777" w:rsidR="000876E3" w:rsidRPr="000D1D6F" w:rsidRDefault="000876E3" w:rsidP="001F179A">
            <w:pPr>
              <w:pStyle w:val="StyleArial8ptBoldAfter0ptLinespacing15lines"/>
            </w:pPr>
            <w:r w:rsidRPr="000D1D6F">
              <w:t>RoomStay</w:t>
            </w:r>
          </w:p>
          <w:p w14:paraId="16B347BF" w14:textId="77777777" w:rsidR="000876E3" w:rsidRPr="000D1D6F" w:rsidRDefault="000876E3" w:rsidP="001F179A">
            <w:pPr>
              <w:pStyle w:val="StyleArial8ptBoldAfter0ptLinespacing15lines"/>
            </w:pPr>
            <w:r w:rsidRPr="000D1D6F">
              <w:t>DepositPayments</w:t>
            </w:r>
          </w:p>
          <w:p w14:paraId="16B347C0" w14:textId="77777777" w:rsidR="000876E3" w:rsidRPr="000D1D6F" w:rsidRDefault="000876E3" w:rsidP="001F179A">
            <w:pPr>
              <w:pStyle w:val="StyleArial8ptBoldAfter0ptLinespacing15lines"/>
            </w:pPr>
            <w:r w:rsidRPr="000D1D6F">
              <w:t>GuaranteePayment</w:t>
            </w:r>
          </w:p>
          <w:p w14:paraId="16B347C1" w14:textId="77777777" w:rsidR="000876E3" w:rsidRPr="000D1D6F" w:rsidRDefault="000876E3" w:rsidP="001F179A">
            <w:pPr>
              <w:pStyle w:val="StyleArial8ptBoldAfter0ptLinespacing15lines"/>
            </w:pPr>
            <w:r w:rsidRPr="000D1D6F">
              <w:t>AmountPercent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C2" w14:textId="77777777" w:rsidR="000876E3" w:rsidRPr="000D1D6F" w:rsidRDefault="000876E3" w:rsidP="001F179A">
            <w:pPr>
              <w:pStyle w:val="StyleArial8ptBoldAfter0ptLinespacing15lines"/>
            </w:pPr>
            <w:r w:rsidRPr="000D1D6F">
              <w:t>M</w:t>
            </w:r>
          </w:p>
          <w:p w14:paraId="16B347C3" w14:textId="77777777" w:rsidR="000876E3" w:rsidRPr="000D1D6F" w:rsidRDefault="000876E3" w:rsidP="001F179A">
            <w:pPr>
              <w:pStyle w:val="StyleArial8ptBoldAfter0ptLinespacing15lines"/>
            </w:pPr>
            <w:r w:rsidRPr="000D1D6F">
              <w:t>M</w:t>
            </w:r>
          </w:p>
          <w:p w14:paraId="16B347C4" w14:textId="77777777" w:rsidR="000876E3" w:rsidRPr="000D1D6F" w:rsidRDefault="000876E3" w:rsidP="001F179A">
            <w:pPr>
              <w:pStyle w:val="StyleArial8ptBoldAfter0ptLinespacing15lines"/>
            </w:pPr>
            <w:r w:rsidRPr="000D1D6F">
              <w:t>M</w:t>
            </w:r>
          </w:p>
          <w:p w14:paraId="16B347C5" w14:textId="77777777" w:rsidR="000876E3" w:rsidRPr="000D1D6F" w:rsidRDefault="000876E3" w:rsidP="001F179A">
            <w:pPr>
              <w:pStyle w:val="StyleArial8ptBoldAfter0ptLinespacing15lines"/>
            </w:pPr>
            <w:r w:rsidRPr="000D1D6F">
              <w:t>M</w:t>
            </w:r>
          </w:p>
          <w:p w14:paraId="16B347C6" w14:textId="77777777" w:rsidR="000876E3" w:rsidRPr="000D1D6F" w:rsidRDefault="000876E3" w:rsidP="001F179A">
            <w:pPr>
              <w:pStyle w:val="StyleArial8ptBoldAfter0ptLinespacing15lines"/>
            </w:pPr>
            <w:r w:rsidRPr="000D1D6F">
              <w:t>A</w:t>
            </w:r>
          </w:p>
          <w:p w14:paraId="16B347C7" w14:textId="77777777" w:rsidR="000876E3" w:rsidRPr="000D1D6F" w:rsidRDefault="000876E3" w:rsidP="001F179A">
            <w:pPr>
              <w:pStyle w:val="StyleArial8ptBoldAfter0ptLinespacing15lines"/>
            </w:pPr>
            <w:r w:rsidRPr="000D1D6F">
              <w:t>M</w:t>
            </w:r>
          </w:p>
          <w:p w14:paraId="16B347C8" w14:textId="77777777" w:rsidR="000876E3" w:rsidRPr="000D1D6F" w:rsidRDefault="000876E3" w:rsidP="001F179A">
            <w:pPr>
              <w:pStyle w:val="StyleArial8ptBoldAfter0ptLinespacing15lines"/>
            </w:pPr>
            <w:r w:rsidRPr="000D1D6F">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C9" w14:textId="77777777" w:rsidR="000876E3" w:rsidRPr="000D1D6F" w:rsidRDefault="000876E3" w:rsidP="00950E3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7CA" w14:textId="77777777" w:rsidR="000876E3" w:rsidRPr="000D1D6F" w:rsidRDefault="000876E3" w:rsidP="00F86B7D">
            <w:pPr>
              <w:spacing w:after="0" w:line="360" w:lineRule="auto"/>
              <w:jc w:val="center"/>
              <w:rPr>
                <w:rFonts w:ascii="Arial" w:hAnsi="Arial" w:cs="Arial"/>
                <w:b/>
                <w:sz w:val="16"/>
                <w:szCs w:val="16"/>
              </w:rPr>
            </w:pPr>
            <w:r w:rsidRPr="000D1D6F">
              <w:rPr>
                <w:rFonts w:ascii="Arial" w:hAnsi="Arial" w:cs="Arial"/>
                <w:b/>
                <w:sz w:val="16"/>
                <w:szCs w:val="16"/>
              </w:rPr>
              <w:t>GDS</w:t>
            </w:r>
          </w:p>
          <w:p w14:paraId="16B347CB" w14:textId="77777777" w:rsidR="000876E3" w:rsidRPr="000D1D6F" w:rsidRDefault="000876E3" w:rsidP="00F86B7D">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7CC" w14:textId="77777777" w:rsidR="000876E3" w:rsidRPr="000D1D6F" w:rsidRDefault="000876E3" w:rsidP="00950E3F">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7CD" w14:textId="77777777" w:rsidR="000876E3" w:rsidRPr="000D1D6F" w:rsidRDefault="000876E3" w:rsidP="00391063">
            <w:pPr>
              <w:spacing w:after="0" w:line="360" w:lineRule="auto"/>
              <w:rPr>
                <w:rFonts w:ascii="Arial" w:hAnsi="Arial" w:cs="Arial"/>
                <w:b/>
                <w:sz w:val="16"/>
                <w:szCs w:val="16"/>
              </w:rPr>
            </w:pPr>
          </w:p>
        </w:tc>
      </w:tr>
      <w:tr w:rsidR="000876E3" w:rsidRPr="0037626C" w14:paraId="16B347D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7CF" w14:textId="77777777" w:rsidR="000876E3" w:rsidRPr="003152CE" w:rsidRDefault="000876E3" w:rsidP="00950E3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7D0" w14:textId="77777777" w:rsidR="000876E3" w:rsidRPr="00537256" w:rsidRDefault="000876E3" w:rsidP="001F179A">
            <w:pPr>
              <w:pStyle w:val="StyleArial8ptAfter0ptLinespacingsingle"/>
            </w:pPr>
            <w:r w:rsidRPr="00537256">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D1"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D2" w14:textId="77777777" w:rsidR="000876E3" w:rsidRPr="0037626C" w:rsidRDefault="000876E3" w:rsidP="001F179A">
            <w:pPr>
              <w:pStyle w:val="StyleArial8ptAfter0ptLinespacingsingle"/>
            </w:pPr>
            <w:r w:rsidRPr="0037626C">
              <w:t>Money</w:t>
            </w:r>
          </w:p>
          <w:p w14:paraId="16B347D3" w14:textId="77777777" w:rsidR="000876E3" w:rsidRPr="0037626C" w:rsidRDefault="000876E3" w:rsidP="00950E3F">
            <w:pPr>
              <w:spacing w:after="0" w:line="240" w:lineRule="auto"/>
              <w:rPr>
                <w:rFonts w:ascii="Arial" w:hAnsi="Arial" w:cs="Arial"/>
                <w:i/>
                <w:iCs/>
                <w:sz w:val="16"/>
                <w:szCs w:val="16"/>
              </w:rPr>
            </w:pPr>
            <w:r w:rsidRPr="0037626C">
              <w:rPr>
                <w:rFonts w:ascii="Arial" w:hAnsi="Arial" w:cs="Arial"/>
                <w:i/>
                <w:iCs/>
                <w:sz w:val="16"/>
                <w:szCs w:val="16"/>
              </w:rPr>
              <w:t>Example</w:t>
            </w:r>
            <w:r>
              <w:rPr>
                <w:rFonts w:ascii="Arial" w:hAnsi="Arial" w:cs="Arial"/>
                <w:i/>
                <w:iCs/>
                <w:sz w:val="16"/>
                <w:szCs w:val="16"/>
              </w:rPr>
              <w:t>:</w:t>
            </w:r>
          </w:p>
          <w:p w14:paraId="16B347D4" w14:textId="77777777" w:rsidR="000876E3" w:rsidRPr="0037626C" w:rsidRDefault="000876E3" w:rsidP="001F179A">
            <w:pPr>
              <w:pStyle w:val="StyleArial8ptAfter0ptLinespacingsingle"/>
            </w:pPr>
            <w:r w:rsidRPr="0037626C">
              <w:t>&lt;AmountPercent</w:t>
            </w:r>
          </w:p>
          <w:p w14:paraId="16B347D5" w14:textId="77777777" w:rsidR="000876E3" w:rsidRPr="0037626C" w:rsidRDefault="000876E3" w:rsidP="00950E3F">
            <w:pPr>
              <w:spacing w:after="0" w:line="240" w:lineRule="auto"/>
              <w:rPr>
                <w:rFonts w:ascii="Arial" w:hAnsi="Arial" w:cs="Arial"/>
                <w:sz w:val="16"/>
                <w:szCs w:val="16"/>
              </w:rPr>
            </w:pPr>
            <w:r w:rsidRPr="0037626C">
              <w:rPr>
                <w:rFonts w:ascii="Arial" w:hAnsi="Arial" w:cs="Arial"/>
                <w:b/>
                <w:sz w:val="16"/>
                <w:szCs w:val="16"/>
              </w:rPr>
              <w:t>Amount=”2500”</w:t>
            </w:r>
            <w:r w:rsidRPr="0037626C">
              <w:rPr>
                <w:rFonts w:ascii="Arial" w:hAnsi="Arial" w:cs="Arial"/>
                <w:sz w:val="16"/>
                <w:szCs w:val="16"/>
              </w:rPr>
              <w:t xml:space="preserve"> CurrencyCode=”EUR”</w:t>
            </w:r>
          </w:p>
          <w:p w14:paraId="16B347D6" w14:textId="77777777" w:rsidR="000876E3" w:rsidRPr="0037626C" w:rsidRDefault="000876E3" w:rsidP="001F179A">
            <w:pPr>
              <w:pStyle w:val="StyleArial8ptAfter0ptLinespacingsingle"/>
            </w:pPr>
            <w:r w:rsidRPr="0037626C">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D7"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D8" w14:textId="77777777" w:rsidR="000876E3" w:rsidRPr="0037626C" w:rsidRDefault="000876E3" w:rsidP="00950E3F">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D9" w14:textId="77777777" w:rsidR="000876E3" w:rsidRPr="00FC2334" w:rsidRDefault="000876E3" w:rsidP="001F179A">
            <w:pPr>
              <w:pStyle w:val="StyleArial8ptAfter0ptLinespacingsingle"/>
            </w:pPr>
            <w:r w:rsidRPr="00FC2334">
              <w:t>Guarantee/</w:t>
            </w:r>
          </w:p>
          <w:p w14:paraId="16B347DA" w14:textId="77777777" w:rsidR="000876E3" w:rsidRPr="00FC2334" w:rsidRDefault="000876E3" w:rsidP="001F179A">
            <w:pPr>
              <w:pStyle w:val="StyleArial8ptAfter0ptLinespacingsingle"/>
            </w:pPr>
            <w:r w:rsidRPr="00FC2334">
              <w:t>Deposit/</w:t>
            </w:r>
          </w:p>
          <w:p w14:paraId="16B347DB" w14:textId="77777777" w:rsidR="000876E3" w:rsidRPr="00FC2334" w:rsidRDefault="000876E3" w:rsidP="001F179A">
            <w:pPr>
              <w:pStyle w:val="StyleArial8ptAfter0ptLinespacingsingle"/>
            </w:pPr>
            <w:r w:rsidRPr="00FC2334">
              <w:t>Prepayment amount required</w:t>
            </w:r>
          </w:p>
          <w:p w14:paraId="16B347DC" w14:textId="77777777" w:rsidR="000876E3" w:rsidRPr="00FC2334" w:rsidRDefault="000876E3" w:rsidP="001F179A">
            <w:pPr>
              <w:pStyle w:val="StyleArial8ptAfter0ptLinespacingsingle"/>
            </w:pPr>
            <w:r w:rsidRPr="00FC2334">
              <w:t>GDS=9</w:t>
            </w:r>
          </w:p>
          <w:p w14:paraId="16B347DD" w14:textId="77777777" w:rsidR="000876E3" w:rsidRPr="00FC2334" w:rsidRDefault="000876E3" w:rsidP="00C44027">
            <w:pPr>
              <w:spacing w:before="60" w:after="60"/>
              <w:rPr>
                <w:strike/>
              </w:rPr>
            </w:pPr>
            <w:r w:rsidRPr="00FC2334">
              <w:rPr>
                <w:rFonts w:ascii="Arial" w:hAnsi="Arial" w:cs="Arial"/>
                <w:b/>
                <w:i/>
                <w:sz w:val="16"/>
                <w:szCs w:val="16"/>
              </w:rPr>
              <w:t xml:space="preserve">GDS Certification Testing Note:  </w:t>
            </w:r>
            <w:r w:rsidRPr="00FC2334">
              <w:rPr>
                <w:rFonts w:ascii="Arial" w:hAnsi="Arial" w:cs="Arial"/>
                <w:i/>
                <w:sz w:val="16"/>
                <w:szCs w:val="16"/>
              </w:rPr>
              <w:t>Applicable to Galileo/ Apollo</w:t>
            </w:r>
          </w:p>
        </w:tc>
      </w:tr>
      <w:tr w:rsidR="000876E3" w:rsidRPr="0037626C" w14:paraId="16B347E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7DF" w14:textId="77777777" w:rsidR="000876E3" w:rsidRPr="0037626C" w:rsidRDefault="000876E3" w:rsidP="00950E3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7E0" w14:textId="77777777" w:rsidR="000876E3" w:rsidRPr="00537256" w:rsidRDefault="000876E3" w:rsidP="001F179A">
            <w:pPr>
              <w:pStyle w:val="StyleArial8ptAfter0ptLinespacingsingle"/>
            </w:pPr>
            <w:r w:rsidRPr="00537256">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E1"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E2" w14:textId="77777777" w:rsidR="000876E3" w:rsidRPr="0037626C" w:rsidRDefault="000876E3" w:rsidP="001F179A">
            <w:pPr>
              <w:pStyle w:val="StyleArial8ptAfter0ptLinespacingsingle"/>
            </w:pPr>
            <w:r w:rsidRPr="0037626C">
              <w:t>AlphaLength3</w:t>
            </w:r>
          </w:p>
          <w:p w14:paraId="16B347E3" w14:textId="77777777" w:rsidR="000876E3" w:rsidRPr="0037626C" w:rsidRDefault="000876E3" w:rsidP="00950E3F">
            <w:pPr>
              <w:spacing w:after="0" w:line="240" w:lineRule="auto"/>
              <w:rPr>
                <w:rFonts w:ascii="Arial" w:hAnsi="Arial" w:cs="Arial"/>
                <w:i/>
                <w:iCs/>
                <w:sz w:val="16"/>
                <w:szCs w:val="16"/>
              </w:rPr>
            </w:pPr>
            <w:r w:rsidRPr="0037626C">
              <w:rPr>
                <w:rFonts w:ascii="Arial" w:hAnsi="Arial" w:cs="Arial"/>
                <w:i/>
                <w:iCs/>
                <w:sz w:val="16"/>
                <w:szCs w:val="16"/>
              </w:rPr>
              <w:t>Example</w:t>
            </w:r>
            <w:r>
              <w:rPr>
                <w:rFonts w:ascii="Arial" w:hAnsi="Arial" w:cs="Arial"/>
                <w:i/>
                <w:iCs/>
                <w:sz w:val="16"/>
                <w:szCs w:val="16"/>
              </w:rPr>
              <w:t>:</w:t>
            </w:r>
          </w:p>
          <w:p w14:paraId="16B347E4" w14:textId="77777777" w:rsidR="000876E3" w:rsidRPr="0037626C" w:rsidRDefault="000876E3" w:rsidP="001F179A">
            <w:pPr>
              <w:pStyle w:val="StyleArial8ptAfter0ptLinespacingsingle"/>
            </w:pPr>
            <w:r w:rsidRPr="0037626C">
              <w:t>&lt;AmountPercent</w:t>
            </w:r>
          </w:p>
          <w:p w14:paraId="16B347E5" w14:textId="77777777" w:rsidR="000876E3" w:rsidRPr="0037626C" w:rsidRDefault="000876E3" w:rsidP="00950E3F">
            <w:pPr>
              <w:spacing w:after="0" w:line="240" w:lineRule="auto"/>
              <w:rPr>
                <w:rFonts w:ascii="Arial" w:hAnsi="Arial" w:cs="Arial"/>
                <w:b/>
                <w:sz w:val="16"/>
                <w:szCs w:val="16"/>
              </w:rPr>
            </w:pPr>
            <w:r w:rsidRPr="0037626C">
              <w:rPr>
                <w:rFonts w:ascii="Arial" w:hAnsi="Arial" w:cs="Arial"/>
                <w:sz w:val="16"/>
                <w:szCs w:val="16"/>
              </w:rPr>
              <w:t xml:space="preserve">Amount=”2500” </w:t>
            </w:r>
            <w:r w:rsidRPr="0037626C">
              <w:rPr>
                <w:rFonts w:ascii="Arial" w:hAnsi="Arial" w:cs="Arial"/>
                <w:b/>
                <w:sz w:val="16"/>
                <w:szCs w:val="16"/>
              </w:rPr>
              <w:t>CurrencyCode=”EUR”</w:t>
            </w:r>
          </w:p>
          <w:p w14:paraId="16B347E6" w14:textId="77777777" w:rsidR="000876E3" w:rsidRPr="0037626C" w:rsidRDefault="000876E3" w:rsidP="001F179A">
            <w:pPr>
              <w:pStyle w:val="StyleArial8ptAfter0ptLinespacingsingle"/>
            </w:pPr>
            <w:r w:rsidRPr="0037626C">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E7"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E8" w14:textId="77777777" w:rsidR="000876E3" w:rsidRDefault="000876E3" w:rsidP="007D1A5F">
            <w:pPr>
              <w:pStyle w:val="TableText"/>
              <w:rPr>
                <w:sz w:val="16"/>
                <w:szCs w:val="16"/>
              </w:rPr>
            </w:pPr>
            <w:r>
              <w:rPr>
                <w:i/>
                <w:sz w:val="16"/>
                <w:szCs w:val="16"/>
              </w:rPr>
              <w:t>Valid values</w:t>
            </w:r>
            <w:r>
              <w:rPr>
                <w:sz w:val="16"/>
                <w:szCs w:val="16"/>
              </w:rPr>
              <w:t>:</w:t>
            </w:r>
          </w:p>
          <w:p w14:paraId="16B347E9" w14:textId="77777777" w:rsidR="000876E3" w:rsidRPr="0037626C" w:rsidRDefault="000876E3" w:rsidP="007D1A5F">
            <w:pPr>
              <w:pStyle w:val="StyleArial8ptAfter0ptLinespacingsingle"/>
            </w:pPr>
            <w:r>
              <w:rPr>
                <w:rFonts w:cs="Arial"/>
                <w:szCs w:val="16"/>
              </w:rPr>
              <w:t>Any valid ISO 4217 three alpha currency code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EA" w14:textId="77777777" w:rsidR="000876E3" w:rsidRPr="0037626C" w:rsidRDefault="000876E3" w:rsidP="005524B9">
            <w:pPr>
              <w:spacing w:after="0" w:line="240" w:lineRule="auto"/>
              <w:rPr>
                <w:rFonts w:ascii="Arial" w:hAnsi="Arial" w:cs="Arial"/>
                <w:sz w:val="16"/>
                <w:szCs w:val="16"/>
              </w:rPr>
            </w:pPr>
          </w:p>
        </w:tc>
      </w:tr>
      <w:tr w:rsidR="000876E3" w:rsidRPr="00F860DF" w14:paraId="16B347F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7EC" w14:textId="77777777" w:rsidR="000876E3" w:rsidRPr="0037626C" w:rsidRDefault="000876E3" w:rsidP="00950E3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7ED" w14:textId="77777777" w:rsidR="000876E3" w:rsidRPr="00537256" w:rsidRDefault="000876E3" w:rsidP="001F179A">
            <w:pPr>
              <w:pStyle w:val="StyleArial8ptAfter0ptLinespacingsingle"/>
            </w:pPr>
            <w:r w:rsidRPr="00537256">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EE"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EF" w14:textId="77777777" w:rsidR="000876E3" w:rsidRPr="0037626C" w:rsidRDefault="000876E3" w:rsidP="001F179A">
            <w:pPr>
              <w:pStyle w:val="StyleArial8ptAfter0ptLinespacingsingle"/>
            </w:pPr>
            <w:r w:rsidRPr="0037626C">
              <w:t>xs:NonNegativeInteger</w:t>
            </w:r>
          </w:p>
          <w:p w14:paraId="16B347F0" w14:textId="77777777" w:rsidR="000876E3" w:rsidRPr="0037626C" w:rsidRDefault="000876E3" w:rsidP="00950E3F">
            <w:pPr>
              <w:spacing w:after="0" w:line="240" w:lineRule="auto"/>
              <w:rPr>
                <w:rFonts w:ascii="Arial" w:hAnsi="Arial" w:cs="Arial"/>
                <w:i/>
                <w:iCs/>
                <w:sz w:val="16"/>
                <w:szCs w:val="16"/>
              </w:rPr>
            </w:pPr>
            <w:r w:rsidRPr="0037626C">
              <w:rPr>
                <w:rFonts w:ascii="Arial" w:hAnsi="Arial" w:cs="Arial"/>
                <w:i/>
                <w:iCs/>
                <w:sz w:val="16"/>
                <w:szCs w:val="16"/>
              </w:rPr>
              <w:t>Example</w:t>
            </w:r>
            <w:r>
              <w:rPr>
                <w:rFonts w:ascii="Arial" w:hAnsi="Arial" w:cs="Arial"/>
                <w:i/>
                <w:iCs/>
                <w:sz w:val="16"/>
                <w:szCs w:val="16"/>
              </w:rPr>
              <w:t>:</w:t>
            </w:r>
          </w:p>
          <w:p w14:paraId="16B347F1" w14:textId="77777777" w:rsidR="000876E3" w:rsidRPr="0037626C" w:rsidRDefault="000876E3" w:rsidP="001F179A">
            <w:pPr>
              <w:pStyle w:val="StyleArial8ptAfter0ptLinespacingsingle"/>
            </w:pPr>
            <w:r w:rsidRPr="0037626C">
              <w:t>&lt;AmountPercent</w:t>
            </w:r>
          </w:p>
          <w:p w14:paraId="16B347F2" w14:textId="77777777" w:rsidR="000876E3" w:rsidRPr="0037626C" w:rsidRDefault="000876E3" w:rsidP="001F179A">
            <w:pPr>
              <w:pStyle w:val="StyleArial8ptAfter0ptLinespacingsingle"/>
            </w:pPr>
            <w:r w:rsidRPr="0037626C">
              <w:t>Amount=”2500” CurrencyCode=”EUR”</w:t>
            </w:r>
          </w:p>
          <w:p w14:paraId="16B347F3" w14:textId="77777777" w:rsidR="000876E3" w:rsidRPr="0037626C" w:rsidRDefault="000876E3" w:rsidP="00950E3F">
            <w:pPr>
              <w:spacing w:after="0" w:line="240" w:lineRule="auto"/>
              <w:rPr>
                <w:rFonts w:ascii="Arial" w:hAnsi="Arial" w:cs="Arial"/>
                <w:b/>
                <w:sz w:val="16"/>
                <w:szCs w:val="16"/>
              </w:rPr>
            </w:pPr>
            <w:r w:rsidRPr="0037626C">
              <w:rPr>
                <w:rFonts w:ascii="Arial" w:hAnsi="Arial" w:cs="Arial"/>
                <w:b/>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F4"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F5" w14:textId="77777777" w:rsidR="000876E3" w:rsidRPr="004703E7" w:rsidRDefault="000876E3" w:rsidP="001F179A">
            <w:pPr>
              <w:pStyle w:val="StyleTableText8pt"/>
            </w:pPr>
            <w:r w:rsidRPr="004703E7">
              <w:rPr>
                <w:i/>
              </w:rPr>
              <w:t>Valid values</w:t>
            </w:r>
            <w:r w:rsidRPr="004703E7">
              <w:t>:</w:t>
            </w:r>
          </w:p>
          <w:p w14:paraId="16B347F6" w14:textId="77777777" w:rsidR="000876E3" w:rsidRPr="004703E7" w:rsidRDefault="000876E3" w:rsidP="001F179A">
            <w:pPr>
              <w:pStyle w:val="StyleArial8ptAfter0ptLinespacingsingle"/>
            </w:pPr>
            <w:r w:rsidRPr="004703E7">
              <w:t>0, 1, 2 or 3</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F7" w14:textId="77777777" w:rsidR="000876E3" w:rsidRPr="0037626C" w:rsidRDefault="000876E3" w:rsidP="001F179A">
            <w:pPr>
              <w:pStyle w:val="StyleArial8ptAfter0ptLinespacingsingle"/>
            </w:pPr>
            <w:r w:rsidRPr="0037626C">
              <w:t>Decimal Placement</w:t>
            </w:r>
          </w:p>
          <w:p w14:paraId="16B347F8" w14:textId="77777777" w:rsidR="000876E3" w:rsidRPr="003152CE" w:rsidRDefault="000876E3" w:rsidP="001F179A">
            <w:pPr>
              <w:pStyle w:val="StyleArial8ptAfter0ptLinespacingsingle"/>
            </w:pPr>
            <w:r w:rsidRPr="0037626C">
              <w:t>GDS=3</w:t>
            </w:r>
          </w:p>
        </w:tc>
      </w:tr>
      <w:tr w:rsidR="000876E3" w:rsidRPr="001A2C0D" w14:paraId="16B34800"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7FA" w14:textId="77777777" w:rsidR="000876E3" w:rsidRPr="001A2C0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7FB" w14:textId="77777777" w:rsidR="000876E3" w:rsidRPr="001A2C0D" w:rsidRDefault="000876E3" w:rsidP="001A2C0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7FC" w14:textId="77777777" w:rsidR="000876E3" w:rsidRPr="001A2C0D" w:rsidRDefault="000876E3" w:rsidP="001A2C0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7FD" w14:textId="77777777" w:rsidR="000876E3" w:rsidRPr="001A2C0D" w:rsidRDefault="000876E3" w:rsidP="001A2C0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7FE" w14:textId="77777777" w:rsidR="000876E3" w:rsidRPr="001A2C0D" w:rsidRDefault="000876E3" w:rsidP="001A2C0D">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7FF" w14:textId="77777777" w:rsidR="000876E3" w:rsidRPr="001A2C0D" w:rsidRDefault="000876E3" w:rsidP="001A2C0D">
            <w:pPr>
              <w:spacing w:after="0" w:line="360" w:lineRule="auto"/>
              <w:rPr>
                <w:rFonts w:ascii="Arial" w:hAnsi="Arial" w:cs="Arial"/>
                <w:b/>
                <w:sz w:val="16"/>
                <w:szCs w:val="16"/>
              </w:rPr>
            </w:pPr>
          </w:p>
        </w:tc>
      </w:tr>
      <w:tr w:rsidR="000876E3" w:rsidRPr="001A2C0D" w14:paraId="16B3481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801" w14:textId="77777777" w:rsidR="000876E3" w:rsidRPr="00C44027" w:rsidRDefault="000876E3" w:rsidP="001F179A">
            <w:pPr>
              <w:pStyle w:val="StyleArial8ptBoldAfter0ptLinespacing15lines"/>
            </w:pPr>
            <w:r w:rsidRPr="00C44027">
              <w:t>1</w:t>
            </w:r>
          </w:p>
          <w:p w14:paraId="16B34802" w14:textId="77777777" w:rsidR="000876E3" w:rsidRPr="00C44027" w:rsidRDefault="000876E3" w:rsidP="001F179A">
            <w:pPr>
              <w:pStyle w:val="StyleArial8ptBoldAfter0ptLinespacing15lines"/>
            </w:pPr>
            <w:r w:rsidRPr="00C44027">
              <w:t>2</w:t>
            </w:r>
          </w:p>
          <w:p w14:paraId="16B34803" w14:textId="77777777" w:rsidR="000876E3" w:rsidRPr="00C44027" w:rsidRDefault="000876E3" w:rsidP="001F179A">
            <w:pPr>
              <w:pStyle w:val="StyleArial8ptBoldAfter0ptLinespacing15lines"/>
            </w:pPr>
            <w:r w:rsidRPr="00C44027">
              <w:t>3</w:t>
            </w:r>
          </w:p>
          <w:p w14:paraId="16B34804" w14:textId="77777777" w:rsidR="000876E3" w:rsidRPr="00C44027" w:rsidRDefault="000876E3" w:rsidP="001F179A">
            <w:pPr>
              <w:pStyle w:val="StyleArial8ptBoldAfter0ptLinespacing15lines"/>
            </w:pPr>
            <w:r w:rsidRPr="00C44027">
              <w:t>4</w:t>
            </w:r>
          </w:p>
          <w:p w14:paraId="16B34805" w14:textId="77777777" w:rsidR="000876E3" w:rsidRPr="00C44027" w:rsidRDefault="000876E3" w:rsidP="001F179A">
            <w:pPr>
              <w:pStyle w:val="StyleArial8ptBoldAfter0ptLinespacing15lines"/>
            </w:pPr>
            <w:r w:rsidRPr="00C44027">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806" w14:textId="77777777" w:rsidR="000876E3" w:rsidRPr="00C44027" w:rsidRDefault="000876E3" w:rsidP="001F179A">
            <w:pPr>
              <w:pStyle w:val="StyleArial8ptBoldAfter0ptLinespacing15lines"/>
            </w:pPr>
            <w:r w:rsidRPr="00C44027">
              <w:t>HotelResModifies</w:t>
            </w:r>
          </w:p>
          <w:p w14:paraId="16B34807" w14:textId="77777777" w:rsidR="000876E3" w:rsidRPr="00C44027" w:rsidRDefault="000876E3" w:rsidP="001F179A">
            <w:pPr>
              <w:pStyle w:val="StyleArial8ptBoldAfter0ptLinespacing15lines"/>
            </w:pPr>
            <w:r w:rsidRPr="00C44027">
              <w:t>HotelResModify</w:t>
            </w:r>
          </w:p>
          <w:p w14:paraId="16B34808" w14:textId="77777777" w:rsidR="000876E3" w:rsidRPr="00C44027" w:rsidRDefault="000876E3" w:rsidP="001F179A">
            <w:pPr>
              <w:pStyle w:val="StyleArial8ptBoldAfter0ptLinespacing15lines"/>
            </w:pPr>
            <w:r w:rsidRPr="00C44027">
              <w:t>RoomStays</w:t>
            </w:r>
          </w:p>
          <w:p w14:paraId="16B34809" w14:textId="77777777" w:rsidR="000876E3" w:rsidRPr="00C44027" w:rsidRDefault="000876E3" w:rsidP="001F179A">
            <w:pPr>
              <w:pStyle w:val="StyleArial8ptBoldAfter0ptLinespacing15lines"/>
            </w:pPr>
            <w:r w:rsidRPr="00C44027">
              <w:t>RoomStay</w:t>
            </w:r>
          </w:p>
          <w:p w14:paraId="16B3480A" w14:textId="77777777" w:rsidR="000876E3" w:rsidRPr="00C44027" w:rsidRDefault="000876E3" w:rsidP="001F179A">
            <w:pPr>
              <w:pStyle w:val="StyleArial8ptBoldAfter0ptLinespacing15lines"/>
            </w:pPr>
            <w:r w:rsidRPr="00C44027">
              <w:t>Total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80B" w14:textId="77777777" w:rsidR="000876E3" w:rsidRPr="00C44027" w:rsidRDefault="000876E3" w:rsidP="001F179A">
            <w:pPr>
              <w:pStyle w:val="StyleArial8ptBoldAfter0ptLinespacing15lines"/>
            </w:pPr>
            <w:r w:rsidRPr="00C44027">
              <w:t>M</w:t>
            </w:r>
          </w:p>
          <w:p w14:paraId="16B3480C" w14:textId="77777777" w:rsidR="000876E3" w:rsidRPr="00C44027" w:rsidRDefault="000876E3" w:rsidP="001F179A">
            <w:pPr>
              <w:pStyle w:val="StyleArial8ptBoldAfter0ptLinespacing15lines"/>
            </w:pPr>
            <w:r w:rsidRPr="00C44027">
              <w:t>M</w:t>
            </w:r>
          </w:p>
          <w:p w14:paraId="16B3480D" w14:textId="77777777" w:rsidR="000876E3" w:rsidRPr="00C44027" w:rsidRDefault="000876E3" w:rsidP="001F179A">
            <w:pPr>
              <w:pStyle w:val="StyleArial8ptBoldAfter0ptLinespacing15lines"/>
            </w:pPr>
            <w:r w:rsidRPr="00C44027">
              <w:t>M</w:t>
            </w:r>
          </w:p>
          <w:p w14:paraId="16B3480E" w14:textId="77777777" w:rsidR="000876E3" w:rsidRPr="00C44027" w:rsidRDefault="000876E3" w:rsidP="001F179A">
            <w:pPr>
              <w:pStyle w:val="StyleArial8ptBoldAfter0ptLinespacing15lines"/>
            </w:pPr>
            <w:r w:rsidRPr="00C44027">
              <w:t>M</w:t>
            </w:r>
          </w:p>
          <w:p w14:paraId="16B3480F" w14:textId="77777777" w:rsidR="000876E3" w:rsidRPr="00C44027" w:rsidRDefault="000876E3" w:rsidP="001F179A">
            <w:pPr>
              <w:pStyle w:val="StyleArial8ptBoldAfter0ptLinespacing15lines"/>
            </w:pPr>
            <w:r w:rsidRPr="00C44027">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810" w14:textId="77777777" w:rsidR="000876E3" w:rsidRPr="00C44027" w:rsidRDefault="000876E3" w:rsidP="00B226BD">
            <w:pPr>
              <w:pStyle w:val="StyleArial8ptAfter0ptLinespacingsingle"/>
              <w:spacing w:line="276" w:lineRule="auto"/>
            </w:pPr>
            <w:r w:rsidRPr="00C44027">
              <w:rPr>
                <w:b/>
              </w:rPr>
              <w:t xml:space="preserve">GDS Note1: </w:t>
            </w:r>
            <w:r w:rsidRPr="00C44027">
              <w:t xml:space="preserve"> One occurrence is Mandatory for @ResStatus = “Pending” or “Modified”</w:t>
            </w:r>
          </w:p>
          <w:p w14:paraId="16B34811" w14:textId="77777777" w:rsidR="000876E3" w:rsidRPr="00C44027" w:rsidRDefault="000876E3" w:rsidP="00B226BD">
            <w:pPr>
              <w:pStyle w:val="StyleArial8ptAfter0ptLinespacingsingle"/>
              <w:spacing w:line="276" w:lineRule="auto"/>
              <w:rPr>
                <w:rFonts w:cs="Arial"/>
                <w:b/>
                <w:szCs w:val="16"/>
              </w:rPr>
            </w:pPr>
            <w:r w:rsidRPr="00C44027">
              <w:rPr>
                <w:b/>
              </w:rPr>
              <w:t>GDS Note2:</w:t>
            </w:r>
            <w:r w:rsidRPr="00C44027">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812" w14:textId="77777777" w:rsidR="000876E3" w:rsidRPr="00C44027" w:rsidRDefault="000876E3" w:rsidP="00F86B7D">
            <w:pPr>
              <w:spacing w:after="0" w:line="360" w:lineRule="auto"/>
              <w:jc w:val="center"/>
              <w:rPr>
                <w:rFonts w:ascii="Arial" w:hAnsi="Arial" w:cs="Arial"/>
                <w:b/>
                <w:sz w:val="16"/>
                <w:szCs w:val="16"/>
              </w:rPr>
            </w:pPr>
            <w:r w:rsidRPr="00C44027">
              <w:rPr>
                <w:rFonts w:ascii="Arial" w:hAnsi="Arial" w:cs="Arial"/>
                <w:b/>
                <w:sz w:val="16"/>
                <w:szCs w:val="16"/>
              </w:rPr>
              <w:t>GDS</w:t>
            </w:r>
          </w:p>
          <w:p w14:paraId="16B34813" w14:textId="77777777" w:rsidR="000876E3" w:rsidRPr="000D1D6F" w:rsidRDefault="000876E3" w:rsidP="00F86B7D">
            <w:pPr>
              <w:spacing w:after="0" w:line="360" w:lineRule="auto"/>
              <w:jc w:val="center"/>
              <w:rPr>
                <w:rFonts w:ascii="Arial" w:hAnsi="Arial" w:cs="Arial"/>
                <w:b/>
                <w:sz w:val="16"/>
                <w:szCs w:val="16"/>
              </w:rPr>
            </w:pPr>
            <w:r w:rsidRPr="00C44027">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814" w14:textId="77777777" w:rsidR="000876E3" w:rsidRPr="001A2C0D" w:rsidRDefault="000876E3" w:rsidP="001A2C0D">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815" w14:textId="77777777" w:rsidR="000876E3" w:rsidRPr="001A2C0D" w:rsidRDefault="000876E3" w:rsidP="001A2C0D">
            <w:pPr>
              <w:spacing w:after="0" w:line="360" w:lineRule="auto"/>
              <w:rPr>
                <w:rFonts w:ascii="Arial" w:hAnsi="Arial" w:cs="Arial"/>
                <w:b/>
                <w:sz w:val="16"/>
                <w:szCs w:val="16"/>
              </w:rPr>
            </w:pPr>
          </w:p>
        </w:tc>
      </w:tr>
      <w:tr w:rsidR="000876E3" w:rsidRPr="00F860DF" w14:paraId="16B3482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17" w14:textId="77777777" w:rsidR="000876E3" w:rsidRPr="003152CE" w:rsidRDefault="000876E3" w:rsidP="008E408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18" w14:textId="77777777" w:rsidR="000876E3" w:rsidRPr="005D44EB" w:rsidRDefault="000876E3" w:rsidP="008E4086">
            <w:pPr>
              <w:pStyle w:val="TableText"/>
              <w:rPr>
                <w:sz w:val="16"/>
                <w:szCs w:val="16"/>
              </w:rPr>
            </w:pPr>
            <w:r w:rsidRPr="005D44EB">
              <w:rPr>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19" w14:textId="77777777" w:rsidR="000876E3" w:rsidRPr="005D44EB" w:rsidRDefault="000876E3" w:rsidP="008E4086">
            <w:pPr>
              <w:pStyle w:val="TableText"/>
              <w:rPr>
                <w:sz w:val="16"/>
                <w:szCs w:val="16"/>
              </w:rPr>
            </w:pPr>
            <w:r w:rsidRPr="005D44EB">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1A" w14:textId="77777777" w:rsidR="000876E3" w:rsidRPr="005D44EB" w:rsidRDefault="000876E3" w:rsidP="008E4086">
            <w:pPr>
              <w:pStyle w:val="TableText"/>
              <w:rPr>
                <w:sz w:val="16"/>
                <w:szCs w:val="16"/>
              </w:rPr>
            </w:pPr>
            <w:r w:rsidRPr="005D44EB">
              <w:rPr>
                <w:sz w:val="16"/>
                <w:szCs w:val="16"/>
              </w:rPr>
              <w:t>Money</w:t>
            </w:r>
          </w:p>
          <w:p w14:paraId="16B3481B" w14:textId="77777777" w:rsidR="000876E3" w:rsidRPr="005D44EB" w:rsidRDefault="000876E3" w:rsidP="008E4086">
            <w:pPr>
              <w:autoSpaceDE w:val="0"/>
              <w:autoSpaceDN w:val="0"/>
              <w:adjustRightInd w:val="0"/>
              <w:spacing w:before="60" w:after="60"/>
              <w:rPr>
                <w:rFonts w:ascii="Arial" w:hAnsi="Arial" w:cs="Arial"/>
                <w:sz w:val="16"/>
                <w:szCs w:val="16"/>
              </w:rPr>
            </w:pPr>
            <w:r w:rsidRPr="005D44EB">
              <w:rPr>
                <w:rFonts w:ascii="Arial" w:hAnsi="Arial" w:cs="Arial"/>
                <w:i/>
                <w:iCs/>
                <w:sz w:val="16"/>
                <w:szCs w:val="16"/>
              </w:rPr>
              <w:t>Example:</w:t>
            </w:r>
          </w:p>
          <w:p w14:paraId="16B3481C" w14:textId="77777777" w:rsidR="000876E3" w:rsidRPr="005D44EB" w:rsidRDefault="000876E3" w:rsidP="008E4086">
            <w:pPr>
              <w:spacing w:after="0" w:line="240" w:lineRule="auto"/>
              <w:rPr>
                <w:rFonts w:ascii="Arial" w:hAnsi="Arial" w:cs="Arial"/>
                <w:sz w:val="16"/>
                <w:szCs w:val="16"/>
              </w:rPr>
            </w:pPr>
            <w:r w:rsidRPr="005D44EB">
              <w:rPr>
                <w:rFonts w:ascii="Arial" w:hAnsi="Arial" w:cs="Arial"/>
                <w:sz w:val="16"/>
                <w:szCs w:val="16"/>
              </w:rPr>
              <w:t>&lt;Total</w:t>
            </w:r>
          </w:p>
          <w:p w14:paraId="16B3481D" w14:textId="77777777" w:rsidR="000876E3" w:rsidRPr="005D44EB" w:rsidRDefault="000876E3" w:rsidP="008E4086">
            <w:pPr>
              <w:spacing w:after="0" w:line="240" w:lineRule="auto"/>
              <w:rPr>
                <w:rFonts w:ascii="Arial" w:hAnsi="Arial" w:cs="Arial"/>
                <w:b/>
                <w:sz w:val="16"/>
                <w:szCs w:val="16"/>
              </w:rPr>
            </w:pPr>
            <w:r w:rsidRPr="005D44EB">
              <w:rPr>
                <w:rFonts w:ascii="Arial" w:hAnsi="Arial" w:cs="Arial"/>
                <w:b/>
                <w:sz w:val="16"/>
                <w:szCs w:val="16"/>
              </w:rPr>
              <w:t>AmountBeforeTax="20000"&gt;</w:t>
            </w:r>
          </w:p>
          <w:p w14:paraId="16B3481E" w14:textId="77777777" w:rsidR="000876E3" w:rsidRPr="005D44EB" w:rsidRDefault="000876E3" w:rsidP="008E4086">
            <w:pPr>
              <w:spacing w:after="0" w:line="240" w:lineRule="auto"/>
              <w:rPr>
                <w:rFonts w:ascii="Arial" w:hAnsi="Arial" w:cs="Arial"/>
                <w:sz w:val="16"/>
                <w:szCs w:val="16"/>
              </w:rPr>
            </w:pPr>
            <w:r w:rsidRPr="005D44EB">
              <w:rPr>
                <w:rFonts w:ascii="Arial" w:hAnsi="Arial" w:cs="Arial"/>
                <w:sz w:val="16"/>
                <w:szCs w:val="16"/>
              </w:rPr>
              <w:t>CurrencyCode=”USD”</w:t>
            </w:r>
          </w:p>
          <w:p w14:paraId="16B3481F" w14:textId="77777777" w:rsidR="000876E3" w:rsidRPr="005D44EB" w:rsidRDefault="000876E3" w:rsidP="008E4086">
            <w:pPr>
              <w:spacing w:after="0" w:line="240" w:lineRule="auto"/>
              <w:rPr>
                <w:rFonts w:ascii="Arial" w:hAnsi="Arial" w:cs="Arial"/>
                <w:sz w:val="16"/>
                <w:szCs w:val="16"/>
              </w:rPr>
            </w:pPr>
            <w:r w:rsidRPr="005D44EB">
              <w:rPr>
                <w:rFonts w:ascii="Arial" w:hAnsi="Arial" w:cs="Arial"/>
                <w:sz w:val="16"/>
                <w:szCs w:val="16"/>
              </w:rPr>
              <w:t>DecimalPlaces=”2”</w:t>
            </w:r>
          </w:p>
          <w:p w14:paraId="16B34820" w14:textId="77777777" w:rsidR="000876E3" w:rsidRPr="005D44EB" w:rsidRDefault="000876E3" w:rsidP="008E4086">
            <w:pPr>
              <w:spacing w:after="0" w:line="240" w:lineRule="auto"/>
              <w:rPr>
                <w:rFonts w:ascii="Arial" w:hAnsi="Arial" w:cs="Arial"/>
                <w:sz w:val="16"/>
                <w:szCs w:val="16"/>
              </w:rPr>
            </w:pPr>
            <w:r w:rsidRPr="005D44EB">
              <w:rPr>
                <w:rFonts w:ascii="Arial" w:hAnsi="Arial" w:cs="Arial"/>
                <w:sz w:val="16"/>
                <w:szCs w:val="16"/>
              </w:rPr>
              <w:t>AdditionalFeesExcludedIndicator=”</w:t>
            </w:r>
            <w:r>
              <w:rPr>
                <w:rFonts w:ascii="Arial" w:hAnsi="Arial" w:cs="Arial"/>
                <w:sz w:val="16"/>
                <w:szCs w:val="16"/>
              </w:rPr>
              <w:t>true</w:t>
            </w:r>
            <w:r w:rsidRPr="005D44EB">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21" w14:textId="77777777" w:rsidR="000876E3" w:rsidRPr="005D44EB" w:rsidRDefault="000876E3" w:rsidP="008E4086">
            <w:pPr>
              <w:pStyle w:val="TableText"/>
              <w:jc w:val="center"/>
              <w:rPr>
                <w:sz w:val="16"/>
                <w:szCs w:val="16"/>
              </w:rPr>
            </w:pPr>
            <w:r w:rsidRPr="005D44E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22" w14:textId="77777777" w:rsidR="000876E3" w:rsidRPr="005D44EB" w:rsidRDefault="000876E3" w:rsidP="008E4086">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23" w14:textId="77777777" w:rsidR="000876E3" w:rsidRPr="00FC2334" w:rsidRDefault="000876E3" w:rsidP="008E4086">
            <w:pPr>
              <w:spacing w:before="60" w:after="60"/>
              <w:rPr>
                <w:rFonts w:ascii="Arial" w:hAnsi="Arial" w:cs="Arial"/>
                <w:sz w:val="16"/>
                <w:szCs w:val="16"/>
              </w:rPr>
            </w:pPr>
            <w:r w:rsidRPr="00FC2334">
              <w:rPr>
                <w:rFonts w:ascii="Arial" w:hAnsi="Arial" w:cs="Arial"/>
                <w:sz w:val="16"/>
                <w:szCs w:val="16"/>
              </w:rPr>
              <w:t>Total Base Rate (Excluding Tax)</w:t>
            </w:r>
          </w:p>
          <w:p w14:paraId="16B34824" w14:textId="77777777" w:rsidR="000876E3" w:rsidRPr="00FC2334" w:rsidRDefault="000876E3" w:rsidP="008E4086">
            <w:pPr>
              <w:spacing w:before="60" w:after="60"/>
              <w:rPr>
                <w:rFonts w:ascii="Arial" w:hAnsi="Arial" w:cs="Arial"/>
                <w:sz w:val="16"/>
                <w:szCs w:val="16"/>
              </w:rPr>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w:t>
            </w:r>
            <w:r w:rsidRPr="00FC2334">
              <w:rPr>
                <w:rFonts w:ascii="Arial" w:hAnsi="Arial" w:cs="Arial"/>
                <w:sz w:val="16"/>
                <w:szCs w:val="16"/>
              </w:rPr>
              <w:t xml:space="preserve">  </w:t>
            </w:r>
            <w:r w:rsidRPr="00FC2334">
              <w:rPr>
                <w:rFonts w:ascii="Arial" w:hAnsi="Arial" w:cs="Arial"/>
                <w:i/>
                <w:sz w:val="16"/>
                <w:szCs w:val="16"/>
              </w:rPr>
              <w:t>Applicable to Worldspan</w:t>
            </w:r>
          </w:p>
        </w:tc>
      </w:tr>
      <w:tr w:rsidR="000876E3" w:rsidRPr="00FB6294" w14:paraId="16B3483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26" w14:textId="77777777" w:rsidR="000876E3" w:rsidRPr="00FB6294" w:rsidRDefault="000876E3" w:rsidP="001A2C0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27" w14:textId="77777777" w:rsidR="000876E3" w:rsidRPr="00537256" w:rsidRDefault="000876E3" w:rsidP="004351D2">
            <w:pPr>
              <w:pStyle w:val="StyleArial8ptAfter0ptLinespacingsingle"/>
            </w:pPr>
            <w:ins w:id="124" w:author="Kunz, Jane" w:date="2011-06-20T16:19:00Z">
              <w:r w:rsidRPr="00537256">
                <w:rPr>
                  <w:szCs w:val="16"/>
                </w:rPr>
                <w:t>@AmountAfterTax</w:t>
              </w:r>
            </w:ins>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28" w14:textId="77777777" w:rsidR="000876E3" w:rsidRPr="00FB6294" w:rsidRDefault="000876E3" w:rsidP="001F179A">
            <w:pPr>
              <w:pStyle w:val="StyleArial8ptAfter0ptLinespacingsingle"/>
            </w:pPr>
            <w:ins w:id="125" w:author="Kunz, Jane" w:date="2011-06-20T16:19:00Z">
              <w:r w:rsidRPr="00FB6294">
                <w:rPr>
                  <w:szCs w:val="16"/>
                </w:rPr>
                <w:t>M</w:t>
              </w:r>
            </w:ins>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29" w14:textId="77777777" w:rsidR="000876E3" w:rsidRPr="00FB6294" w:rsidRDefault="000876E3" w:rsidP="002877C0">
            <w:pPr>
              <w:pStyle w:val="TableText"/>
              <w:rPr>
                <w:ins w:id="126" w:author="Kunz, Jane" w:date="2011-06-20T16:19:00Z"/>
                <w:sz w:val="16"/>
                <w:szCs w:val="16"/>
              </w:rPr>
            </w:pPr>
            <w:ins w:id="127" w:author="Kunz, Jane" w:date="2011-06-20T16:19:00Z">
              <w:r w:rsidRPr="00FB6294">
                <w:rPr>
                  <w:sz w:val="16"/>
                  <w:szCs w:val="16"/>
                </w:rPr>
                <w:t>Money</w:t>
              </w:r>
            </w:ins>
          </w:p>
          <w:p w14:paraId="16B3482A" w14:textId="77777777" w:rsidR="000876E3" w:rsidRPr="00FB6294" w:rsidRDefault="000876E3" w:rsidP="002877C0">
            <w:pPr>
              <w:autoSpaceDE w:val="0"/>
              <w:autoSpaceDN w:val="0"/>
              <w:adjustRightInd w:val="0"/>
              <w:spacing w:before="60" w:after="60"/>
              <w:rPr>
                <w:ins w:id="128" w:author="Kunz, Jane" w:date="2011-06-20T16:19:00Z"/>
                <w:rFonts w:ascii="Arial" w:hAnsi="Arial" w:cs="Arial"/>
                <w:sz w:val="16"/>
                <w:szCs w:val="16"/>
              </w:rPr>
            </w:pPr>
            <w:ins w:id="129" w:author="Kunz, Jane" w:date="2011-06-20T16:19:00Z">
              <w:r w:rsidRPr="00FB6294">
                <w:rPr>
                  <w:rFonts w:ascii="Arial" w:hAnsi="Arial" w:cs="Arial"/>
                  <w:i/>
                  <w:iCs/>
                  <w:sz w:val="16"/>
                  <w:szCs w:val="16"/>
                </w:rPr>
                <w:t>Example:</w:t>
              </w:r>
            </w:ins>
          </w:p>
          <w:p w14:paraId="16B3482B" w14:textId="77777777" w:rsidR="000876E3" w:rsidRPr="00FB6294" w:rsidRDefault="000876E3" w:rsidP="002877C0">
            <w:pPr>
              <w:spacing w:after="0" w:line="240" w:lineRule="auto"/>
              <w:rPr>
                <w:ins w:id="130" w:author="Kunz, Jane" w:date="2011-06-20T16:19:00Z"/>
                <w:rFonts w:ascii="Arial" w:hAnsi="Arial" w:cs="Arial"/>
                <w:sz w:val="16"/>
                <w:szCs w:val="16"/>
              </w:rPr>
            </w:pPr>
            <w:ins w:id="131" w:author="Kunz, Jane" w:date="2011-06-20T16:19:00Z">
              <w:r w:rsidRPr="00FB6294">
                <w:rPr>
                  <w:rFonts w:ascii="Arial" w:hAnsi="Arial" w:cs="Arial"/>
                  <w:sz w:val="16"/>
                  <w:szCs w:val="16"/>
                </w:rPr>
                <w:t>&lt;Total</w:t>
              </w:r>
            </w:ins>
          </w:p>
          <w:p w14:paraId="16B3482C" w14:textId="77777777" w:rsidR="000876E3" w:rsidRPr="00FB6294" w:rsidRDefault="000876E3" w:rsidP="002877C0">
            <w:pPr>
              <w:spacing w:after="0" w:line="240" w:lineRule="auto"/>
              <w:rPr>
                <w:ins w:id="132" w:author="Kunz, Jane" w:date="2011-06-20T16:19:00Z"/>
                <w:rFonts w:ascii="Arial" w:hAnsi="Arial" w:cs="Arial"/>
                <w:b/>
                <w:sz w:val="16"/>
                <w:szCs w:val="16"/>
              </w:rPr>
            </w:pPr>
            <w:ins w:id="133" w:author="Kunz, Jane" w:date="2011-06-20T16:19:00Z">
              <w:r w:rsidRPr="00FB6294">
                <w:rPr>
                  <w:rFonts w:ascii="Arial" w:hAnsi="Arial" w:cs="Arial"/>
                  <w:b/>
                  <w:sz w:val="16"/>
                  <w:szCs w:val="16"/>
                </w:rPr>
                <w:t>AmountAfterTax="20880"&gt;</w:t>
              </w:r>
            </w:ins>
          </w:p>
          <w:p w14:paraId="16B3482D" w14:textId="77777777" w:rsidR="000876E3" w:rsidRPr="00FB6294" w:rsidRDefault="000876E3" w:rsidP="002877C0">
            <w:pPr>
              <w:spacing w:after="0" w:line="240" w:lineRule="auto"/>
              <w:rPr>
                <w:ins w:id="134" w:author="Kunz, Jane" w:date="2011-06-20T16:19:00Z"/>
                <w:rFonts w:ascii="Arial" w:hAnsi="Arial" w:cs="Arial"/>
                <w:sz w:val="16"/>
                <w:szCs w:val="16"/>
              </w:rPr>
            </w:pPr>
            <w:ins w:id="135" w:author="Kunz, Jane" w:date="2011-06-20T16:19:00Z">
              <w:r w:rsidRPr="00FB6294">
                <w:rPr>
                  <w:rFonts w:ascii="Arial" w:hAnsi="Arial" w:cs="Arial"/>
                  <w:sz w:val="16"/>
                  <w:szCs w:val="16"/>
                </w:rPr>
                <w:t>CurrencyCode=”USD”</w:t>
              </w:r>
            </w:ins>
          </w:p>
          <w:p w14:paraId="16B3482E" w14:textId="77777777" w:rsidR="000876E3" w:rsidRPr="00FB6294" w:rsidRDefault="000876E3" w:rsidP="002877C0">
            <w:pPr>
              <w:spacing w:after="0" w:line="240" w:lineRule="auto"/>
              <w:rPr>
                <w:ins w:id="136" w:author="Kunz, Jane" w:date="2011-06-20T16:19:00Z"/>
                <w:rFonts w:ascii="Arial" w:hAnsi="Arial" w:cs="Arial"/>
                <w:sz w:val="16"/>
                <w:szCs w:val="16"/>
              </w:rPr>
            </w:pPr>
            <w:ins w:id="137" w:author="Kunz, Jane" w:date="2011-06-20T16:19:00Z">
              <w:r w:rsidRPr="00FB6294">
                <w:rPr>
                  <w:rFonts w:ascii="Arial" w:hAnsi="Arial" w:cs="Arial"/>
                  <w:sz w:val="16"/>
                  <w:szCs w:val="16"/>
                </w:rPr>
                <w:t>DecimalPlaces=”2”</w:t>
              </w:r>
            </w:ins>
          </w:p>
          <w:p w14:paraId="16B3482F" w14:textId="77777777" w:rsidR="000876E3" w:rsidRPr="00FB6294" w:rsidDel="00D9531B" w:rsidRDefault="000876E3" w:rsidP="001F179A">
            <w:pPr>
              <w:pStyle w:val="StyleArial8ptAfter0ptLinespacingsingle"/>
              <w:rPr>
                <w:del w:id="138" w:author="Kunz, Jane" w:date="2011-06-20T16:19:00Z"/>
              </w:rPr>
            </w:pPr>
            <w:ins w:id="139" w:author="Kunz, Jane" w:date="2011-06-20T16:19:00Z">
              <w:r w:rsidRPr="00FB6294">
                <w:rPr>
                  <w:rFonts w:cs="Arial"/>
                  <w:szCs w:val="16"/>
                </w:rPr>
                <w:t>AdditionalFeesExcludedIndicator=”</w:t>
              </w:r>
            </w:ins>
            <w:r>
              <w:rPr>
                <w:rFonts w:cs="Arial"/>
                <w:szCs w:val="16"/>
              </w:rPr>
              <w:t>true</w:t>
            </w:r>
            <w:ins w:id="140" w:author="Kunz, Jane" w:date="2011-06-20T16:19:00Z">
              <w:r w:rsidRPr="00FB6294">
                <w:rPr>
                  <w:rFonts w:cs="Arial"/>
                  <w:szCs w:val="16"/>
                </w:rPr>
                <w:t>”&lt;/Total&gt;</w:t>
              </w:r>
            </w:ins>
            <w:del w:id="141" w:author="Kunz, Jane" w:date="2011-06-20T16:19:00Z">
              <w:r w:rsidRPr="00FB6294" w:rsidDel="00D9531B">
                <w:delText>Money</w:delText>
              </w:r>
            </w:del>
          </w:p>
          <w:p w14:paraId="16B34830" w14:textId="77777777" w:rsidR="000876E3" w:rsidRPr="00FB6294" w:rsidDel="00D9531B" w:rsidRDefault="000876E3" w:rsidP="00DB3A65">
            <w:pPr>
              <w:autoSpaceDE w:val="0"/>
              <w:autoSpaceDN w:val="0"/>
              <w:adjustRightInd w:val="0"/>
              <w:spacing w:before="60" w:after="60"/>
              <w:rPr>
                <w:del w:id="142" w:author="Kunz, Jane" w:date="2011-06-20T16:19:00Z"/>
                <w:rFonts w:ascii="Arial" w:hAnsi="Arial" w:cs="Arial"/>
                <w:sz w:val="16"/>
                <w:szCs w:val="16"/>
              </w:rPr>
            </w:pPr>
            <w:del w:id="143" w:author="Kunz, Jane" w:date="2011-06-20T16:19:00Z">
              <w:r w:rsidRPr="00FB6294" w:rsidDel="00D9531B">
                <w:rPr>
                  <w:rFonts w:ascii="Arial" w:hAnsi="Arial" w:cs="Arial"/>
                  <w:i/>
                  <w:iCs/>
                  <w:sz w:val="16"/>
                  <w:szCs w:val="16"/>
                </w:rPr>
                <w:delText>Example:</w:delText>
              </w:r>
            </w:del>
          </w:p>
          <w:p w14:paraId="16B34831" w14:textId="77777777" w:rsidR="000876E3" w:rsidRPr="00FB6294" w:rsidDel="00D9531B" w:rsidRDefault="000876E3" w:rsidP="001F179A">
            <w:pPr>
              <w:pStyle w:val="StyleArial8ptAfter0ptLinespacingsingle"/>
              <w:rPr>
                <w:del w:id="144" w:author="Kunz, Jane" w:date="2011-06-20T16:19:00Z"/>
              </w:rPr>
            </w:pPr>
            <w:del w:id="145" w:author="Kunz, Jane" w:date="2011-06-20T16:19:00Z">
              <w:r w:rsidRPr="00FB6294" w:rsidDel="00D9531B">
                <w:delText>&lt;Total</w:delText>
              </w:r>
            </w:del>
          </w:p>
          <w:p w14:paraId="16B34832" w14:textId="77777777" w:rsidR="000876E3" w:rsidRPr="00FB6294" w:rsidDel="00D9531B" w:rsidRDefault="000876E3" w:rsidP="00DB3A65">
            <w:pPr>
              <w:spacing w:after="0" w:line="240" w:lineRule="auto"/>
              <w:rPr>
                <w:del w:id="146" w:author="Kunz, Jane" w:date="2011-06-20T16:19:00Z"/>
                <w:rFonts w:ascii="Arial" w:hAnsi="Arial" w:cs="Arial"/>
                <w:b/>
                <w:sz w:val="16"/>
                <w:szCs w:val="16"/>
              </w:rPr>
            </w:pPr>
            <w:del w:id="147" w:author="Kunz, Jane" w:date="2011-06-20T16:19:00Z">
              <w:r w:rsidRPr="00FB6294" w:rsidDel="00D9531B">
                <w:rPr>
                  <w:rFonts w:ascii="Arial" w:hAnsi="Arial" w:cs="Arial"/>
                  <w:b/>
                  <w:sz w:val="16"/>
                  <w:szCs w:val="16"/>
                </w:rPr>
                <w:delText>AmountAfterTax="20880"&gt;</w:delText>
              </w:r>
            </w:del>
          </w:p>
          <w:p w14:paraId="16B34833" w14:textId="77777777" w:rsidR="000876E3" w:rsidRPr="00FB6294" w:rsidDel="00D9531B" w:rsidRDefault="000876E3" w:rsidP="001F179A">
            <w:pPr>
              <w:pStyle w:val="StyleArial8ptAfter0ptLinespacingsingle"/>
              <w:rPr>
                <w:del w:id="148" w:author="Kunz, Jane" w:date="2011-06-20T16:19:00Z"/>
              </w:rPr>
            </w:pPr>
            <w:del w:id="149" w:author="Kunz, Jane" w:date="2011-06-20T16:19:00Z">
              <w:r w:rsidRPr="00FB6294" w:rsidDel="00D9531B">
                <w:delText>CurrencyCode=”USD”</w:delText>
              </w:r>
            </w:del>
          </w:p>
          <w:p w14:paraId="16B34834" w14:textId="77777777" w:rsidR="000876E3" w:rsidRPr="00FB6294" w:rsidDel="00D9531B" w:rsidRDefault="000876E3" w:rsidP="001F179A">
            <w:pPr>
              <w:pStyle w:val="StyleArial8ptAfter0ptLinespacingsingle"/>
              <w:rPr>
                <w:del w:id="150" w:author="Kunz, Jane" w:date="2011-06-20T16:19:00Z"/>
              </w:rPr>
            </w:pPr>
            <w:del w:id="151" w:author="Kunz, Jane" w:date="2011-06-20T16:19:00Z">
              <w:r w:rsidRPr="00FB6294" w:rsidDel="00D9531B">
                <w:delText>DecimalPlaces=”2”</w:delText>
              </w:r>
            </w:del>
          </w:p>
          <w:p w14:paraId="16B34835" w14:textId="77777777" w:rsidR="000876E3" w:rsidRPr="00FB6294" w:rsidRDefault="000876E3" w:rsidP="001F179A">
            <w:pPr>
              <w:pStyle w:val="StyleArial8ptAfter0ptLinespacingsingle"/>
            </w:pPr>
            <w:del w:id="152" w:author="Kunz, Jane" w:date="2011-06-20T16:19:00Z">
              <w:r w:rsidRPr="00FB6294" w:rsidDel="00D9531B">
                <w:delText>AdditionalFeesExcludedIndicator=”</w:delText>
              </w:r>
            </w:del>
            <w:r>
              <w:t>true</w:t>
            </w:r>
            <w:del w:id="153" w:author="Kunz, Jane" w:date="2011-06-20T16:19:00Z">
              <w:r w:rsidRPr="00FB6294" w:rsidDel="00D9531B">
                <w:delText>”&lt;/Total&gt;</w:delText>
              </w:r>
            </w:del>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36" w14:textId="77777777" w:rsidR="000876E3" w:rsidRPr="00FB6294" w:rsidRDefault="000876E3" w:rsidP="001F179A">
            <w:pPr>
              <w:pStyle w:val="StyleArial8ptCenteredAfter0ptLinespacingsingle"/>
            </w:pPr>
            <w:ins w:id="154" w:author="Kunz, Jane" w:date="2011-06-20T16:19:00Z">
              <w:r w:rsidRPr="00FB6294">
                <w:rPr>
                  <w:szCs w:val="16"/>
                </w:rPr>
                <w:t>1</w:t>
              </w:r>
            </w:ins>
            <w:del w:id="155" w:author="Kunz, Jane" w:date="2011-06-20T16:19:00Z">
              <w:r w:rsidRPr="00FB6294" w:rsidDel="00D9531B">
                <w:delText>1</w:delText>
              </w:r>
            </w:del>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37" w14:textId="77777777" w:rsidR="000876E3" w:rsidRPr="00FB6294"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38" w14:textId="77777777" w:rsidR="000876E3" w:rsidRPr="00FB6294" w:rsidRDefault="000876E3" w:rsidP="002877C0">
            <w:pPr>
              <w:spacing w:before="60" w:after="60"/>
              <w:rPr>
                <w:ins w:id="156" w:author="Kunz, Jane" w:date="2011-06-20T16:19:00Z"/>
                <w:rFonts w:ascii="Arial" w:hAnsi="Arial" w:cs="Arial"/>
                <w:sz w:val="16"/>
                <w:szCs w:val="16"/>
              </w:rPr>
            </w:pPr>
            <w:ins w:id="157" w:author="Kunz, Jane" w:date="2011-06-20T16:19:00Z">
              <w:r w:rsidRPr="00FB6294">
                <w:rPr>
                  <w:rFonts w:ascii="Arial" w:hAnsi="Arial" w:cs="Arial"/>
                  <w:sz w:val="16"/>
                  <w:szCs w:val="16"/>
                </w:rPr>
                <w:t>Total Rate (Including Tax)</w:t>
              </w:r>
            </w:ins>
          </w:p>
          <w:p w14:paraId="16B34839" w14:textId="77777777" w:rsidR="000876E3" w:rsidRPr="00FB6294" w:rsidRDefault="000876E3" w:rsidP="00CA7F1D">
            <w:pPr>
              <w:pStyle w:val="StyleArial8ptAfter0ptLinespacingsingle"/>
            </w:pPr>
          </w:p>
        </w:tc>
      </w:tr>
      <w:tr w:rsidR="000876E3" w:rsidRPr="00F860DF" w14:paraId="16B3484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3B"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3C" w14:textId="77777777" w:rsidR="000876E3" w:rsidRPr="00537256" w:rsidRDefault="000876E3" w:rsidP="001F179A">
            <w:pPr>
              <w:pStyle w:val="StyleArial8ptAfter0ptLinespacingsingle"/>
            </w:pPr>
            <w:r w:rsidRPr="00537256">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3D" w14:textId="77777777" w:rsidR="000876E3" w:rsidRPr="003152CE" w:rsidRDefault="000876E3" w:rsidP="001F179A">
            <w:pPr>
              <w:pStyle w:val="StyleArial8ptAfter0ptLinespacingsingle"/>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3E" w14:textId="77777777" w:rsidR="000876E3" w:rsidRDefault="000876E3" w:rsidP="001F179A">
            <w:pPr>
              <w:pStyle w:val="StyleArial8ptAfter0ptLinespacingsingle"/>
            </w:pPr>
            <w:r w:rsidRPr="003152CE">
              <w:t>AlphaLength3</w:t>
            </w:r>
          </w:p>
          <w:p w14:paraId="16B3483F" w14:textId="77777777" w:rsidR="000876E3" w:rsidRPr="00485100" w:rsidRDefault="000876E3" w:rsidP="00DB3A65">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16B34840" w14:textId="77777777" w:rsidR="000876E3" w:rsidRPr="00DB3A65" w:rsidRDefault="000876E3" w:rsidP="001F179A">
            <w:pPr>
              <w:pStyle w:val="StyleArial8ptAfter0ptLinespacingsingle"/>
            </w:pPr>
            <w:r w:rsidRPr="00DB3A65">
              <w:t>&lt;Total</w:t>
            </w:r>
          </w:p>
          <w:p w14:paraId="16B34841" w14:textId="77777777" w:rsidR="000876E3" w:rsidRPr="00DB3A65" w:rsidRDefault="000876E3" w:rsidP="001F179A">
            <w:pPr>
              <w:pStyle w:val="StyleArial8ptAfter0ptLinespacingsingle"/>
            </w:pPr>
            <w:r w:rsidRPr="00DB3A65">
              <w:t>AmountAfterTax="20880"&gt;</w:t>
            </w:r>
          </w:p>
          <w:p w14:paraId="16B34842" w14:textId="77777777" w:rsidR="000876E3" w:rsidRPr="00DB3A65" w:rsidRDefault="000876E3" w:rsidP="00DB3A65">
            <w:pPr>
              <w:spacing w:after="0" w:line="240" w:lineRule="auto"/>
              <w:rPr>
                <w:rFonts w:ascii="Arial" w:hAnsi="Arial" w:cs="Arial"/>
                <w:b/>
                <w:sz w:val="16"/>
                <w:szCs w:val="16"/>
              </w:rPr>
            </w:pPr>
            <w:r w:rsidRPr="00DB3A65">
              <w:rPr>
                <w:rFonts w:ascii="Arial" w:hAnsi="Arial" w:cs="Arial"/>
                <w:b/>
                <w:sz w:val="16"/>
                <w:szCs w:val="16"/>
              </w:rPr>
              <w:t>CurrencyCode=”USD”</w:t>
            </w:r>
          </w:p>
          <w:p w14:paraId="16B34843" w14:textId="77777777" w:rsidR="000876E3" w:rsidRPr="00DB3A65" w:rsidRDefault="000876E3" w:rsidP="001F179A">
            <w:pPr>
              <w:pStyle w:val="StyleArial8ptAfter0ptLinespacingsingle"/>
            </w:pPr>
            <w:r w:rsidRPr="00DB3A65">
              <w:t>DecimalPlaces=”2”</w:t>
            </w:r>
          </w:p>
          <w:p w14:paraId="16B34844" w14:textId="77777777" w:rsidR="000876E3" w:rsidRPr="003152CE" w:rsidRDefault="000876E3" w:rsidP="001F179A">
            <w:pPr>
              <w:pStyle w:val="StyleArial8ptAfter0ptLinespacingsingle"/>
            </w:pPr>
            <w:r w:rsidRPr="00DB3A65">
              <w:t>AdditionalFeesExcludedIndicator=”</w:t>
            </w:r>
            <w:r>
              <w:t>true</w:t>
            </w:r>
            <w:r w:rsidRPr="00DB3A65">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45" w14:textId="77777777" w:rsidR="000876E3" w:rsidRPr="003152CE" w:rsidRDefault="000876E3" w:rsidP="001F179A">
            <w:pPr>
              <w:pStyle w:val="StyleArial8ptCenteredAfter0ptLinespacingsingle"/>
            </w:pPr>
            <w: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46" w14:textId="77777777" w:rsidR="000876E3" w:rsidRDefault="000876E3" w:rsidP="007D1A5F">
            <w:pPr>
              <w:pStyle w:val="TableText"/>
              <w:rPr>
                <w:sz w:val="16"/>
                <w:szCs w:val="16"/>
              </w:rPr>
            </w:pPr>
            <w:r>
              <w:rPr>
                <w:i/>
                <w:sz w:val="16"/>
                <w:szCs w:val="16"/>
              </w:rPr>
              <w:t>Valid values</w:t>
            </w:r>
            <w:r>
              <w:rPr>
                <w:sz w:val="16"/>
                <w:szCs w:val="16"/>
              </w:rPr>
              <w:t>:</w:t>
            </w:r>
          </w:p>
          <w:p w14:paraId="16B34847" w14:textId="77777777" w:rsidR="000876E3" w:rsidRPr="004673B8" w:rsidRDefault="000876E3" w:rsidP="007D1A5F">
            <w:pPr>
              <w:spacing w:after="0" w:line="240" w:lineRule="auto"/>
              <w:rPr>
                <w:rFonts w:ascii="Arial" w:hAnsi="Arial" w:cs="Arial"/>
                <w:strike/>
                <w:sz w:val="16"/>
                <w:szCs w:val="16"/>
              </w:rPr>
            </w:pPr>
            <w:r>
              <w:rPr>
                <w:rFonts w:ascii="Arial" w:hAnsi="Arial" w:cs="Arial"/>
                <w:sz w:val="16"/>
                <w:szCs w:val="16"/>
              </w:rPr>
              <w:t>Any valid ISO 4217 three alpha currency code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48" w14:textId="77777777" w:rsidR="000876E3" w:rsidRPr="00D80A94" w:rsidRDefault="000876E3" w:rsidP="001F179A">
            <w:pPr>
              <w:pStyle w:val="StyleArial8ptAfter0ptLinespacingsingle"/>
            </w:pPr>
            <w:r w:rsidRPr="00D80A94">
              <w:t>Currency Code)</w:t>
            </w:r>
          </w:p>
          <w:p w14:paraId="16B34849" w14:textId="77777777" w:rsidR="000876E3" w:rsidRPr="00D80A94" w:rsidRDefault="000876E3" w:rsidP="001F179A">
            <w:pPr>
              <w:pStyle w:val="StyleArial8ptAfter0ptLinespacingsingle"/>
            </w:pPr>
            <w:r w:rsidRPr="00D80A94">
              <w:t>GDS=3</w:t>
            </w:r>
          </w:p>
        </w:tc>
      </w:tr>
      <w:tr w:rsidR="000876E3" w:rsidRPr="00F860DF" w14:paraId="16B3485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4B"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4C" w14:textId="77777777" w:rsidR="000876E3" w:rsidRPr="00537256" w:rsidRDefault="000876E3" w:rsidP="001F179A">
            <w:pPr>
              <w:pStyle w:val="StyleArial8ptAfter0ptLinespacingsingle"/>
            </w:pPr>
            <w:r w:rsidRPr="00537256">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4D" w14:textId="77777777" w:rsidR="000876E3" w:rsidRPr="003152CE" w:rsidRDefault="000876E3" w:rsidP="001F179A">
            <w:pPr>
              <w:pStyle w:val="StyleArial8ptAfter0ptLinespacingsingle"/>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4E" w14:textId="77777777" w:rsidR="000876E3" w:rsidRDefault="000876E3" w:rsidP="001F179A">
            <w:pPr>
              <w:pStyle w:val="StyleArial8ptAfter0ptLinespacingsingle"/>
            </w:pPr>
            <w:r w:rsidRPr="003152CE">
              <w:t>xs:NonNegativeInteger</w:t>
            </w:r>
          </w:p>
          <w:p w14:paraId="16B3484F" w14:textId="77777777" w:rsidR="000876E3" w:rsidRPr="00485100" w:rsidRDefault="000876E3" w:rsidP="00DB3A65">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16B34850" w14:textId="77777777" w:rsidR="000876E3" w:rsidRPr="00DB3A65" w:rsidRDefault="000876E3" w:rsidP="001F179A">
            <w:pPr>
              <w:pStyle w:val="StyleArial8ptAfter0ptLinespacingsingle"/>
            </w:pPr>
            <w:r w:rsidRPr="00DB3A65">
              <w:t>&lt;Total</w:t>
            </w:r>
          </w:p>
          <w:p w14:paraId="16B34851" w14:textId="77777777" w:rsidR="000876E3" w:rsidRPr="00DB3A65" w:rsidRDefault="000876E3" w:rsidP="001F179A">
            <w:pPr>
              <w:pStyle w:val="StyleArial8ptAfter0ptLinespacingsingle"/>
            </w:pPr>
            <w:r w:rsidRPr="00DB3A65">
              <w:t>AmountAfterTax="20880"&gt;</w:t>
            </w:r>
          </w:p>
          <w:p w14:paraId="16B34852" w14:textId="77777777" w:rsidR="000876E3" w:rsidRPr="00DB3A65" w:rsidRDefault="000876E3" w:rsidP="001F179A">
            <w:pPr>
              <w:pStyle w:val="StyleArial8ptAfter0ptLinespacingsingle"/>
            </w:pPr>
            <w:r w:rsidRPr="00DB3A65">
              <w:t>CurrencyCode=”USD”</w:t>
            </w:r>
          </w:p>
          <w:p w14:paraId="16B34853" w14:textId="77777777" w:rsidR="000876E3" w:rsidRPr="00DB3A65" w:rsidRDefault="000876E3" w:rsidP="00DB3A65">
            <w:pPr>
              <w:spacing w:after="0" w:line="240" w:lineRule="auto"/>
              <w:rPr>
                <w:rFonts w:ascii="Arial" w:hAnsi="Arial" w:cs="Arial"/>
                <w:b/>
                <w:sz w:val="16"/>
                <w:szCs w:val="16"/>
              </w:rPr>
            </w:pPr>
            <w:r w:rsidRPr="00DB3A65">
              <w:rPr>
                <w:rFonts w:ascii="Arial" w:hAnsi="Arial" w:cs="Arial"/>
                <w:b/>
                <w:sz w:val="16"/>
                <w:szCs w:val="16"/>
              </w:rPr>
              <w:t>DecimalPlaces=”2”</w:t>
            </w:r>
          </w:p>
          <w:p w14:paraId="16B34854" w14:textId="77777777" w:rsidR="000876E3" w:rsidRPr="003152CE" w:rsidRDefault="000876E3" w:rsidP="001F179A">
            <w:pPr>
              <w:pStyle w:val="StyleArial8ptAfter0ptLinespacingsingle"/>
            </w:pPr>
            <w:r w:rsidRPr="00DB3A65">
              <w:t>AdditionalFeesExcludedIndicator=”</w:t>
            </w:r>
            <w:r>
              <w:t>true</w:t>
            </w:r>
            <w:r w:rsidRPr="00DB3A65">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55" w14:textId="77777777" w:rsidR="000876E3" w:rsidRPr="003152CE" w:rsidRDefault="000876E3" w:rsidP="001F179A">
            <w:pPr>
              <w:pStyle w:val="StyleArial8ptCenteredAfter0ptLinespacingsingle"/>
            </w:pPr>
            <w: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56" w14:textId="77777777" w:rsidR="000876E3" w:rsidRPr="004703E7" w:rsidRDefault="000876E3" w:rsidP="001F179A">
            <w:pPr>
              <w:pStyle w:val="StyleTableText8pt"/>
            </w:pPr>
            <w:r w:rsidRPr="004703E7">
              <w:rPr>
                <w:i/>
              </w:rPr>
              <w:t>Valid values</w:t>
            </w:r>
            <w:r w:rsidRPr="004703E7">
              <w:t>:</w:t>
            </w:r>
          </w:p>
          <w:p w14:paraId="16B34857" w14:textId="77777777" w:rsidR="000876E3" w:rsidRPr="004703E7" w:rsidRDefault="000876E3" w:rsidP="001F179A">
            <w:pPr>
              <w:pStyle w:val="StyleArial8ptAfter0ptLinespacingsingle"/>
            </w:pPr>
            <w:r w:rsidRPr="004703E7">
              <w:t>0, 1, 2 or 3</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58" w14:textId="77777777" w:rsidR="000876E3" w:rsidRDefault="000876E3" w:rsidP="001F179A">
            <w:pPr>
              <w:pStyle w:val="StyleArial8ptAfter0ptLinespacingsingle"/>
            </w:pPr>
            <w:r>
              <w:t>Decimal Placement</w:t>
            </w:r>
          </w:p>
          <w:p w14:paraId="16B34859" w14:textId="77777777" w:rsidR="000876E3" w:rsidRPr="003152CE" w:rsidRDefault="000876E3" w:rsidP="001F179A">
            <w:pPr>
              <w:pStyle w:val="StyleArial8ptAfter0ptLinespacingsingle"/>
            </w:pPr>
            <w:r>
              <w:t>GDS=3</w:t>
            </w:r>
          </w:p>
        </w:tc>
      </w:tr>
      <w:tr w:rsidR="000876E3" w:rsidRPr="00F860DF" w14:paraId="16B3486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5B"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5C" w14:textId="77777777" w:rsidR="000876E3" w:rsidRPr="00537256" w:rsidRDefault="000876E3" w:rsidP="001F179A">
            <w:pPr>
              <w:pStyle w:val="StyleArial8ptAfter0ptLinespacingsingle"/>
            </w:pPr>
            <w:r w:rsidRPr="00537256">
              <w:t>@AdditionalFeesExcludedIndicator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5D" w14:textId="77777777" w:rsidR="000876E3" w:rsidRPr="00C44027" w:rsidRDefault="000876E3" w:rsidP="00C44027">
            <w:pPr>
              <w:pStyle w:val="StyleArial8ptAfter0ptLinespacingsingle"/>
              <w:rPr>
                <w:strike/>
              </w:rPr>
            </w:pPr>
            <w:ins w:id="158" w:author="Kunz, Jane" w:date="2011-06-20T16:26:00Z">
              <w:r w:rsidRPr="00C44027">
                <w:t>M</w:t>
              </w:r>
            </w:ins>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5E" w14:textId="77777777" w:rsidR="000876E3" w:rsidRPr="00C44027" w:rsidRDefault="000876E3" w:rsidP="001F179A">
            <w:pPr>
              <w:pStyle w:val="StyleArial8ptAfter0ptLinespacingsingle"/>
            </w:pPr>
            <w:r w:rsidRPr="00C44027">
              <w:t>xs:Boolean</w:t>
            </w:r>
          </w:p>
          <w:p w14:paraId="16B3485F" w14:textId="77777777" w:rsidR="000876E3" w:rsidRPr="00C44027" w:rsidRDefault="000876E3" w:rsidP="00DB3A65">
            <w:pPr>
              <w:autoSpaceDE w:val="0"/>
              <w:autoSpaceDN w:val="0"/>
              <w:adjustRightInd w:val="0"/>
              <w:spacing w:before="60" w:after="60"/>
              <w:rPr>
                <w:rFonts w:ascii="Arial" w:hAnsi="Arial" w:cs="Arial"/>
                <w:sz w:val="16"/>
                <w:szCs w:val="16"/>
              </w:rPr>
            </w:pPr>
            <w:r w:rsidRPr="00C44027">
              <w:rPr>
                <w:rFonts w:ascii="Arial" w:hAnsi="Arial" w:cs="Arial"/>
                <w:i/>
                <w:iCs/>
                <w:sz w:val="16"/>
                <w:szCs w:val="16"/>
              </w:rPr>
              <w:t>Example:</w:t>
            </w:r>
          </w:p>
          <w:p w14:paraId="16B34860" w14:textId="77777777" w:rsidR="000876E3" w:rsidRPr="00C44027" w:rsidRDefault="000876E3" w:rsidP="001F179A">
            <w:pPr>
              <w:pStyle w:val="StyleArial8ptAfter0ptLinespacingsingle"/>
            </w:pPr>
            <w:r w:rsidRPr="00C44027">
              <w:t>&lt;Total</w:t>
            </w:r>
          </w:p>
          <w:p w14:paraId="16B34861" w14:textId="77777777" w:rsidR="000876E3" w:rsidRPr="00C44027" w:rsidRDefault="000876E3" w:rsidP="001F179A">
            <w:pPr>
              <w:pStyle w:val="StyleArial8ptAfter0ptLinespacingsingle"/>
            </w:pPr>
            <w:r w:rsidRPr="00C44027">
              <w:t>AmountAfterTax="20880"&gt;</w:t>
            </w:r>
          </w:p>
          <w:p w14:paraId="16B34862" w14:textId="77777777" w:rsidR="000876E3" w:rsidRPr="00C44027" w:rsidRDefault="000876E3" w:rsidP="001F179A">
            <w:pPr>
              <w:pStyle w:val="StyleArial8ptAfter0ptLinespacingsingle"/>
            </w:pPr>
            <w:r w:rsidRPr="00C44027">
              <w:t>CurrencyCode=”USD”</w:t>
            </w:r>
          </w:p>
          <w:p w14:paraId="16B34863" w14:textId="77777777" w:rsidR="000876E3" w:rsidRPr="00C44027" w:rsidRDefault="000876E3" w:rsidP="001F179A">
            <w:pPr>
              <w:pStyle w:val="StyleArial8ptAfter0ptLinespacingsingle"/>
            </w:pPr>
            <w:r w:rsidRPr="00C44027">
              <w:t>DecimalPlaces=”2”</w:t>
            </w:r>
          </w:p>
          <w:p w14:paraId="16B34864" w14:textId="77777777" w:rsidR="000876E3" w:rsidRPr="00C44027" w:rsidRDefault="000876E3" w:rsidP="00926AF9">
            <w:pPr>
              <w:spacing w:after="0" w:line="240" w:lineRule="auto"/>
              <w:rPr>
                <w:rFonts w:ascii="Arial" w:hAnsi="Arial" w:cs="Arial"/>
                <w:sz w:val="16"/>
                <w:szCs w:val="16"/>
              </w:rPr>
            </w:pPr>
            <w:r w:rsidRPr="00C44027">
              <w:rPr>
                <w:rFonts w:ascii="Arial" w:hAnsi="Arial" w:cs="Arial"/>
                <w:b/>
                <w:sz w:val="16"/>
                <w:szCs w:val="16"/>
              </w:rPr>
              <w:t>AdditionalFeesExcludedIndicator=”true”</w:t>
            </w:r>
            <w:r w:rsidRPr="00C44027">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65" w14:textId="77777777" w:rsidR="000876E3" w:rsidRPr="00C44027" w:rsidRDefault="000876E3" w:rsidP="001F179A">
            <w:pPr>
              <w:pStyle w:val="StyleArial8ptCenteredAfter0ptLinespacingsingle"/>
            </w:pPr>
            <w:r w:rsidRPr="00C44027">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66" w14:textId="77777777" w:rsidR="000876E3" w:rsidRPr="00537256" w:rsidRDefault="000876E3" w:rsidP="001F179A">
            <w:pPr>
              <w:pStyle w:val="StyleTableText8pt"/>
            </w:pPr>
            <w:r w:rsidRPr="00537256">
              <w:rPr>
                <w:i/>
              </w:rPr>
              <w:t>Valid values</w:t>
            </w:r>
            <w:r w:rsidRPr="00537256">
              <w:t>:</w:t>
            </w:r>
          </w:p>
          <w:p w14:paraId="16B34867" w14:textId="77777777" w:rsidR="000876E3" w:rsidRPr="00537256" w:rsidDel="002B5081" w:rsidRDefault="000876E3" w:rsidP="002B5081">
            <w:pPr>
              <w:pStyle w:val="StyleTableText6ptAfterbefore"/>
              <w:numPr>
                <w:ilvl w:val="0"/>
                <w:numId w:val="15"/>
              </w:numPr>
              <w:ind w:left="252" w:hanging="252"/>
              <w:rPr>
                <w:del w:id="159" w:author="Kunz, Jane" w:date="2011-06-20T16:25:00Z"/>
                <w:rFonts w:cs="Arial"/>
                <w:szCs w:val="16"/>
              </w:rPr>
            </w:pPr>
            <w:r w:rsidRPr="00537256">
              <w:rPr>
                <w:rFonts w:cs="Arial"/>
                <w:szCs w:val="16"/>
              </w:rPr>
              <w:t>“t</w:t>
            </w:r>
            <w:del w:id="160" w:author="Kunz, Jane" w:date="2011-06-20T16:25:00Z">
              <w:r w:rsidRPr="00537256" w:rsidDel="002B5081">
                <w:rPr>
                  <w:rFonts w:cs="Arial"/>
                  <w:szCs w:val="16"/>
                </w:rPr>
                <w:delText>rue</w:delText>
              </w:r>
            </w:del>
            <w:r w:rsidRPr="00537256">
              <w:rPr>
                <w:rFonts w:cs="Arial"/>
                <w:szCs w:val="16"/>
              </w:rPr>
              <w:t xml:space="preserve">” </w:t>
            </w:r>
            <w:del w:id="161" w:author="Kunz, Jane" w:date="2011-06-20T16:25:00Z">
              <w:r w:rsidRPr="00537256" w:rsidDel="002B5081">
                <w:rPr>
                  <w:rFonts w:cs="Arial"/>
                  <w:szCs w:val="16"/>
                </w:rPr>
                <w:delText xml:space="preserve"> = Approximate Total with tax minus extra option charges</w:delText>
              </w:r>
            </w:del>
          </w:p>
          <w:p w14:paraId="16B34868" w14:textId="77777777" w:rsidR="000876E3" w:rsidRPr="00537256" w:rsidRDefault="000876E3" w:rsidP="00926AF9">
            <w:pPr>
              <w:pStyle w:val="StyleTableText6ptAfterbefore"/>
              <w:numPr>
                <w:ilvl w:val="0"/>
                <w:numId w:val="15"/>
              </w:numPr>
              <w:ind w:left="252" w:hanging="252"/>
            </w:pPr>
            <w:r w:rsidRPr="00537256">
              <w:rPr>
                <w:rFonts w:cs="Arial"/>
                <w:color w:val="0000FF"/>
                <w:szCs w:val="16"/>
              </w:rPr>
              <w:t xml:space="preserve"> </w:t>
            </w:r>
            <w:ins w:id="162" w:author="Kunz, Jane" w:date="2011-06-20T16:25:00Z">
              <w:r w:rsidRPr="00537256">
                <w:rPr>
                  <w:rFonts w:cs="Arial"/>
                  <w:color w:val="0000FF"/>
                  <w:szCs w:val="16"/>
                </w:rPr>
                <w:t>“</w:t>
              </w:r>
            </w:ins>
            <w:r w:rsidRPr="00537256">
              <w:rPr>
                <w:rFonts w:cs="Arial"/>
                <w:color w:val="0000FF"/>
                <w:szCs w:val="16"/>
              </w:rPr>
              <w:t>f</w:t>
            </w:r>
            <w:ins w:id="163" w:author="Kunz, Jane" w:date="2011-06-20T16:25:00Z">
              <w:r w:rsidRPr="00537256">
                <w:rPr>
                  <w:rFonts w:cs="Arial"/>
                  <w:color w:val="0000FF"/>
                  <w:szCs w:val="16"/>
                </w:rPr>
                <w:t>alse” = Approximate Total plus extra option charges</w:t>
              </w:r>
            </w:ins>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69" w14:textId="77777777" w:rsidR="000876E3" w:rsidRPr="00FC2334" w:rsidRDefault="000876E3" w:rsidP="001F179A">
            <w:pPr>
              <w:pStyle w:val="StyleArial8ptAfter0ptLinespacingsingle"/>
            </w:pPr>
            <w:r w:rsidRPr="00FC2334">
              <w:t xml:space="preserve">Pricing Type </w:t>
            </w:r>
          </w:p>
          <w:p w14:paraId="16B3486A" w14:textId="77777777" w:rsidR="000876E3" w:rsidRPr="00FC2334" w:rsidRDefault="000876E3" w:rsidP="005524B9">
            <w:pPr>
              <w:spacing w:after="0"/>
              <w:rPr>
                <w:rFonts w:ascii="Arial" w:hAnsi="Arial" w:cs="Arial"/>
                <w:b/>
                <w:sz w:val="16"/>
                <w:szCs w:val="16"/>
              </w:rPr>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w:t>
            </w:r>
          </w:p>
          <w:p w14:paraId="16B3486B" w14:textId="77777777" w:rsidR="000876E3" w:rsidRPr="00FC2334" w:rsidRDefault="000876E3" w:rsidP="00CA7F1D">
            <w:pPr>
              <w:spacing w:after="0" w:line="240" w:lineRule="auto"/>
              <w:rPr>
                <w:i/>
              </w:rPr>
            </w:pPr>
            <w:r w:rsidRPr="00FC2334">
              <w:rPr>
                <w:rFonts w:ascii="Arial" w:hAnsi="Arial" w:cs="Arial"/>
                <w:i/>
                <w:sz w:val="16"/>
                <w:szCs w:val="16"/>
              </w:rPr>
              <w:t>Applicable to Galileo/ Apollo.</w:t>
            </w:r>
          </w:p>
        </w:tc>
      </w:tr>
      <w:tr w:rsidR="000876E3" w:rsidRPr="007F74DD" w14:paraId="16B34873"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86D" w14:textId="77777777" w:rsidR="000876E3" w:rsidRPr="007F74D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6E" w14:textId="77777777" w:rsidR="000876E3" w:rsidRPr="007F74DD" w:rsidRDefault="000876E3" w:rsidP="007F74D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6F" w14:textId="77777777" w:rsidR="000876E3" w:rsidRPr="007F74DD" w:rsidRDefault="000876E3" w:rsidP="007F74D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70" w14:textId="77777777" w:rsidR="000876E3" w:rsidRPr="007F74DD" w:rsidRDefault="000876E3" w:rsidP="007F74D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71" w14:textId="77777777" w:rsidR="000876E3" w:rsidRPr="007F74DD" w:rsidRDefault="000876E3" w:rsidP="007F74DD">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72" w14:textId="77777777" w:rsidR="000876E3" w:rsidRPr="007F74DD" w:rsidRDefault="000876E3" w:rsidP="007F74DD">
            <w:pPr>
              <w:spacing w:after="0" w:line="360" w:lineRule="auto"/>
              <w:rPr>
                <w:rFonts w:ascii="Arial" w:hAnsi="Arial" w:cs="Arial"/>
                <w:b/>
                <w:sz w:val="16"/>
                <w:szCs w:val="16"/>
              </w:rPr>
            </w:pPr>
          </w:p>
        </w:tc>
      </w:tr>
      <w:tr w:rsidR="000876E3" w:rsidRPr="007F74DD" w14:paraId="16B3488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874" w14:textId="77777777" w:rsidR="000876E3" w:rsidRPr="007F74DD" w:rsidRDefault="000876E3" w:rsidP="00245782">
            <w:pPr>
              <w:pStyle w:val="StyleArial8ptBoldAfter0ptLinespacing15lines"/>
            </w:pPr>
            <w:r w:rsidRPr="007F74DD">
              <w:t>1</w:t>
            </w:r>
          </w:p>
          <w:p w14:paraId="16B34875" w14:textId="77777777" w:rsidR="000876E3" w:rsidRPr="007F74DD" w:rsidRDefault="000876E3" w:rsidP="00245782">
            <w:pPr>
              <w:pStyle w:val="StyleArial8ptBoldAfter0ptLinespacing15lines"/>
            </w:pPr>
            <w:r w:rsidRPr="007F74DD">
              <w:t>2</w:t>
            </w:r>
          </w:p>
          <w:p w14:paraId="16B34876" w14:textId="77777777" w:rsidR="000876E3" w:rsidRPr="007F74DD" w:rsidRDefault="000876E3" w:rsidP="00245782">
            <w:pPr>
              <w:pStyle w:val="StyleArial8ptBoldAfter0ptLinespacing15lines"/>
            </w:pPr>
            <w:r w:rsidRPr="007F74DD">
              <w:t>3</w:t>
            </w:r>
          </w:p>
          <w:p w14:paraId="16B34877" w14:textId="77777777" w:rsidR="000876E3" w:rsidRPr="007F74DD" w:rsidRDefault="000876E3" w:rsidP="00245782">
            <w:pPr>
              <w:pStyle w:val="StyleArial8ptBoldAfter0ptLinespacing15lines"/>
            </w:pPr>
            <w:r w:rsidRPr="007F74DD">
              <w:t>4</w:t>
            </w:r>
          </w:p>
          <w:p w14:paraId="16B34878" w14:textId="77777777" w:rsidR="000876E3" w:rsidRPr="007F74DD" w:rsidRDefault="000876E3" w:rsidP="00245782">
            <w:pPr>
              <w:pStyle w:val="StyleArial8ptBoldAfter0ptLinespacing15lines"/>
            </w:pPr>
            <w:r w:rsidRPr="007F74DD">
              <w:t>5</w:t>
            </w:r>
          </w:p>
          <w:p w14:paraId="16B34879" w14:textId="77777777" w:rsidR="000876E3" w:rsidRPr="007F74DD" w:rsidRDefault="000876E3" w:rsidP="00245782">
            <w:pPr>
              <w:pStyle w:val="StyleArial8ptBoldAfter0ptLinespacing15lines"/>
            </w:pPr>
            <w:r w:rsidRPr="007F74DD">
              <w:t>6</w:t>
            </w:r>
          </w:p>
          <w:p w14:paraId="16B3487A" w14:textId="77777777" w:rsidR="000876E3" w:rsidRPr="007F74DD" w:rsidRDefault="000876E3" w:rsidP="00245782">
            <w:pPr>
              <w:pStyle w:val="StyleArial8ptBoldAfter0ptLinespacing15lines"/>
            </w:pPr>
            <w:r w:rsidRPr="007F74DD">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87B" w14:textId="77777777" w:rsidR="000876E3" w:rsidRPr="00276660" w:rsidRDefault="000876E3" w:rsidP="00245782">
            <w:pPr>
              <w:pStyle w:val="StyleArial8ptBoldAfter0ptLinespacing15lines"/>
            </w:pPr>
            <w:r w:rsidRPr="00276660">
              <w:t>HotelRes</w:t>
            </w:r>
            <w:r>
              <w:t>Modifies</w:t>
            </w:r>
          </w:p>
          <w:p w14:paraId="16B3487C" w14:textId="77777777" w:rsidR="000876E3" w:rsidRPr="00276660" w:rsidRDefault="000876E3" w:rsidP="00245782">
            <w:pPr>
              <w:pStyle w:val="StyleArial8ptBoldAfter0ptLinespacing15lines"/>
            </w:pPr>
            <w:r w:rsidRPr="00276660">
              <w:t>HotelRes</w:t>
            </w:r>
            <w:r>
              <w:t>Modify</w:t>
            </w:r>
          </w:p>
          <w:p w14:paraId="16B3487D" w14:textId="77777777" w:rsidR="000876E3" w:rsidRPr="007F74DD" w:rsidRDefault="000876E3" w:rsidP="00245782">
            <w:pPr>
              <w:pStyle w:val="StyleArial8ptBoldAfter0ptLinespacing15lines"/>
            </w:pPr>
            <w:r w:rsidRPr="007F74DD">
              <w:t>RoomStays</w:t>
            </w:r>
          </w:p>
          <w:p w14:paraId="16B3487E" w14:textId="77777777" w:rsidR="000876E3" w:rsidRPr="007F74DD" w:rsidRDefault="000876E3" w:rsidP="00245782">
            <w:pPr>
              <w:pStyle w:val="StyleArial8ptBoldAfter0ptLinespacing15lines"/>
            </w:pPr>
            <w:r w:rsidRPr="007F74DD">
              <w:t>RoomStay</w:t>
            </w:r>
          </w:p>
          <w:p w14:paraId="16B3487F" w14:textId="77777777" w:rsidR="000876E3" w:rsidRPr="007F74DD" w:rsidRDefault="000876E3" w:rsidP="00245782">
            <w:pPr>
              <w:pStyle w:val="StyleArial8ptBoldAfter0ptLinespacing15lines"/>
            </w:pPr>
            <w:r w:rsidRPr="007F74DD">
              <w:t>Total</w:t>
            </w:r>
          </w:p>
          <w:p w14:paraId="16B34880" w14:textId="77777777" w:rsidR="000876E3" w:rsidRPr="007F74DD" w:rsidRDefault="000876E3" w:rsidP="00245782">
            <w:pPr>
              <w:pStyle w:val="StyleArial8ptBoldAfter0ptLinespacing15lines"/>
            </w:pPr>
            <w:r w:rsidRPr="007F74DD">
              <w:t>Taxes</w:t>
            </w:r>
          </w:p>
          <w:p w14:paraId="16B34881" w14:textId="77777777" w:rsidR="000876E3" w:rsidRPr="007F74DD" w:rsidRDefault="000876E3" w:rsidP="00245782">
            <w:pPr>
              <w:pStyle w:val="StyleArial8ptBoldAfter0ptLinespacing15lines"/>
            </w:pPr>
            <w:r w:rsidRPr="007F74DD">
              <w:t>Tax</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882" w14:textId="77777777" w:rsidR="000876E3" w:rsidRPr="00425173" w:rsidRDefault="000876E3" w:rsidP="00245782">
            <w:pPr>
              <w:pStyle w:val="StyleArial8ptBoldAfter0ptLinespacing15lines"/>
            </w:pPr>
            <w:r>
              <w:t>M</w:t>
            </w:r>
          </w:p>
          <w:p w14:paraId="16B34883" w14:textId="77777777" w:rsidR="000876E3" w:rsidRPr="00425173" w:rsidRDefault="000876E3" w:rsidP="00245782">
            <w:pPr>
              <w:pStyle w:val="StyleArial8ptBoldAfter0ptLinespacing15lines"/>
            </w:pPr>
            <w:r w:rsidRPr="00425173">
              <w:t>M</w:t>
            </w:r>
          </w:p>
          <w:p w14:paraId="16B34884" w14:textId="77777777" w:rsidR="000876E3" w:rsidRPr="00425173" w:rsidRDefault="000876E3" w:rsidP="00245782">
            <w:pPr>
              <w:pStyle w:val="StyleArial8ptBoldAfter0ptLinespacing15lines"/>
            </w:pPr>
            <w:r>
              <w:t>M</w:t>
            </w:r>
          </w:p>
          <w:p w14:paraId="16B34885" w14:textId="77777777" w:rsidR="000876E3" w:rsidRPr="00425173" w:rsidRDefault="000876E3" w:rsidP="00245782">
            <w:pPr>
              <w:pStyle w:val="StyleArial8ptBoldAfter0ptLinespacing15lines"/>
            </w:pPr>
            <w:r>
              <w:t>M</w:t>
            </w:r>
          </w:p>
          <w:p w14:paraId="16B34886" w14:textId="77777777" w:rsidR="000876E3" w:rsidRPr="007F74DD" w:rsidRDefault="000876E3" w:rsidP="00245782">
            <w:pPr>
              <w:pStyle w:val="StyleArial8ptBoldAfter0ptLinespacing15lines"/>
            </w:pPr>
            <w:r w:rsidRPr="007F74DD">
              <w:t>A</w:t>
            </w:r>
          </w:p>
          <w:p w14:paraId="16B34887" w14:textId="77777777" w:rsidR="000876E3" w:rsidRPr="007F74DD" w:rsidRDefault="000876E3" w:rsidP="00245782">
            <w:pPr>
              <w:pStyle w:val="StyleArial8ptBoldAfter0ptLinespacing15lines"/>
            </w:pPr>
            <w:r w:rsidRPr="007F74DD">
              <w:t>A</w:t>
            </w:r>
          </w:p>
          <w:p w14:paraId="16B34888" w14:textId="77777777" w:rsidR="000876E3" w:rsidRPr="007F74DD" w:rsidRDefault="000876E3" w:rsidP="00245782">
            <w:pPr>
              <w:pStyle w:val="StyleArial8ptBoldAfter0ptLinespacing15lines"/>
            </w:pPr>
            <w:r w:rsidRPr="007F74DD">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889" w14:textId="77777777" w:rsidR="000876E3" w:rsidRPr="007F74DD" w:rsidRDefault="000876E3" w:rsidP="007F74D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88A" w14:textId="77777777" w:rsidR="000876E3" w:rsidRPr="009F68C1" w:rsidRDefault="000876E3" w:rsidP="005D155F">
            <w:pPr>
              <w:spacing w:after="0"/>
              <w:jc w:val="center"/>
              <w:rPr>
                <w:rFonts w:ascii="Arial" w:hAnsi="Arial" w:cs="Arial"/>
                <w:b/>
                <w:sz w:val="16"/>
                <w:szCs w:val="16"/>
              </w:rPr>
            </w:pPr>
            <w:r w:rsidRPr="009F68C1">
              <w:rPr>
                <w:rFonts w:ascii="Arial" w:hAnsi="Arial" w:cs="Arial"/>
                <w:b/>
                <w:sz w:val="16"/>
                <w:szCs w:val="16"/>
              </w:rPr>
              <w:t>GDS</w:t>
            </w:r>
          </w:p>
          <w:p w14:paraId="16B3488B" w14:textId="77777777" w:rsidR="000876E3" w:rsidRPr="009F68C1" w:rsidRDefault="000876E3" w:rsidP="005D155F">
            <w:pPr>
              <w:spacing w:after="0" w:line="360" w:lineRule="auto"/>
              <w:jc w:val="center"/>
              <w:rPr>
                <w:rFonts w:ascii="Arial" w:hAnsi="Arial" w:cs="Arial"/>
                <w:b/>
                <w:sz w:val="16"/>
                <w:szCs w:val="16"/>
              </w:rPr>
            </w:pPr>
            <w:r w:rsidRPr="009F68C1">
              <w:rPr>
                <w:rFonts w:ascii="Arial" w:hAnsi="Arial" w:cs="Arial"/>
                <w:b/>
                <w:sz w:val="16"/>
                <w:szCs w:val="16"/>
              </w:rPr>
              <w:t>1 - 4</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88C" w14:textId="77777777" w:rsidR="000876E3" w:rsidRPr="007F74DD" w:rsidRDefault="000876E3" w:rsidP="007F74DD">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88D" w14:textId="77777777" w:rsidR="000876E3" w:rsidRPr="00597F31" w:rsidRDefault="000876E3" w:rsidP="00F74861">
            <w:pPr>
              <w:spacing w:after="0" w:line="360" w:lineRule="auto"/>
              <w:rPr>
                <w:rFonts w:ascii="Arial" w:hAnsi="Arial" w:cs="Arial"/>
                <w:b/>
                <w:strike/>
                <w:sz w:val="16"/>
                <w:szCs w:val="16"/>
              </w:rPr>
            </w:pPr>
          </w:p>
        </w:tc>
      </w:tr>
      <w:tr w:rsidR="000876E3" w:rsidRPr="00F860DF" w14:paraId="16B348A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8F" w14:textId="77777777" w:rsidR="000876E3" w:rsidRPr="003152CE" w:rsidRDefault="000876E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90" w14:textId="77777777" w:rsidR="000876E3" w:rsidRPr="0037626C" w:rsidRDefault="000876E3" w:rsidP="001F179A">
            <w:pPr>
              <w:pStyle w:val="StyleArial8ptAfter0ptLinespacingsingle"/>
            </w:pPr>
            <w:r w:rsidRPr="0037626C">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91"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92" w14:textId="77777777" w:rsidR="000876E3" w:rsidRPr="0037626C" w:rsidRDefault="000876E3" w:rsidP="001F179A">
            <w:pPr>
              <w:pStyle w:val="StyleArial8ptAfter0ptLinespacingsingle"/>
            </w:pPr>
            <w:r w:rsidRPr="0037626C">
              <w:t>OTA_CodeType</w:t>
            </w:r>
          </w:p>
          <w:p w14:paraId="16B34893" w14:textId="77777777" w:rsidR="000876E3" w:rsidRPr="0037626C" w:rsidRDefault="000876E3" w:rsidP="003D2F77">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894" w14:textId="77777777" w:rsidR="000876E3" w:rsidRPr="0037626C" w:rsidRDefault="000876E3" w:rsidP="001F179A">
            <w:pPr>
              <w:pStyle w:val="StyleArial8ptAfter0pt"/>
            </w:pPr>
            <w:r w:rsidRPr="0037626C">
              <w:t>&lt;Taxes&gt;</w:t>
            </w:r>
          </w:p>
          <w:p w14:paraId="16B34895" w14:textId="77777777" w:rsidR="000876E3" w:rsidRPr="0037626C" w:rsidRDefault="000876E3" w:rsidP="00BF509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37626C">
              <w:rPr>
                <w:rFonts w:ascii="Arial" w:hAnsi="Arial" w:cs="Arial"/>
                <w:sz w:val="16"/>
                <w:szCs w:val="16"/>
              </w:rPr>
              <w:t xml:space="preserve">&lt;Tax </w:t>
            </w:r>
            <w:r w:rsidRPr="0037626C">
              <w:rPr>
                <w:rFonts w:ascii="Arial" w:hAnsi="Arial" w:cs="Arial"/>
                <w:b/>
                <w:sz w:val="16"/>
                <w:szCs w:val="16"/>
              </w:rPr>
              <w:t>Code=”14”</w:t>
            </w:r>
            <w:r w:rsidRPr="0037626C">
              <w:rPr>
                <w:rFonts w:ascii="Arial" w:hAnsi="Arial" w:cs="Arial"/>
                <w:sz w:val="16"/>
                <w:szCs w:val="16"/>
              </w:rPr>
              <w:t xml:space="preserve"> Percent="1”/&gt; </w:t>
            </w:r>
          </w:p>
          <w:p w14:paraId="16B34896" w14:textId="77777777" w:rsidR="000876E3" w:rsidRPr="0037626C" w:rsidRDefault="000876E3" w:rsidP="00BF509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37626C">
              <w:rPr>
                <w:rFonts w:ascii="Arial" w:hAnsi="Arial" w:cs="Arial"/>
                <w:sz w:val="16"/>
                <w:szCs w:val="16"/>
              </w:rPr>
              <w:t xml:space="preserve">&lt;Tax </w:t>
            </w:r>
            <w:r w:rsidRPr="0037626C">
              <w:rPr>
                <w:rFonts w:ascii="Arial" w:hAnsi="Arial" w:cs="Arial"/>
                <w:b/>
                <w:sz w:val="16"/>
                <w:szCs w:val="16"/>
              </w:rPr>
              <w:t>Code=16</w:t>
            </w:r>
            <w:r w:rsidRPr="0037626C">
              <w:rPr>
                <w:rFonts w:ascii="Arial" w:hAnsi="Arial" w:cs="Arial"/>
                <w:sz w:val="16"/>
                <w:szCs w:val="16"/>
              </w:rPr>
              <w:t>” Amount=”500” CurrencyCode=”EUR” DecimalPlaces=”2”/&gt;</w:t>
            </w:r>
          </w:p>
          <w:p w14:paraId="16B34897" w14:textId="77777777" w:rsidR="000876E3" w:rsidRPr="0037626C" w:rsidRDefault="000876E3" w:rsidP="001F179A">
            <w:pPr>
              <w:pStyle w:val="StyleArial8ptAfter0ptLinespacingsingle"/>
            </w:pPr>
            <w:r w:rsidRPr="0037626C">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98"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99" w14:textId="77777777" w:rsidR="000876E3" w:rsidRPr="0037626C" w:rsidRDefault="000876E3" w:rsidP="001F179A">
            <w:pPr>
              <w:pStyle w:val="StyleTableText8pt"/>
            </w:pPr>
            <w:r w:rsidRPr="0037626C">
              <w:t>OTA Code List – Fee Tax Type (FTT)</w:t>
            </w:r>
          </w:p>
          <w:p w14:paraId="16B3489A" w14:textId="77777777" w:rsidR="000876E3" w:rsidRPr="0037626C" w:rsidRDefault="000876E3" w:rsidP="001F179A">
            <w:pPr>
              <w:pStyle w:val="StyleTableText8pt"/>
            </w:pPr>
            <w:r w:rsidRPr="0037626C">
              <w:rPr>
                <w:i/>
              </w:rPr>
              <w:t>Valid values</w:t>
            </w:r>
            <w:r w:rsidRPr="0037626C">
              <w:t>:</w:t>
            </w:r>
          </w:p>
          <w:p w14:paraId="16B3489B" w14:textId="77777777" w:rsidR="000876E3" w:rsidRPr="008152E6" w:rsidRDefault="000876E3" w:rsidP="00353ACC">
            <w:pPr>
              <w:pStyle w:val="StyleTableText6ptAfterbefore"/>
              <w:numPr>
                <w:ilvl w:val="0"/>
                <w:numId w:val="15"/>
              </w:numPr>
              <w:ind w:left="252" w:hanging="252"/>
              <w:rPr>
                <w:rFonts w:cs="Arial"/>
                <w:szCs w:val="16"/>
              </w:rPr>
            </w:pPr>
            <w:r w:rsidRPr="008152E6">
              <w:rPr>
                <w:rFonts w:cs="Arial"/>
                <w:szCs w:val="16"/>
              </w:rPr>
              <w:t>17 = Total Tax</w:t>
            </w:r>
          </w:p>
          <w:p w14:paraId="16B3489C" w14:textId="77777777" w:rsidR="000876E3" w:rsidRPr="008152E6" w:rsidRDefault="000876E3" w:rsidP="00353ACC">
            <w:pPr>
              <w:pStyle w:val="StyleTableText6ptAfterbefore"/>
              <w:numPr>
                <w:ilvl w:val="0"/>
                <w:numId w:val="15"/>
              </w:numPr>
              <w:ind w:left="252" w:hanging="252"/>
              <w:rPr>
                <w:rFonts w:cs="Arial"/>
                <w:szCs w:val="16"/>
              </w:rPr>
            </w:pPr>
            <w:r w:rsidRPr="008152E6">
              <w:rPr>
                <w:rFonts w:cs="Arial"/>
                <w:szCs w:val="16"/>
              </w:rPr>
              <w:t>27 = Miscellaneous</w:t>
            </w:r>
          </w:p>
          <w:p w14:paraId="16B3489D" w14:textId="77777777" w:rsidR="000876E3" w:rsidRPr="008152E6" w:rsidRDefault="000876E3" w:rsidP="00353ACC">
            <w:pPr>
              <w:pStyle w:val="StyleTableText6ptAfterbefore"/>
              <w:numPr>
                <w:ilvl w:val="0"/>
                <w:numId w:val="15"/>
              </w:numPr>
              <w:ind w:left="252" w:hanging="252"/>
              <w:rPr>
                <w:rFonts w:cs="Arial"/>
                <w:szCs w:val="16"/>
              </w:rPr>
            </w:pPr>
            <w:r w:rsidRPr="008152E6">
              <w:rPr>
                <w:rFonts w:cs="Arial"/>
                <w:szCs w:val="16"/>
              </w:rPr>
              <w:t>14 = Service Charge</w:t>
            </w:r>
          </w:p>
          <w:p w14:paraId="16B3489E" w14:textId="77777777" w:rsidR="000876E3" w:rsidRPr="008152E6" w:rsidRDefault="000876E3" w:rsidP="00353ACC">
            <w:pPr>
              <w:pStyle w:val="StyleTableText6ptAfterbefore"/>
              <w:numPr>
                <w:ilvl w:val="0"/>
                <w:numId w:val="15"/>
              </w:numPr>
              <w:ind w:left="252" w:hanging="252"/>
              <w:rPr>
                <w:rFonts w:cs="Arial"/>
                <w:szCs w:val="16"/>
              </w:rPr>
            </w:pPr>
            <w:r w:rsidRPr="008152E6">
              <w:rPr>
                <w:rFonts w:cs="Arial"/>
                <w:szCs w:val="16"/>
              </w:rPr>
              <w:t>16 = Surcharge</w:t>
            </w:r>
          </w:p>
          <w:p w14:paraId="16B3489F" w14:textId="77777777" w:rsidR="000876E3" w:rsidRPr="0037626C" w:rsidRDefault="000876E3" w:rsidP="001F179A">
            <w:pPr>
              <w:pStyle w:val="StyleArial8ptAfter0ptLinespacingsingle"/>
            </w:pPr>
          </w:p>
          <w:p w14:paraId="16B348A0" w14:textId="77777777" w:rsidR="000876E3" w:rsidRPr="003152CE" w:rsidRDefault="000876E3" w:rsidP="008152E6">
            <w:pPr>
              <w:spacing w:after="0" w:line="240" w:lineRule="auto"/>
              <w:rPr>
                <w:rFonts w:ascii="Arial" w:hAnsi="Arial" w:cs="Arial"/>
                <w:sz w:val="16"/>
                <w:szCs w:val="16"/>
              </w:rPr>
            </w:pPr>
            <w:r w:rsidRPr="0037626C">
              <w:rPr>
                <w:rFonts w:ascii="Arial" w:hAnsi="Arial" w:cs="Arial"/>
                <w:b/>
                <w:sz w:val="16"/>
                <w:szCs w:val="16"/>
              </w:rPr>
              <w:t>Note:</w:t>
            </w:r>
            <w:r>
              <w:rPr>
                <w:rFonts w:ascii="Arial" w:hAnsi="Arial" w:cs="Arial"/>
                <w:b/>
                <w:sz w:val="16"/>
                <w:szCs w:val="16"/>
              </w:rPr>
              <w:t xml:space="preserve">  </w:t>
            </w:r>
            <w:r w:rsidRPr="0037626C">
              <w:rPr>
                <w:rFonts w:ascii="Arial" w:hAnsi="Arial" w:cs="Arial"/>
                <w:sz w:val="16"/>
                <w:szCs w:val="16"/>
              </w:rPr>
              <w:t>“17” Total Tax must be present for “27” Miscellaneous to be passed.</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A1" w14:textId="77777777" w:rsidR="000876E3" w:rsidRPr="003152CE" w:rsidRDefault="000876E3" w:rsidP="00214888">
            <w:pPr>
              <w:spacing w:after="0" w:line="240" w:lineRule="auto"/>
              <w:rPr>
                <w:rFonts w:ascii="Arial" w:hAnsi="Arial" w:cs="Arial"/>
                <w:sz w:val="16"/>
                <w:szCs w:val="16"/>
              </w:rPr>
            </w:pPr>
          </w:p>
        </w:tc>
      </w:tr>
      <w:tr w:rsidR="000876E3" w:rsidRPr="00F860DF" w14:paraId="16B348B2" w14:textId="77777777" w:rsidTr="000876E3">
        <w:trPr>
          <w:cantSplit/>
          <w:trHeight w:val="305"/>
        </w:trPr>
        <w:tc>
          <w:tcPr>
            <w:tcW w:w="450" w:type="dxa"/>
            <w:vMerge w:val="restart"/>
            <w:tcBorders>
              <w:top w:val="single" w:sz="4" w:space="0" w:color="C0C0C0"/>
              <w:left w:val="single" w:sz="4" w:space="0" w:color="C0C0C0"/>
              <w:right w:val="single" w:sz="4" w:space="0" w:color="C0C0C0"/>
            </w:tcBorders>
            <w:shd w:val="clear" w:color="auto" w:fill="auto"/>
          </w:tcPr>
          <w:p w14:paraId="16B348A3" w14:textId="77777777" w:rsidR="000876E3" w:rsidRPr="003152CE" w:rsidRDefault="000876E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8A4" w14:textId="77777777" w:rsidR="000876E3" w:rsidRPr="0037626C" w:rsidRDefault="000876E3" w:rsidP="001F179A">
            <w:pPr>
              <w:pStyle w:val="StyleArial8ptAfter0ptLinespacingsingle"/>
            </w:pPr>
            <w:r w:rsidRPr="0037626C">
              <w:t>@Percent</w:t>
            </w:r>
          </w:p>
        </w:tc>
        <w:tc>
          <w:tcPr>
            <w:tcW w:w="620" w:type="dxa"/>
            <w:vMerge w:val="restart"/>
            <w:tcBorders>
              <w:top w:val="single" w:sz="4" w:space="0" w:color="C0C0C0"/>
              <w:left w:val="single" w:sz="4" w:space="0" w:color="C0C0C0"/>
              <w:right w:val="single" w:sz="4" w:space="0" w:color="C0C0C0"/>
            </w:tcBorders>
            <w:shd w:val="clear" w:color="auto" w:fill="auto"/>
          </w:tcPr>
          <w:p w14:paraId="16B348A5" w14:textId="77777777" w:rsidR="000876E3" w:rsidRPr="0037626C" w:rsidRDefault="000876E3" w:rsidP="001F179A">
            <w:pPr>
              <w:pStyle w:val="StyleArial8ptAfter0ptLinespacingsingle"/>
            </w:pPr>
            <w:r w:rsidRPr="0037626C">
              <w:t>A</w:t>
            </w:r>
          </w:p>
        </w:tc>
        <w:tc>
          <w:tcPr>
            <w:tcW w:w="2610" w:type="dxa"/>
            <w:vMerge w:val="restart"/>
            <w:tcBorders>
              <w:top w:val="single" w:sz="4" w:space="0" w:color="C0C0C0"/>
              <w:left w:val="single" w:sz="4" w:space="0" w:color="C0C0C0"/>
              <w:right w:val="single" w:sz="4" w:space="0" w:color="C0C0C0"/>
            </w:tcBorders>
            <w:shd w:val="clear" w:color="auto" w:fill="auto"/>
          </w:tcPr>
          <w:p w14:paraId="16B348A6" w14:textId="77777777" w:rsidR="000876E3" w:rsidRPr="0037626C" w:rsidRDefault="000876E3" w:rsidP="001F179A">
            <w:pPr>
              <w:pStyle w:val="StyleArial8ptAfter0ptLinespacingsingle"/>
            </w:pPr>
            <w:r w:rsidRPr="0037626C">
              <w:t>Percentage</w:t>
            </w:r>
          </w:p>
          <w:p w14:paraId="16B348A7" w14:textId="77777777" w:rsidR="000876E3" w:rsidRPr="0037626C" w:rsidRDefault="000876E3" w:rsidP="00F148DA">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8A8" w14:textId="77777777" w:rsidR="000876E3" w:rsidRPr="0037626C" w:rsidRDefault="000876E3" w:rsidP="001F179A">
            <w:pPr>
              <w:pStyle w:val="StyleArial8ptAfter0pt"/>
            </w:pPr>
            <w:r w:rsidRPr="0037626C">
              <w:t>&lt;Taxes&gt;</w:t>
            </w:r>
          </w:p>
          <w:p w14:paraId="16B348A9" w14:textId="77777777" w:rsidR="000876E3" w:rsidRPr="0037626C" w:rsidRDefault="000876E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37626C">
              <w:rPr>
                <w:rFonts w:ascii="Arial" w:hAnsi="Arial" w:cs="Arial"/>
                <w:sz w:val="16"/>
                <w:szCs w:val="16"/>
              </w:rPr>
              <w:t xml:space="preserve">&lt;Tax Code=”14” </w:t>
            </w:r>
            <w:r w:rsidRPr="0037626C">
              <w:rPr>
                <w:rFonts w:ascii="Arial" w:hAnsi="Arial" w:cs="Arial"/>
                <w:b/>
                <w:sz w:val="16"/>
                <w:szCs w:val="16"/>
              </w:rPr>
              <w:t>Percent="1</w:t>
            </w:r>
            <w:r w:rsidRPr="0037626C">
              <w:rPr>
                <w:rFonts w:ascii="Arial" w:hAnsi="Arial" w:cs="Arial"/>
                <w:sz w:val="16"/>
                <w:szCs w:val="16"/>
              </w:rPr>
              <w:t xml:space="preserve">”/&gt; </w:t>
            </w:r>
          </w:p>
          <w:p w14:paraId="16B348AA" w14:textId="77777777" w:rsidR="000876E3" w:rsidRPr="0037626C" w:rsidRDefault="000876E3" w:rsidP="001F179A">
            <w:pPr>
              <w:pStyle w:val="StyleArial8ptAfter0pt"/>
            </w:pPr>
            <w:r w:rsidRPr="0037626C">
              <w:t>&lt;Tax Code=16” Amount=”500” CurrencyCode=”EUR” DecimalPlaces=”2”/&gt;</w:t>
            </w:r>
          </w:p>
          <w:p w14:paraId="16B348AB" w14:textId="77777777" w:rsidR="000876E3" w:rsidRPr="0037626C" w:rsidRDefault="000876E3" w:rsidP="001F179A">
            <w:pPr>
              <w:pStyle w:val="StyleArial8ptAfter0ptLinespacingsingle"/>
            </w:pPr>
            <w:r w:rsidRPr="0037626C">
              <w:t>&lt;/Taxes&gt;</w:t>
            </w:r>
          </w:p>
        </w:tc>
        <w:tc>
          <w:tcPr>
            <w:tcW w:w="810" w:type="dxa"/>
            <w:vMerge w:val="restart"/>
            <w:tcBorders>
              <w:top w:val="single" w:sz="4" w:space="0" w:color="C0C0C0"/>
              <w:left w:val="single" w:sz="4" w:space="0" w:color="C0C0C0"/>
              <w:right w:val="single" w:sz="4" w:space="0" w:color="C0C0C0"/>
            </w:tcBorders>
            <w:shd w:val="clear" w:color="auto" w:fill="auto"/>
          </w:tcPr>
          <w:p w14:paraId="16B348AC" w14:textId="77777777" w:rsidR="000876E3" w:rsidRPr="0037626C" w:rsidRDefault="000876E3" w:rsidP="001F179A">
            <w:pPr>
              <w:pStyle w:val="StyleArial8ptCenteredAfter0ptLinespacingsingle"/>
            </w:pPr>
            <w:r w:rsidRPr="0037626C">
              <w:t>1</w:t>
            </w:r>
          </w:p>
        </w:tc>
        <w:tc>
          <w:tcPr>
            <w:tcW w:w="2250" w:type="dxa"/>
            <w:vMerge w:val="restart"/>
            <w:tcBorders>
              <w:top w:val="single" w:sz="4" w:space="0" w:color="C0C0C0"/>
              <w:left w:val="single" w:sz="4" w:space="0" w:color="C0C0C0"/>
              <w:right w:val="single" w:sz="4" w:space="0" w:color="C0C0C0"/>
            </w:tcBorders>
            <w:shd w:val="clear" w:color="auto" w:fill="auto"/>
          </w:tcPr>
          <w:p w14:paraId="16B348AD" w14:textId="77777777" w:rsidR="000876E3" w:rsidRPr="0037626C" w:rsidRDefault="000876E3" w:rsidP="001F179A">
            <w:pPr>
              <w:pStyle w:val="StyleArial8ptAfter0ptLinespacingsingle"/>
            </w:pPr>
            <w:r w:rsidRPr="0037626C">
              <w:t>Applicable to and mandatory for these OTA Fee Tax Type Codes:</w:t>
            </w:r>
          </w:p>
          <w:p w14:paraId="16B348AE" w14:textId="77777777" w:rsidR="000876E3" w:rsidRPr="008152E6" w:rsidRDefault="000876E3" w:rsidP="00353ACC">
            <w:pPr>
              <w:pStyle w:val="StyleTableText6ptAfterbefore"/>
              <w:numPr>
                <w:ilvl w:val="0"/>
                <w:numId w:val="15"/>
              </w:numPr>
              <w:ind w:left="252" w:hanging="252"/>
              <w:rPr>
                <w:rFonts w:cs="Arial"/>
                <w:szCs w:val="16"/>
              </w:rPr>
            </w:pPr>
            <w:r w:rsidRPr="008152E6">
              <w:rPr>
                <w:rFonts w:cs="Arial"/>
                <w:szCs w:val="16"/>
              </w:rPr>
              <w:t>17 = Total Tax</w:t>
            </w:r>
          </w:p>
          <w:p w14:paraId="16B348AF" w14:textId="77777777" w:rsidR="000876E3" w:rsidRPr="008152E6" w:rsidRDefault="000876E3" w:rsidP="00353ACC">
            <w:pPr>
              <w:pStyle w:val="StyleTableText6ptAfterbefore"/>
              <w:numPr>
                <w:ilvl w:val="0"/>
                <w:numId w:val="15"/>
              </w:numPr>
              <w:ind w:left="252" w:hanging="252"/>
              <w:rPr>
                <w:rFonts w:cs="Arial"/>
                <w:szCs w:val="16"/>
              </w:rPr>
            </w:pPr>
            <w:r w:rsidRPr="008152E6">
              <w:rPr>
                <w:rFonts w:cs="Arial"/>
                <w:szCs w:val="16"/>
              </w:rPr>
              <w:t>27 = Miscellaneous</w:t>
            </w:r>
          </w:p>
          <w:p w14:paraId="16B348B0" w14:textId="77777777" w:rsidR="000876E3" w:rsidRPr="0037626C" w:rsidRDefault="000876E3" w:rsidP="00353ACC">
            <w:pPr>
              <w:pStyle w:val="StyleTableText6ptAfterbefore"/>
              <w:numPr>
                <w:ilvl w:val="0"/>
                <w:numId w:val="15"/>
              </w:numPr>
              <w:ind w:left="252" w:hanging="252"/>
            </w:pPr>
            <w:r w:rsidRPr="008152E6">
              <w:rPr>
                <w:rFonts w:cs="Arial"/>
                <w:szCs w:val="16"/>
              </w:rPr>
              <w:t>14 = Service Charge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B1" w14:textId="77777777" w:rsidR="000876E3" w:rsidRPr="0037626C" w:rsidRDefault="000876E3" w:rsidP="00CA7F1D">
            <w:pPr>
              <w:pStyle w:val="StyleArial8ptAfter0ptLinespacingsingle"/>
            </w:pPr>
            <w:r w:rsidRPr="0037626C">
              <w:t>Total Tax Rate</w:t>
            </w:r>
          </w:p>
        </w:tc>
      </w:tr>
      <w:tr w:rsidR="000876E3" w:rsidRPr="00F860DF" w14:paraId="16B348BA" w14:textId="77777777" w:rsidTr="000876E3">
        <w:trPr>
          <w:cantSplit/>
          <w:trHeight w:val="305"/>
        </w:trPr>
        <w:tc>
          <w:tcPr>
            <w:tcW w:w="450" w:type="dxa"/>
            <w:vMerge/>
            <w:tcBorders>
              <w:left w:val="single" w:sz="4" w:space="0" w:color="C0C0C0"/>
              <w:right w:val="single" w:sz="4" w:space="0" w:color="C0C0C0"/>
            </w:tcBorders>
            <w:shd w:val="clear" w:color="auto" w:fill="auto"/>
          </w:tcPr>
          <w:p w14:paraId="16B348B3" w14:textId="77777777" w:rsidR="000876E3" w:rsidRPr="003152CE" w:rsidRDefault="000876E3" w:rsidP="003D2F77">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16B348B4" w14:textId="77777777" w:rsidR="000876E3" w:rsidRPr="003152CE" w:rsidRDefault="000876E3" w:rsidP="003D2F77">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16B348B5" w14:textId="77777777" w:rsidR="000876E3" w:rsidRPr="003152CE" w:rsidRDefault="000876E3" w:rsidP="003D2F77">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16B348B6" w14:textId="77777777" w:rsidR="000876E3" w:rsidRPr="003152CE" w:rsidRDefault="000876E3" w:rsidP="003D2F77">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16B348B7" w14:textId="77777777" w:rsidR="000876E3" w:rsidRPr="003152CE" w:rsidRDefault="000876E3" w:rsidP="00BE2307">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16B348B8" w14:textId="77777777" w:rsidR="000876E3" w:rsidRDefault="000876E3" w:rsidP="003D2F77">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B9" w14:textId="77777777" w:rsidR="000876E3" w:rsidRPr="0037626C" w:rsidRDefault="000876E3" w:rsidP="00CA7F1D">
            <w:pPr>
              <w:pStyle w:val="StyleArial8ptAfter0ptLinespacingsingle"/>
            </w:pPr>
            <w:r w:rsidRPr="0037626C">
              <w:t>Additional Tax Rate</w:t>
            </w:r>
          </w:p>
        </w:tc>
      </w:tr>
      <w:tr w:rsidR="000876E3" w:rsidRPr="00F860DF" w14:paraId="16B348C2" w14:textId="77777777" w:rsidTr="000876E3">
        <w:trPr>
          <w:cantSplit/>
          <w:trHeight w:val="305"/>
        </w:trPr>
        <w:tc>
          <w:tcPr>
            <w:tcW w:w="450" w:type="dxa"/>
            <w:vMerge/>
            <w:tcBorders>
              <w:left w:val="single" w:sz="4" w:space="0" w:color="C0C0C0"/>
              <w:bottom w:val="single" w:sz="4" w:space="0" w:color="C0C0C0"/>
              <w:right w:val="single" w:sz="4" w:space="0" w:color="C0C0C0"/>
            </w:tcBorders>
            <w:shd w:val="clear" w:color="auto" w:fill="auto"/>
          </w:tcPr>
          <w:p w14:paraId="16B348BB" w14:textId="77777777" w:rsidR="000876E3" w:rsidRPr="003152CE" w:rsidRDefault="000876E3" w:rsidP="003D2F77">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48BC" w14:textId="77777777" w:rsidR="000876E3" w:rsidRPr="003152CE" w:rsidRDefault="000876E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48BD" w14:textId="77777777" w:rsidR="000876E3" w:rsidRPr="003152CE" w:rsidRDefault="000876E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48BE" w14:textId="77777777" w:rsidR="000876E3" w:rsidRPr="003152CE" w:rsidRDefault="000876E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48BF" w14:textId="77777777" w:rsidR="000876E3" w:rsidRPr="003152CE" w:rsidRDefault="000876E3" w:rsidP="00BE2307">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48C0" w14:textId="77777777" w:rsidR="000876E3"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C1" w14:textId="77777777" w:rsidR="000876E3" w:rsidRPr="0037626C" w:rsidRDefault="000876E3" w:rsidP="00CA7F1D">
            <w:pPr>
              <w:pStyle w:val="StyleArial8ptAfter0ptLinespacingsingle"/>
            </w:pPr>
            <w:r w:rsidRPr="0037626C">
              <w:t>Service Charge</w:t>
            </w:r>
          </w:p>
        </w:tc>
      </w:tr>
      <w:tr w:rsidR="000876E3" w:rsidRPr="00F148DA" w14:paraId="16B348C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C3"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C4" w14:textId="77777777" w:rsidR="000876E3" w:rsidRPr="0037626C" w:rsidRDefault="000876E3" w:rsidP="001F179A">
            <w:pPr>
              <w:pStyle w:val="StyleArial8ptAfter0ptLinespacingsingle"/>
            </w:pPr>
            <w:r w:rsidRPr="0037626C">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C5"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C6" w14:textId="77777777" w:rsidR="000876E3" w:rsidRPr="0037626C" w:rsidRDefault="000876E3" w:rsidP="001F179A">
            <w:pPr>
              <w:pStyle w:val="StyleArial8ptAfter0ptLinespacingsingle"/>
            </w:pPr>
            <w:r w:rsidRPr="0037626C">
              <w:t>Money</w:t>
            </w:r>
          </w:p>
          <w:p w14:paraId="16B348C7" w14:textId="77777777" w:rsidR="000876E3" w:rsidRPr="0037626C" w:rsidRDefault="000876E3" w:rsidP="00F148DA">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8C8" w14:textId="77777777" w:rsidR="000876E3" w:rsidRPr="0037626C" w:rsidRDefault="000876E3" w:rsidP="001F179A">
            <w:pPr>
              <w:pStyle w:val="StyleArial8ptAfter0pt"/>
            </w:pPr>
            <w:r w:rsidRPr="0037626C">
              <w:t>&lt;Taxes&gt;</w:t>
            </w:r>
          </w:p>
          <w:p w14:paraId="16B348C9" w14:textId="77777777" w:rsidR="000876E3" w:rsidRPr="0037626C" w:rsidRDefault="000876E3" w:rsidP="001F179A">
            <w:pPr>
              <w:pStyle w:val="StyleArial8ptAfter0pt"/>
            </w:pPr>
            <w:r w:rsidRPr="0037626C">
              <w:t xml:space="preserve">&lt;Tax Code=”14” Percent="1”/&gt; </w:t>
            </w:r>
          </w:p>
          <w:p w14:paraId="16B348CA" w14:textId="77777777" w:rsidR="000876E3" w:rsidRPr="0037626C" w:rsidRDefault="000876E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37626C">
              <w:rPr>
                <w:rFonts w:ascii="Arial" w:hAnsi="Arial" w:cs="Arial"/>
                <w:sz w:val="16"/>
                <w:szCs w:val="16"/>
              </w:rPr>
              <w:t xml:space="preserve">&lt;Tax Code=16” </w:t>
            </w:r>
            <w:r w:rsidRPr="0037626C">
              <w:rPr>
                <w:rFonts w:ascii="Arial" w:hAnsi="Arial" w:cs="Arial"/>
                <w:b/>
                <w:sz w:val="16"/>
                <w:szCs w:val="16"/>
              </w:rPr>
              <w:t>Amount=”500”</w:t>
            </w:r>
            <w:r w:rsidRPr="0037626C">
              <w:rPr>
                <w:rFonts w:ascii="Arial" w:hAnsi="Arial" w:cs="Arial"/>
                <w:sz w:val="16"/>
                <w:szCs w:val="16"/>
              </w:rPr>
              <w:t xml:space="preserve"> CurrencyCode=”EUR” DecimalPlaces=”2”/&gt;</w:t>
            </w:r>
          </w:p>
          <w:p w14:paraId="16B348CB" w14:textId="77777777" w:rsidR="000876E3" w:rsidRPr="0037626C" w:rsidRDefault="000876E3" w:rsidP="001F179A">
            <w:pPr>
              <w:pStyle w:val="StyleArial8ptAfter0ptLinespacingsingle"/>
            </w:pPr>
            <w:r w:rsidRPr="0037626C">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CC"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CD" w14:textId="77777777" w:rsidR="000876E3" w:rsidRPr="0037626C" w:rsidRDefault="000876E3" w:rsidP="001F179A">
            <w:pPr>
              <w:pStyle w:val="StyleArial8ptAfter0ptLinespacingsingle"/>
            </w:pPr>
            <w:r w:rsidRPr="0037626C">
              <w:t>Applicable to and mandatory for OTA Fee Tax Type Code “16” = Surcharge</w:t>
            </w:r>
            <w:r>
              <w:t>.</w:t>
            </w:r>
          </w:p>
        </w:tc>
        <w:tc>
          <w:tcPr>
            <w:tcW w:w="3420" w:type="dxa"/>
            <w:vMerge w:val="restart"/>
            <w:tcBorders>
              <w:top w:val="single" w:sz="4" w:space="0" w:color="C0C0C0"/>
              <w:left w:val="single" w:sz="4" w:space="0" w:color="C0C0C0"/>
              <w:right w:val="single" w:sz="4" w:space="0" w:color="C0C0C0"/>
            </w:tcBorders>
            <w:shd w:val="clear" w:color="auto" w:fill="auto"/>
          </w:tcPr>
          <w:p w14:paraId="16B348CE" w14:textId="77777777" w:rsidR="000876E3" w:rsidRPr="0037626C" w:rsidRDefault="000876E3" w:rsidP="00CA7F1D">
            <w:pPr>
              <w:pStyle w:val="StyleArial8ptCenteredAfter0ptLinespacingsingle"/>
              <w:jc w:val="left"/>
            </w:pPr>
            <w:r w:rsidRPr="0037626C">
              <w:t>Total Surcharge Amount</w:t>
            </w:r>
          </w:p>
        </w:tc>
      </w:tr>
      <w:tr w:rsidR="000876E3" w:rsidRPr="00F148DA" w14:paraId="16B348D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D0" w14:textId="77777777" w:rsidR="000876E3" w:rsidRPr="00F148DA"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D1" w14:textId="77777777" w:rsidR="000876E3" w:rsidRPr="0037626C" w:rsidRDefault="000876E3" w:rsidP="001F179A">
            <w:pPr>
              <w:pStyle w:val="StyleArial8ptAfter0ptLinespacingsingle"/>
            </w:pPr>
            <w:r w:rsidRPr="0037626C">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D2"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D3" w14:textId="77777777" w:rsidR="000876E3" w:rsidRPr="0037626C" w:rsidRDefault="000876E3" w:rsidP="001F179A">
            <w:pPr>
              <w:pStyle w:val="StyleArial8ptAfter0ptLinespacingsingle"/>
            </w:pPr>
            <w:r w:rsidRPr="0037626C">
              <w:t>AlphaLength3</w:t>
            </w:r>
          </w:p>
          <w:p w14:paraId="16B348D4" w14:textId="77777777" w:rsidR="000876E3" w:rsidRPr="0037626C" w:rsidRDefault="000876E3" w:rsidP="00F148DA">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8D5" w14:textId="77777777" w:rsidR="000876E3" w:rsidRPr="0037626C" w:rsidRDefault="000876E3" w:rsidP="001F179A">
            <w:pPr>
              <w:pStyle w:val="StyleArial8ptAfter0pt"/>
            </w:pPr>
            <w:r w:rsidRPr="0037626C">
              <w:t>&lt;Taxes&gt;</w:t>
            </w:r>
          </w:p>
          <w:p w14:paraId="16B348D6" w14:textId="77777777" w:rsidR="000876E3" w:rsidRPr="0037626C" w:rsidRDefault="000876E3" w:rsidP="001F179A">
            <w:pPr>
              <w:pStyle w:val="StyleArial8ptAfter0pt"/>
            </w:pPr>
            <w:r w:rsidRPr="0037626C">
              <w:t xml:space="preserve">&lt;Tax Code=”14” Percent="1”/&gt; </w:t>
            </w:r>
          </w:p>
          <w:p w14:paraId="16B348D7" w14:textId="77777777" w:rsidR="000876E3" w:rsidRPr="0037626C" w:rsidRDefault="000876E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37626C">
              <w:rPr>
                <w:rFonts w:ascii="Arial" w:hAnsi="Arial" w:cs="Arial"/>
                <w:sz w:val="16"/>
                <w:szCs w:val="16"/>
              </w:rPr>
              <w:t xml:space="preserve">&lt;Tax Code=16” Amount=”500” </w:t>
            </w:r>
            <w:r w:rsidRPr="0037626C">
              <w:rPr>
                <w:rFonts w:ascii="Arial" w:hAnsi="Arial" w:cs="Arial"/>
                <w:b/>
                <w:sz w:val="16"/>
                <w:szCs w:val="16"/>
              </w:rPr>
              <w:t>CurrencyCode=”EUR”</w:t>
            </w:r>
            <w:r w:rsidRPr="0037626C">
              <w:rPr>
                <w:rFonts w:ascii="Arial" w:hAnsi="Arial" w:cs="Arial"/>
                <w:sz w:val="16"/>
                <w:szCs w:val="16"/>
              </w:rPr>
              <w:t xml:space="preserve"> DecimalPlaces=”2”/&gt;</w:t>
            </w:r>
          </w:p>
          <w:p w14:paraId="16B348D8" w14:textId="77777777" w:rsidR="000876E3" w:rsidRPr="0037626C" w:rsidRDefault="000876E3" w:rsidP="001F179A">
            <w:pPr>
              <w:pStyle w:val="StyleArial8ptAfter0ptLinespacingsingle"/>
            </w:pPr>
            <w:r w:rsidRPr="0037626C">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D9"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DA" w14:textId="77777777" w:rsidR="000876E3" w:rsidRDefault="000876E3" w:rsidP="007D1A5F">
            <w:pPr>
              <w:pStyle w:val="TableText"/>
              <w:rPr>
                <w:sz w:val="16"/>
                <w:szCs w:val="16"/>
              </w:rPr>
            </w:pPr>
            <w:r>
              <w:rPr>
                <w:i/>
                <w:sz w:val="16"/>
                <w:szCs w:val="16"/>
              </w:rPr>
              <w:t>Valid values</w:t>
            </w:r>
            <w:r>
              <w:rPr>
                <w:sz w:val="16"/>
                <w:szCs w:val="16"/>
              </w:rPr>
              <w:t>:</w:t>
            </w:r>
          </w:p>
          <w:p w14:paraId="16B348DB" w14:textId="77777777" w:rsidR="000876E3" w:rsidRPr="0037626C" w:rsidRDefault="000876E3" w:rsidP="007D1A5F">
            <w:pPr>
              <w:pStyle w:val="StyleArial8ptAfter0ptLinespacingsingle"/>
            </w:pPr>
            <w:r>
              <w:rPr>
                <w:rFonts w:cs="Arial"/>
                <w:szCs w:val="16"/>
              </w:rPr>
              <w:t>Any valid ISO 4217 three alpha currency code</w:t>
            </w:r>
          </w:p>
          <w:p w14:paraId="16B348DC" w14:textId="77777777" w:rsidR="000876E3" w:rsidRPr="00F148DA" w:rsidRDefault="000876E3" w:rsidP="001F179A">
            <w:pPr>
              <w:pStyle w:val="StyleArial8ptAfter0ptLinespacingsingle"/>
            </w:pPr>
            <w:r w:rsidRPr="0037626C">
              <w:t>Applicable to and mandatory for OTA Fee Tax Type Code “16” = Surcharge</w:t>
            </w:r>
            <w:r>
              <w:t>.</w:t>
            </w:r>
          </w:p>
        </w:tc>
        <w:tc>
          <w:tcPr>
            <w:tcW w:w="3420" w:type="dxa"/>
            <w:vMerge/>
            <w:tcBorders>
              <w:left w:val="single" w:sz="4" w:space="0" w:color="C0C0C0"/>
              <w:right w:val="single" w:sz="4" w:space="0" w:color="C0C0C0"/>
            </w:tcBorders>
            <w:shd w:val="clear" w:color="auto" w:fill="auto"/>
          </w:tcPr>
          <w:p w14:paraId="16B348DD" w14:textId="77777777" w:rsidR="000876E3" w:rsidRPr="00F148DA" w:rsidRDefault="000876E3" w:rsidP="00214888">
            <w:pPr>
              <w:spacing w:after="0" w:line="240" w:lineRule="auto"/>
              <w:rPr>
                <w:rFonts w:ascii="Arial" w:hAnsi="Arial" w:cs="Arial"/>
                <w:sz w:val="16"/>
                <w:szCs w:val="16"/>
              </w:rPr>
            </w:pPr>
          </w:p>
        </w:tc>
      </w:tr>
      <w:tr w:rsidR="000876E3" w:rsidRPr="00F860DF" w14:paraId="16B348E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8DF" w14:textId="77777777" w:rsidR="000876E3" w:rsidRPr="00F148DA"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8E0" w14:textId="77777777" w:rsidR="000876E3" w:rsidRPr="0037626C" w:rsidRDefault="000876E3" w:rsidP="001F179A">
            <w:pPr>
              <w:pStyle w:val="StyleArial8ptAfter0ptLinespacingsingle"/>
            </w:pPr>
            <w:r w:rsidRPr="0037626C">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E1"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E2" w14:textId="77777777" w:rsidR="000876E3" w:rsidRPr="0037626C" w:rsidRDefault="000876E3" w:rsidP="001F179A">
            <w:pPr>
              <w:pStyle w:val="StyleArial8ptAfter0ptLinespacingsingle"/>
            </w:pPr>
            <w:r w:rsidRPr="0037626C">
              <w:t>xs:NonNegativeInteger</w:t>
            </w:r>
          </w:p>
          <w:p w14:paraId="16B348E3" w14:textId="77777777" w:rsidR="000876E3" w:rsidRPr="0037626C" w:rsidRDefault="000876E3" w:rsidP="00F148DA">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8E4" w14:textId="77777777" w:rsidR="000876E3" w:rsidRPr="0037626C" w:rsidRDefault="000876E3" w:rsidP="001F179A">
            <w:pPr>
              <w:pStyle w:val="StyleArial8ptAfter0pt"/>
            </w:pPr>
            <w:r w:rsidRPr="0037626C">
              <w:t>&lt;Taxes&gt;</w:t>
            </w:r>
          </w:p>
          <w:p w14:paraId="16B348E5" w14:textId="77777777" w:rsidR="000876E3" w:rsidRPr="0037626C" w:rsidRDefault="000876E3" w:rsidP="001F179A">
            <w:pPr>
              <w:pStyle w:val="StyleArial8ptAfter0pt"/>
            </w:pPr>
            <w:r w:rsidRPr="0037626C">
              <w:t xml:space="preserve">&lt;Tax Code=”14” Percent="1”/&gt; </w:t>
            </w:r>
          </w:p>
          <w:p w14:paraId="16B348E6" w14:textId="77777777" w:rsidR="000876E3" w:rsidRPr="0037626C" w:rsidRDefault="000876E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37626C">
              <w:rPr>
                <w:rFonts w:ascii="Arial" w:hAnsi="Arial" w:cs="Arial"/>
                <w:sz w:val="16"/>
                <w:szCs w:val="16"/>
              </w:rPr>
              <w:t xml:space="preserve">&lt;Tax Code=16” Amount=”500” &lt;CurrencyCode=”EUR” </w:t>
            </w:r>
            <w:r w:rsidRPr="0037626C">
              <w:rPr>
                <w:rFonts w:ascii="Arial" w:hAnsi="Arial" w:cs="Arial"/>
                <w:b/>
                <w:sz w:val="16"/>
                <w:szCs w:val="16"/>
              </w:rPr>
              <w:t>DecimalPlaces=”2”</w:t>
            </w:r>
            <w:r w:rsidRPr="0037626C">
              <w:rPr>
                <w:rFonts w:ascii="Arial" w:hAnsi="Arial" w:cs="Arial"/>
                <w:sz w:val="16"/>
                <w:szCs w:val="16"/>
              </w:rPr>
              <w:t>/&gt;</w:t>
            </w:r>
          </w:p>
          <w:p w14:paraId="16B348E7" w14:textId="77777777" w:rsidR="000876E3" w:rsidRPr="0037626C" w:rsidRDefault="000876E3" w:rsidP="001F179A">
            <w:pPr>
              <w:pStyle w:val="StyleArial8ptAfter0ptLinespacingsingle"/>
            </w:pPr>
            <w:r w:rsidRPr="0037626C">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E8"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E9" w14:textId="77777777" w:rsidR="000876E3" w:rsidRPr="004703E7" w:rsidRDefault="000876E3" w:rsidP="001F179A">
            <w:pPr>
              <w:pStyle w:val="StyleTableText8pt"/>
              <w:rPr>
                <w:i/>
              </w:rPr>
            </w:pPr>
            <w:r w:rsidRPr="004703E7">
              <w:t>Applicable to and mandatory for OTA Fee Tax Type Code “16” = Surcharge.</w:t>
            </w:r>
          </w:p>
          <w:p w14:paraId="16B348EA" w14:textId="77777777" w:rsidR="000876E3" w:rsidRPr="004703E7" w:rsidRDefault="000876E3" w:rsidP="001F179A">
            <w:pPr>
              <w:pStyle w:val="StyleTableText8pt"/>
            </w:pPr>
            <w:r w:rsidRPr="004703E7">
              <w:rPr>
                <w:i/>
              </w:rPr>
              <w:t>Valid values</w:t>
            </w:r>
            <w:r w:rsidRPr="004703E7">
              <w:t>:</w:t>
            </w:r>
          </w:p>
          <w:p w14:paraId="16B348EB" w14:textId="77777777" w:rsidR="000876E3" w:rsidRPr="004703E7" w:rsidRDefault="000876E3" w:rsidP="001F179A">
            <w:pPr>
              <w:pStyle w:val="StyleArial8ptAfter0ptLinespacingsingle"/>
            </w:pPr>
            <w:r w:rsidRPr="004703E7">
              <w:t>0, 1, 2 or 3</w:t>
            </w:r>
          </w:p>
        </w:tc>
        <w:tc>
          <w:tcPr>
            <w:tcW w:w="3420" w:type="dxa"/>
            <w:vMerge/>
            <w:tcBorders>
              <w:left w:val="single" w:sz="4" w:space="0" w:color="C0C0C0"/>
              <w:bottom w:val="single" w:sz="4" w:space="0" w:color="C0C0C0"/>
              <w:right w:val="single" w:sz="4" w:space="0" w:color="C0C0C0"/>
            </w:tcBorders>
            <w:shd w:val="clear" w:color="auto" w:fill="auto"/>
          </w:tcPr>
          <w:p w14:paraId="16B348EC" w14:textId="77777777" w:rsidR="000876E3" w:rsidRPr="003152CE" w:rsidRDefault="000876E3" w:rsidP="00214888">
            <w:pPr>
              <w:spacing w:after="0" w:line="240" w:lineRule="auto"/>
              <w:rPr>
                <w:rFonts w:ascii="Arial" w:hAnsi="Arial" w:cs="Arial"/>
                <w:sz w:val="16"/>
                <w:szCs w:val="16"/>
              </w:rPr>
            </w:pPr>
          </w:p>
        </w:tc>
      </w:tr>
      <w:tr w:rsidR="000876E3" w:rsidRPr="007F74DD" w14:paraId="16B348F4"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8EE" w14:textId="77777777" w:rsidR="000876E3" w:rsidRPr="007F74D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8EF" w14:textId="77777777" w:rsidR="000876E3" w:rsidRPr="007F74DD" w:rsidRDefault="000876E3" w:rsidP="007F74D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8F0" w14:textId="77777777" w:rsidR="000876E3" w:rsidRPr="007F74DD" w:rsidRDefault="000876E3" w:rsidP="007F74D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8F1" w14:textId="77777777" w:rsidR="000876E3" w:rsidRPr="007F74DD" w:rsidRDefault="000876E3" w:rsidP="007F74D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8F2" w14:textId="77777777" w:rsidR="000876E3" w:rsidRPr="007F74DD" w:rsidRDefault="000876E3" w:rsidP="007F74DD">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8F3" w14:textId="77777777" w:rsidR="000876E3" w:rsidRPr="007F74DD" w:rsidRDefault="000876E3" w:rsidP="007F74DD">
            <w:pPr>
              <w:spacing w:after="0" w:line="360" w:lineRule="auto"/>
              <w:rPr>
                <w:rFonts w:ascii="Arial" w:hAnsi="Arial" w:cs="Arial"/>
                <w:b/>
                <w:sz w:val="16"/>
                <w:szCs w:val="16"/>
              </w:rPr>
            </w:pPr>
          </w:p>
        </w:tc>
      </w:tr>
      <w:tr w:rsidR="000876E3" w:rsidRPr="007F74DD" w14:paraId="16B3490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8F5" w14:textId="77777777" w:rsidR="000876E3" w:rsidRPr="007F74DD" w:rsidRDefault="000876E3" w:rsidP="001F179A">
            <w:pPr>
              <w:pStyle w:val="StyleArial8ptBoldAfter0ptLinespacing15lines"/>
            </w:pPr>
            <w:r w:rsidRPr="007F74DD">
              <w:t>1</w:t>
            </w:r>
          </w:p>
          <w:p w14:paraId="16B348F6" w14:textId="77777777" w:rsidR="000876E3" w:rsidRPr="007F74DD" w:rsidRDefault="000876E3" w:rsidP="001F179A">
            <w:pPr>
              <w:pStyle w:val="StyleArial8ptBoldAfter0ptLinespacing15lines"/>
            </w:pPr>
            <w:r w:rsidRPr="007F74DD">
              <w:t>2</w:t>
            </w:r>
          </w:p>
          <w:p w14:paraId="16B348F7" w14:textId="77777777" w:rsidR="000876E3" w:rsidRPr="007F74DD" w:rsidRDefault="000876E3" w:rsidP="001F179A">
            <w:pPr>
              <w:pStyle w:val="StyleArial8ptBoldAfter0ptLinespacing15lines"/>
            </w:pPr>
            <w:r w:rsidRPr="007F74DD">
              <w:t>3</w:t>
            </w:r>
          </w:p>
          <w:p w14:paraId="16B348F8" w14:textId="77777777" w:rsidR="000876E3" w:rsidRPr="007F74DD" w:rsidRDefault="000876E3" w:rsidP="001F179A">
            <w:pPr>
              <w:pStyle w:val="StyleArial8ptBoldAfter0ptLinespacing15lines"/>
            </w:pPr>
            <w:r w:rsidRPr="007F74DD">
              <w:t>4</w:t>
            </w:r>
          </w:p>
          <w:p w14:paraId="16B348F9" w14:textId="77777777" w:rsidR="000876E3" w:rsidRPr="007F74DD" w:rsidRDefault="000876E3" w:rsidP="001F179A">
            <w:pPr>
              <w:pStyle w:val="StyleArial8ptBoldAfter0ptLinespacing15lines"/>
            </w:pPr>
            <w:r w:rsidRPr="007F74DD">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8FA" w14:textId="77777777" w:rsidR="000876E3" w:rsidRPr="00276660" w:rsidRDefault="000876E3" w:rsidP="001F179A">
            <w:pPr>
              <w:pStyle w:val="StyleArial8ptBoldAfter0ptLinespacing15lines"/>
            </w:pPr>
            <w:r w:rsidRPr="00276660">
              <w:t>HotelRes</w:t>
            </w:r>
            <w:r>
              <w:t>Modifies</w:t>
            </w:r>
          </w:p>
          <w:p w14:paraId="16B348FB" w14:textId="77777777" w:rsidR="000876E3" w:rsidRPr="00276660" w:rsidRDefault="000876E3" w:rsidP="001F179A">
            <w:pPr>
              <w:pStyle w:val="StyleArial8ptBoldAfter0ptLinespacing15lines"/>
            </w:pPr>
            <w:r w:rsidRPr="00276660">
              <w:t>HotelRes</w:t>
            </w:r>
            <w:r>
              <w:t>Modify</w:t>
            </w:r>
          </w:p>
          <w:p w14:paraId="16B348FC" w14:textId="77777777" w:rsidR="000876E3" w:rsidRPr="007F74DD" w:rsidRDefault="000876E3" w:rsidP="001F179A">
            <w:pPr>
              <w:pStyle w:val="StyleArial8ptBoldAfter0ptLinespacing15lines"/>
            </w:pPr>
            <w:r w:rsidRPr="007F74DD">
              <w:t>RoomStays</w:t>
            </w:r>
          </w:p>
          <w:p w14:paraId="16B348FD" w14:textId="77777777" w:rsidR="000876E3" w:rsidRPr="007F74DD" w:rsidRDefault="000876E3" w:rsidP="001F179A">
            <w:pPr>
              <w:pStyle w:val="StyleArial8ptBoldAfter0ptLinespacing15lines"/>
            </w:pPr>
            <w:r w:rsidRPr="007F74DD">
              <w:t>RoomStay</w:t>
            </w:r>
          </w:p>
          <w:p w14:paraId="16B348FE" w14:textId="77777777" w:rsidR="000876E3" w:rsidRPr="007F74DD" w:rsidRDefault="000876E3" w:rsidP="001F179A">
            <w:pPr>
              <w:pStyle w:val="StyleArial8ptBoldAfter0ptLinespacing15lines"/>
            </w:pPr>
            <w:r w:rsidRPr="007F74DD">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8FF" w14:textId="77777777" w:rsidR="000876E3" w:rsidRPr="00425173" w:rsidRDefault="000876E3" w:rsidP="001F179A">
            <w:pPr>
              <w:pStyle w:val="StyleArial8ptBoldAfter0ptLinespacing15lines"/>
            </w:pPr>
            <w:r>
              <w:t>M</w:t>
            </w:r>
          </w:p>
          <w:p w14:paraId="16B34900" w14:textId="77777777" w:rsidR="000876E3" w:rsidRPr="00425173" w:rsidRDefault="000876E3" w:rsidP="001F179A">
            <w:pPr>
              <w:pStyle w:val="StyleArial8ptBoldAfter0ptLinespacing15lines"/>
            </w:pPr>
            <w:r w:rsidRPr="00425173">
              <w:t>M</w:t>
            </w:r>
          </w:p>
          <w:p w14:paraId="16B34901" w14:textId="77777777" w:rsidR="000876E3" w:rsidRPr="00425173" w:rsidRDefault="000876E3" w:rsidP="001F179A">
            <w:pPr>
              <w:pStyle w:val="StyleArial8ptBoldAfter0ptLinespacing15lines"/>
            </w:pPr>
            <w:r>
              <w:t>M</w:t>
            </w:r>
          </w:p>
          <w:p w14:paraId="16B34902" w14:textId="77777777" w:rsidR="000876E3" w:rsidRPr="00425173" w:rsidRDefault="000876E3" w:rsidP="001F179A">
            <w:pPr>
              <w:pStyle w:val="StyleArial8ptBoldAfter0ptLinespacing15lines"/>
            </w:pPr>
            <w:r>
              <w:t>M</w:t>
            </w:r>
          </w:p>
          <w:p w14:paraId="16B34903" w14:textId="77777777" w:rsidR="000876E3" w:rsidRPr="007F74DD" w:rsidRDefault="000876E3" w:rsidP="001F179A">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904" w14:textId="77777777" w:rsidR="000876E3" w:rsidRPr="007F74DD" w:rsidRDefault="000876E3" w:rsidP="000509C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905"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906"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907" w14:textId="77777777" w:rsidR="000876E3" w:rsidRPr="007F74DD" w:rsidRDefault="000876E3" w:rsidP="007F74DD">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908" w14:textId="77777777" w:rsidR="000876E3" w:rsidRPr="007F74DD" w:rsidRDefault="000876E3" w:rsidP="007F74DD">
            <w:pPr>
              <w:spacing w:after="0" w:line="360" w:lineRule="auto"/>
              <w:rPr>
                <w:rFonts w:ascii="Arial" w:hAnsi="Arial" w:cs="Arial"/>
                <w:b/>
                <w:sz w:val="16"/>
                <w:szCs w:val="16"/>
              </w:rPr>
            </w:pPr>
          </w:p>
        </w:tc>
      </w:tr>
      <w:tr w:rsidR="000876E3" w:rsidRPr="002C45C1" w14:paraId="16B3491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90A" w14:textId="77777777" w:rsidR="000876E3" w:rsidRPr="002C45C1" w:rsidRDefault="000876E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90B" w14:textId="77777777" w:rsidR="000876E3" w:rsidRPr="00537256" w:rsidRDefault="000876E3" w:rsidP="001F179A">
            <w:pPr>
              <w:pStyle w:val="StyleArial8ptAfter0ptLinespacingsingle"/>
            </w:pPr>
            <w:r w:rsidRPr="00537256">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0C"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0D" w14:textId="77777777" w:rsidR="000876E3" w:rsidRPr="0037626C" w:rsidRDefault="000876E3" w:rsidP="001F179A">
            <w:pPr>
              <w:pStyle w:val="StyleArial8ptAfter0ptLinespacingsingle"/>
            </w:pPr>
            <w:r w:rsidRPr="0037626C">
              <w:t>StringLength1to8</w:t>
            </w:r>
          </w:p>
          <w:p w14:paraId="16B3490E" w14:textId="77777777" w:rsidR="000876E3" w:rsidRPr="0037626C" w:rsidRDefault="000876E3" w:rsidP="002C45C1">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90F" w14:textId="77777777" w:rsidR="000876E3" w:rsidRPr="0037626C" w:rsidRDefault="000876E3" w:rsidP="001F179A">
            <w:pPr>
              <w:pStyle w:val="StyleArial8ptAfter0ptLinespacingsingle"/>
            </w:pPr>
            <w:r w:rsidRPr="0037626C">
              <w:t>&lt;RoomStay&gt;</w:t>
            </w:r>
          </w:p>
          <w:p w14:paraId="16B34910" w14:textId="77777777" w:rsidR="000876E3" w:rsidRPr="0037626C" w:rsidRDefault="000876E3" w:rsidP="0086659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sz w:val="16"/>
                <w:szCs w:val="16"/>
              </w:rPr>
            </w:pPr>
            <w:r w:rsidRPr="0037626C">
              <w:rPr>
                <w:rFonts w:ascii="Arial" w:hAnsi="Arial" w:cs="Arial"/>
                <w:sz w:val="16"/>
                <w:szCs w:val="16"/>
              </w:rPr>
              <w:t xml:space="preserve">&lt;BasicPropertyInfo </w:t>
            </w:r>
            <w:r w:rsidRPr="0037626C">
              <w:rPr>
                <w:rFonts w:ascii="Arial" w:hAnsi="Arial" w:cs="Arial"/>
                <w:b/>
                <w:sz w:val="16"/>
                <w:szCs w:val="16"/>
              </w:rPr>
              <w:t>ChainCode="XX"</w:t>
            </w:r>
            <w:r>
              <w:rPr>
                <w:rFonts w:ascii="Arial" w:hAnsi="Arial" w:cs="Arial"/>
                <w:b/>
                <w:sz w:val="16"/>
                <w:szCs w:val="16"/>
              </w:rPr>
              <w:t>/&gt;</w:t>
            </w:r>
            <w:r w:rsidRPr="0037626C">
              <w:rPr>
                <w:rFonts w:ascii="Arial" w:hAnsi="Arial" w:cs="Arial"/>
                <w:sz w:val="16"/>
                <w:szCs w:val="16"/>
              </w:rPr>
              <w:t xml:space="preserve"> </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11"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12" w14:textId="77777777" w:rsidR="000876E3" w:rsidRPr="0037626C" w:rsidRDefault="000876E3" w:rsidP="00570D60">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13" w14:textId="77777777" w:rsidR="000876E3" w:rsidRPr="00FC2334" w:rsidRDefault="000876E3" w:rsidP="001F179A">
            <w:pPr>
              <w:pStyle w:val="StyleArial8ptAfter0ptLinespacingsingle"/>
            </w:pPr>
            <w:r w:rsidRPr="00FC2334">
              <w:t>Chain Code</w:t>
            </w:r>
          </w:p>
          <w:p w14:paraId="16B34914" w14:textId="77777777" w:rsidR="000876E3" w:rsidRPr="00FC2334" w:rsidRDefault="000876E3" w:rsidP="008152E6">
            <w:pPr>
              <w:pStyle w:val="StyleArial8ptAfter0ptLinespacingsingle"/>
            </w:pPr>
            <w:r w:rsidRPr="00FC2334">
              <w:t>GDS=3</w:t>
            </w:r>
          </w:p>
          <w:p w14:paraId="16B34915" w14:textId="77777777" w:rsidR="000876E3" w:rsidRPr="00FC2334" w:rsidRDefault="000876E3" w:rsidP="00CA7F1D">
            <w:pPr>
              <w:spacing w:after="0"/>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  </w:t>
            </w:r>
            <w:r w:rsidRPr="00FC2334">
              <w:rPr>
                <w:rFonts w:ascii="Arial" w:hAnsi="Arial"/>
                <w:sz w:val="16"/>
                <w:szCs w:val="20"/>
              </w:rPr>
              <w:t>Applicable to Worldspan.</w:t>
            </w:r>
          </w:p>
        </w:tc>
      </w:tr>
      <w:tr w:rsidR="000876E3" w:rsidRPr="009727E9" w14:paraId="16B3492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917" w14:textId="77777777" w:rsidR="000876E3" w:rsidRPr="002C45C1" w:rsidRDefault="000876E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918" w14:textId="77777777" w:rsidR="000876E3" w:rsidRPr="00537256" w:rsidRDefault="000876E3" w:rsidP="00BD3722">
            <w:pPr>
              <w:spacing w:before="60" w:after="0" w:line="240" w:lineRule="auto"/>
              <w:rPr>
                <w:rFonts w:ascii="Arial" w:hAnsi="Arial" w:cs="Arial"/>
                <w:sz w:val="16"/>
                <w:szCs w:val="16"/>
              </w:rPr>
            </w:pPr>
            <w:r w:rsidRPr="00537256">
              <w:rPr>
                <w:rFonts w:ascii="Arial" w:hAnsi="Arial" w:cs="Arial"/>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19" w14:textId="77777777" w:rsidR="000876E3" w:rsidRPr="009727E9" w:rsidRDefault="000876E3" w:rsidP="00BD3722">
            <w:pPr>
              <w:spacing w:before="60" w:after="0" w:line="240" w:lineRule="auto"/>
              <w:rPr>
                <w:rFonts w:ascii="Arial" w:hAnsi="Arial" w:cs="Arial"/>
                <w:sz w:val="16"/>
                <w:szCs w:val="16"/>
              </w:rPr>
            </w:pPr>
            <w:r w:rsidRPr="009727E9">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1A" w14:textId="77777777" w:rsidR="000876E3" w:rsidRPr="009727E9" w:rsidRDefault="000876E3" w:rsidP="00BD3722">
            <w:pPr>
              <w:spacing w:before="60" w:after="0" w:line="240" w:lineRule="auto"/>
              <w:rPr>
                <w:rFonts w:ascii="Arial" w:hAnsi="Arial" w:cs="Arial"/>
                <w:sz w:val="16"/>
                <w:szCs w:val="16"/>
              </w:rPr>
            </w:pPr>
            <w:r w:rsidRPr="009727E9">
              <w:rPr>
                <w:rFonts w:ascii="Arial" w:hAnsi="Arial" w:cs="Arial"/>
                <w:sz w:val="16"/>
                <w:szCs w:val="16"/>
              </w:rPr>
              <w:t>StringLength1to16</w:t>
            </w:r>
          </w:p>
          <w:p w14:paraId="16B3491B" w14:textId="77777777" w:rsidR="000876E3" w:rsidRPr="009727E9" w:rsidRDefault="000876E3" w:rsidP="00BD3722">
            <w:pPr>
              <w:pStyle w:val="TableText"/>
              <w:ind w:left="166" w:hanging="166"/>
              <w:rPr>
                <w:sz w:val="16"/>
                <w:szCs w:val="16"/>
              </w:rPr>
            </w:pPr>
            <w:r w:rsidRPr="009727E9">
              <w:rPr>
                <w:i/>
                <w:sz w:val="16"/>
                <w:szCs w:val="16"/>
              </w:rPr>
              <w:t>Example:</w:t>
            </w:r>
          </w:p>
          <w:p w14:paraId="16B3491C" w14:textId="77777777" w:rsidR="000876E3" w:rsidRPr="009727E9" w:rsidRDefault="000876E3" w:rsidP="00BD3722">
            <w:pPr>
              <w:spacing w:after="0" w:line="240" w:lineRule="auto"/>
              <w:rPr>
                <w:rFonts w:ascii="Arial" w:hAnsi="Arial" w:cs="Arial"/>
                <w:sz w:val="16"/>
                <w:szCs w:val="16"/>
              </w:rPr>
            </w:pPr>
            <w:r w:rsidRPr="009727E9">
              <w:rPr>
                <w:rFonts w:ascii="Arial" w:hAnsi="Arial" w:cs="Arial"/>
                <w:sz w:val="16"/>
                <w:szCs w:val="16"/>
              </w:rPr>
              <w:t xml:space="preserve">&lt;BasicPropertyInfo ChainCode="XX" HotelCityCode="LBA" </w:t>
            </w:r>
            <w:r w:rsidRPr="009727E9">
              <w:rPr>
                <w:rFonts w:ascii="Arial" w:hAnsi="Arial" w:cs="Arial"/>
                <w:b/>
                <w:sz w:val="16"/>
                <w:szCs w:val="16"/>
              </w:rPr>
              <w:t>HotelCode="MTLBA"</w:t>
            </w:r>
            <w:r w:rsidRPr="009727E9">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1D" w14:textId="77777777" w:rsidR="000876E3" w:rsidRPr="009727E9" w:rsidRDefault="000876E3" w:rsidP="00BD3722">
            <w:pPr>
              <w:spacing w:before="60" w:after="0" w:line="240" w:lineRule="auto"/>
              <w:jc w:val="center"/>
              <w:rPr>
                <w:rFonts w:ascii="Arial" w:hAnsi="Arial" w:cs="Arial"/>
                <w:sz w:val="16"/>
                <w:szCs w:val="16"/>
              </w:rPr>
            </w:pPr>
            <w:r w:rsidRPr="009727E9">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1E" w14:textId="77777777" w:rsidR="000876E3" w:rsidRPr="009727E9" w:rsidRDefault="000876E3" w:rsidP="00BD3722">
            <w:pPr>
              <w:pStyle w:val="TableText"/>
              <w:rPr>
                <w:sz w:val="16"/>
                <w:szCs w:val="16"/>
              </w:rPr>
            </w:pPr>
            <w:r w:rsidRPr="009727E9">
              <w:rPr>
                <w:i/>
                <w:sz w:val="16"/>
                <w:szCs w:val="16"/>
              </w:rPr>
              <w:t>Valid values</w:t>
            </w:r>
            <w:r w:rsidRPr="009727E9">
              <w:rPr>
                <w:sz w:val="16"/>
                <w:szCs w:val="16"/>
              </w:rPr>
              <w:t>:</w:t>
            </w:r>
          </w:p>
          <w:p w14:paraId="16B3491F" w14:textId="77777777" w:rsidR="000876E3" w:rsidRPr="009727E9" w:rsidRDefault="000876E3" w:rsidP="00BD3722">
            <w:pPr>
              <w:spacing w:after="0" w:line="240" w:lineRule="auto"/>
              <w:rPr>
                <w:rFonts w:ascii="Arial" w:hAnsi="Arial" w:cs="Arial"/>
                <w:sz w:val="16"/>
                <w:szCs w:val="16"/>
                <w:lang w:val="en-AU"/>
              </w:rPr>
            </w:pPr>
            <w:r w:rsidRPr="009727E9">
              <w:rPr>
                <w:rFonts w:ascii="Arial" w:hAnsi="Arial" w:cs="Arial"/>
                <w:sz w:val="16"/>
                <w:szCs w:val="16"/>
                <w:lang w:val="en-AU"/>
              </w:rPr>
              <w:t>“1V” (Apollo)</w:t>
            </w:r>
          </w:p>
          <w:p w14:paraId="16B34920" w14:textId="77777777" w:rsidR="000876E3" w:rsidRPr="009727E9" w:rsidRDefault="000876E3" w:rsidP="00BD3722">
            <w:pPr>
              <w:spacing w:after="0" w:line="240" w:lineRule="auto"/>
              <w:rPr>
                <w:rFonts w:ascii="Arial" w:hAnsi="Arial" w:cs="Arial"/>
                <w:sz w:val="16"/>
                <w:szCs w:val="16"/>
                <w:lang w:val="en-AU"/>
              </w:rPr>
            </w:pPr>
            <w:r w:rsidRPr="009727E9">
              <w:rPr>
                <w:rFonts w:ascii="Arial" w:hAnsi="Arial" w:cs="Arial"/>
                <w:sz w:val="16"/>
                <w:szCs w:val="16"/>
                <w:lang w:val="en-AU"/>
              </w:rPr>
              <w:t>“1G” (Galileo)</w:t>
            </w:r>
          </w:p>
          <w:p w14:paraId="16B34921" w14:textId="77777777" w:rsidR="000876E3" w:rsidRPr="009727E9" w:rsidRDefault="000876E3" w:rsidP="00BD3722">
            <w:pPr>
              <w:spacing w:after="0" w:line="240" w:lineRule="auto"/>
              <w:rPr>
                <w:rFonts w:ascii="Arial" w:hAnsi="Arial" w:cs="Arial"/>
                <w:sz w:val="16"/>
                <w:szCs w:val="16"/>
              </w:rPr>
            </w:pPr>
            <w:r w:rsidRPr="009727E9">
              <w:rPr>
                <w:rFonts w:ascii="Arial" w:hAnsi="Arial" w:cs="Arial"/>
                <w:sz w:val="16"/>
                <w:szCs w:val="16"/>
                <w:lang w:val="en-AU"/>
              </w:rPr>
              <w:t>“1P” (Worldspan)</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22" w14:textId="77777777" w:rsidR="000876E3" w:rsidRPr="009727E9" w:rsidRDefault="000876E3" w:rsidP="00BD3722">
            <w:pPr>
              <w:spacing w:before="60" w:after="60" w:line="240" w:lineRule="auto"/>
              <w:rPr>
                <w:rFonts w:ascii="Arial" w:hAnsi="Arial" w:cs="Arial"/>
                <w:sz w:val="16"/>
                <w:szCs w:val="16"/>
              </w:rPr>
            </w:pPr>
            <w:r w:rsidRPr="009727E9">
              <w:rPr>
                <w:rFonts w:ascii="Arial" w:hAnsi="Arial" w:cs="Arial"/>
                <w:sz w:val="16"/>
                <w:szCs w:val="16"/>
              </w:rPr>
              <w:t>Hotel Code/ Property Number</w:t>
            </w:r>
          </w:p>
          <w:p w14:paraId="16B34923" w14:textId="77777777" w:rsidR="000876E3" w:rsidRPr="009727E9" w:rsidRDefault="000876E3" w:rsidP="00BD3722">
            <w:pPr>
              <w:spacing w:before="60" w:after="60" w:line="240" w:lineRule="auto"/>
              <w:rPr>
                <w:rFonts w:ascii="Arial" w:hAnsi="Arial" w:cs="Arial"/>
                <w:sz w:val="16"/>
                <w:szCs w:val="16"/>
              </w:rPr>
            </w:pPr>
            <w:r w:rsidRPr="009727E9">
              <w:rPr>
                <w:rFonts w:ascii="Arial" w:hAnsi="Arial" w:cs="Arial"/>
                <w:sz w:val="16"/>
                <w:szCs w:val="16"/>
              </w:rPr>
              <w:t>GDS  = 5</w:t>
            </w:r>
          </w:p>
        </w:tc>
      </w:tr>
      <w:tr w:rsidR="000876E3" w:rsidRPr="002C45C1" w14:paraId="16B3493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925" w14:textId="77777777" w:rsidR="000876E3" w:rsidRPr="009727E9" w:rsidRDefault="000876E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926" w14:textId="77777777" w:rsidR="000876E3" w:rsidRPr="00537256" w:rsidRDefault="000876E3" w:rsidP="00BD3722">
            <w:pPr>
              <w:spacing w:before="60" w:after="0" w:line="240" w:lineRule="auto"/>
              <w:rPr>
                <w:rFonts w:ascii="Arial" w:hAnsi="Arial" w:cs="Arial"/>
                <w:sz w:val="16"/>
                <w:szCs w:val="16"/>
              </w:rPr>
            </w:pPr>
            <w:r w:rsidRPr="00537256">
              <w:rPr>
                <w:rFonts w:ascii="Arial" w:hAnsi="Arial" w:cs="Arial"/>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27" w14:textId="77777777" w:rsidR="000876E3" w:rsidRPr="009727E9" w:rsidRDefault="000876E3" w:rsidP="00BD3722">
            <w:pPr>
              <w:spacing w:before="60" w:after="0" w:line="240" w:lineRule="auto"/>
              <w:rPr>
                <w:rFonts w:ascii="Arial" w:hAnsi="Arial" w:cs="Arial"/>
                <w:sz w:val="16"/>
                <w:szCs w:val="16"/>
              </w:rPr>
            </w:pPr>
            <w:r w:rsidRPr="009727E9">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28" w14:textId="77777777" w:rsidR="000876E3" w:rsidRPr="009727E9" w:rsidRDefault="000876E3" w:rsidP="00BD3722">
            <w:pPr>
              <w:spacing w:before="60" w:after="0" w:line="240" w:lineRule="auto"/>
              <w:rPr>
                <w:rFonts w:ascii="Arial" w:hAnsi="Arial" w:cs="Arial"/>
                <w:sz w:val="16"/>
                <w:szCs w:val="16"/>
              </w:rPr>
            </w:pPr>
            <w:r w:rsidRPr="009727E9">
              <w:rPr>
                <w:rFonts w:ascii="Arial" w:hAnsi="Arial" w:cs="Arial"/>
                <w:sz w:val="16"/>
                <w:szCs w:val="16"/>
              </w:rPr>
              <w:t>StringLength1to32</w:t>
            </w:r>
          </w:p>
          <w:p w14:paraId="16B34929" w14:textId="77777777" w:rsidR="000876E3" w:rsidRPr="009727E9" w:rsidRDefault="000876E3" w:rsidP="00BD3722">
            <w:pPr>
              <w:pStyle w:val="TableText"/>
              <w:ind w:left="166" w:hanging="166"/>
              <w:rPr>
                <w:sz w:val="16"/>
                <w:szCs w:val="16"/>
              </w:rPr>
            </w:pPr>
            <w:r w:rsidRPr="009727E9">
              <w:rPr>
                <w:i/>
                <w:sz w:val="16"/>
                <w:szCs w:val="16"/>
              </w:rPr>
              <w:t>Example:</w:t>
            </w:r>
          </w:p>
          <w:p w14:paraId="16B3492A" w14:textId="77777777" w:rsidR="000876E3" w:rsidRPr="009727E9" w:rsidRDefault="000876E3" w:rsidP="00BD3722">
            <w:pPr>
              <w:spacing w:after="0" w:line="240" w:lineRule="auto"/>
              <w:rPr>
                <w:rFonts w:ascii="Arial" w:hAnsi="Arial" w:cs="Arial"/>
                <w:sz w:val="16"/>
                <w:szCs w:val="16"/>
              </w:rPr>
            </w:pPr>
            <w:r w:rsidRPr="009727E9">
              <w:rPr>
                <w:rFonts w:ascii="Arial" w:hAnsi="Arial" w:cs="Arial"/>
                <w:sz w:val="16"/>
                <w:szCs w:val="16"/>
              </w:rPr>
              <w:t xml:space="preserve">&lt;BasicPropertyInfo ChainCode="XX" HotelCityCode="LBA" HotelCode="MTLBA" </w:t>
            </w:r>
            <w:r w:rsidRPr="009727E9">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2B" w14:textId="77777777" w:rsidR="000876E3" w:rsidRPr="009727E9" w:rsidRDefault="000876E3" w:rsidP="00BD3722">
            <w:pPr>
              <w:spacing w:after="0" w:line="240" w:lineRule="auto"/>
              <w:jc w:val="center"/>
              <w:rPr>
                <w:rFonts w:ascii="Arial" w:hAnsi="Arial" w:cs="Arial"/>
                <w:sz w:val="16"/>
                <w:szCs w:val="16"/>
              </w:rPr>
            </w:pPr>
            <w:r w:rsidRPr="009727E9">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2C" w14:textId="77777777" w:rsidR="000876E3" w:rsidRPr="009727E9" w:rsidRDefault="000876E3" w:rsidP="00BD3722">
            <w:pPr>
              <w:pStyle w:val="TableText"/>
              <w:rPr>
                <w:sz w:val="16"/>
                <w:szCs w:val="16"/>
              </w:rPr>
            </w:pPr>
            <w:r w:rsidRPr="009727E9">
              <w:rPr>
                <w:i/>
                <w:sz w:val="16"/>
                <w:szCs w:val="16"/>
              </w:rPr>
              <w:t>Valid values</w:t>
            </w:r>
            <w:r w:rsidRPr="009727E9">
              <w:rPr>
                <w:sz w:val="16"/>
                <w:szCs w:val="16"/>
              </w:rPr>
              <w:t>:</w:t>
            </w:r>
          </w:p>
          <w:p w14:paraId="16B3492D" w14:textId="77777777" w:rsidR="000876E3" w:rsidRPr="009727E9" w:rsidRDefault="000876E3" w:rsidP="00BD3722">
            <w:pPr>
              <w:spacing w:after="0" w:line="240" w:lineRule="auto"/>
              <w:rPr>
                <w:rFonts w:ascii="Arial" w:hAnsi="Arial" w:cs="Arial"/>
                <w:sz w:val="16"/>
                <w:szCs w:val="16"/>
                <w:lang w:val="en-AU"/>
              </w:rPr>
            </w:pPr>
            <w:r w:rsidRPr="009727E9">
              <w:rPr>
                <w:rFonts w:ascii="Arial" w:hAnsi="Arial" w:cs="Arial"/>
                <w:sz w:val="16"/>
                <w:szCs w:val="16"/>
                <w:lang w:val="en-AU"/>
              </w:rPr>
              <w:t>“1V” (Apollo)</w:t>
            </w:r>
          </w:p>
          <w:p w14:paraId="16B3492E" w14:textId="77777777" w:rsidR="000876E3" w:rsidRPr="009727E9" w:rsidRDefault="000876E3" w:rsidP="00BD3722">
            <w:pPr>
              <w:spacing w:after="0" w:line="240" w:lineRule="auto"/>
              <w:rPr>
                <w:rFonts w:ascii="Arial" w:hAnsi="Arial" w:cs="Arial"/>
                <w:sz w:val="16"/>
                <w:szCs w:val="16"/>
                <w:lang w:val="en-AU"/>
              </w:rPr>
            </w:pPr>
            <w:r w:rsidRPr="009727E9">
              <w:rPr>
                <w:rFonts w:ascii="Arial" w:hAnsi="Arial" w:cs="Arial"/>
                <w:sz w:val="16"/>
                <w:szCs w:val="16"/>
                <w:lang w:val="en-AU"/>
              </w:rPr>
              <w:t>“1G” (Galileo)</w:t>
            </w:r>
          </w:p>
          <w:p w14:paraId="16B3492F" w14:textId="77777777" w:rsidR="000876E3" w:rsidRPr="009727E9" w:rsidRDefault="000876E3" w:rsidP="00BD3722">
            <w:pPr>
              <w:spacing w:after="0" w:line="240" w:lineRule="auto"/>
              <w:rPr>
                <w:rFonts w:ascii="Arial" w:hAnsi="Arial" w:cs="Arial"/>
                <w:sz w:val="16"/>
                <w:szCs w:val="16"/>
              </w:rPr>
            </w:pPr>
            <w:r w:rsidRPr="009727E9">
              <w:rPr>
                <w:rFonts w:ascii="Arial" w:hAnsi="Arial" w:cs="Arial"/>
                <w:sz w:val="16"/>
                <w:szCs w:val="16"/>
                <w:lang w:val="en-AU"/>
              </w:rPr>
              <w:t>“1P” (Worldspan)</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30" w14:textId="77777777" w:rsidR="000876E3" w:rsidRPr="009727E9" w:rsidRDefault="000876E3" w:rsidP="00BD3722">
            <w:pPr>
              <w:spacing w:before="60" w:after="60" w:line="240" w:lineRule="auto"/>
              <w:rPr>
                <w:rFonts w:ascii="Arial" w:hAnsi="Arial" w:cs="Arial"/>
                <w:sz w:val="16"/>
                <w:szCs w:val="16"/>
              </w:rPr>
            </w:pPr>
            <w:r w:rsidRPr="009727E9">
              <w:rPr>
                <w:rFonts w:ascii="Arial" w:hAnsi="Arial" w:cs="Arial"/>
                <w:sz w:val="16"/>
                <w:szCs w:val="16"/>
              </w:rPr>
              <w:t>GDS Identifier</w:t>
            </w:r>
          </w:p>
        </w:tc>
      </w:tr>
      <w:tr w:rsidR="000876E3" w:rsidRPr="007F74DD" w14:paraId="16B34938"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932" w14:textId="77777777" w:rsidR="000876E3" w:rsidRPr="007F74DD"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33" w14:textId="77777777" w:rsidR="000876E3" w:rsidRPr="007F74DD" w:rsidRDefault="000876E3" w:rsidP="00BF615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34" w14:textId="77777777" w:rsidR="000876E3" w:rsidRPr="007F74DD" w:rsidRDefault="000876E3" w:rsidP="00BF615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35" w14:textId="77777777" w:rsidR="000876E3" w:rsidRPr="007F74DD" w:rsidRDefault="000876E3" w:rsidP="00BF615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36" w14:textId="77777777" w:rsidR="000876E3" w:rsidRPr="007F74DD" w:rsidRDefault="000876E3" w:rsidP="00BF615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37" w14:textId="77777777" w:rsidR="000876E3" w:rsidRPr="007F74DD" w:rsidRDefault="000876E3" w:rsidP="00BF6155">
            <w:pPr>
              <w:spacing w:after="0" w:line="360" w:lineRule="auto"/>
              <w:rPr>
                <w:rFonts w:ascii="Arial" w:hAnsi="Arial" w:cs="Arial"/>
                <w:b/>
                <w:sz w:val="16"/>
                <w:szCs w:val="16"/>
              </w:rPr>
            </w:pPr>
          </w:p>
        </w:tc>
      </w:tr>
      <w:tr w:rsidR="000876E3" w:rsidRPr="00F860DF" w14:paraId="16B3495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39" w14:textId="77777777" w:rsidR="000876E3" w:rsidRPr="007F74DD" w:rsidRDefault="000876E3" w:rsidP="001F179A">
            <w:pPr>
              <w:pStyle w:val="StyleArial8ptBoldAfter0ptLinespacing15lines"/>
            </w:pPr>
            <w:r w:rsidRPr="007F74DD">
              <w:t>1</w:t>
            </w:r>
          </w:p>
          <w:p w14:paraId="16B3493A" w14:textId="77777777" w:rsidR="000876E3" w:rsidRPr="007F74DD" w:rsidRDefault="000876E3" w:rsidP="001F179A">
            <w:pPr>
              <w:pStyle w:val="StyleArial8ptBoldAfter0ptLinespacing15lines"/>
            </w:pPr>
            <w:r w:rsidRPr="007F74DD">
              <w:t>2</w:t>
            </w:r>
          </w:p>
          <w:p w14:paraId="16B3493B" w14:textId="77777777" w:rsidR="000876E3" w:rsidRPr="007F74DD" w:rsidRDefault="000876E3" w:rsidP="001F179A">
            <w:pPr>
              <w:pStyle w:val="StyleArial8ptBoldAfter0ptLinespacing15lines"/>
            </w:pPr>
            <w:r w:rsidRPr="007F74DD">
              <w:t>3</w:t>
            </w:r>
          </w:p>
          <w:p w14:paraId="16B3493C" w14:textId="77777777" w:rsidR="000876E3" w:rsidRPr="007F74DD" w:rsidRDefault="000876E3" w:rsidP="001F179A">
            <w:pPr>
              <w:pStyle w:val="StyleArial8ptBoldAfter0ptLinespacing15lines"/>
            </w:pPr>
            <w:r w:rsidRPr="007F74DD">
              <w:t>4</w:t>
            </w:r>
          </w:p>
          <w:p w14:paraId="16B3493D" w14:textId="77777777" w:rsidR="000876E3" w:rsidRPr="007F74DD" w:rsidRDefault="000876E3" w:rsidP="001F179A">
            <w:pPr>
              <w:pStyle w:val="StyleArial8ptBoldAfter0ptLinespacing15lines"/>
            </w:pPr>
            <w:r w:rsidRPr="007F74DD">
              <w:t>5</w:t>
            </w:r>
          </w:p>
          <w:p w14:paraId="16B3493E" w14:textId="77777777" w:rsidR="000876E3" w:rsidRPr="007F74DD" w:rsidRDefault="000876E3" w:rsidP="001F179A">
            <w:pPr>
              <w:pStyle w:val="StyleArial8ptBoldAfter0ptLinespacing15lines"/>
            </w:pPr>
            <w:r w:rsidRPr="007F74DD">
              <w:t>6</w:t>
            </w:r>
          </w:p>
          <w:p w14:paraId="16B3493F" w14:textId="77777777" w:rsidR="000876E3" w:rsidRPr="007F74DD" w:rsidRDefault="000876E3" w:rsidP="001F179A">
            <w:pPr>
              <w:pStyle w:val="StyleArial8ptBoldAfter0ptLinespacing15lines"/>
            </w:pPr>
            <w:r w:rsidRPr="007F74DD">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40" w14:textId="77777777" w:rsidR="000876E3" w:rsidRPr="00276660" w:rsidRDefault="000876E3" w:rsidP="001F179A">
            <w:pPr>
              <w:pStyle w:val="StyleArial8ptBoldAfter0ptLinespacing15lines"/>
            </w:pPr>
            <w:r w:rsidRPr="00276660">
              <w:t>HotelRes</w:t>
            </w:r>
            <w:r>
              <w:t>Modifies</w:t>
            </w:r>
          </w:p>
          <w:p w14:paraId="16B34941" w14:textId="77777777" w:rsidR="000876E3" w:rsidRPr="00276660" w:rsidRDefault="000876E3" w:rsidP="001F179A">
            <w:pPr>
              <w:pStyle w:val="StyleArial8ptBoldAfter0ptLinespacing15lines"/>
            </w:pPr>
            <w:r w:rsidRPr="00276660">
              <w:t>HotelRes</w:t>
            </w:r>
            <w:r>
              <w:t>Modify</w:t>
            </w:r>
          </w:p>
          <w:p w14:paraId="16B34942" w14:textId="77777777" w:rsidR="000876E3" w:rsidRPr="007F74DD" w:rsidRDefault="000876E3" w:rsidP="001F179A">
            <w:pPr>
              <w:pStyle w:val="StyleArial8ptBoldAfter0ptLinespacing15lines"/>
            </w:pPr>
            <w:r w:rsidRPr="007F74DD">
              <w:t>RoomStays</w:t>
            </w:r>
          </w:p>
          <w:p w14:paraId="16B34943" w14:textId="77777777" w:rsidR="000876E3" w:rsidRPr="007F74DD" w:rsidRDefault="000876E3" w:rsidP="001F179A">
            <w:pPr>
              <w:pStyle w:val="StyleArial8ptBoldAfter0ptLinespacing15lines"/>
            </w:pPr>
            <w:r w:rsidRPr="007F74DD">
              <w:t>RoomStay</w:t>
            </w:r>
          </w:p>
          <w:p w14:paraId="16B34944" w14:textId="77777777" w:rsidR="000876E3" w:rsidRPr="007F74DD" w:rsidRDefault="000876E3" w:rsidP="001F179A">
            <w:pPr>
              <w:pStyle w:val="StyleArial8ptBoldAfter0ptLinespacing15lines"/>
            </w:pPr>
            <w:r w:rsidRPr="007F74DD">
              <w:t>BasicPropertyInfo</w:t>
            </w:r>
          </w:p>
          <w:p w14:paraId="16B34945" w14:textId="77777777" w:rsidR="000876E3" w:rsidRPr="007F74DD" w:rsidRDefault="000876E3" w:rsidP="001F179A">
            <w:pPr>
              <w:pStyle w:val="StyleArial8ptBoldAfter0ptLinespacing15lines"/>
            </w:pPr>
            <w:r w:rsidRPr="007F74DD">
              <w:t>VendorMessages</w:t>
            </w:r>
          </w:p>
          <w:p w14:paraId="16B34946" w14:textId="77777777" w:rsidR="000876E3" w:rsidRPr="007F74DD" w:rsidRDefault="000876E3" w:rsidP="001F179A">
            <w:pPr>
              <w:pStyle w:val="StyleArial8ptBoldAfter0ptLinespacing15lines"/>
            </w:pPr>
            <w:r w:rsidRPr="007F74DD">
              <w:t>VendorMessage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47" w14:textId="77777777" w:rsidR="000876E3" w:rsidRPr="00425173" w:rsidRDefault="000876E3" w:rsidP="001F179A">
            <w:pPr>
              <w:pStyle w:val="StyleArial8ptBoldAfter0ptLinespacing15lines"/>
            </w:pPr>
            <w:r>
              <w:t>M</w:t>
            </w:r>
          </w:p>
          <w:p w14:paraId="16B34948" w14:textId="77777777" w:rsidR="000876E3" w:rsidRPr="00425173" w:rsidRDefault="000876E3" w:rsidP="001F179A">
            <w:pPr>
              <w:pStyle w:val="StyleArial8ptBoldAfter0ptLinespacing15lines"/>
            </w:pPr>
            <w:r w:rsidRPr="00425173">
              <w:t>M</w:t>
            </w:r>
          </w:p>
          <w:p w14:paraId="16B34949" w14:textId="77777777" w:rsidR="000876E3" w:rsidRPr="00425173" w:rsidRDefault="000876E3" w:rsidP="001F179A">
            <w:pPr>
              <w:pStyle w:val="StyleArial8ptBoldAfter0ptLinespacing15lines"/>
            </w:pPr>
            <w:r>
              <w:t>M</w:t>
            </w:r>
          </w:p>
          <w:p w14:paraId="16B3494A" w14:textId="77777777" w:rsidR="000876E3" w:rsidRPr="00425173" w:rsidRDefault="000876E3" w:rsidP="001F179A">
            <w:pPr>
              <w:pStyle w:val="StyleArial8ptBoldAfter0ptLinespacing15lines"/>
            </w:pPr>
            <w:r>
              <w:t>M</w:t>
            </w:r>
          </w:p>
          <w:p w14:paraId="16B3494B" w14:textId="77777777" w:rsidR="000876E3" w:rsidRPr="007F74DD" w:rsidRDefault="000876E3" w:rsidP="001F179A">
            <w:pPr>
              <w:pStyle w:val="StyleArial8ptBoldAfter0ptLinespacing15lines"/>
            </w:pPr>
            <w:r>
              <w:t>M</w:t>
            </w:r>
          </w:p>
          <w:p w14:paraId="16B3494C" w14:textId="77777777" w:rsidR="000876E3" w:rsidRPr="007F74DD" w:rsidRDefault="000876E3" w:rsidP="001F179A">
            <w:pPr>
              <w:pStyle w:val="StyleArial8ptBoldAfter0ptLinespacing15lines"/>
            </w:pPr>
            <w:r w:rsidRPr="007F74DD">
              <w:t>A</w:t>
            </w:r>
          </w:p>
          <w:p w14:paraId="16B3494D" w14:textId="77777777" w:rsidR="000876E3" w:rsidRPr="007F74DD" w:rsidRDefault="000876E3" w:rsidP="001F179A">
            <w:pPr>
              <w:pStyle w:val="StyleArial8ptBoldAfter0ptLinespacing15lines"/>
            </w:pPr>
            <w:r w:rsidRPr="007F74D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4E" w14:textId="77777777" w:rsidR="000876E3" w:rsidRPr="007F74DD" w:rsidRDefault="000876E3" w:rsidP="00BF615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16B3494F"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950"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51" w14:textId="77777777" w:rsidR="000876E3" w:rsidRPr="007F74DD" w:rsidRDefault="000876E3" w:rsidP="00BF6155">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52" w14:textId="77777777" w:rsidR="000876E3" w:rsidRPr="007F74DD" w:rsidRDefault="000876E3" w:rsidP="00BF6155">
            <w:pPr>
              <w:spacing w:after="0" w:line="360" w:lineRule="auto"/>
              <w:rPr>
                <w:rFonts w:ascii="Arial" w:hAnsi="Arial" w:cs="Arial"/>
                <w:b/>
                <w:sz w:val="16"/>
                <w:szCs w:val="16"/>
              </w:rPr>
            </w:pPr>
          </w:p>
        </w:tc>
      </w:tr>
      <w:tr w:rsidR="000876E3" w:rsidRPr="00F860DF" w14:paraId="16B3496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954" w14:textId="77777777" w:rsidR="000876E3" w:rsidRPr="003152CE" w:rsidRDefault="000876E3" w:rsidP="00BF6155">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955" w14:textId="77777777" w:rsidR="000876E3" w:rsidRPr="0037626C" w:rsidRDefault="000876E3" w:rsidP="001F179A">
            <w:pPr>
              <w:pStyle w:val="StyleArial8ptAfter0ptLinespacingsingle"/>
            </w:pPr>
            <w:r w:rsidRPr="0037626C">
              <w:t>@InfoType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56"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57" w14:textId="77777777" w:rsidR="000876E3" w:rsidRPr="0037626C" w:rsidRDefault="000876E3" w:rsidP="001F179A">
            <w:pPr>
              <w:pStyle w:val="StyleArial8ptAfter0ptLinespacingsingle"/>
            </w:pPr>
            <w:r w:rsidRPr="0037626C">
              <w:t>OTA_CodeType</w:t>
            </w:r>
          </w:p>
          <w:p w14:paraId="16B34958" w14:textId="77777777" w:rsidR="000876E3" w:rsidRPr="008152E6" w:rsidRDefault="000876E3" w:rsidP="001F179A">
            <w:pPr>
              <w:pStyle w:val="StyleArial8ptAfter0ptLinespacingsingle"/>
              <w:rPr>
                <w:i/>
              </w:rPr>
            </w:pPr>
            <w:r w:rsidRPr="008152E6">
              <w:rPr>
                <w:i/>
              </w:rPr>
              <w:t>Example:</w:t>
            </w:r>
          </w:p>
          <w:p w14:paraId="16B34959" w14:textId="77777777" w:rsidR="000876E3" w:rsidRPr="0037626C" w:rsidRDefault="000876E3" w:rsidP="00BF6155">
            <w:pPr>
              <w:spacing w:after="0" w:line="240" w:lineRule="auto"/>
              <w:rPr>
                <w:rFonts w:ascii="Arial" w:hAnsi="Arial" w:cs="Arial"/>
                <w:sz w:val="16"/>
                <w:szCs w:val="16"/>
              </w:rPr>
            </w:pPr>
            <w:r w:rsidRPr="0037626C">
              <w:rPr>
                <w:rFonts w:ascii="Arial" w:hAnsi="Arial" w:cs="Arial"/>
                <w:sz w:val="16"/>
                <w:szCs w:val="16"/>
              </w:rPr>
              <w:t xml:space="preserve"> &lt;VendorMessage </w:t>
            </w:r>
            <w:r w:rsidRPr="0037626C">
              <w:rPr>
                <w:rFonts w:ascii="Arial" w:hAnsi="Arial" w:cs="Arial"/>
                <w:b/>
                <w:sz w:val="16"/>
                <w:szCs w:val="16"/>
              </w:rPr>
              <w:t>InfoType="3"&gt;</w:t>
            </w:r>
          </w:p>
          <w:p w14:paraId="16B3495A" w14:textId="77777777" w:rsidR="000876E3" w:rsidRPr="0037626C" w:rsidRDefault="000876E3" w:rsidP="001F179A">
            <w:pPr>
              <w:pStyle w:val="StyleArial8ptAfter0ptLinespacingsingle"/>
            </w:pPr>
            <w:r w:rsidRPr="0037626C">
              <w:t>&lt;SubSection&gt;</w:t>
            </w:r>
          </w:p>
          <w:p w14:paraId="16B3495B" w14:textId="77777777" w:rsidR="000876E3" w:rsidRPr="0037626C" w:rsidRDefault="000876E3" w:rsidP="001F179A">
            <w:pPr>
              <w:pStyle w:val="StyleArial8ptAfter0ptLinespacingsingle"/>
            </w:pPr>
            <w:r w:rsidRPr="0037626C">
              <w:t>&lt;Paragraph&gt;</w:t>
            </w:r>
          </w:p>
          <w:p w14:paraId="16B3495C" w14:textId="77777777" w:rsidR="000876E3" w:rsidRPr="0037626C" w:rsidRDefault="000876E3" w:rsidP="001F179A">
            <w:pPr>
              <w:pStyle w:val="StyleArial8ptAfter0ptLinespacingsingle"/>
            </w:pPr>
            <w:r w:rsidRPr="0037626C">
              <w:t xml:space="preserve"> &lt;Text&gt;Thank you for choosing Marty Hotels&lt;/Text&gt;</w:t>
            </w:r>
          </w:p>
          <w:p w14:paraId="16B3495D" w14:textId="77777777" w:rsidR="000876E3" w:rsidRPr="0037626C" w:rsidRDefault="000876E3" w:rsidP="001F179A">
            <w:pPr>
              <w:pStyle w:val="StyleArial8ptAfter0ptLinespacingsingle"/>
            </w:pPr>
            <w:r w:rsidRPr="0037626C">
              <w:t>&lt;Text&gt;We have confirmed 1 A1KPZK for 1 Person&lt;/Text&gt;&gt;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5E"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5F" w14:textId="77777777" w:rsidR="000876E3" w:rsidRPr="0037626C" w:rsidRDefault="000876E3" w:rsidP="001F179A">
            <w:pPr>
              <w:pStyle w:val="StyleTableText8pt"/>
            </w:pPr>
            <w:r w:rsidRPr="0037626C">
              <w:t>OTA Code List – Information Type (INF)</w:t>
            </w:r>
          </w:p>
          <w:p w14:paraId="16B34960" w14:textId="77777777" w:rsidR="000876E3" w:rsidRPr="0037626C" w:rsidRDefault="000876E3" w:rsidP="001F179A">
            <w:pPr>
              <w:pStyle w:val="StyleTableText8pt"/>
            </w:pPr>
            <w:r w:rsidRPr="0037626C">
              <w:rPr>
                <w:i/>
              </w:rPr>
              <w:t>Valid value</w:t>
            </w:r>
            <w:r w:rsidRPr="0037626C">
              <w:t>:</w:t>
            </w:r>
          </w:p>
          <w:p w14:paraId="16B34961" w14:textId="77777777" w:rsidR="000876E3" w:rsidRPr="003152CE" w:rsidRDefault="000876E3" w:rsidP="008152E6">
            <w:pPr>
              <w:pStyle w:val="StyleArial8ptAfter0ptLinespacingsingle"/>
            </w:pPr>
            <w:r w:rsidRPr="0037626C">
              <w:t>3 = Marketing</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62" w14:textId="77777777" w:rsidR="000876E3" w:rsidRPr="003152CE" w:rsidRDefault="000876E3" w:rsidP="00BF6155">
            <w:pPr>
              <w:spacing w:after="0" w:line="240" w:lineRule="auto"/>
              <w:rPr>
                <w:rFonts w:ascii="Arial" w:hAnsi="Arial" w:cs="Arial"/>
                <w:sz w:val="16"/>
                <w:szCs w:val="16"/>
              </w:rPr>
            </w:pPr>
          </w:p>
        </w:tc>
      </w:tr>
      <w:tr w:rsidR="000876E3" w:rsidRPr="00140397" w14:paraId="16B3496A"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964" w14:textId="77777777" w:rsidR="000876E3" w:rsidRPr="00140397"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65" w14:textId="77777777" w:rsidR="000876E3" w:rsidRPr="00140397" w:rsidRDefault="000876E3" w:rsidP="0014039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66" w14:textId="77777777" w:rsidR="000876E3" w:rsidRPr="00140397" w:rsidRDefault="000876E3" w:rsidP="0014039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67" w14:textId="77777777" w:rsidR="000876E3" w:rsidRPr="00140397" w:rsidRDefault="000876E3" w:rsidP="0014039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68" w14:textId="77777777" w:rsidR="000876E3" w:rsidRPr="00140397" w:rsidRDefault="000876E3" w:rsidP="00140397">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69" w14:textId="77777777" w:rsidR="000876E3" w:rsidRPr="00140397" w:rsidRDefault="000876E3" w:rsidP="00140397">
            <w:pPr>
              <w:spacing w:after="0" w:line="360" w:lineRule="auto"/>
              <w:rPr>
                <w:rFonts w:ascii="Arial" w:hAnsi="Arial" w:cs="Arial"/>
                <w:b/>
                <w:sz w:val="16"/>
                <w:szCs w:val="16"/>
              </w:rPr>
            </w:pPr>
          </w:p>
        </w:tc>
      </w:tr>
      <w:tr w:rsidR="000876E3" w:rsidRPr="00140397" w14:paraId="16B3498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96B" w14:textId="77777777" w:rsidR="000876E3" w:rsidRPr="00140397" w:rsidRDefault="000876E3" w:rsidP="001F179A">
            <w:pPr>
              <w:pStyle w:val="StyleArial8ptBoldAfter0ptLinespacing15lines"/>
            </w:pPr>
            <w:r w:rsidRPr="00140397">
              <w:t>1</w:t>
            </w:r>
          </w:p>
          <w:p w14:paraId="16B3496C" w14:textId="77777777" w:rsidR="000876E3" w:rsidRPr="00140397" w:rsidRDefault="000876E3" w:rsidP="001F179A">
            <w:pPr>
              <w:pStyle w:val="StyleArial8ptBoldAfter0ptLinespacing15lines"/>
            </w:pPr>
            <w:r w:rsidRPr="00140397">
              <w:t>2</w:t>
            </w:r>
          </w:p>
          <w:p w14:paraId="16B3496D" w14:textId="77777777" w:rsidR="000876E3" w:rsidRPr="00140397" w:rsidRDefault="000876E3" w:rsidP="001F179A">
            <w:pPr>
              <w:pStyle w:val="StyleArial8ptBoldAfter0ptLinespacing15lines"/>
            </w:pPr>
            <w:r w:rsidRPr="00140397">
              <w:t>3</w:t>
            </w:r>
          </w:p>
          <w:p w14:paraId="16B3496E" w14:textId="77777777" w:rsidR="000876E3" w:rsidRPr="00140397" w:rsidRDefault="000876E3" w:rsidP="001F179A">
            <w:pPr>
              <w:pStyle w:val="StyleArial8ptBoldAfter0ptLinespacing15lines"/>
            </w:pPr>
            <w:r w:rsidRPr="00140397">
              <w:t>4</w:t>
            </w:r>
          </w:p>
          <w:p w14:paraId="16B3496F" w14:textId="77777777" w:rsidR="000876E3" w:rsidRPr="00140397" w:rsidRDefault="000876E3" w:rsidP="001F179A">
            <w:pPr>
              <w:pStyle w:val="StyleArial8ptBoldAfter0ptLinespacing15lines"/>
            </w:pPr>
            <w:r w:rsidRPr="00140397">
              <w:t>5</w:t>
            </w:r>
          </w:p>
          <w:p w14:paraId="16B34970" w14:textId="77777777" w:rsidR="000876E3" w:rsidRPr="00140397" w:rsidRDefault="000876E3" w:rsidP="001F179A">
            <w:pPr>
              <w:pStyle w:val="StyleArial8ptBoldAfter0ptLinespacing15lines"/>
            </w:pPr>
            <w:r w:rsidRPr="00140397">
              <w:t>6</w:t>
            </w:r>
          </w:p>
          <w:p w14:paraId="16B34971" w14:textId="77777777" w:rsidR="000876E3" w:rsidRPr="00140397" w:rsidRDefault="000876E3" w:rsidP="001F179A">
            <w:pPr>
              <w:pStyle w:val="StyleArial8ptBoldAfter0ptLinespacing15lines"/>
            </w:pPr>
            <w:r w:rsidRPr="00140397">
              <w:t>7</w:t>
            </w:r>
          </w:p>
          <w:p w14:paraId="16B34972" w14:textId="77777777" w:rsidR="000876E3" w:rsidRPr="00140397" w:rsidRDefault="000876E3" w:rsidP="001F179A">
            <w:pPr>
              <w:pStyle w:val="StyleArial8ptBoldAfter0ptLinespacing15lines"/>
            </w:pPr>
            <w:r w:rsidRPr="00140397">
              <w:t>8</w:t>
            </w:r>
          </w:p>
          <w:p w14:paraId="16B34973" w14:textId="77777777" w:rsidR="000876E3" w:rsidRPr="00140397" w:rsidRDefault="000876E3" w:rsidP="001F179A">
            <w:pPr>
              <w:pStyle w:val="StyleArial8ptBoldAfter0ptLinespacing15lines"/>
            </w:pPr>
            <w:r w:rsidRPr="00140397">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974" w14:textId="77777777" w:rsidR="000876E3" w:rsidRPr="00276660" w:rsidRDefault="000876E3" w:rsidP="001F179A">
            <w:pPr>
              <w:pStyle w:val="StyleArial8ptBoldAfter0ptLinespacing15lines"/>
            </w:pPr>
            <w:r w:rsidRPr="00276660">
              <w:t>HotelRes</w:t>
            </w:r>
            <w:r>
              <w:t>Modifies</w:t>
            </w:r>
          </w:p>
          <w:p w14:paraId="16B34975" w14:textId="77777777" w:rsidR="000876E3" w:rsidRPr="00276660" w:rsidRDefault="000876E3" w:rsidP="001F179A">
            <w:pPr>
              <w:pStyle w:val="StyleArial8ptBoldAfter0ptLinespacing15lines"/>
            </w:pPr>
            <w:r w:rsidRPr="00276660">
              <w:t>HotelRes</w:t>
            </w:r>
            <w:r>
              <w:t>Modify</w:t>
            </w:r>
          </w:p>
          <w:p w14:paraId="16B34976" w14:textId="77777777" w:rsidR="000876E3" w:rsidRPr="00140397" w:rsidRDefault="000876E3" w:rsidP="001F179A">
            <w:pPr>
              <w:pStyle w:val="StyleArial8ptBoldAfter0ptLinespacing15lines"/>
            </w:pPr>
            <w:r w:rsidRPr="00140397">
              <w:t>RoomStays</w:t>
            </w:r>
          </w:p>
          <w:p w14:paraId="16B34977" w14:textId="77777777" w:rsidR="000876E3" w:rsidRPr="00140397" w:rsidRDefault="000876E3" w:rsidP="001F179A">
            <w:pPr>
              <w:pStyle w:val="StyleArial8ptBoldAfter0ptLinespacing15lines"/>
            </w:pPr>
            <w:r w:rsidRPr="00140397">
              <w:t>RoomStay</w:t>
            </w:r>
          </w:p>
          <w:p w14:paraId="16B34978" w14:textId="77777777" w:rsidR="000876E3" w:rsidRPr="00140397" w:rsidRDefault="000876E3" w:rsidP="001F179A">
            <w:pPr>
              <w:pStyle w:val="StyleArial8ptBoldAfter0ptLinespacing15lines"/>
            </w:pPr>
            <w:r w:rsidRPr="00140397">
              <w:t>BasicPropertyInfo</w:t>
            </w:r>
          </w:p>
          <w:p w14:paraId="16B34979" w14:textId="77777777" w:rsidR="000876E3" w:rsidRPr="00140397" w:rsidRDefault="000876E3" w:rsidP="001F179A">
            <w:pPr>
              <w:pStyle w:val="StyleArial8ptBoldAfter0ptLinespacing15lines"/>
            </w:pPr>
            <w:r w:rsidRPr="00140397">
              <w:t>VendorMessages</w:t>
            </w:r>
          </w:p>
          <w:p w14:paraId="16B3497A" w14:textId="77777777" w:rsidR="000876E3" w:rsidRPr="00140397" w:rsidRDefault="000876E3" w:rsidP="001F179A">
            <w:pPr>
              <w:pStyle w:val="StyleArial8ptBoldAfter0ptLinespacing15lines"/>
            </w:pPr>
            <w:r w:rsidRPr="00140397">
              <w:t>VendorMessage</w:t>
            </w:r>
          </w:p>
          <w:p w14:paraId="16B3497B" w14:textId="77777777" w:rsidR="000876E3" w:rsidRPr="00140397" w:rsidRDefault="000876E3" w:rsidP="001F179A">
            <w:pPr>
              <w:pStyle w:val="StyleArial8ptBoldAfter0ptLinespacing15lines"/>
            </w:pPr>
            <w:r w:rsidRPr="00140397">
              <w:t>SubSection</w:t>
            </w:r>
          </w:p>
          <w:p w14:paraId="16B3497C" w14:textId="77777777" w:rsidR="000876E3" w:rsidRPr="00140397" w:rsidRDefault="000876E3" w:rsidP="001F179A">
            <w:pPr>
              <w:pStyle w:val="StyleArial8ptBoldAfter0ptLinespacing15lines"/>
            </w:pPr>
            <w:r w:rsidRPr="00140397">
              <w:t>Paragraph</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97D" w14:textId="77777777" w:rsidR="000876E3" w:rsidRPr="00425173" w:rsidRDefault="000876E3" w:rsidP="001F179A">
            <w:pPr>
              <w:pStyle w:val="StyleArial8ptBoldAfter0ptLinespacing15lines"/>
            </w:pPr>
            <w:r>
              <w:t>M</w:t>
            </w:r>
          </w:p>
          <w:p w14:paraId="16B3497E" w14:textId="77777777" w:rsidR="000876E3" w:rsidRPr="00425173" w:rsidRDefault="000876E3" w:rsidP="001F179A">
            <w:pPr>
              <w:pStyle w:val="StyleArial8ptBoldAfter0ptLinespacing15lines"/>
            </w:pPr>
            <w:r w:rsidRPr="00425173">
              <w:t>M</w:t>
            </w:r>
          </w:p>
          <w:p w14:paraId="16B3497F" w14:textId="77777777" w:rsidR="000876E3" w:rsidRPr="00425173" w:rsidRDefault="000876E3" w:rsidP="001F179A">
            <w:pPr>
              <w:pStyle w:val="StyleArial8ptBoldAfter0ptLinespacing15lines"/>
            </w:pPr>
            <w:r>
              <w:t>M</w:t>
            </w:r>
          </w:p>
          <w:p w14:paraId="16B34980" w14:textId="77777777" w:rsidR="000876E3" w:rsidRPr="00425173" w:rsidRDefault="000876E3" w:rsidP="001F179A">
            <w:pPr>
              <w:pStyle w:val="StyleArial8ptBoldAfter0ptLinespacing15lines"/>
            </w:pPr>
            <w:r>
              <w:t>M</w:t>
            </w:r>
          </w:p>
          <w:p w14:paraId="16B34981" w14:textId="77777777" w:rsidR="000876E3" w:rsidRPr="00140397" w:rsidRDefault="000876E3" w:rsidP="001F179A">
            <w:pPr>
              <w:pStyle w:val="StyleArial8ptBoldAfter0ptLinespacing15lines"/>
            </w:pPr>
            <w:r>
              <w:t>A</w:t>
            </w:r>
          </w:p>
          <w:p w14:paraId="16B34982" w14:textId="77777777" w:rsidR="000876E3" w:rsidRPr="00140397" w:rsidRDefault="000876E3" w:rsidP="001F179A">
            <w:pPr>
              <w:pStyle w:val="StyleArial8ptBoldAfter0ptLinespacing15lines"/>
            </w:pPr>
            <w:r w:rsidRPr="00140397">
              <w:t>A</w:t>
            </w:r>
          </w:p>
          <w:p w14:paraId="16B34983" w14:textId="77777777" w:rsidR="000876E3" w:rsidRPr="00140397" w:rsidRDefault="000876E3" w:rsidP="001F179A">
            <w:pPr>
              <w:pStyle w:val="StyleArial8ptBoldAfter0ptLinespacing15lines"/>
            </w:pPr>
            <w:r w:rsidRPr="00140397">
              <w:t>M</w:t>
            </w:r>
          </w:p>
          <w:p w14:paraId="16B34984" w14:textId="77777777" w:rsidR="000876E3" w:rsidRPr="00140397" w:rsidRDefault="000876E3" w:rsidP="001F179A">
            <w:pPr>
              <w:pStyle w:val="StyleArial8ptBoldAfter0ptLinespacing15lines"/>
            </w:pPr>
            <w:r w:rsidRPr="00140397">
              <w:t>M</w:t>
            </w:r>
          </w:p>
          <w:p w14:paraId="16B34985" w14:textId="77777777" w:rsidR="000876E3" w:rsidRPr="00140397" w:rsidRDefault="000876E3" w:rsidP="001F179A">
            <w:pPr>
              <w:pStyle w:val="StyleArial8ptBoldAfter0ptLinespacing15lines"/>
            </w:pPr>
            <w:r w:rsidRPr="00140397">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986" w14:textId="77777777" w:rsidR="000876E3" w:rsidRPr="00140397" w:rsidRDefault="000876E3" w:rsidP="0014039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987"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988"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989" w14:textId="77777777" w:rsidR="000876E3" w:rsidRPr="00140397" w:rsidRDefault="000876E3" w:rsidP="00140397">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98A" w14:textId="77777777" w:rsidR="000876E3" w:rsidRPr="00140397" w:rsidRDefault="000876E3" w:rsidP="00140397">
            <w:pPr>
              <w:spacing w:after="0" w:line="360" w:lineRule="auto"/>
              <w:rPr>
                <w:rFonts w:ascii="Arial" w:hAnsi="Arial" w:cs="Arial"/>
                <w:b/>
                <w:sz w:val="16"/>
                <w:szCs w:val="16"/>
              </w:rPr>
            </w:pPr>
          </w:p>
        </w:tc>
      </w:tr>
      <w:tr w:rsidR="000876E3" w:rsidRPr="00F860DF" w14:paraId="16B3499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8C" w14:textId="77777777" w:rsidR="000876E3" w:rsidRPr="006343E9" w:rsidRDefault="000876E3" w:rsidP="00C775C7">
            <w:pPr>
              <w:pStyle w:val="StyleArial8ptAfter0ptLinespacingsingle"/>
              <w:rPr>
                <w:b/>
              </w:rPr>
            </w:pPr>
            <w:r w:rsidRPr="006343E9">
              <w:rPr>
                <w:b/>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8D" w14:textId="77777777" w:rsidR="000876E3" w:rsidRPr="006343E9" w:rsidRDefault="000876E3" w:rsidP="00C775C7">
            <w:pPr>
              <w:pStyle w:val="StyleArial8ptAfter0ptLinespacingsingle"/>
              <w:rPr>
                <w:b/>
              </w:rPr>
            </w:pPr>
            <w:r w:rsidRPr="006343E9">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8E" w14:textId="77777777" w:rsidR="000876E3" w:rsidRPr="006343E9" w:rsidRDefault="000876E3" w:rsidP="00C775C7">
            <w:pPr>
              <w:pStyle w:val="StyleArial8ptAfter0ptLinespacingsingle"/>
              <w:rPr>
                <w:b/>
              </w:rPr>
            </w:pPr>
            <w:r w:rsidRPr="006343E9">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8F" w14:textId="77777777" w:rsidR="000876E3" w:rsidRPr="006343E9" w:rsidRDefault="000876E3" w:rsidP="001F179A">
            <w:pPr>
              <w:pStyle w:val="StyleArial8ptAfter0ptLinespacingsingle"/>
            </w:pPr>
            <w:r w:rsidRPr="006343E9">
              <w:t>FormattedTextTextType</w:t>
            </w:r>
          </w:p>
          <w:p w14:paraId="16B34990" w14:textId="77777777" w:rsidR="000876E3" w:rsidRPr="006343E9" w:rsidRDefault="000876E3" w:rsidP="001F179A">
            <w:pPr>
              <w:pStyle w:val="StyleArial8ptAfter0ptLinespacingsingle"/>
              <w:rPr>
                <w:i/>
              </w:rPr>
            </w:pPr>
            <w:r w:rsidRPr="006343E9">
              <w:rPr>
                <w:i/>
              </w:rPr>
              <w:t>Example:</w:t>
            </w:r>
          </w:p>
          <w:p w14:paraId="16B34991" w14:textId="77777777" w:rsidR="000876E3" w:rsidRPr="006343E9" w:rsidRDefault="000876E3" w:rsidP="00695F31">
            <w:pPr>
              <w:spacing w:after="0" w:line="240" w:lineRule="auto"/>
              <w:rPr>
                <w:rFonts w:ascii="Arial" w:hAnsi="Arial" w:cs="Arial"/>
                <w:sz w:val="16"/>
                <w:szCs w:val="16"/>
              </w:rPr>
            </w:pPr>
            <w:r w:rsidRPr="006343E9">
              <w:rPr>
                <w:rFonts w:ascii="Arial" w:hAnsi="Arial" w:cs="Arial"/>
                <w:sz w:val="16"/>
                <w:szCs w:val="16"/>
              </w:rPr>
              <w:t xml:space="preserve">&lt;VendorMessage </w:t>
            </w:r>
            <w:r w:rsidRPr="006343E9">
              <w:rPr>
                <w:rFonts w:ascii="Arial" w:hAnsi="Arial" w:cs="Arial"/>
                <w:b/>
                <w:sz w:val="16"/>
                <w:szCs w:val="16"/>
              </w:rPr>
              <w:t>InfoType="3"&gt;</w:t>
            </w:r>
          </w:p>
          <w:p w14:paraId="16B34992" w14:textId="77777777" w:rsidR="000876E3" w:rsidRPr="006343E9" w:rsidRDefault="000876E3" w:rsidP="001F179A">
            <w:pPr>
              <w:pStyle w:val="StyleArial8ptAfter0ptLinespacingsingle"/>
            </w:pPr>
            <w:r w:rsidRPr="006343E9">
              <w:t>&lt;SubSection&gt;</w:t>
            </w:r>
          </w:p>
          <w:p w14:paraId="16B34993" w14:textId="77777777" w:rsidR="000876E3" w:rsidRPr="006343E9" w:rsidRDefault="000876E3" w:rsidP="001F179A">
            <w:pPr>
              <w:pStyle w:val="StyleArial8ptAfter0ptLinespacingsingle"/>
            </w:pPr>
            <w:r w:rsidRPr="006343E9">
              <w:t>&lt;Paragraph&gt;</w:t>
            </w:r>
          </w:p>
          <w:p w14:paraId="16B34994" w14:textId="77777777" w:rsidR="000876E3" w:rsidRPr="006343E9" w:rsidRDefault="000876E3" w:rsidP="00695F31">
            <w:pPr>
              <w:spacing w:after="0" w:line="240" w:lineRule="auto"/>
              <w:rPr>
                <w:rFonts w:ascii="Arial" w:hAnsi="Arial" w:cs="Arial"/>
                <w:b/>
                <w:sz w:val="16"/>
                <w:szCs w:val="16"/>
              </w:rPr>
            </w:pPr>
            <w:r w:rsidRPr="006343E9">
              <w:rPr>
                <w:rFonts w:ascii="Arial" w:hAnsi="Arial" w:cs="Arial"/>
                <w:b/>
                <w:sz w:val="16"/>
                <w:szCs w:val="16"/>
              </w:rPr>
              <w:t xml:space="preserve"> &lt;Text&gt;Thank you for choosing Marty Hotels&lt;/Text&gt;</w:t>
            </w:r>
          </w:p>
          <w:p w14:paraId="16B34995" w14:textId="77777777" w:rsidR="000876E3" w:rsidRPr="006343E9" w:rsidRDefault="000876E3" w:rsidP="00695F31">
            <w:pPr>
              <w:spacing w:after="0" w:line="240" w:lineRule="auto"/>
              <w:rPr>
                <w:rFonts w:ascii="Arial" w:hAnsi="Arial" w:cs="Arial"/>
                <w:sz w:val="16"/>
                <w:szCs w:val="16"/>
              </w:rPr>
            </w:pPr>
            <w:r w:rsidRPr="006343E9">
              <w:rPr>
                <w:rFonts w:ascii="Arial" w:hAnsi="Arial" w:cs="Arial"/>
                <w:b/>
                <w:sz w:val="16"/>
                <w:szCs w:val="16"/>
              </w:rPr>
              <w:t>&lt;Text&gt;We have confirmed 1 A1KPZK for 1 Person&lt;/Text&gt;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96" w14:textId="77777777" w:rsidR="000876E3" w:rsidRPr="006343E9" w:rsidRDefault="000876E3" w:rsidP="008D3763">
            <w:pPr>
              <w:pStyle w:val="TableText"/>
              <w:jc w:val="center"/>
              <w:rPr>
                <w:sz w:val="16"/>
                <w:szCs w:val="16"/>
              </w:rPr>
            </w:pPr>
            <w:r w:rsidRPr="006343E9">
              <w:rPr>
                <w:sz w:val="16"/>
                <w:szCs w:val="16"/>
              </w:rPr>
              <w:t>1 - 3</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97" w14:textId="77777777" w:rsidR="000876E3" w:rsidRPr="006343E9" w:rsidRDefault="000876E3" w:rsidP="008D3763">
            <w:pPr>
              <w:pStyle w:val="TableText"/>
              <w:rPr>
                <w:sz w:val="16"/>
                <w:szCs w:val="16"/>
              </w:rPr>
            </w:pPr>
            <w:r w:rsidRPr="006343E9">
              <w:rPr>
                <w:b/>
                <w:sz w:val="16"/>
                <w:szCs w:val="16"/>
              </w:rPr>
              <w:t>GDS Note:</w:t>
            </w:r>
            <w:r w:rsidRPr="006343E9">
              <w:rPr>
                <w:sz w:val="16"/>
                <w:szCs w:val="16"/>
              </w:rPr>
              <w:t xml:space="preserve">  Marketing Text; GDS is limited to 3 Text Elements, maximum of 64 characters each.  Additional text will be ignored</w:t>
            </w: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998" w14:textId="77777777" w:rsidR="000876E3" w:rsidRPr="006343E9" w:rsidRDefault="000876E3" w:rsidP="001F179A">
            <w:pPr>
              <w:pStyle w:val="StyleArial8ptAfter0ptLinespacingsingle"/>
            </w:pPr>
            <w:r w:rsidRPr="006343E9">
              <w:t>Marketing Text</w:t>
            </w:r>
          </w:p>
          <w:p w14:paraId="16B34999" w14:textId="77777777" w:rsidR="000876E3" w:rsidRPr="006343E9" w:rsidRDefault="000876E3" w:rsidP="00CA7F1D">
            <w:pPr>
              <w:pStyle w:val="StyleArial8ptAfter0ptLinespacingsingle"/>
            </w:pPr>
            <w:r w:rsidRPr="006343E9">
              <w:t>GDS=192</w:t>
            </w:r>
          </w:p>
        </w:tc>
      </w:tr>
      <w:tr w:rsidR="000876E3" w:rsidRPr="00C8691B" w14:paraId="16B349A1"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99B" w14:textId="77777777" w:rsidR="000876E3" w:rsidRPr="00C8691B"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9C" w14:textId="77777777" w:rsidR="000876E3" w:rsidRPr="00C8691B" w:rsidRDefault="000876E3" w:rsidP="00C8691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9D" w14:textId="77777777" w:rsidR="000876E3" w:rsidRPr="00C8691B" w:rsidRDefault="000876E3" w:rsidP="00C8691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9E" w14:textId="77777777" w:rsidR="000876E3" w:rsidRPr="00C8691B" w:rsidRDefault="000876E3" w:rsidP="00C8691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9F" w14:textId="77777777" w:rsidR="000876E3" w:rsidRPr="00C8691B" w:rsidRDefault="000876E3" w:rsidP="00C8691B">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A0" w14:textId="77777777" w:rsidR="000876E3" w:rsidRPr="00C8691B" w:rsidRDefault="000876E3" w:rsidP="00C8691B">
            <w:pPr>
              <w:spacing w:after="0" w:line="360" w:lineRule="auto"/>
              <w:rPr>
                <w:rFonts w:ascii="Arial" w:hAnsi="Arial" w:cs="Arial"/>
                <w:b/>
                <w:sz w:val="16"/>
                <w:szCs w:val="16"/>
              </w:rPr>
            </w:pPr>
          </w:p>
        </w:tc>
      </w:tr>
      <w:tr w:rsidR="000876E3" w:rsidRPr="00C8691B" w14:paraId="16B349B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9A2" w14:textId="77777777" w:rsidR="000876E3" w:rsidRPr="00C8691B" w:rsidRDefault="000876E3" w:rsidP="001F179A">
            <w:pPr>
              <w:pStyle w:val="StyleArial8ptBoldAfter0ptLinespacing15lines"/>
            </w:pPr>
            <w:r w:rsidRPr="00C8691B">
              <w:t>1</w:t>
            </w:r>
          </w:p>
          <w:p w14:paraId="16B349A3" w14:textId="77777777" w:rsidR="000876E3" w:rsidRPr="00C8691B" w:rsidRDefault="000876E3" w:rsidP="001F179A">
            <w:pPr>
              <w:pStyle w:val="StyleArial8ptBoldAfter0ptLinespacing15lines"/>
            </w:pPr>
            <w:r w:rsidRPr="00C8691B">
              <w:t>2</w:t>
            </w:r>
          </w:p>
          <w:p w14:paraId="16B349A4" w14:textId="77777777" w:rsidR="000876E3" w:rsidRPr="00C8691B" w:rsidRDefault="000876E3" w:rsidP="001F179A">
            <w:pPr>
              <w:pStyle w:val="StyleArial8ptBoldAfter0ptLinespacing15lines"/>
            </w:pPr>
            <w:r w:rsidRPr="00C8691B">
              <w:t>3</w:t>
            </w:r>
          </w:p>
          <w:p w14:paraId="16B349A5" w14:textId="77777777" w:rsidR="000876E3" w:rsidRPr="00C8691B" w:rsidRDefault="000876E3" w:rsidP="001F179A">
            <w:pPr>
              <w:pStyle w:val="StyleArial8ptBoldAfter0ptLinespacing15lines"/>
            </w:pPr>
            <w:r w:rsidRPr="00C8691B">
              <w:t>4</w:t>
            </w:r>
          </w:p>
          <w:p w14:paraId="16B349A6" w14:textId="77777777" w:rsidR="000876E3" w:rsidRPr="00C8691B" w:rsidRDefault="000876E3" w:rsidP="001F179A">
            <w:pPr>
              <w:pStyle w:val="StyleArial8ptBoldAfter0ptLinespacing15lines"/>
            </w:pPr>
            <w:r w:rsidRPr="00C8691B">
              <w:t>5</w:t>
            </w:r>
          </w:p>
          <w:p w14:paraId="16B349A7" w14:textId="77777777" w:rsidR="000876E3" w:rsidRPr="00C8691B" w:rsidRDefault="000876E3" w:rsidP="001F179A">
            <w:pPr>
              <w:pStyle w:val="StyleArial8ptBoldAfter0ptLinespacing15lines"/>
            </w:pPr>
            <w:r w:rsidRPr="00C8691B">
              <w:t>6</w:t>
            </w:r>
          </w:p>
          <w:p w14:paraId="16B349A8" w14:textId="77777777" w:rsidR="000876E3" w:rsidRPr="00C8691B" w:rsidRDefault="000876E3" w:rsidP="001F179A">
            <w:pPr>
              <w:pStyle w:val="StyleArial8ptBoldAfter0ptLinespacing15lines"/>
            </w:pPr>
            <w:r w:rsidRPr="00C8691B">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9A9" w14:textId="77777777" w:rsidR="000876E3" w:rsidRPr="00276660" w:rsidRDefault="000876E3" w:rsidP="001F179A">
            <w:pPr>
              <w:pStyle w:val="StyleArial8ptBoldAfter0ptLinespacing15lines"/>
            </w:pPr>
            <w:r w:rsidRPr="00276660">
              <w:t>HotelRes</w:t>
            </w:r>
            <w:r>
              <w:t>Modifies</w:t>
            </w:r>
          </w:p>
          <w:p w14:paraId="16B349AA" w14:textId="77777777" w:rsidR="000876E3" w:rsidRPr="00276660" w:rsidRDefault="000876E3" w:rsidP="001F179A">
            <w:pPr>
              <w:pStyle w:val="StyleArial8ptBoldAfter0ptLinespacing15lines"/>
            </w:pPr>
            <w:r w:rsidRPr="00276660">
              <w:t>HotelRes</w:t>
            </w:r>
            <w:r>
              <w:t>Modify</w:t>
            </w:r>
          </w:p>
          <w:p w14:paraId="16B349AB" w14:textId="77777777" w:rsidR="000876E3" w:rsidRPr="00C8691B" w:rsidRDefault="000876E3" w:rsidP="001F179A">
            <w:pPr>
              <w:pStyle w:val="StyleArial8ptBoldAfter0ptLinespacing15lines"/>
            </w:pPr>
            <w:r w:rsidRPr="00C8691B">
              <w:t>ResGuest</w:t>
            </w:r>
          </w:p>
          <w:p w14:paraId="16B349AC" w14:textId="77777777" w:rsidR="000876E3" w:rsidRPr="00C8691B" w:rsidRDefault="000876E3" w:rsidP="001F179A">
            <w:pPr>
              <w:pStyle w:val="StyleArial8ptBoldAfter0ptLinespacing15lines"/>
            </w:pPr>
            <w:r w:rsidRPr="00C8691B">
              <w:t>ResGuest</w:t>
            </w:r>
          </w:p>
          <w:p w14:paraId="16B349AD" w14:textId="77777777" w:rsidR="000876E3" w:rsidRPr="00C8691B" w:rsidRDefault="000876E3" w:rsidP="001F179A">
            <w:pPr>
              <w:pStyle w:val="StyleArial8ptBoldAfter0ptLinespacing15lines"/>
            </w:pPr>
            <w:r w:rsidRPr="00C8691B">
              <w:t>Profiles</w:t>
            </w:r>
          </w:p>
          <w:p w14:paraId="16B349AE" w14:textId="77777777" w:rsidR="000876E3" w:rsidRPr="00C8691B" w:rsidRDefault="000876E3" w:rsidP="001F179A">
            <w:pPr>
              <w:pStyle w:val="StyleArial8ptBoldAfter0ptLinespacing15lines"/>
            </w:pPr>
            <w:r w:rsidRPr="00C8691B">
              <w:t>ProfileInfo</w:t>
            </w:r>
          </w:p>
          <w:p w14:paraId="16B349AF" w14:textId="77777777" w:rsidR="000876E3" w:rsidRPr="00C8691B" w:rsidRDefault="000876E3" w:rsidP="001F179A">
            <w:pPr>
              <w:pStyle w:val="StyleArial8ptBoldAfter0ptLinespacing15lines"/>
            </w:pPr>
            <w:r w:rsidRPr="00C8691B">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9B0" w14:textId="77777777" w:rsidR="000876E3" w:rsidRPr="00C8691B" w:rsidRDefault="000876E3" w:rsidP="001F179A">
            <w:pPr>
              <w:pStyle w:val="StyleArial8ptBoldAfter0ptLinespacing15lines"/>
            </w:pPr>
            <w:r>
              <w:t>M</w:t>
            </w:r>
          </w:p>
          <w:p w14:paraId="16B349B1" w14:textId="77777777" w:rsidR="000876E3" w:rsidRPr="00C8691B" w:rsidRDefault="000876E3" w:rsidP="001F179A">
            <w:pPr>
              <w:pStyle w:val="StyleArial8ptBoldAfter0ptLinespacing15lines"/>
            </w:pPr>
            <w:r w:rsidRPr="00C8691B">
              <w:t>M</w:t>
            </w:r>
          </w:p>
          <w:p w14:paraId="16B349B2" w14:textId="77777777" w:rsidR="000876E3" w:rsidRPr="00C8691B" w:rsidRDefault="000876E3" w:rsidP="001F179A">
            <w:pPr>
              <w:pStyle w:val="StyleArial8ptBoldAfter0ptLinespacing15lines"/>
            </w:pPr>
            <w:r>
              <w:t>A</w:t>
            </w:r>
          </w:p>
          <w:p w14:paraId="16B349B3" w14:textId="77777777" w:rsidR="000876E3" w:rsidRPr="00C8691B" w:rsidRDefault="000876E3" w:rsidP="001F179A">
            <w:pPr>
              <w:pStyle w:val="StyleArial8ptBoldAfter0ptLinespacing15lines"/>
            </w:pPr>
            <w:r w:rsidRPr="00C8691B">
              <w:t>M</w:t>
            </w:r>
          </w:p>
          <w:p w14:paraId="16B349B4" w14:textId="77777777" w:rsidR="000876E3" w:rsidRPr="00C8691B" w:rsidRDefault="000876E3" w:rsidP="001F179A">
            <w:pPr>
              <w:pStyle w:val="StyleArial8ptBoldAfter0ptLinespacing15lines"/>
            </w:pPr>
            <w:r>
              <w:t>A</w:t>
            </w:r>
          </w:p>
          <w:p w14:paraId="16B349B5" w14:textId="77777777" w:rsidR="000876E3" w:rsidRPr="00C8691B" w:rsidRDefault="000876E3" w:rsidP="001F179A">
            <w:pPr>
              <w:pStyle w:val="StyleArial8ptBoldAfter0ptLinespacing15lines"/>
            </w:pPr>
            <w:r w:rsidRPr="00C8691B">
              <w:t>M</w:t>
            </w:r>
          </w:p>
          <w:p w14:paraId="16B349B6" w14:textId="77777777" w:rsidR="000876E3" w:rsidRPr="00C8691B" w:rsidRDefault="000876E3" w:rsidP="001F179A">
            <w:pPr>
              <w:pStyle w:val="StyleArial8ptBoldAfter0ptLinespacing15lines"/>
            </w:pPr>
            <w:r w:rsidRPr="00C8691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9B7" w14:textId="77777777" w:rsidR="000876E3" w:rsidRPr="000D1D6F" w:rsidRDefault="000876E3" w:rsidP="001B12C8">
            <w:pPr>
              <w:pStyle w:val="StyleArial8ptAfter0ptLinespacingsingle"/>
              <w:spacing w:line="276" w:lineRule="auto"/>
              <w:rPr>
                <w:rFonts w:cs="Arial"/>
                <w:b/>
                <w:szCs w:val="16"/>
              </w:rPr>
            </w:pPr>
            <w:r w:rsidRPr="009B14DE">
              <w:rPr>
                <w:b/>
              </w:rPr>
              <w:t>GDS Note:</w:t>
            </w:r>
            <w:r w:rsidRPr="009B14DE">
              <w:t xml:space="preserve">  Mandatory for @ResStatus=”Pending” or  Modified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9B8"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9B9"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9BA" w14:textId="77777777" w:rsidR="000876E3" w:rsidRPr="00C8691B" w:rsidRDefault="000876E3" w:rsidP="00C8691B">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9BB" w14:textId="77777777" w:rsidR="000876E3" w:rsidRPr="00C8691B" w:rsidRDefault="000876E3" w:rsidP="00C8691B">
            <w:pPr>
              <w:spacing w:after="0" w:line="360" w:lineRule="auto"/>
              <w:rPr>
                <w:rFonts w:ascii="Arial" w:hAnsi="Arial" w:cs="Arial"/>
                <w:b/>
                <w:sz w:val="16"/>
                <w:szCs w:val="16"/>
              </w:rPr>
            </w:pPr>
          </w:p>
        </w:tc>
      </w:tr>
      <w:tr w:rsidR="000876E3" w:rsidRPr="00F860DF" w14:paraId="16B349C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9BD" w14:textId="77777777" w:rsidR="000876E3" w:rsidRPr="003152CE" w:rsidRDefault="000876E3" w:rsidP="00C8691B">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9BE" w14:textId="77777777" w:rsidR="000876E3" w:rsidRPr="00537256" w:rsidRDefault="000876E3" w:rsidP="001F179A">
            <w:pPr>
              <w:pStyle w:val="StyleArial8ptAfter0ptLinespacingsingle"/>
            </w:pPr>
            <w:r w:rsidRPr="00537256">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BF"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C0" w14:textId="77777777" w:rsidR="000876E3" w:rsidRPr="0037626C" w:rsidRDefault="000876E3" w:rsidP="001F179A">
            <w:pPr>
              <w:pStyle w:val="StyleArial8ptAfter0ptLinespacingsingle"/>
            </w:pPr>
            <w:r w:rsidRPr="0037626C">
              <w:t>OTA_CodeType</w:t>
            </w:r>
          </w:p>
          <w:p w14:paraId="16B349C1" w14:textId="77777777" w:rsidR="000876E3" w:rsidRPr="0037626C" w:rsidRDefault="000876E3" w:rsidP="001F179A">
            <w:pPr>
              <w:pStyle w:val="StyleTableText8pt"/>
            </w:pPr>
            <w:r w:rsidRPr="0037626C">
              <w:rPr>
                <w:i/>
              </w:rPr>
              <w:t>Example:</w:t>
            </w:r>
          </w:p>
          <w:p w14:paraId="16B349C2" w14:textId="77777777" w:rsidR="000876E3" w:rsidRPr="0037626C" w:rsidRDefault="000876E3" w:rsidP="001F179A">
            <w:pPr>
              <w:pStyle w:val="StyleArial8ptAfter0ptLinespacingsingle"/>
            </w:pPr>
            <w:r w:rsidRPr="0037626C">
              <w:t>&lt;Profile ProfileType="1"&gt;</w:t>
            </w:r>
          </w:p>
          <w:p w14:paraId="16B349C3" w14:textId="77777777" w:rsidR="000876E3" w:rsidRPr="0037626C" w:rsidRDefault="000876E3" w:rsidP="001F179A">
            <w:pPr>
              <w:pStyle w:val="StyleArial8ptAfter0ptLinespacingsingle"/>
            </w:pPr>
            <w:r w:rsidRPr="0037626C">
              <w:t xml:space="preserve"> &lt;Customer&gt;</w:t>
            </w:r>
          </w:p>
          <w:p w14:paraId="16B349C4" w14:textId="77777777" w:rsidR="000876E3" w:rsidRPr="0037626C" w:rsidRDefault="000876E3" w:rsidP="001F179A">
            <w:pPr>
              <w:pStyle w:val="StyleArial8ptAfter0ptLinespacingsingle"/>
            </w:pPr>
            <w:r w:rsidRPr="0037626C">
              <w:t xml:space="preserve">&lt;PersonName&gt; </w:t>
            </w:r>
          </w:p>
          <w:p w14:paraId="16B349C5" w14:textId="77777777" w:rsidR="000876E3" w:rsidRPr="0037626C" w:rsidRDefault="000876E3" w:rsidP="00F6452C">
            <w:pPr>
              <w:spacing w:after="0" w:line="240" w:lineRule="auto"/>
              <w:rPr>
                <w:rFonts w:ascii="Arial" w:hAnsi="Arial" w:cs="Arial"/>
                <w:sz w:val="16"/>
                <w:szCs w:val="16"/>
              </w:rPr>
            </w:pPr>
            <w:r w:rsidRPr="0037626C">
              <w:rPr>
                <w:rFonts w:cs="Arial"/>
                <w:b/>
                <w:sz w:val="18"/>
                <w:szCs w:val="18"/>
                <w:lang w:eastAsia="ar-SA"/>
              </w:rPr>
              <w:t>&lt;</w:t>
            </w:r>
            <w:r w:rsidRPr="0037626C">
              <w:rPr>
                <w:rFonts w:ascii="Arial" w:hAnsi="Arial" w:cs="Arial"/>
                <w:sz w:val="16"/>
                <w:szCs w:val="16"/>
              </w:rPr>
              <w:t>NamePrefix&gt;Mr&lt;/NamePrefix&gt;</w:t>
            </w:r>
          </w:p>
          <w:p w14:paraId="16B349C6" w14:textId="77777777" w:rsidR="000876E3" w:rsidRPr="0037626C" w:rsidRDefault="000876E3" w:rsidP="001F179A">
            <w:pPr>
              <w:pStyle w:val="StyleArial8ptAfter0ptLinespacingsingle"/>
            </w:pPr>
            <w:r w:rsidRPr="0037626C">
              <w:t>&lt;GivenName&gt;MARTY&lt;/GivenName&gt;</w:t>
            </w:r>
          </w:p>
          <w:p w14:paraId="16B349C7" w14:textId="77777777" w:rsidR="000876E3" w:rsidRPr="0037626C" w:rsidRDefault="000876E3" w:rsidP="001F179A">
            <w:pPr>
              <w:pStyle w:val="StyleArial8ptAfter0ptLinespacingsingle"/>
            </w:pPr>
            <w:r w:rsidRPr="0037626C">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C8"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C9" w14:textId="77777777" w:rsidR="000876E3" w:rsidRPr="0037626C" w:rsidRDefault="000876E3" w:rsidP="001F179A">
            <w:pPr>
              <w:pStyle w:val="StyleTableText8pt"/>
            </w:pPr>
            <w:r w:rsidRPr="0037626C">
              <w:t>OTA Code List – Profile Type (PRT</w:t>
            </w:r>
          </w:p>
          <w:p w14:paraId="16B349CA" w14:textId="77777777" w:rsidR="000876E3" w:rsidRPr="0037626C" w:rsidRDefault="000876E3" w:rsidP="001F179A">
            <w:pPr>
              <w:pStyle w:val="StyleTableText8pt"/>
            </w:pPr>
            <w:r w:rsidRPr="0037626C">
              <w:rPr>
                <w:i/>
              </w:rPr>
              <w:t>Valid value</w:t>
            </w:r>
            <w:r w:rsidRPr="0037626C">
              <w:t>:</w:t>
            </w:r>
          </w:p>
          <w:p w14:paraId="16B349CB" w14:textId="77777777" w:rsidR="000876E3" w:rsidRPr="0037626C" w:rsidRDefault="000876E3" w:rsidP="008152E6">
            <w:pPr>
              <w:pStyle w:val="StyleArial8ptAfter0ptLinespacingsingle"/>
            </w:pPr>
            <w:r w:rsidRPr="0037626C">
              <w:rPr>
                <w:lang w:val="en-AU"/>
              </w:rPr>
              <w:t>1 = Customer</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CC" w14:textId="77777777" w:rsidR="000876E3" w:rsidRPr="0037626C" w:rsidRDefault="000876E3" w:rsidP="00F6452C">
            <w:pPr>
              <w:spacing w:after="0" w:line="240" w:lineRule="auto"/>
              <w:jc w:val="center"/>
              <w:rPr>
                <w:rFonts w:ascii="Arial" w:hAnsi="Arial" w:cs="Arial"/>
                <w:sz w:val="16"/>
                <w:szCs w:val="16"/>
              </w:rPr>
            </w:pPr>
          </w:p>
        </w:tc>
      </w:tr>
      <w:tr w:rsidR="000876E3" w:rsidRPr="00EF28B9" w14:paraId="16B349D4"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9CE" w14:textId="77777777" w:rsidR="000876E3" w:rsidRPr="00EF28B9"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CF" w14:textId="77777777" w:rsidR="000876E3" w:rsidRPr="00EF28B9" w:rsidRDefault="000876E3" w:rsidP="00EF28B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D0" w14:textId="77777777" w:rsidR="000876E3" w:rsidRPr="00EF28B9" w:rsidRDefault="000876E3" w:rsidP="00EF28B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9D1" w14:textId="77777777" w:rsidR="000876E3" w:rsidRPr="00EF28B9" w:rsidRDefault="000876E3" w:rsidP="00EF28B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9D2" w14:textId="77777777" w:rsidR="000876E3" w:rsidRPr="00EF28B9" w:rsidRDefault="000876E3" w:rsidP="00EF28B9">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9D3" w14:textId="77777777" w:rsidR="000876E3" w:rsidRPr="00EF28B9" w:rsidRDefault="000876E3" w:rsidP="00EF28B9">
            <w:pPr>
              <w:spacing w:after="0" w:line="360" w:lineRule="auto"/>
              <w:rPr>
                <w:rFonts w:ascii="Arial" w:hAnsi="Arial" w:cs="Arial"/>
                <w:b/>
                <w:sz w:val="16"/>
                <w:szCs w:val="16"/>
              </w:rPr>
            </w:pPr>
          </w:p>
        </w:tc>
      </w:tr>
      <w:tr w:rsidR="000876E3" w:rsidRPr="00EF28B9" w14:paraId="16B349F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9D5" w14:textId="77777777" w:rsidR="000876E3" w:rsidRPr="00EF28B9" w:rsidRDefault="000876E3" w:rsidP="001F179A">
            <w:pPr>
              <w:pStyle w:val="StyleArial8ptBoldAfter0ptLinespacing15lines"/>
            </w:pPr>
            <w:r w:rsidRPr="00EF28B9">
              <w:t>1</w:t>
            </w:r>
          </w:p>
          <w:p w14:paraId="16B349D6" w14:textId="77777777" w:rsidR="000876E3" w:rsidRPr="00EF28B9" w:rsidRDefault="000876E3" w:rsidP="001F179A">
            <w:pPr>
              <w:pStyle w:val="StyleArial8ptBoldAfter0ptLinespacing15lines"/>
            </w:pPr>
            <w:r w:rsidRPr="00EF28B9">
              <w:t>2</w:t>
            </w:r>
          </w:p>
          <w:p w14:paraId="16B349D7" w14:textId="77777777" w:rsidR="000876E3" w:rsidRPr="00EF28B9" w:rsidRDefault="000876E3" w:rsidP="001F179A">
            <w:pPr>
              <w:pStyle w:val="StyleArial8ptBoldAfter0ptLinespacing15lines"/>
            </w:pPr>
            <w:r w:rsidRPr="00EF28B9">
              <w:t>3</w:t>
            </w:r>
          </w:p>
          <w:p w14:paraId="16B349D8" w14:textId="77777777" w:rsidR="000876E3" w:rsidRPr="00EF28B9" w:rsidRDefault="000876E3" w:rsidP="001F179A">
            <w:pPr>
              <w:pStyle w:val="StyleArial8ptBoldAfter0ptLinespacing15lines"/>
            </w:pPr>
            <w:r w:rsidRPr="00EF28B9">
              <w:t>4</w:t>
            </w:r>
          </w:p>
          <w:p w14:paraId="16B349D9" w14:textId="77777777" w:rsidR="000876E3" w:rsidRPr="00EF28B9" w:rsidRDefault="000876E3" w:rsidP="001F179A">
            <w:pPr>
              <w:pStyle w:val="StyleArial8ptBoldAfter0ptLinespacing15lines"/>
            </w:pPr>
            <w:r w:rsidRPr="00EF28B9">
              <w:t>5</w:t>
            </w:r>
          </w:p>
          <w:p w14:paraId="16B349DA" w14:textId="77777777" w:rsidR="000876E3" w:rsidRPr="00EF28B9" w:rsidRDefault="000876E3" w:rsidP="001F179A">
            <w:pPr>
              <w:pStyle w:val="StyleArial8ptBoldAfter0ptLinespacing15lines"/>
            </w:pPr>
            <w:r w:rsidRPr="00EF28B9">
              <w:t>6</w:t>
            </w:r>
          </w:p>
          <w:p w14:paraId="16B349DB" w14:textId="77777777" w:rsidR="000876E3" w:rsidRPr="00EF28B9" w:rsidRDefault="000876E3" w:rsidP="001F179A">
            <w:pPr>
              <w:pStyle w:val="StyleArial8ptBoldAfter0ptLinespacing15lines"/>
            </w:pPr>
            <w:r w:rsidRPr="00EF28B9">
              <w:t>7</w:t>
            </w:r>
          </w:p>
          <w:p w14:paraId="16B349DC" w14:textId="77777777" w:rsidR="000876E3" w:rsidRPr="00EF28B9" w:rsidRDefault="000876E3" w:rsidP="001F179A">
            <w:pPr>
              <w:pStyle w:val="StyleArial8ptBoldAfter0ptLinespacing15lines"/>
            </w:pPr>
            <w:r w:rsidRPr="00EF28B9">
              <w:t>8</w:t>
            </w:r>
          </w:p>
          <w:p w14:paraId="16B349DD" w14:textId="77777777" w:rsidR="000876E3" w:rsidRPr="00EF28B9" w:rsidRDefault="000876E3" w:rsidP="001F179A">
            <w:pPr>
              <w:pStyle w:val="StyleArial8ptBoldAfter0ptLinespacing15lines"/>
            </w:pPr>
            <w:r w:rsidRPr="00EF28B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9DE" w14:textId="77777777" w:rsidR="000876E3" w:rsidRPr="00276660" w:rsidRDefault="000876E3" w:rsidP="001F179A">
            <w:pPr>
              <w:pStyle w:val="StyleArial8ptBoldAfter0ptLinespacing15lines"/>
            </w:pPr>
            <w:r w:rsidRPr="00276660">
              <w:t>HotelRes</w:t>
            </w:r>
            <w:r>
              <w:t>Modifies</w:t>
            </w:r>
          </w:p>
          <w:p w14:paraId="16B349DF" w14:textId="77777777" w:rsidR="000876E3" w:rsidRPr="00276660" w:rsidRDefault="000876E3" w:rsidP="001F179A">
            <w:pPr>
              <w:pStyle w:val="StyleArial8ptBoldAfter0ptLinespacing15lines"/>
            </w:pPr>
            <w:r w:rsidRPr="00276660">
              <w:t>HotelRes</w:t>
            </w:r>
            <w:r>
              <w:t>Modify</w:t>
            </w:r>
          </w:p>
          <w:p w14:paraId="16B349E0" w14:textId="77777777" w:rsidR="000876E3" w:rsidRPr="00EF28B9" w:rsidRDefault="000876E3" w:rsidP="001F179A">
            <w:pPr>
              <w:pStyle w:val="StyleArial8ptBoldAfter0ptLinespacing15lines"/>
            </w:pPr>
            <w:r w:rsidRPr="00EF28B9">
              <w:t>ResGuest</w:t>
            </w:r>
          </w:p>
          <w:p w14:paraId="16B349E1" w14:textId="77777777" w:rsidR="000876E3" w:rsidRPr="00EF28B9" w:rsidRDefault="000876E3" w:rsidP="001F179A">
            <w:pPr>
              <w:pStyle w:val="StyleArial8ptBoldAfter0ptLinespacing15lines"/>
            </w:pPr>
            <w:r w:rsidRPr="00EF28B9">
              <w:t>ResGuest</w:t>
            </w:r>
          </w:p>
          <w:p w14:paraId="16B349E2" w14:textId="77777777" w:rsidR="000876E3" w:rsidRPr="00EF28B9" w:rsidRDefault="000876E3" w:rsidP="001F179A">
            <w:pPr>
              <w:pStyle w:val="StyleArial8ptBoldAfter0ptLinespacing15lines"/>
            </w:pPr>
            <w:r w:rsidRPr="00EF28B9">
              <w:t>Profiles</w:t>
            </w:r>
          </w:p>
          <w:p w14:paraId="16B349E3" w14:textId="77777777" w:rsidR="000876E3" w:rsidRPr="00EF28B9" w:rsidRDefault="000876E3" w:rsidP="001F179A">
            <w:pPr>
              <w:pStyle w:val="StyleArial8ptBoldAfter0ptLinespacing15lines"/>
            </w:pPr>
            <w:r w:rsidRPr="00EF28B9">
              <w:t>ProfileInfo</w:t>
            </w:r>
          </w:p>
          <w:p w14:paraId="16B349E4" w14:textId="77777777" w:rsidR="000876E3" w:rsidRPr="00EF28B9" w:rsidRDefault="000876E3" w:rsidP="001F179A">
            <w:pPr>
              <w:pStyle w:val="StyleArial8ptBoldAfter0ptLinespacing15lines"/>
            </w:pPr>
            <w:r w:rsidRPr="00EF28B9">
              <w:t>Profile</w:t>
            </w:r>
          </w:p>
          <w:p w14:paraId="16B349E5" w14:textId="77777777" w:rsidR="000876E3" w:rsidRPr="00EF28B9" w:rsidRDefault="000876E3" w:rsidP="001F179A">
            <w:pPr>
              <w:pStyle w:val="StyleArial8ptBoldAfter0ptLinespacing15lines"/>
            </w:pPr>
            <w:r w:rsidRPr="00EF28B9">
              <w:t>Customer</w:t>
            </w:r>
          </w:p>
          <w:p w14:paraId="16B349E6" w14:textId="77777777" w:rsidR="000876E3" w:rsidRPr="00EF28B9" w:rsidRDefault="000876E3" w:rsidP="001F179A">
            <w:pPr>
              <w:pStyle w:val="StyleArial8ptBoldAfter0ptLinespacing15lines"/>
            </w:pPr>
            <w:r w:rsidRPr="00EF28B9">
              <w:t>PersonName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9E7" w14:textId="77777777" w:rsidR="000876E3" w:rsidRPr="00EF28B9" w:rsidRDefault="000876E3" w:rsidP="001F179A">
            <w:pPr>
              <w:pStyle w:val="StyleArial8ptBoldAfter0ptLinespacing15lines"/>
            </w:pPr>
            <w:r>
              <w:t>M</w:t>
            </w:r>
          </w:p>
          <w:p w14:paraId="16B349E8" w14:textId="77777777" w:rsidR="000876E3" w:rsidRPr="00EF28B9" w:rsidRDefault="000876E3" w:rsidP="001F179A">
            <w:pPr>
              <w:pStyle w:val="StyleArial8ptBoldAfter0ptLinespacing15lines"/>
            </w:pPr>
            <w:r w:rsidRPr="00EF28B9">
              <w:t>M</w:t>
            </w:r>
          </w:p>
          <w:p w14:paraId="16B349E9" w14:textId="77777777" w:rsidR="000876E3" w:rsidRPr="00EF28B9" w:rsidRDefault="000876E3" w:rsidP="001F179A">
            <w:pPr>
              <w:pStyle w:val="StyleArial8ptBoldAfter0ptLinespacing15lines"/>
            </w:pPr>
            <w:r>
              <w:t>A</w:t>
            </w:r>
          </w:p>
          <w:p w14:paraId="16B349EA" w14:textId="77777777" w:rsidR="000876E3" w:rsidRPr="00EF28B9" w:rsidRDefault="000876E3" w:rsidP="001F179A">
            <w:pPr>
              <w:pStyle w:val="StyleArial8ptBoldAfter0ptLinespacing15lines"/>
            </w:pPr>
            <w:r w:rsidRPr="00EF28B9">
              <w:t>M</w:t>
            </w:r>
          </w:p>
          <w:p w14:paraId="16B349EB" w14:textId="77777777" w:rsidR="000876E3" w:rsidRPr="00EF28B9" w:rsidRDefault="000876E3" w:rsidP="001F179A">
            <w:pPr>
              <w:pStyle w:val="StyleArial8ptBoldAfter0ptLinespacing15lines"/>
            </w:pPr>
            <w:r>
              <w:t>A</w:t>
            </w:r>
          </w:p>
          <w:p w14:paraId="16B349EC" w14:textId="77777777" w:rsidR="000876E3" w:rsidRPr="00EF28B9" w:rsidRDefault="000876E3" w:rsidP="001F179A">
            <w:pPr>
              <w:pStyle w:val="StyleArial8ptBoldAfter0ptLinespacing15lines"/>
            </w:pPr>
            <w:r w:rsidRPr="00EF28B9">
              <w:t>M</w:t>
            </w:r>
          </w:p>
          <w:p w14:paraId="16B349ED" w14:textId="77777777" w:rsidR="000876E3" w:rsidRPr="00EF28B9" w:rsidRDefault="000876E3" w:rsidP="001F179A">
            <w:pPr>
              <w:pStyle w:val="StyleArial8ptBoldAfter0ptLinespacing15lines"/>
            </w:pPr>
            <w:r w:rsidRPr="00EF28B9">
              <w:t>M</w:t>
            </w:r>
          </w:p>
          <w:p w14:paraId="16B349EE" w14:textId="77777777" w:rsidR="000876E3" w:rsidRPr="00EF28B9" w:rsidRDefault="000876E3" w:rsidP="001F179A">
            <w:pPr>
              <w:pStyle w:val="StyleArial8ptBoldAfter0ptLinespacing15lines"/>
            </w:pPr>
            <w:r>
              <w:t>A</w:t>
            </w:r>
          </w:p>
          <w:p w14:paraId="16B349EF" w14:textId="77777777" w:rsidR="000876E3" w:rsidRPr="00EF28B9" w:rsidRDefault="000876E3" w:rsidP="001F179A">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9F0" w14:textId="77777777" w:rsidR="000876E3" w:rsidRPr="000D1D6F" w:rsidRDefault="000876E3" w:rsidP="001B12C8">
            <w:pPr>
              <w:pStyle w:val="StyleArial8ptAfter0ptLinespacingsingle"/>
              <w:spacing w:line="276" w:lineRule="auto"/>
              <w:rPr>
                <w:rFonts w:cs="Arial"/>
                <w:b/>
                <w:szCs w:val="16"/>
              </w:rPr>
            </w:pPr>
            <w:r w:rsidRPr="009B14DE">
              <w:rPr>
                <w:b/>
              </w:rPr>
              <w:t xml:space="preserve">GDS Note: </w:t>
            </w:r>
            <w:r w:rsidRPr="009B14DE">
              <w:t xml:space="preserve"> Mandatory for @ResStatus=”Pending” or  Modified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9F1"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9F2"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9F3" w14:textId="77777777" w:rsidR="000876E3" w:rsidRPr="00EF28B9" w:rsidRDefault="000876E3" w:rsidP="00EF28B9">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9F4" w14:textId="77777777" w:rsidR="000876E3" w:rsidRPr="00EF28B9" w:rsidRDefault="000876E3" w:rsidP="00EF28B9">
            <w:pPr>
              <w:spacing w:after="0" w:line="360" w:lineRule="auto"/>
              <w:rPr>
                <w:rFonts w:ascii="Arial" w:hAnsi="Arial" w:cs="Arial"/>
                <w:b/>
                <w:sz w:val="16"/>
                <w:szCs w:val="16"/>
              </w:rPr>
            </w:pPr>
          </w:p>
        </w:tc>
      </w:tr>
      <w:tr w:rsidR="000876E3" w:rsidRPr="00F860DF" w14:paraId="16B34A0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9F6" w14:textId="77777777" w:rsidR="000876E3" w:rsidRPr="003152CE" w:rsidRDefault="000876E3" w:rsidP="00EF28B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9F7" w14:textId="77777777" w:rsidR="000876E3" w:rsidRPr="004351D2" w:rsidRDefault="000876E3" w:rsidP="001F179A">
            <w:pPr>
              <w:pStyle w:val="StyleArial8ptAfter0ptLinespacingsingle"/>
            </w:pPr>
            <w:r w:rsidRPr="004351D2">
              <w:t>@NamePrefix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9F8"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9F9" w14:textId="77777777" w:rsidR="000876E3" w:rsidRPr="0037626C" w:rsidRDefault="000876E3" w:rsidP="001F179A">
            <w:pPr>
              <w:pStyle w:val="StyleArial8ptAfter0ptLinespacingsingle"/>
            </w:pPr>
            <w:r w:rsidRPr="0037626C">
              <w:t>StringLength1to16</w:t>
            </w:r>
          </w:p>
          <w:p w14:paraId="16B349FA" w14:textId="77777777" w:rsidR="000876E3" w:rsidRPr="0037626C" w:rsidRDefault="000876E3" w:rsidP="001F179A">
            <w:pPr>
              <w:pStyle w:val="StyleTableText8pt"/>
            </w:pPr>
            <w:r w:rsidRPr="0037626C">
              <w:rPr>
                <w:i/>
              </w:rPr>
              <w:t>Example:</w:t>
            </w:r>
          </w:p>
          <w:p w14:paraId="16B349FB" w14:textId="77777777" w:rsidR="000876E3" w:rsidRPr="0037626C" w:rsidRDefault="000876E3" w:rsidP="001F179A">
            <w:pPr>
              <w:pStyle w:val="StyleArial8ptAfter0ptLinespacingsingle"/>
            </w:pPr>
            <w:r w:rsidRPr="0037626C">
              <w:t>&lt;Profile ProfileType="1"&gt;</w:t>
            </w:r>
          </w:p>
          <w:p w14:paraId="16B349FC" w14:textId="77777777" w:rsidR="000876E3" w:rsidRPr="0037626C" w:rsidRDefault="000876E3" w:rsidP="001F179A">
            <w:pPr>
              <w:pStyle w:val="StyleArial8ptAfter0ptLinespacingsingle"/>
            </w:pPr>
            <w:r w:rsidRPr="0037626C">
              <w:t xml:space="preserve"> &lt;Customer&gt;</w:t>
            </w:r>
          </w:p>
          <w:p w14:paraId="16B349FD" w14:textId="77777777" w:rsidR="000876E3" w:rsidRPr="0037626C" w:rsidRDefault="000876E3" w:rsidP="001F179A">
            <w:pPr>
              <w:pStyle w:val="StyleArial8ptAfter0ptLinespacingsingle"/>
            </w:pPr>
            <w:r w:rsidRPr="0037626C">
              <w:t xml:space="preserve">&lt;PersonName&gt; </w:t>
            </w:r>
          </w:p>
          <w:p w14:paraId="16B349FE" w14:textId="77777777" w:rsidR="000876E3" w:rsidRPr="0037626C" w:rsidRDefault="000876E3" w:rsidP="00F6452C">
            <w:pPr>
              <w:spacing w:after="0" w:line="240" w:lineRule="auto"/>
              <w:rPr>
                <w:rFonts w:ascii="Arial" w:hAnsi="Arial" w:cs="Arial"/>
                <w:b/>
                <w:sz w:val="16"/>
                <w:szCs w:val="16"/>
              </w:rPr>
            </w:pPr>
            <w:r w:rsidRPr="0037626C">
              <w:rPr>
                <w:rFonts w:cs="Arial"/>
                <w:b/>
                <w:sz w:val="18"/>
                <w:szCs w:val="18"/>
                <w:lang w:eastAsia="ar-SA"/>
              </w:rPr>
              <w:t>&lt;</w:t>
            </w:r>
            <w:r w:rsidRPr="0037626C">
              <w:rPr>
                <w:rFonts w:ascii="Arial" w:hAnsi="Arial" w:cs="Arial"/>
                <w:b/>
                <w:sz w:val="16"/>
                <w:szCs w:val="16"/>
              </w:rPr>
              <w:t>NamePrefix&gt;Mr&lt;/NamePrefix&gt;</w:t>
            </w:r>
          </w:p>
          <w:p w14:paraId="16B349FF" w14:textId="77777777" w:rsidR="000876E3" w:rsidRPr="0037626C" w:rsidRDefault="000876E3" w:rsidP="001F179A">
            <w:pPr>
              <w:pStyle w:val="StyleArial8ptAfter0ptLinespacingsingle"/>
            </w:pPr>
            <w:r w:rsidRPr="0037626C">
              <w:t>&lt;GivenName&gt;MARTY&lt;/GivenName&gt;</w:t>
            </w:r>
          </w:p>
          <w:p w14:paraId="16B34A00" w14:textId="77777777" w:rsidR="000876E3" w:rsidRPr="0037626C" w:rsidRDefault="000876E3" w:rsidP="001F179A">
            <w:pPr>
              <w:pStyle w:val="StyleArial8ptAfter0ptLinespacingsingle"/>
            </w:pPr>
            <w:r w:rsidRPr="0037626C">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01"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02" w14:textId="77777777" w:rsidR="000876E3" w:rsidRPr="0037626C" w:rsidRDefault="000876E3" w:rsidP="001F179A">
            <w:pPr>
              <w:pStyle w:val="StyleArial8ptAfter0ptLinespacingsingle"/>
            </w:pPr>
            <w:r w:rsidRPr="0037626C">
              <w:t>GDS=30 for @NamePrefix, @GivenName, @Surname values combined</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03" w14:textId="77777777" w:rsidR="000876E3" w:rsidRPr="0037626C" w:rsidRDefault="000876E3" w:rsidP="00CA7F1D">
            <w:pPr>
              <w:pStyle w:val="StyleArial8ptAfter0ptLinespacingsingle"/>
            </w:pPr>
            <w:r w:rsidRPr="0037626C">
              <w:t>Customer Name Prefix</w:t>
            </w:r>
          </w:p>
        </w:tc>
      </w:tr>
      <w:tr w:rsidR="000876E3" w:rsidRPr="00F860DF" w14:paraId="16B34A1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A05"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A06" w14:textId="77777777" w:rsidR="000876E3" w:rsidRPr="00537256" w:rsidRDefault="000876E3" w:rsidP="001F179A">
            <w:pPr>
              <w:pStyle w:val="StyleArial8ptAfter0ptLinespacingsingle"/>
            </w:pPr>
            <w:r w:rsidRPr="00537256">
              <w:t>@GivenName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07"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08" w14:textId="77777777" w:rsidR="000876E3" w:rsidRPr="0037626C" w:rsidRDefault="000876E3" w:rsidP="001F179A">
            <w:pPr>
              <w:pStyle w:val="StyleArial8ptAfter0ptLinespacingsingle"/>
            </w:pPr>
            <w:r w:rsidRPr="0037626C">
              <w:t>StringLength1to64</w:t>
            </w:r>
          </w:p>
          <w:p w14:paraId="16B34A09" w14:textId="77777777" w:rsidR="000876E3" w:rsidRPr="0037626C" w:rsidRDefault="000876E3" w:rsidP="001F179A">
            <w:pPr>
              <w:pStyle w:val="StyleTableText8pt"/>
            </w:pPr>
            <w:r w:rsidRPr="0037626C">
              <w:rPr>
                <w:i/>
              </w:rPr>
              <w:t>Example:</w:t>
            </w:r>
          </w:p>
          <w:p w14:paraId="16B34A0A" w14:textId="77777777" w:rsidR="000876E3" w:rsidRPr="0037626C" w:rsidRDefault="000876E3" w:rsidP="001F179A">
            <w:pPr>
              <w:pStyle w:val="StyleArial8ptAfter0ptLinespacingsingle"/>
            </w:pPr>
            <w:r w:rsidRPr="0037626C">
              <w:t>&lt;Profile ProfileType="1"&gt;</w:t>
            </w:r>
          </w:p>
          <w:p w14:paraId="16B34A0B" w14:textId="77777777" w:rsidR="000876E3" w:rsidRPr="0037626C" w:rsidRDefault="000876E3" w:rsidP="001F179A">
            <w:pPr>
              <w:pStyle w:val="StyleArial8ptAfter0ptLinespacingsingle"/>
            </w:pPr>
            <w:r w:rsidRPr="0037626C">
              <w:t xml:space="preserve"> &lt;Customer&gt;</w:t>
            </w:r>
          </w:p>
          <w:p w14:paraId="16B34A0C" w14:textId="77777777" w:rsidR="000876E3" w:rsidRPr="0037626C" w:rsidRDefault="000876E3" w:rsidP="001F179A">
            <w:pPr>
              <w:pStyle w:val="StyleArial8ptAfter0ptLinespacingsingle"/>
            </w:pPr>
            <w:r w:rsidRPr="0037626C">
              <w:t xml:space="preserve">&lt;PersonName&gt; </w:t>
            </w:r>
          </w:p>
          <w:p w14:paraId="16B34A0D" w14:textId="77777777" w:rsidR="000876E3" w:rsidRPr="0037626C" w:rsidRDefault="000876E3" w:rsidP="00F6452C">
            <w:pPr>
              <w:spacing w:after="0" w:line="240" w:lineRule="auto"/>
              <w:rPr>
                <w:rFonts w:ascii="Arial" w:hAnsi="Arial" w:cs="Arial"/>
                <w:sz w:val="16"/>
                <w:szCs w:val="16"/>
              </w:rPr>
            </w:pPr>
            <w:r w:rsidRPr="0037626C">
              <w:rPr>
                <w:rFonts w:cs="Arial"/>
                <w:b/>
                <w:sz w:val="18"/>
                <w:szCs w:val="18"/>
                <w:lang w:eastAsia="ar-SA"/>
              </w:rPr>
              <w:t>&lt;</w:t>
            </w:r>
            <w:r w:rsidRPr="0037626C">
              <w:rPr>
                <w:rFonts w:ascii="Arial" w:hAnsi="Arial" w:cs="Arial"/>
                <w:sz w:val="16"/>
                <w:szCs w:val="16"/>
              </w:rPr>
              <w:t>NamePrefix&gt;Mr&lt;/NamePrefix&gt;</w:t>
            </w:r>
          </w:p>
          <w:p w14:paraId="16B34A0E" w14:textId="77777777" w:rsidR="000876E3" w:rsidRPr="0037626C" w:rsidRDefault="000876E3" w:rsidP="00F6452C">
            <w:pPr>
              <w:spacing w:after="0" w:line="240" w:lineRule="auto"/>
              <w:rPr>
                <w:rFonts w:ascii="Arial" w:hAnsi="Arial" w:cs="Arial"/>
                <w:b/>
                <w:sz w:val="16"/>
                <w:szCs w:val="16"/>
              </w:rPr>
            </w:pPr>
            <w:r w:rsidRPr="0037626C">
              <w:rPr>
                <w:rFonts w:ascii="Arial" w:hAnsi="Arial" w:cs="Arial"/>
                <w:b/>
                <w:sz w:val="16"/>
                <w:szCs w:val="16"/>
              </w:rPr>
              <w:t>&lt;GivenName&gt;MARTY&lt;/GivenName&gt;</w:t>
            </w:r>
          </w:p>
          <w:p w14:paraId="16B34A0F" w14:textId="77777777" w:rsidR="000876E3" w:rsidRPr="0037626C" w:rsidRDefault="000876E3" w:rsidP="001F179A">
            <w:pPr>
              <w:pStyle w:val="StyleArial8ptAfter0ptLinespacingsingle"/>
            </w:pPr>
            <w:r w:rsidRPr="0037626C">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10"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11" w14:textId="77777777" w:rsidR="000876E3" w:rsidRPr="0037626C" w:rsidRDefault="000876E3" w:rsidP="006516FD">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12" w14:textId="77777777" w:rsidR="000876E3" w:rsidRPr="0037626C" w:rsidRDefault="000876E3" w:rsidP="00CA7F1D">
            <w:pPr>
              <w:pStyle w:val="StyleArial8ptAfter0ptLinespacingsingle"/>
            </w:pPr>
            <w:r w:rsidRPr="0037626C">
              <w:t>Customer Given Name</w:t>
            </w:r>
          </w:p>
        </w:tc>
      </w:tr>
      <w:tr w:rsidR="000876E3" w:rsidRPr="00F860DF" w14:paraId="16B34A2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A14"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A15" w14:textId="77777777" w:rsidR="000876E3" w:rsidRPr="00537256" w:rsidRDefault="000876E3" w:rsidP="001F179A">
            <w:pPr>
              <w:pStyle w:val="StyleArial8ptAfter0ptLinespacingsingle"/>
            </w:pPr>
            <w:r w:rsidRPr="00537256">
              <w:t>@Surname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16"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17" w14:textId="77777777" w:rsidR="000876E3" w:rsidRPr="0037626C" w:rsidRDefault="000876E3" w:rsidP="001F179A">
            <w:pPr>
              <w:pStyle w:val="StyleArial8ptAfter0ptLinespacingsingle"/>
            </w:pPr>
            <w:r w:rsidRPr="0037626C">
              <w:t>StringLength1to64</w:t>
            </w:r>
          </w:p>
          <w:p w14:paraId="16B34A18" w14:textId="77777777" w:rsidR="000876E3" w:rsidRPr="0037626C" w:rsidRDefault="000876E3" w:rsidP="001F179A">
            <w:pPr>
              <w:pStyle w:val="StyleTableText8pt"/>
            </w:pPr>
            <w:r w:rsidRPr="0037626C">
              <w:rPr>
                <w:i/>
              </w:rPr>
              <w:t>Example:</w:t>
            </w:r>
          </w:p>
          <w:p w14:paraId="16B34A19" w14:textId="77777777" w:rsidR="000876E3" w:rsidRPr="0037626C" w:rsidRDefault="000876E3" w:rsidP="001F179A">
            <w:pPr>
              <w:pStyle w:val="StyleArial8ptAfter0ptLinespacingsingle"/>
            </w:pPr>
            <w:r w:rsidRPr="0037626C">
              <w:t>&lt;Profile ProfileType="1"&gt;</w:t>
            </w:r>
          </w:p>
          <w:p w14:paraId="16B34A1A" w14:textId="77777777" w:rsidR="000876E3" w:rsidRPr="0037626C" w:rsidRDefault="000876E3" w:rsidP="001F179A">
            <w:pPr>
              <w:pStyle w:val="StyleArial8ptAfter0ptLinespacingsingle"/>
            </w:pPr>
            <w:r w:rsidRPr="0037626C">
              <w:t xml:space="preserve"> &lt;Customer&gt;</w:t>
            </w:r>
          </w:p>
          <w:p w14:paraId="16B34A1B" w14:textId="77777777" w:rsidR="000876E3" w:rsidRPr="0037626C" w:rsidRDefault="000876E3" w:rsidP="001F179A">
            <w:pPr>
              <w:pStyle w:val="StyleArial8ptAfter0ptLinespacingsingle"/>
            </w:pPr>
            <w:r w:rsidRPr="0037626C">
              <w:t xml:space="preserve">&lt;PersonName&gt; </w:t>
            </w:r>
          </w:p>
          <w:p w14:paraId="16B34A1C" w14:textId="77777777" w:rsidR="000876E3" w:rsidRPr="0037626C" w:rsidRDefault="000876E3" w:rsidP="00F6452C">
            <w:pPr>
              <w:spacing w:after="0" w:line="240" w:lineRule="auto"/>
              <w:rPr>
                <w:rFonts w:ascii="Arial" w:hAnsi="Arial" w:cs="Arial"/>
                <w:sz w:val="16"/>
                <w:szCs w:val="16"/>
              </w:rPr>
            </w:pPr>
            <w:r w:rsidRPr="0037626C">
              <w:rPr>
                <w:rFonts w:cs="Arial"/>
                <w:b/>
                <w:sz w:val="18"/>
                <w:szCs w:val="18"/>
                <w:lang w:eastAsia="ar-SA"/>
              </w:rPr>
              <w:t>&lt;</w:t>
            </w:r>
            <w:r w:rsidRPr="0037626C">
              <w:rPr>
                <w:rFonts w:ascii="Arial" w:hAnsi="Arial" w:cs="Arial"/>
                <w:sz w:val="16"/>
                <w:szCs w:val="16"/>
              </w:rPr>
              <w:t>NamePrefix&gt;Mr&lt;/NamePrefix&gt;</w:t>
            </w:r>
          </w:p>
          <w:p w14:paraId="16B34A1D" w14:textId="77777777" w:rsidR="000876E3" w:rsidRPr="0037626C" w:rsidRDefault="000876E3" w:rsidP="001F179A">
            <w:pPr>
              <w:pStyle w:val="StyleArial8ptAfter0ptLinespacingsingle"/>
            </w:pPr>
            <w:r w:rsidRPr="0037626C">
              <w:t>&lt;GivenName&gt;MARTY&lt;/GivenName&gt;</w:t>
            </w:r>
          </w:p>
          <w:p w14:paraId="16B34A1E" w14:textId="77777777" w:rsidR="000876E3" w:rsidRPr="0037626C" w:rsidRDefault="000876E3" w:rsidP="00F6452C">
            <w:pPr>
              <w:spacing w:after="0" w:line="240" w:lineRule="auto"/>
              <w:rPr>
                <w:rFonts w:ascii="Arial" w:hAnsi="Arial" w:cs="Arial"/>
                <w:b/>
                <w:sz w:val="16"/>
                <w:szCs w:val="16"/>
              </w:rPr>
            </w:pPr>
            <w:r w:rsidRPr="0037626C">
              <w:rPr>
                <w:rFonts w:ascii="Arial" w:hAnsi="Arial" w:cs="Arial"/>
                <w:b/>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1F"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20" w14:textId="77777777" w:rsidR="000876E3" w:rsidRPr="0037626C" w:rsidRDefault="000876E3" w:rsidP="006516FD">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21" w14:textId="77777777" w:rsidR="000876E3" w:rsidRPr="0037626C" w:rsidRDefault="000876E3" w:rsidP="00CA7F1D">
            <w:pPr>
              <w:pStyle w:val="StyleArial8ptAfter0ptLinespacingsingle"/>
            </w:pPr>
            <w:r>
              <w:t>Customer Surname</w:t>
            </w:r>
          </w:p>
        </w:tc>
      </w:tr>
      <w:tr w:rsidR="000876E3" w:rsidRPr="00EF28B9" w14:paraId="16B34A29"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A23" w14:textId="77777777" w:rsidR="000876E3" w:rsidRPr="00EF28B9"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24" w14:textId="77777777" w:rsidR="000876E3" w:rsidRPr="00EF28B9" w:rsidRDefault="000876E3" w:rsidP="00EF28B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25" w14:textId="77777777" w:rsidR="000876E3" w:rsidRPr="00EF28B9" w:rsidRDefault="000876E3" w:rsidP="00EF28B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26" w14:textId="77777777" w:rsidR="000876E3" w:rsidRPr="00EF28B9" w:rsidRDefault="000876E3" w:rsidP="00EF28B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27" w14:textId="77777777" w:rsidR="000876E3" w:rsidRPr="00EF28B9" w:rsidRDefault="000876E3" w:rsidP="00EF28B9">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28" w14:textId="77777777" w:rsidR="000876E3" w:rsidRPr="00EF28B9" w:rsidRDefault="000876E3" w:rsidP="00EF28B9">
            <w:pPr>
              <w:spacing w:after="0" w:line="360" w:lineRule="auto"/>
              <w:rPr>
                <w:rFonts w:ascii="Arial" w:hAnsi="Arial" w:cs="Arial"/>
                <w:b/>
                <w:sz w:val="16"/>
                <w:szCs w:val="16"/>
              </w:rPr>
            </w:pPr>
          </w:p>
        </w:tc>
      </w:tr>
      <w:tr w:rsidR="000876E3" w:rsidRPr="00EF28B9" w14:paraId="16B34A4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A2A" w14:textId="77777777" w:rsidR="000876E3" w:rsidRPr="00EF28B9" w:rsidRDefault="000876E3" w:rsidP="001F179A">
            <w:pPr>
              <w:pStyle w:val="StyleArial8ptBoldAfter0ptLinespacing15lines"/>
            </w:pPr>
            <w:r w:rsidRPr="00EF28B9">
              <w:t>1</w:t>
            </w:r>
          </w:p>
          <w:p w14:paraId="16B34A2B" w14:textId="77777777" w:rsidR="000876E3" w:rsidRPr="00EF28B9" w:rsidRDefault="000876E3" w:rsidP="001F179A">
            <w:pPr>
              <w:pStyle w:val="StyleArial8ptBoldAfter0ptLinespacing15lines"/>
            </w:pPr>
            <w:r w:rsidRPr="00EF28B9">
              <w:t>2</w:t>
            </w:r>
          </w:p>
          <w:p w14:paraId="16B34A2C" w14:textId="77777777" w:rsidR="000876E3" w:rsidRPr="00EF28B9" w:rsidRDefault="000876E3" w:rsidP="001F179A">
            <w:pPr>
              <w:pStyle w:val="StyleArial8ptBoldAfter0ptLinespacing15lines"/>
            </w:pPr>
            <w:r w:rsidRPr="00EF28B9">
              <w:t>3</w:t>
            </w:r>
          </w:p>
          <w:p w14:paraId="16B34A2D" w14:textId="77777777" w:rsidR="000876E3" w:rsidRPr="00EF28B9" w:rsidRDefault="000876E3" w:rsidP="001F179A">
            <w:pPr>
              <w:pStyle w:val="StyleArial8ptBoldAfter0ptLinespacing15lines"/>
            </w:pPr>
            <w:r w:rsidRPr="00EF28B9">
              <w:t>4</w:t>
            </w:r>
          </w:p>
          <w:p w14:paraId="16B34A2E" w14:textId="77777777" w:rsidR="000876E3" w:rsidRPr="00EF28B9" w:rsidRDefault="000876E3" w:rsidP="001F179A">
            <w:pPr>
              <w:pStyle w:val="StyleArial8ptBoldAfter0ptLinespacing15lines"/>
            </w:pPr>
            <w:r w:rsidRPr="00EF28B9">
              <w:t>5</w:t>
            </w:r>
          </w:p>
          <w:p w14:paraId="16B34A2F" w14:textId="77777777" w:rsidR="000876E3" w:rsidRPr="00EF28B9" w:rsidRDefault="000876E3" w:rsidP="001F179A">
            <w:pPr>
              <w:pStyle w:val="StyleArial8ptBoldAfter0ptLinespacing15lines"/>
            </w:pPr>
            <w:r w:rsidRPr="00EF28B9">
              <w:t>6</w:t>
            </w:r>
          </w:p>
          <w:p w14:paraId="16B34A30" w14:textId="77777777" w:rsidR="000876E3" w:rsidRPr="00EF28B9" w:rsidRDefault="000876E3" w:rsidP="001F179A">
            <w:pPr>
              <w:pStyle w:val="StyleArial8ptBoldAfter0ptLinespacing15lines"/>
            </w:pPr>
            <w:r w:rsidRPr="00EF28B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A31" w14:textId="77777777" w:rsidR="000876E3" w:rsidRPr="00276660" w:rsidRDefault="000876E3" w:rsidP="001F179A">
            <w:pPr>
              <w:pStyle w:val="StyleArial8ptBoldAfter0ptLinespacing15lines"/>
            </w:pPr>
            <w:r w:rsidRPr="00276660">
              <w:t>HotelRes</w:t>
            </w:r>
            <w:r>
              <w:t>Modifies</w:t>
            </w:r>
          </w:p>
          <w:p w14:paraId="16B34A32" w14:textId="77777777" w:rsidR="000876E3" w:rsidRPr="00276660" w:rsidRDefault="000876E3" w:rsidP="001F179A">
            <w:pPr>
              <w:pStyle w:val="StyleArial8ptBoldAfter0ptLinespacing15lines"/>
            </w:pPr>
            <w:r w:rsidRPr="00276660">
              <w:t>HotelRes</w:t>
            </w:r>
            <w:r>
              <w:t>Modify</w:t>
            </w:r>
          </w:p>
          <w:p w14:paraId="16B34A33" w14:textId="77777777" w:rsidR="000876E3" w:rsidRPr="00EF28B9" w:rsidRDefault="000876E3" w:rsidP="001F179A">
            <w:pPr>
              <w:pStyle w:val="StyleArial8ptBoldAfter0ptLinespacing15lines"/>
            </w:pPr>
            <w:r w:rsidRPr="00EF28B9">
              <w:t>Services</w:t>
            </w:r>
          </w:p>
          <w:p w14:paraId="16B34A34" w14:textId="77777777" w:rsidR="000876E3" w:rsidRPr="00EF28B9" w:rsidRDefault="000876E3" w:rsidP="001F179A">
            <w:pPr>
              <w:pStyle w:val="StyleArial8ptBoldAfter0ptLinespacing15lines"/>
            </w:pPr>
            <w:r w:rsidRPr="00EF28B9">
              <w:t>Service</w:t>
            </w:r>
          </w:p>
          <w:p w14:paraId="16B34A35" w14:textId="77777777" w:rsidR="000876E3" w:rsidRPr="00EF28B9" w:rsidRDefault="000876E3" w:rsidP="001F179A">
            <w:pPr>
              <w:pStyle w:val="StyleArial8ptBoldAfter0ptLinespacing15lines"/>
            </w:pPr>
            <w:r w:rsidRPr="00EF28B9">
              <w:t>ServiceDetails</w:t>
            </w:r>
          </w:p>
          <w:p w14:paraId="16B34A36" w14:textId="77777777" w:rsidR="000876E3" w:rsidRPr="00EF28B9" w:rsidRDefault="000876E3" w:rsidP="001F179A">
            <w:pPr>
              <w:pStyle w:val="StyleArial8ptBoldAfter0ptLinespacing15lines"/>
            </w:pPr>
            <w:r w:rsidRPr="00EF28B9">
              <w:t>SpecialRequest</w:t>
            </w:r>
          </w:p>
          <w:p w14:paraId="16B34A37" w14:textId="77777777" w:rsidR="000876E3" w:rsidRPr="00EF28B9" w:rsidRDefault="000876E3" w:rsidP="001F179A">
            <w:pPr>
              <w:pStyle w:val="StyleArial8ptBoldAfter0ptLinespacing15lines"/>
            </w:pPr>
            <w:r w:rsidRPr="00EF28B9">
              <w:t>SpeciaRequest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A38" w14:textId="77777777" w:rsidR="000876E3" w:rsidRPr="00EF28B9" w:rsidRDefault="000876E3" w:rsidP="001F179A">
            <w:pPr>
              <w:pStyle w:val="StyleArial8ptBoldAfter0ptLinespacing15lines"/>
            </w:pPr>
            <w:r>
              <w:t>M</w:t>
            </w:r>
          </w:p>
          <w:p w14:paraId="16B34A39" w14:textId="77777777" w:rsidR="000876E3" w:rsidRPr="00EF28B9" w:rsidRDefault="000876E3" w:rsidP="001F179A">
            <w:pPr>
              <w:pStyle w:val="StyleArial8ptBoldAfter0ptLinespacing15lines"/>
            </w:pPr>
            <w:r w:rsidRPr="00EF28B9">
              <w:t>M</w:t>
            </w:r>
          </w:p>
          <w:p w14:paraId="16B34A3A" w14:textId="77777777" w:rsidR="000876E3" w:rsidRPr="00EF28B9" w:rsidRDefault="000876E3" w:rsidP="001F179A">
            <w:pPr>
              <w:pStyle w:val="StyleArial8ptBoldAfter0ptLinespacing15lines"/>
            </w:pPr>
            <w:r w:rsidRPr="00EF28B9">
              <w:t>A</w:t>
            </w:r>
          </w:p>
          <w:p w14:paraId="16B34A3B" w14:textId="77777777" w:rsidR="000876E3" w:rsidRPr="00EF28B9" w:rsidRDefault="000876E3" w:rsidP="001F179A">
            <w:pPr>
              <w:pStyle w:val="StyleArial8ptBoldAfter0ptLinespacing15lines"/>
            </w:pPr>
            <w:r>
              <w:t>M</w:t>
            </w:r>
          </w:p>
          <w:p w14:paraId="16B34A3C" w14:textId="77777777" w:rsidR="000876E3" w:rsidRPr="00EF28B9" w:rsidRDefault="000876E3" w:rsidP="001F179A">
            <w:pPr>
              <w:pStyle w:val="StyleArial8ptBoldAfter0ptLinespacing15lines"/>
            </w:pPr>
            <w:r w:rsidRPr="00EF28B9">
              <w:t>A</w:t>
            </w:r>
          </w:p>
          <w:p w14:paraId="16B34A3D" w14:textId="77777777" w:rsidR="000876E3" w:rsidRPr="00EF28B9" w:rsidRDefault="000876E3" w:rsidP="001F179A">
            <w:pPr>
              <w:pStyle w:val="StyleArial8ptBoldAfter0ptLinespacing15lines"/>
            </w:pPr>
            <w:r w:rsidRPr="00EF28B9">
              <w:t>A</w:t>
            </w:r>
          </w:p>
          <w:p w14:paraId="16B34A3E" w14:textId="77777777" w:rsidR="000876E3" w:rsidRPr="00EF28B9" w:rsidRDefault="000876E3" w:rsidP="001F179A">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A3F" w14:textId="77777777" w:rsidR="000876E3" w:rsidRPr="00EF28B9" w:rsidRDefault="000876E3" w:rsidP="00EF28B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A40"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A41"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A42" w14:textId="77777777" w:rsidR="000876E3" w:rsidRPr="00EF28B9" w:rsidRDefault="000876E3" w:rsidP="00EF28B9">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A43" w14:textId="77777777" w:rsidR="000876E3" w:rsidRPr="00EF28B9" w:rsidRDefault="000876E3" w:rsidP="00EF28B9">
            <w:pPr>
              <w:spacing w:after="0" w:line="360" w:lineRule="auto"/>
              <w:rPr>
                <w:rFonts w:ascii="Arial" w:hAnsi="Arial" w:cs="Arial"/>
                <w:b/>
                <w:sz w:val="16"/>
                <w:szCs w:val="16"/>
              </w:rPr>
            </w:pPr>
          </w:p>
        </w:tc>
      </w:tr>
      <w:tr w:rsidR="000876E3" w:rsidRPr="00BC1448" w14:paraId="16B34A4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A45" w14:textId="77777777" w:rsidR="000876E3" w:rsidRPr="003152CE" w:rsidRDefault="000876E3" w:rsidP="00EF28B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A46" w14:textId="77777777" w:rsidR="000876E3" w:rsidRPr="0037626C" w:rsidRDefault="000876E3" w:rsidP="001F179A">
            <w:pPr>
              <w:pStyle w:val="StyleArial8ptAfter0ptLinespacingsingle"/>
            </w:pPr>
            <w:r w:rsidRPr="0037626C">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47"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48" w14:textId="77777777" w:rsidR="000876E3" w:rsidRPr="0037626C" w:rsidRDefault="000876E3" w:rsidP="001F179A">
            <w:pPr>
              <w:pStyle w:val="StyleArial8ptAfter0ptLinespacingsingle"/>
            </w:pPr>
            <w:r w:rsidRPr="0037626C">
              <w:t>StringLength1to16</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49"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4A" w14:textId="77777777" w:rsidR="000876E3" w:rsidRPr="0037626C" w:rsidRDefault="000876E3" w:rsidP="001F179A">
            <w:pPr>
              <w:pStyle w:val="StyleTableText8pt"/>
            </w:pPr>
            <w:r w:rsidRPr="0037626C">
              <w:rPr>
                <w:i/>
              </w:rPr>
              <w:t>Valid value</w:t>
            </w:r>
            <w:r w:rsidRPr="0037626C">
              <w:t>:</w:t>
            </w:r>
          </w:p>
          <w:p w14:paraId="16B34A4B" w14:textId="77777777" w:rsidR="000876E3" w:rsidRPr="00BC1448" w:rsidRDefault="000876E3" w:rsidP="008152E6">
            <w:pPr>
              <w:pStyle w:val="StyleArial8ptAfter0ptLinespacingsingle"/>
            </w:pPr>
            <w:r w:rsidRPr="0037626C">
              <w:rPr>
                <w:lang w:val="en-AU"/>
              </w:rPr>
              <w:t>PUP = Airport Pickup Information</w:t>
            </w:r>
            <w:r w:rsidRPr="00BC1448">
              <w:rPr>
                <w:lang w:val="en-AU"/>
              </w:rPr>
              <w:t xml:space="preserve"> </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4C" w14:textId="77777777" w:rsidR="000876E3" w:rsidRPr="00BC1448" w:rsidRDefault="000876E3" w:rsidP="00214888">
            <w:pPr>
              <w:spacing w:after="0" w:line="240" w:lineRule="auto"/>
              <w:rPr>
                <w:rFonts w:ascii="Arial" w:hAnsi="Arial" w:cs="Arial"/>
                <w:sz w:val="16"/>
                <w:szCs w:val="16"/>
              </w:rPr>
            </w:pPr>
          </w:p>
        </w:tc>
      </w:tr>
      <w:tr w:rsidR="000876E3" w:rsidRPr="009D2357" w14:paraId="16B34A54"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A4E" w14:textId="77777777" w:rsidR="000876E3" w:rsidRPr="009D2357" w:rsidRDefault="000876E3" w:rsidP="00353ACC">
            <w:pPr>
              <w:pStyle w:val="TableText"/>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4F" w14:textId="77777777" w:rsidR="000876E3" w:rsidRPr="009D2357" w:rsidRDefault="000876E3" w:rsidP="009D235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50" w14:textId="77777777" w:rsidR="000876E3" w:rsidRPr="009D2357" w:rsidRDefault="000876E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51" w14:textId="77777777" w:rsidR="000876E3" w:rsidRPr="009D2357" w:rsidRDefault="000876E3" w:rsidP="009D235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52" w14:textId="77777777" w:rsidR="000876E3" w:rsidRPr="009D2357" w:rsidRDefault="000876E3" w:rsidP="009D2357">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53" w14:textId="77777777" w:rsidR="000876E3" w:rsidRPr="009D2357" w:rsidRDefault="000876E3" w:rsidP="009D2357">
            <w:pPr>
              <w:spacing w:after="0" w:line="360" w:lineRule="auto"/>
              <w:rPr>
                <w:rFonts w:ascii="Arial" w:hAnsi="Arial" w:cs="Arial"/>
                <w:b/>
                <w:sz w:val="16"/>
                <w:szCs w:val="16"/>
              </w:rPr>
            </w:pPr>
          </w:p>
        </w:tc>
      </w:tr>
      <w:tr w:rsidR="000876E3" w:rsidRPr="009D2357" w14:paraId="16B34A6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A55" w14:textId="77777777" w:rsidR="000876E3" w:rsidRPr="009D2357" w:rsidRDefault="000876E3" w:rsidP="001F179A">
            <w:pPr>
              <w:pStyle w:val="StyleArial8ptBoldAfter0ptLinespacing15lines"/>
            </w:pPr>
            <w:r w:rsidRPr="009D2357">
              <w:t>1</w:t>
            </w:r>
          </w:p>
          <w:p w14:paraId="16B34A56" w14:textId="77777777" w:rsidR="000876E3" w:rsidRPr="009D2357" w:rsidRDefault="000876E3" w:rsidP="001F179A">
            <w:pPr>
              <w:pStyle w:val="StyleArial8ptBoldAfter0ptLinespacing15lines"/>
            </w:pPr>
            <w:r w:rsidRPr="009D2357">
              <w:t>2</w:t>
            </w:r>
          </w:p>
          <w:p w14:paraId="16B34A57" w14:textId="77777777" w:rsidR="000876E3" w:rsidRPr="009D2357" w:rsidRDefault="000876E3" w:rsidP="001F179A">
            <w:pPr>
              <w:pStyle w:val="StyleArial8ptBoldAfter0ptLinespacing15lines"/>
            </w:pPr>
            <w:r w:rsidRPr="009D2357">
              <w:t>3</w:t>
            </w:r>
          </w:p>
          <w:p w14:paraId="16B34A58" w14:textId="77777777" w:rsidR="000876E3" w:rsidRPr="009D2357" w:rsidRDefault="000876E3" w:rsidP="001F179A">
            <w:pPr>
              <w:pStyle w:val="StyleArial8ptBoldAfter0ptLinespacing15lines"/>
            </w:pPr>
            <w:r w:rsidRPr="009D2357">
              <w:t>4</w:t>
            </w:r>
          </w:p>
          <w:p w14:paraId="16B34A59" w14:textId="77777777" w:rsidR="000876E3" w:rsidRPr="009D2357" w:rsidRDefault="000876E3" w:rsidP="001F179A">
            <w:pPr>
              <w:pStyle w:val="StyleArial8ptBoldAfter0ptLinespacing15lines"/>
            </w:pPr>
            <w:r w:rsidRPr="009D2357">
              <w:t>5</w:t>
            </w:r>
          </w:p>
          <w:p w14:paraId="16B34A5A" w14:textId="77777777" w:rsidR="000876E3" w:rsidRPr="009D2357" w:rsidRDefault="000876E3" w:rsidP="001F179A">
            <w:pPr>
              <w:pStyle w:val="StyleArial8ptBoldAfter0ptLinespacing15lines"/>
            </w:pPr>
            <w:r w:rsidRPr="009D2357">
              <w:t>6</w:t>
            </w:r>
          </w:p>
          <w:p w14:paraId="16B34A5B" w14:textId="77777777" w:rsidR="000876E3" w:rsidRPr="009D2357" w:rsidRDefault="000876E3" w:rsidP="001F179A">
            <w:pPr>
              <w:pStyle w:val="StyleArial8ptBoldAfter0ptLinespacing15lines"/>
            </w:pPr>
            <w:r w:rsidRPr="009D2357">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A5C" w14:textId="77777777" w:rsidR="000876E3" w:rsidRPr="00276660" w:rsidRDefault="000876E3" w:rsidP="001F179A">
            <w:pPr>
              <w:pStyle w:val="StyleArial8ptBoldAfter0ptLinespacing15lines"/>
            </w:pPr>
            <w:r w:rsidRPr="00276660">
              <w:t>HotelRes</w:t>
            </w:r>
            <w:r>
              <w:t>Modifies</w:t>
            </w:r>
          </w:p>
          <w:p w14:paraId="16B34A5D" w14:textId="77777777" w:rsidR="000876E3" w:rsidRPr="00276660" w:rsidRDefault="000876E3" w:rsidP="001F179A">
            <w:pPr>
              <w:pStyle w:val="StyleArial8ptBoldAfter0ptLinespacing15lines"/>
            </w:pPr>
            <w:r w:rsidRPr="00276660">
              <w:t>HotelRes</w:t>
            </w:r>
            <w:r>
              <w:t>Modify</w:t>
            </w:r>
          </w:p>
          <w:p w14:paraId="16B34A5E" w14:textId="77777777" w:rsidR="000876E3" w:rsidRPr="009D2357" w:rsidRDefault="000876E3" w:rsidP="001F179A">
            <w:pPr>
              <w:pStyle w:val="StyleArial8ptBoldAfter0ptLinespacing15lines"/>
            </w:pPr>
            <w:r w:rsidRPr="009D2357">
              <w:t>Services</w:t>
            </w:r>
          </w:p>
          <w:p w14:paraId="16B34A5F" w14:textId="77777777" w:rsidR="000876E3" w:rsidRPr="009D2357" w:rsidRDefault="000876E3" w:rsidP="001F179A">
            <w:pPr>
              <w:pStyle w:val="StyleArial8ptBoldAfter0ptLinespacing15lines"/>
            </w:pPr>
            <w:r w:rsidRPr="009D2357">
              <w:t>Service</w:t>
            </w:r>
          </w:p>
          <w:p w14:paraId="16B34A60" w14:textId="77777777" w:rsidR="000876E3" w:rsidRPr="009D2357" w:rsidRDefault="000876E3" w:rsidP="001F179A">
            <w:pPr>
              <w:pStyle w:val="StyleArial8ptBoldAfter0ptLinespacing15lines"/>
            </w:pPr>
            <w:r w:rsidRPr="009D2357">
              <w:t>ServiceDetails</w:t>
            </w:r>
          </w:p>
          <w:p w14:paraId="16B34A61" w14:textId="77777777" w:rsidR="000876E3" w:rsidRPr="009D2357" w:rsidRDefault="000876E3" w:rsidP="001F179A">
            <w:pPr>
              <w:pStyle w:val="StyleArial8ptBoldAfter0ptLinespacing15lines"/>
            </w:pPr>
            <w:r w:rsidRPr="009D2357">
              <w:t>SpecialRequest</w:t>
            </w:r>
          </w:p>
          <w:p w14:paraId="16B34A62" w14:textId="77777777" w:rsidR="000876E3" w:rsidRPr="009D2357" w:rsidRDefault="000876E3" w:rsidP="001F179A">
            <w:pPr>
              <w:pStyle w:val="StyleArial8ptBoldAfter0ptLinespacing15lines"/>
            </w:pPr>
            <w:r w:rsidRPr="009D2357">
              <w:t>SpeciaRequest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A63" w14:textId="77777777" w:rsidR="000876E3" w:rsidRPr="00EF28B9" w:rsidRDefault="000876E3" w:rsidP="001F179A">
            <w:pPr>
              <w:pStyle w:val="StyleArial8ptBoldAfter0ptLinespacing15lines"/>
            </w:pPr>
            <w:r>
              <w:t>M</w:t>
            </w:r>
          </w:p>
          <w:p w14:paraId="16B34A64" w14:textId="77777777" w:rsidR="000876E3" w:rsidRPr="00EF28B9" w:rsidRDefault="000876E3" w:rsidP="001F179A">
            <w:pPr>
              <w:pStyle w:val="StyleArial8ptBoldAfter0ptLinespacing15lines"/>
            </w:pPr>
            <w:r w:rsidRPr="00EF28B9">
              <w:t>M</w:t>
            </w:r>
          </w:p>
          <w:p w14:paraId="16B34A65" w14:textId="77777777" w:rsidR="000876E3" w:rsidRPr="00EF28B9" w:rsidRDefault="000876E3" w:rsidP="001F179A">
            <w:pPr>
              <w:pStyle w:val="StyleArial8ptBoldAfter0ptLinespacing15lines"/>
            </w:pPr>
            <w:r w:rsidRPr="00EF28B9">
              <w:t>A</w:t>
            </w:r>
          </w:p>
          <w:p w14:paraId="16B34A66" w14:textId="77777777" w:rsidR="000876E3" w:rsidRPr="00EF28B9" w:rsidRDefault="000876E3" w:rsidP="001F179A">
            <w:pPr>
              <w:pStyle w:val="StyleArial8ptBoldAfter0ptLinespacing15lines"/>
            </w:pPr>
            <w:r>
              <w:t>M</w:t>
            </w:r>
          </w:p>
          <w:p w14:paraId="16B34A67" w14:textId="77777777" w:rsidR="000876E3" w:rsidRPr="00EF28B9" w:rsidRDefault="000876E3" w:rsidP="001F179A">
            <w:pPr>
              <w:pStyle w:val="StyleArial8ptBoldAfter0ptLinespacing15lines"/>
            </w:pPr>
            <w:r w:rsidRPr="00EF28B9">
              <w:t>A</w:t>
            </w:r>
          </w:p>
          <w:p w14:paraId="16B34A68" w14:textId="77777777" w:rsidR="000876E3" w:rsidRPr="00EF28B9" w:rsidRDefault="000876E3" w:rsidP="001F179A">
            <w:pPr>
              <w:pStyle w:val="StyleArial8ptBoldAfter0ptLinespacing15lines"/>
            </w:pPr>
            <w:r w:rsidRPr="00EF28B9">
              <w:t>A</w:t>
            </w:r>
          </w:p>
          <w:p w14:paraId="16B34A69" w14:textId="77777777" w:rsidR="000876E3" w:rsidRPr="00EF28B9" w:rsidRDefault="000876E3" w:rsidP="001F179A">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A6A" w14:textId="77777777" w:rsidR="000876E3" w:rsidRPr="009D2357" w:rsidRDefault="000876E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A6B"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A6C"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A6D" w14:textId="77777777" w:rsidR="000876E3" w:rsidRPr="009D2357" w:rsidRDefault="000876E3" w:rsidP="009D2357">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A6E" w14:textId="77777777" w:rsidR="000876E3" w:rsidRPr="009D2357" w:rsidRDefault="000876E3" w:rsidP="009D2357">
            <w:pPr>
              <w:spacing w:after="0" w:line="360" w:lineRule="auto"/>
              <w:rPr>
                <w:rFonts w:ascii="Arial" w:hAnsi="Arial" w:cs="Arial"/>
                <w:b/>
                <w:sz w:val="16"/>
                <w:szCs w:val="16"/>
              </w:rPr>
            </w:pPr>
          </w:p>
        </w:tc>
      </w:tr>
      <w:tr w:rsidR="000876E3" w:rsidRPr="00F860DF" w14:paraId="16B34A7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70" w14:textId="77777777" w:rsidR="000876E3" w:rsidRPr="00C775C7" w:rsidRDefault="000876E3" w:rsidP="00C775C7">
            <w:pPr>
              <w:pStyle w:val="StyleArial8ptAfter0ptLinespacingsingle"/>
              <w:rPr>
                <w:b/>
              </w:rPr>
            </w:pPr>
            <w:r w:rsidRPr="00C775C7">
              <w:rPr>
                <w:b/>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71" w14:textId="77777777" w:rsidR="000876E3" w:rsidRPr="00C775C7" w:rsidRDefault="000876E3" w:rsidP="00C775C7">
            <w:pPr>
              <w:pStyle w:val="StyleArial8ptAfter0ptLinespacingsingle"/>
              <w:rPr>
                <w:b/>
              </w:rPr>
            </w:pPr>
            <w:r w:rsidRPr="00C775C7">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72" w14:textId="77777777" w:rsidR="000876E3" w:rsidRPr="00C775C7" w:rsidRDefault="000876E3" w:rsidP="00C775C7">
            <w:pPr>
              <w:pStyle w:val="StyleArial8ptAfter0ptLinespacingsingle"/>
              <w:rPr>
                <w:b/>
              </w:rPr>
            </w:pPr>
            <w:r w:rsidRPr="00C775C7">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73" w14:textId="77777777" w:rsidR="000876E3" w:rsidRPr="0037626C" w:rsidRDefault="000876E3" w:rsidP="001F179A">
            <w:pPr>
              <w:pStyle w:val="StyleArial8ptAfter0ptLinespacingsingle"/>
            </w:pPr>
            <w:r w:rsidRPr="0037626C">
              <w:t>FormattedTextTextType</w:t>
            </w:r>
          </w:p>
          <w:p w14:paraId="16B34A74" w14:textId="77777777" w:rsidR="000876E3" w:rsidRPr="0037626C" w:rsidRDefault="000876E3" w:rsidP="001F179A">
            <w:pPr>
              <w:pStyle w:val="StyleTableText8pt"/>
            </w:pPr>
            <w:r w:rsidRPr="0037626C">
              <w:rPr>
                <w:i/>
              </w:rPr>
              <w:t>Example:</w:t>
            </w:r>
          </w:p>
          <w:p w14:paraId="16B34A75" w14:textId="77777777" w:rsidR="000876E3" w:rsidRPr="0037626C" w:rsidRDefault="000876E3" w:rsidP="00BC1448">
            <w:pPr>
              <w:suppressAutoHyphens/>
              <w:spacing w:after="0"/>
              <w:rPr>
                <w:rFonts w:ascii="Arial" w:hAnsi="Arial" w:cs="Arial"/>
                <w:sz w:val="16"/>
                <w:szCs w:val="16"/>
              </w:rPr>
            </w:pPr>
            <w:r w:rsidRPr="0037626C">
              <w:rPr>
                <w:rFonts w:ascii="Arial" w:hAnsi="Arial" w:cs="Arial"/>
                <w:sz w:val="16"/>
                <w:szCs w:val="16"/>
              </w:rPr>
              <w:t xml:space="preserve">&lt;SpecialRequest  RequestCode=”PUP”&gt; </w:t>
            </w:r>
            <w:r w:rsidRPr="0037626C">
              <w:rPr>
                <w:rFonts w:ascii="Arial" w:hAnsi="Arial" w:cs="Arial"/>
                <w:b/>
                <w:sz w:val="16"/>
                <w:szCs w:val="16"/>
              </w:rPr>
              <w:t>&lt;Text&gt;Limo Pickup Confirmed  Client Arriving YX 10 at 2230&lt;/Text&gt;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76"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77" w14:textId="77777777" w:rsidR="000876E3" w:rsidRPr="0037626C"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78" w14:textId="77777777" w:rsidR="000876E3" w:rsidRPr="0037626C" w:rsidRDefault="000876E3" w:rsidP="001F179A">
            <w:pPr>
              <w:pStyle w:val="StyleArial8ptAfter0ptLinespacingsingle"/>
            </w:pPr>
            <w:r w:rsidRPr="0037626C">
              <w:t>Airport Pickup Information</w:t>
            </w:r>
          </w:p>
          <w:p w14:paraId="16B34A79" w14:textId="77777777" w:rsidR="000876E3" w:rsidRPr="0037626C" w:rsidRDefault="000876E3" w:rsidP="001F179A">
            <w:pPr>
              <w:pStyle w:val="StyleArial8ptAfter0ptLinespacingsingle"/>
            </w:pPr>
            <w:r w:rsidRPr="0037626C">
              <w:t>GDS=90</w:t>
            </w:r>
          </w:p>
          <w:p w14:paraId="16B34A7A" w14:textId="77777777" w:rsidR="000876E3" w:rsidRPr="0037626C" w:rsidRDefault="000876E3" w:rsidP="00ED3D1D">
            <w:pPr>
              <w:spacing w:after="0" w:line="240" w:lineRule="auto"/>
              <w:rPr>
                <w:rFonts w:ascii="Arial" w:hAnsi="Arial" w:cs="Arial"/>
                <w:sz w:val="16"/>
                <w:szCs w:val="16"/>
              </w:rPr>
            </w:pPr>
          </w:p>
        </w:tc>
      </w:tr>
      <w:tr w:rsidR="000876E3" w:rsidRPr="009D2357" w14:paraId="16B34A82"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A7C" w14:textId="77777777" w:rsidR="000876E3" w:rsidRPr="009D2357"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7D" w14:textId="77777777" w:rsidR="000876E3" w:rsidRPr="009D2357" w:rsidRDefault="000876E3" w:rsidP="009D235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7E" w14:textId="77777777" w:rsidR="000876E3" w:rsidRPr="009D2357" w:rsidRDefault="000876E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7F" w14:textId="77777777" w:rsidR="000876E3" w:rsidRPr="009D2357" w:rsidRDefault="000876E3" w:rsidP="009D235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80" w14:textId="77777777" w:rsidR="000876E3" w:rsidRPr="009D2357" w:rsidRDefault="000876E3" w:rsidP="009D2357">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81" w14:textId="77777777" w:rsidR="000876E3" w:rsidRPr="009D2357" w:rsidRDefault="000876E3" w:rsidP="009D2357">
            <w:pPr>
              <w:spacing w:after="0" w:line="360" w:lineRule="auto"/>
              <w:rPr>
                <w:rFonts w:ascii="Arial" w:hAnsi="Arial" w:cs="Arial"/>
                <w:b/>
                <w:sz w:val="16"/>
                <w:szCs w:val="16"/>
              </w:rPr>
            </w:pPr>
          </w:p>
        </w:tc>
      </w:tr>
      <w:tr w:rsidR="000876E3" w:rsidRPr="009D2357" w14:paraId="16B34A9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A83" w14:textId="77777777" w:rsidR="000876E3" w:rsidRPr="009D2357" w:rsidRDefault="000876E3" w:rsidP="001F179A">
            <w:pPr>
              <w:pStyle w:val="StyleArial8ptBoldAfter0ptLinespacing15lines"/>
            </w:pPr>
            <w:r w:rsidRPr="009D2357">
              <w:t>1</w:t>
            </w:r>
          </w:p>
          <w:p w14:paraId="16B34A84" w14:textId="77777777" w:rsidR="000876E3" w:rsidRPr="009D2357" w:rsidRDefault="000876E3" w:rsidP="001F179A">
            <w:pPr>
              <w:pStyle w:val="StyleArial8ptBoldAfter0ptLinespacing15lines"/>
            </w:pPr>
            <w:r w:rsidRPr="009D2357">
              <w:t>2</w:t>
            </w:r>
          </w:p>
          <w:p w14:paraId="16B34A85" w14:textId="77777777" w:rsidR="000876E3" w:rsidRPr="009D2357" w:rsidRDefault="000876E3" w:rsidP="001F179A">
            <w:pPr>
              <w:pStyle w:val="StyleArial8ptBoldAfter0ptLinespacing15lines"/>
            </w:pPr>
            <w:r w:rsidRPr="009D2357">
              <w:t>3</w:t>
            </w:r>
          </w:p>
          <w:p w14:paraId="16B34A86" w14:textId="77777777" w:rsidR="000876E3" w:rsidRPr="009D2357" w:rsidRDefault="000876E3" w:rsidP="001F179A">
            <w:pPr>
              <w:pStyle w:val="StyleArial8ptBoldAfter0ptLinespacing15lines"/>
            </w:pPr>
            <w:r w:rsidRPr="009D2357">
              <w:t>4</w:t>
            </w:r>
          </w:p>
          <w:p w14:paraId="16B34A87" w14:textId="77777777" w:rsidR="000876E3" w:rsidRPr="009D2357" w:rsidRDefault="000876E3" w:rsidP="001F179A">
            <w:pPr>
              <w:pStyle w:val="StyleArial8ptBoldAfter0ptLinespacing15lines"/>
            </w:pPr>
            <w:r w:rsidRPr="009D2357">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A88" w14:textId="77777777" w:rsidR="000876E3" w:rsidRPr="00276660" w:rsidRDefault="000876E3" w:rsidP="001F179A">
            <w:pPr>
              <w:pStyle w:val="StyleArial8ptBoldAfter0ptLinespacing15lines"/>
            </w:pPr>
            <w:r w:rsidRPr="00276660">
              <w:t>HotelRes</w:t>
            </w:r>
            <w:r>
              <w:t>Modifies</w:t>
            </w:r>
          </w:p>
          <w:p w14:paraId="16B34A89" w14:textId="77777777" w:rsidR="000876E3" w:rsidRPr="009D2357" w:rsidRDefault="000876E3" w:rsidP="001F179A">
            <w:pPr>
              <w:pStyle w:val="StyleArial8ptBoldAfter0ptLinespacing15lines"/>
            </w:pPr>
            <w:r w:rsidRPr="00276660">
              <w:t>HotelRes</w:t>
            </w:r>
            <w:r>
              <w:t>Modify</w:t>
            </w:r>
          </w:p>
          <w:p w14:paraId="16B34A8A" w14:textId="77777777" w:rsidR="000876E3" w:rsidRPr="009D2357" w:rsidRDefault="000876E3" w:rsidP="001F179A">
            <w:pPr>
              <w:pStyle w:val="StyleArial8ptBoldAfter0ptLinespacing15lines"/>
            </w:pPr>
            <w:r w:rsidRPr="009D2357">
              <w:t>ResGlobalInfo</w:t>
            </w:r>
          </w:p>
          <w:p w14:paraId="16B34A8B" w14:textId="77777777" w:rsidR="000876E3" w:rsidRPr="009D2357" w:rsidRDefault="000876E3" w:rsidP="001F179A">
            <w:pPr>
              <w:pStyle w:val="StyleArial8ptBoldAfter0ptLinespacing15lines"/>
            </w:pPr>
            <w:r w:rsidRPr="009D2357">
              <w:t>Comments</w:t>
            </w:r>
          </w:p>
          <w:p w14:paraId="16B34A8C" w14:textId="77777777" w:rsidR="000876E3" w:rsidRPr="009D2357" w:rsidRDefault="000876E3" w:rsidP="001F179A">
            <w:pPr>
              <w:pStyle w:val="StyleArial8ptBoldAfter0ptLinespacing15lines"/>
            </w:pPr>
            <w:r w:rsidRPr="009D2357">
              <w:t>Comment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A8D" w14:textId="77777777" w:rsidR="000876E3" w:rsidRPr="009D2357" w:rsidRDefault="000876E3" w:rsidP="001F179A">
            <w:pPr>
              <w:pStyle w:val="StyleArial8ptBoldAfter0ptLinespacing15lines"/>
            </w:pPr>
            <w:r>
              <w:t>M</w:t>
            </w:r>
          </w:p>
          <w:p w14:paraId="16B34A8E" w14:textId="77777777" w:rsidR="000876E3" w:rsidRPr="009D2357" w:rsidRDefault="000876E3" w:rsidP="001F179A">
            <w:pPr>
              <w:pStyle w:val="StyleArial8ptBoldAfter0ptLinespacing15lines"/>
            </w:pPr>
            <w:r w:rsidRPr="009D2357">
              <w:t>M</w:t>
            </w:r>
          </w:p>
          <w:p w14:paraId="16B34A8F" w14:textId="77777777" w:rsidR="000876E3" w:rsidRPr="009D2357" w:rsidRDefault="000876E3" w:rsidP="001F179A">
            <w:pPr>
              <w:pStyle w:val="StyleArial8ptBoldAfter0ptLinespacing15lines"/>
            </w:pPr>
            <w:r>
              <w:t>M</w:t>
            </w:r>
          </w:p>
          <w:p w14:paraId="16B34A90" w14:textId="77777777" w:rsidR="000876E3" w:rsidRPr="009D2357" w:rsidRDefault="000876E3" w:rsidP="001F179A">
            <w:pPr>
              <w:pStyle w:val="StyleArial8ptBoldAfter0ptLinespacing15lines"/>
            </w:pPr>
            <w:r w:rsidRPr="009D2357">
              <w:t>A</w:t>
            </w:r>
          </w:p>
          <w:p w14:paraId="16B34A91" w14:textId="77777777" w:rsidR="000876E3" w:rsidRPr="009D2357" w:rsidRDefault="000876E3" w:rsidP="001F179A">
            <w:pPr>
              <w:pStyle w:val="StyleArial8ptBoldAfter0ptLinespacing15lines"/>
            </w:pPr>
            <w: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A92" w14:textId="77777777" w:rsidR="000876E3" w:rsidRPr="009D2357" w:rsidRDefault="000876E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A93"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GDS</w:t>
            </w:r>
          </w:p>
          <w:p w14:paraId="16B34A94" w14:textId="77777777" w:rsidR="000876E3" w:rsidRPr="000D1D6F" w:rsidRDefault="000876E3" w:rsidP="00951C38">
            <w:pPr>
              <w:spacing w:after="0" w:line="360" w:lineRule="auto"/>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A95" w14:textId="77777777" w:rsidR="000876E3" w:rsidRPr="009D2357" w:rsidRDefault="000876E3" w:rsidP="009D2357">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A96" w14:textId="77777777" w:rsidR="000876E3" w:rsidRPr="009D2357" w:rsidRDefault="000876E3" w:rsidP="009D2357">
            <w:pPr>
              <w:spacing w:after="0" w:line="360" w:lineRule="auto"/>
              <w:rPr>
                <w:rFonts w:ascii="Arial" w:hAnsi="Arial" w:cs="Arial"/>
                <w:b/>
                <w:sz w:val="16"/>
                <w:szCs w:val="16"/>
              </w:rPr>
            </w:pPr>
          </w:p>
        </w:tc>
      </w:tr>
      <w:tr w:rsidR="000876E3" w:rsidRPr="00F860DF" w14:paraId="16B34AA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98" w14:textId="77777777" w:rsidR="000876E3" w:rsidRPr="00C775C7" w:rsidRDefault="000876E3" w:rsidP="00C775C7">
            <w:pPr>
              <w:pStyle w:val="StyleArial8ptAfter0ptLinespacingsingle"/>
              <w:rPr>
                <w:b/>
              </w:rPr>
            </w:pPr>
            <w:r w:rsidRPr="00C775C7">
              <w:rPr>
                <w:b/>
              </w:rPr>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99" w14:textId="77777777" w:rsidR="000876E3" w:rsidRPr="00C775C7" w:rsidRDefault="000876E3" w:rsidP="00C775C7">
            <w:pPr>
              <w:pStyle w:val="StyleArial8ptAfter0ptLinespacingsingle"/>
              <w:rPr>
                <w:b/>
              </w:rPr>
            </w:pPr>
            <w:r w:rsidRPr="00C775C7">
              <w:rPr>
                <w:b/>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9A" w14:textId="77777777" w:rsidR="000876E3" w:rsidRPr="00C775C7" w:rsidRDefault="000876E3" w:rsidP="00C775C7">
            <w:pPr>
              <w:pStyle w:val="StyleArial8ptAfter0ptLinespacingsingle"/>
              <w:rPr>
                <w:b/>
              </w:rPr>
            </w:pPr>
            <w:r w:rsidRPr="00C775C7">
              <w:rPr>
                <w:b/>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9B" w14:textId="77777777" w:rsidR="000876E3" w:rsidRPr="0037626C" w:rsidRDefault="000876E3" w:rsidP="001F179A">
            <w:pPr>
              <w:pStyle w:val="StyleArial8ptAfter0ptLinespacingsingle"/>
            </w:pPr>
            <w:r w:rsidRPr="0037626C">
              <w:t>FormattedTextTextType</w:t>
            </w:r>
          </w:p>
          <w:p w14:paraId="16B34A9C" w14:textId="77777777" w:rsidR="000876E3" w:rsidRPr="008152E6" w:rsidRDefault="000876E3" w:rsidP="001F179A">
            <w:pPr>
              <w:pStyle w:val="StyleArial8ptAfter0ptLinespacingsingle"/>
              <w:rPr>
                <w:i/>
              </w:rPr>
            </w:pPr>
            <w:r w:rsidRPr="008152E6">
              <w:rPr>
                <w:i/>
              </w:rPr>
              <w:t>Example:</w:t>
            </w:r>
          </w:p>
          <w:p w14:paraId="16B34A9D" w14:textId="77777777" w:rsidR="000876E3" w:rsidRPr="0037626C" w:rsidRDefault="000876E3" w:rsidP="001F179A">
            <w:pPr>
              <w:pStyle w:val="StyleArial8ptAfter0pt"/>
            </w:pPr>
            <w:r w:rsidRPr="0037626C">
              <w:t>&lt;Comment&gt;</w:t>
            </w:r>
          </w:p>
          <w:p w14:paraId="16B34A9E" w14:textId="77777777" w:rsidR="000876E3" w:rsidRPr="0037626C" w:rsidRDefault="000876E3" w:rsidP="00BC144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37626C">
              <w:rPr>
                <w:rFonts w:ascii="Arial" w:hAnsi="Arial" w:cs="Arial"/>
                <w:b/>
                <w:sz w:val="16"/>
                <w:szCs w:val="16"/>
              </w:rPr>
              <w:t>&lt;Text&gt;Global Comments&lt;/Text&gt;</w:t>
            </w:r>
          </w:p>
          <w:p w14:paraId="16B34A9F" w14:textId="77777777" w:rsidR="000876E3" w:rsidRPr="0037626C" w:rsidRDefault="000876E3" w:rsidP="001F179A">
            <w:pPr>
              <w:pStyle w:val="StyleArial8ptAfter0ptLinespacingsingle"/>
            </w:pPr>
            <w:r w:rsidRPr="0037626C">
              <w:t>&lt;/Comments&gt;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A0"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A1" w14:textId="77777777" w:rsidR="000876E3" w:rsidRPr="0037626C"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16B34AA2" w14:textId="77777777" w:rsidR="000876E3" w:rsidRPr="00FC2334" w:rsidRDefault="000876E3" w:rsidP="001F179A">
            <w:pPr>
              <w:pStyle w:val="StyleArial8ptAfter0ptLinespacingsingle"/>
            </w:pPr>
            <w:r w:rsidRPr="00FC2334">
              <w:t xml:space="preserve">Reservation Information </w:t>
            </w:r>
          </w:p>
          <w:p w14:paraId="16B34AA3" w14:textId="77777777" w:rsidR="000876E3" w:rsidRPr="00FC2334" w:rsidRDefault="000876E3" w:rsidP="000D1D6F">
            <w:pPr>
              <w:spacing w:after="0"/>
              <w:rPr>
                <w:rFonts w:ascii="Arial" w:hAnsi="Arial" w:cs="Arial"/>
                <w:b/>
                <w:sz w:val="16"/>
                <w:szCs w:val="16"/>
              </w:rPr>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  </w:t>
            </w:r>
          </w:p>
          <w:p w14:paraId="16B34AA4" w14:textId="77777777" w:rsidR="000876E3" w:rsidRPr="00FC2334" w:rsidRDefault="000876E3" w:rsidP="00CA7F1D">
            <w:pPr>
              <w:spacing w:after="0" w:line="240" w:lineRule="auto"/>
            </w:pPr>
            <w:r w:rsidRPr="00FC2334">
              <w:rPr>
                <w:rFonts w:ascii="Arial" w:hAnsi="Arial" w:cs="Arial"/>
                <w:i/>
                <w:sz w:val="16"/>
                <w:szCs w:val="16"/>
              </w:rPr>
              <w:t>Applicable to Galileo/Apollo</w:t>
            </w:r>
            <w:r w:rsidRPr="00FC2334">
              <w:rPr>
                <w:rFonts w:ascii="Arial" w:hAnsi="Arial" w:cs="Arial"/>
                <w:sz w:val="16"/>
                <w:szCs w:val="16"/>
              </w:rPr>
              <w:t>.</w:t>
            </w:r>
          </w:p>
        </w:tc>
      </w:tr>
      <w:tr w:rsidR="000876E3" w:rsidRPr="00C74B56" w14:paraId="16B34AAC"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AA6" w14:textId="77777777" w:rsidR="000876E3" w:rsidRPr="00C74B56"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A7" w14:textId="77777777" w:rsidR="000876E3" w:rsidRPr="00C74B56" w:rsidRDefault="000876E3" w:rsidP="00C74B56">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AA8" w14:textId="77777777" w:rsidR="000876E3" w:rsidRPr="00C74B56" w:rsidRDefault="000876E3" w:rsidP="00C74B56">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A9" w14:textId="77777777" w:rsidR="000876E3" w:rsidRPr="00C74B56" w:rsidRDefault="000876E3" w:rsidP="00C74B56">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AA" w14:textId="77777777" w:rsidR="000876E3" w:rsidRPr="00C74B56" w:rsidRDefault="000876E3" w:rsidP="00C74B56">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AB" w14:textId="77777777" w:rsidR="000876E3" w:rsidRPr="00C74B56" w:rsidRDefault="000876E3" w:rsidP="00C74B56">
            <w:pPr>
              <w:spacing w:after="0" w:line="360" w:lineRule="auto"/>
              <w:rPr>
                <w:rFonts w:ascii="Arial" w:hAnsi="Arial" w:cs="Arial"/>
                <w:b/>
                <w:sz w:val="16"/>
                <w:szCs w:val="16"/>
              </w:rPr>
            </w:pPr>
          </w:p>
        </w:tc>
      </w:tr>
      <w:tr w:rsidR="000876E3" w:rsidRPr="00C74B56" w14:paraId="16B34AC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AAD" w14:textId="77777777" w:rsidR="000876E3" w:rsidRPr="009727E9" w:rsidRDefault="000876E3" w:rsidP="001F179A">
            <w:pPr>
              <w:pStyle w:val="StyleArial8ptBoldAfter0ptLinespacing15lines"/>
            </w:pPr>
            <w:r w:rsidRPr="009727E9">
              <w:t>1</w:t>
            </w:r>
          </w:p>
          <w:p w14:paraId="16B34AAE" w14:textId="77777777" w:rsidR="000876E3" w:rsidRPr="009727E9" w:rsidRDefault="000876E3" w:rsidP="001F179A">
            <w:pPr>
              <w:pStyle w:val="StyleArial8ptBoldAfter0ptLinespacing15lines"/>
            </w:pPr>
            <w:r w:rsidRPr="009727E9">
              <w:t>2</w:t>
            </w:r>
          </w:p>
          <w:p w14:paraId="16B34AAF" w14:textId="77777777" w:rsidR="000876E3" w:rsidRPr="009727E9" w:rsidRDefault="000876E3" w:rsidP="001F179A">
            <w:pPr>
              <w:pStyle w:val="StyleArial8ptBoldAfter0ptLinespacing15lines"/>
            </w:pPr>
            <w:r w:rsidRPr="009727E9">
              <w:t>3</w:t>
            </w:r>
          </w:p>
          <w:p w14:paraId="16B34AB0" w14:textId="77777777" w:rsidR="000876E3" w:rsidRPr="009727E9" w:rsidRDefault="000876E3" w:rsidP="001F179A">
            <w:pPr>
              <w:pStyle w:val="StyleArial8ptBoldAfter0ptLinespacing15lines"/>
            </w:pPr>
            <w:r w:rsidRPr="009727E9">
              <w:t>4</w:t>
            </w:r>
          </w:p>
          <w:p w14:paraId="16B34AB1" w14:textId="77777777" w:rsidR="000876E3" w:rsidRPr="009727E9" w:rsidRDefault="000876E3" w:rsidP="001F179A">
            <w:pPr>
              <w:pStyle w:val="StyleArial8ptBoldAfter0ptLinespacing15lines"/>
            </w:pPr>
            <w:r w:rsidRPr="009727E9">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AB2" w14:textId="77777777" w:rsidR="000876E3" w:rsidRPr="009727E9" w:rsidRDefault="000876E3" w:rsidP="001F179A">
            <w:pPr>
              <w:pStyle w:val="StyleArial8ptBoldAfter0ptLinespacing15lines"/>
            </w:pPr>
            <w:r w:rsidRPr="009727E9">
              <w:t>HotelResModifies</w:t>
            </w:r>
          </w:p>
          <w:p w14:paraId="16B34AB3" w14:textId="77777777" w:rsidR="000876E3" w:rsidRPr="009727E9" w:rsidRDefault="000876E3" w:rsidP="001F179A">
            <w:pPr>
              <w:pStyle w:val="StyleArial8ptBoldAfter0ptLinespacing15lines"/>
            </w:pPr>
            <w:r w:rsidRPr="009727E9">
              <w:t>HotelResModify</w:t>
            </w:r>
          </w:p>
          <w:p w14:paraId="16B34AB4" w14:textId="77777777" w:rsidR="000876E3" w:rsidRPr="009727E9" w:rsidRDefault="000876E3" w:rsidP="001F179A">
            <w:pPr>
              <w:pStyle w:val="StyleArial8ptBoldAfter0ptLinespacing15lines"/>
            </w:pPr>
            <w:r w:rsidRPr="009727E9">
              <w:t>ResGlobalInfo</w:t>
            </w:r>
          </w:p>
          <w:p w14:paraId="16B34AB5" w14:textId="77777777" w:rsidR="000876E3" w:rsidRPr="009727E9" w:rsidRDefault="000876E3" w:rsidP="001F179A">
            <w:pPr>
              <w:pStyle w:val="StyleArial8ptBoldAfter0ptLinespacing15lines"/>
            </w:pPr>
            <w:r w:rsidRPr="009727E9">
              <w:t>HotelReservationIDs</w:t>
            </w:r>
          </w:p>
          <w:p w14:paraId="16B34AB6" w14:textId="77777777" w:rsidR="000876E3" w:rsidRPr="009727E9" w:rsidRDefault="000876E3" w:rsidP="001F179A">
            <w:pPr>
              <w:pStyle w:val="StyleArial8ptBoldAfter0ptLinespacing15lines"/>
            </w:pPr>
            <w:r w:rsidRPr="009727E9">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AB7" w14:textId="77777777" w:rsidR="000876E3" w:rsidRPr="009727E9" w:rsidRDefault="000876E3" w:rsidP="001F179A">
            <w:pPr>
              <w:pStyle w:val="StyleArial8ptBoldAfter0ptLinespacing15lines"/>
            </w:pPr>
            <w:r w:rsidRPr="009727E9">
              <w:t>M</w:t>
            </w:r>
          </w:p>
          <w:p w14:paraId="16B34AB8" w14:textId="77777777" w:rsidR="000876E3" w:rsidRPr="009727E9" w:rsidRDefault="000876E3" w:rsidP="001F179A">
            <w:pPr>
              <w:pStyle w:val="StyleArial8ptBoldAfter0ptLinespacing15lines"/>
            </w:pPr>
            <w:r w:rsidRPr="009727E9">
              <w:t>M</w:t>
            </w:r>
          </w:p>
          <w:p w14:paraId="16B34AB9" w14:textId="77777777" w:rsidR="000876E3" w:rsidRPr="009727E9" w:rsidRDefault="000876E3" w:rsidP="001F179A">
            <w:pPr>
              <w:pStyle w:val="StyleArial8ptBoldAfter0ptLinespacing15lines"/>
            </w:pPr>
            <w:r w:rsidRPr="009727E9">
              <w:t>M</w:t>
            </w:r>
          </w:p>
          <w:p w14:paraId="16B34ABA" w14:textId="77777777" w:rsidR="000876E3" w:rsidRPr="009727E9" w:rsidRDefault="000876E3" w:rsidP="001F179A">
            <w:pPr>
              <w:pStyle w:val="StyleArial8ptBoldAfter0ptLinespacing15lines"/>
            </w:pPr>
            <w:r w:rsidRPr="009727E9">
              <w:t>M</w:t>
            </w:r>
          </w:p>
          <w:p w14:paraId="16B34ABB" w14:textId="77777777" w:rsidR="000876E3" w:rsidRPr="009727E9" w:rsidRDefault="000876E3" w:rsidP="001F179A">
            <w:pPr>
              <w:pStyle w:val="StyleArial8ptBoldAfter0ptLinespacing15lines"/>
            </w:pPr>
            <w:r w:rsidRPr="009727E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ABC" w14:textId="77777777" w:rsidR="000876E3" w:rsidRPr="009727E9" w:rsidRDefault="000876E3" w:rsidP="001B12C8">
            <w:pPr>
              <w:pStyle w:val="StyleArial8ptAfter0ptLinespacingsingle"/>
              <w:spacing w:line="276" w:lineRule="auto"/>
              <w:rPr>
                <w:rFonts w:cs="Arial"/>
                <w:b/>
                <w:szCs w:val="16"/>
              </w:rPr>
            </w:pPr>
            <w:r w:rsidRPr="009727E9">
              <w:rPr>
                <w:b/>
              </w:rPr>
              <w:t>GDS Note:</w:t>
            </w:r>
            <w:r w:rsidRPr="009727E9">
              <w:t xml:space="preserve">  One occurrence of Confirmation Number (@Type=”14”) s required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ABD" w14:textId="77777777" w:rsidR="000876E3" w:rsidRPr="009727E9" w:rsidRDefault="000876E3" w:rsidP="00951C38">
            <w:pPr>
              <w:spacing w:after="0" w:line="360" w:lineRule="auto"/>
              <w:jc w:val="center"/>
              <w:rPr>
                <w:rFonts w:ascii="Arial" w:hAnsi="Arial" w:cs="Arial"/>
                <w:b/>
                <w:sz w:val="16"/>
                <w:szCs w:val="16"/>
              </w:rPr>
            </w:pPr>
            <w:r w:rsidRPr="009727E9">
              <w:rPr>
                <w:rFonts w:ascii="Arial" w:hAnsi="Arial" w:cs="Arial"/>
                <w:b/>
                <w:sz w:val="16"/>
                <w:szCs w:val="16"/>
              </w:rPr>
              <w:t>GDS</w:t>
            </w:r>
          </w:p>
          <w:p w14:paraId="16B34ABE" w14:textId="77777777" w:rsidR="000876E3" w:rsidRPr="000D1D6F" w:rsidRDefault="000876E3" w:rsidP="00951C38">
            <w:pPr>
              <w:spacing w:after="0" w:line="360" w:lineRule="auto"/>
              <w:jc w:val="center"/>
              <w:rPr>
                <w:rFonts w:ascii="Arial" w:hAnsi="Arial" w:cs="Arial"/>
                <w:b/>
                <w:sz w:val="16"/>
                <w:szCs w:val="16"/>
              </w:rPr>
            </w:pPr>
            <w:r w:rsidRPr="009727E9">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ABF" w14:textId="77777777" w:rsidR="000876E3" w:rsidRPr="00C74B56" w:rsidRDefault="000876E3" w:rsidP="00C74B56">
            <w:pPr>
              <w:spacing w:after="0" w:line="360" w:lineRule="auto"/>
              <w:rPr>
                <w:rFonts w:ascii="Arial" w:hAnsi="Arial" w:cs="Arial"/>
                <w:b/>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AC0" w14:textId="77777777" w:rsidR="000876E3" w:rsidRPr="00C74B56" w:rsidRDefault="000876E3" w:rsidP="00C74B56">
            <w:pPr>
              <w:spacing w:after="0" w:line="360" w:lineRule="auto"/>
              <w:rPr>
                <w:rFonts w:ascii="Arial" w:hAnsi="Arial" w:cs="Arial"/>
                <w:b/>
                <w:sz w:val="16"/>
                <w:szCs w:val="16"/>
              </w:rPr>
            </w:pPr>
          </w:p>
        </w:tc>
      </w:tr>
      <w:tr w:rsidR="000876E3" w:rsidRPr="00F860DF" w14:paraId="16B34AD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AC2" w14:textId="77777777" w:rsidR="000876E3" w:rsidRPr="003152CE" w:rsidRDefault="000876E3" w:rsidP="00C74B5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AC3" w14:textId="77777777" w:rsidR="000876E3" w:rsidRPr="0037626C" w:rsidRDefault="000876E3" w:rsidP="001F179A">
            <w:pPr>
              <w:pStyle w:val="StyleArial8ptAfter0ptLinespacingsingle"/>
            </w:pPr>
            <w:r w:rsidRPr="0037626C">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C4"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C5" w14:textId="77777777" w:rsidR="000876E3" w:rsidRPr="0037626C" w:rsidRDefault="000876E3" w:rsidP="001F179A">
            <w:pPr>
              <w:pStyle w:val="StyleArial8ptAfter0ptLinespacingsingle"/>
            </w:pPr>
            <w:r w:rsidRPr="0037626C">
              <w:t>OTA_CodeType</w:t>
            </w:r>
          </w:p>
          <w:p w14:paraId="16B34AC6" w14:textId="77777777" w:rsidR="000876E3" w:rsidRPr="0037626C" w:rsidRDefault="000876E3" w:rsidP="001F179A">
            <w:pPr>
              <w:pStyle w:val="StyleTableText8pt"/>
            </w:pPr>
            <w:r w:rsidRPr="0037626C">
              <w:rPr>
                <w:i/>
              </w:rPr>
              <w:t>Example – Confirmation Number:</w:t>
            </w:r>
          </w:p>
          <w:p w14:paraId="16B34AC7" w14:textId="77777777" w:rsidR="000876E3" w:rsidRPr="0037626C" w:rsidRDefault="000876E3" w:rsidP="001F179A">
            <w:pPr>
              <w:pStyle w:val="StyleArial8ptAfter0ptLinespacingsingle"/>
            </w:pPr>
            <w:r w:rsidRPr="0037626C">
              <w:t>&lt;HotelReservationID</w:t>
            </w:r>
          </w:p>
          <w:p w14:paraId="16B34AC8" w14:textId="77777777" w:rsidR="000876E3" w:rsidRPr="0037626C" w:rsidRDefault="000876E3" w:rsidP="006516FD">
            <w:pPr>
              <w:spacing w:after="0" w:line="240" w:lineRule="auto"/>
              <w:rPr>
                <w:rFonts w:ascii="Arial" w:hAnsi="Arial" w:cs="Arial"/>
                <w:sz w:val="16"/>
                <w:szCs w:val="16"/>
              </w:rPr>
            </w:pPr>
            <w:r>
              <w:rPr>
                <w:rFonts w:ascii="Arial" w:hAnsi="Arial" w:cs="Arial"/>
                <w:b/>
                <w:sz w:val="16"/>
                <w:szCs w:val="16"/>
              </w:rPr>
              <w:t>ResID_Type</w:t>
            </w:r>
            <w:r w:rsidRPr="0037626C">
              <w:rPr>
                <w:rFonts w:ascii="Arial" w:hAnsi="Arial" w:cs="Arial"/>
                <w:b/>
                <w:sz w:val="16"/>
                <w:szCs w:val="16"/>
              </w:rPr>
              <w:t>=”14”</w:t>
            </w:r>
            <w:r w:rsidRPr="0037626C">
              <w:rPr>
                <w:rFonts w:ascii="Arial" w:hAnsi="Arial" w:cs="Arial"/>
                <w:sz w:val="16"/>
                <w:szCs w:val="16"/>
              </w:rPr>
              <w:t xml:space="preserve"> </w:t>
            </w:r>
            <w:r>
              <w:rPr>
                <w:rFonts w:ascii="Arial" w:hAnsi="Arial" w:cs="Arial"/>
                <w:sz w:val="16"/>
                <w:szCs w:val="16"/>
              </w:rPr>
              <w:t>ResID_Value</w:t>
            </w:r>
            <w:r w:rsidRPr="0037626C">
              <w:rPr>
                <w:rFonts w:ascii="Arial" w:hAnsi="Arial" w:cs="Arial"/>
                <w:sz w:val="16"/>
                <w:szCs w:val="16"/>
              </w:rPr>
              <w:t>=”1234567890”</w:t>
            </w:r>
          </w:p>
          <w:p w14:paraId="16B34AC9" w14:textId="77777777" w:rsidR="000876E3" w:rsidRPr="0037626C" w:rsidRDefault="000876E3" w:rsidP="001F179A">
            <w:pPr>
              <w:pStyle w:val="StyleArial8ptAfter0ptLinespacingsingle"/>
            </w:pPr>
            <w:r w:rsidRPr="0037626C">
              <w:t>ResID</w:t>
            </w:r>
            <w:r>
              <w:t>_</w:t>
            </w:r>
            <w:r w:rsidRPr="0037626C">
              <w:t>SourceContext=”XX”/&gt;</w:t>
            </w:r>
          </w:p>
          <w:p w14:paraId="16B34ACA" w14:textId="77777777" w:rsidR="000876E3" w:rsidRPr="0037626C" w:rsidRDefault="000876E3" w:rsidP="001F179A">
            <w:pPr>
              <w:pStyle w:val="StyleArial8ptAfter0ptLinespacingsingle"/>
            </w:pPr>
          </w:p>
          <w:p w14:paraId="16B34ACB" w14:textId="77777777" w:rsidR="000876E3" w:rsidRPr="0037626C" w:rsidRDefault="000876E3" w:rsidP="001F179A">
            <w:pPr>
              <w:pStyle w:val="StyleTableText8pt"/>
            </w:pPr>
            <w:r w:rsidRPr="0037626C">
              <w:rPr>
                <w:i/>
              </w:rPr>
              <w:t>Example – Booking Reference</w:t>
            </w:r>
          </w:p>
          <w:p w14:paraId="16B34ACC" w14:textId="77777777" w:rsidR="000876E3" w:rsidRPr="0037626C" w:rsidRDefault="000876E3" w:rsidP="001F179A">
            <w:pPr>
              <w:pStyle w:val="StyleArial8ptAfter0ptLinespacingsingle"/>
            </w:pPr>
            <w:r w:rsidRPr="0037626C">
              <w:t>&lt;HotelReservationID</w:t>
            </w:r>
          </w:p>
          <w:p w14:paraId="16B34ACD" w14:textId="77777777" w:rsidR="000876E3" w:rsidRPr="0037626C" w:rsidRDefault="000876E3" w:rsidP="006516FD">
            <w:pPr>
              <w:spacing w:after="0" w:line="240" w:lineRule="auto"/>
              <w:rPr>
                <w:rFonts w:ascii="Arial" w:hAnsi="Arial" w:cs="Arial"/>
                <w:sz w:val="16"/>
                <w:szCs w:val="16"/>
              </w:rPr>
            </w:pPr>
            <w:r>
              <w:rPr>
                <w:rFonts w:ascii="Arial" w:hAnsi="Arial" w:cs="Arial"/>
                <w:b/>
                <w:sz w:val="16"/>
                <w:szCs w:val="16"/>
              </w:rPr>
              <w:t>ResID_Type</w:t>
            </w:r>
            <w:r w:rsidRPr="000E1B5F">
              <w:rPr>
                <w:rFonts w:ascii="Arial" w:hAnsi="Arial" w:cs="Arial"/>
                <w:b/>
                <w:sz w:val="16"/>
                <w:szCs w:val="16"/>
              </w:rPr>
              <w:t>=</w:t>
            </w:r>
            <w:r w:rsidRPr="000E1B5F">
              <w:rPr>
                <w:rFonts w:ascii="Arial" w:hAnsi="Arial" w:cs="Arial"/>
                <w:b/>
                <w:sz w:val="16"/>
                <w:szCs w:val="16"/>
                <w:lang w:val="en-AU"/>
              </w:rPr>
              <w:t>“18”</w:t>
            </w:r>
            <w:r w:rsidRPr="0037626C">
              <w:rPr>
                <w:rFonts w:ascii="Arial" w:hAnsi="Arial" w:cs="Arial"/>
                <w:sz w:val="16"/>
                <w:szCs w:val="16"/>
              </w:rPr>
              <w:t xml:space="preserve"> </w:t>
            </w:r>
            <w:r>
              <w:rPr>
                <w:rFonts w:ascii="Arial" w:hAnsi="Arial" w:cs="Arial"/>
                <w:sz w:val="16"/>
                <w:szCs w:val="16"/>
              </w:rPr>
              <w:t>ResID_Value</w:t>
            </w:r>
            <w:r w:rsidRPr="0037626C">
              <w:rPr>
                <w:rFonts w:ascii="Arial" w:hAnsi="Arial" w:cs="Arial"/>
                <w:sz w:val="16"/>
                <w:szCs w:val="16"/>
              </w:rPr>
              <w:t>=”1234567890”</w:t>
            </w:r>
          </w:p>
          <w:p w14:paraId="16B34ACE" w14:textId="77777777" w:rsidR="000876E3" w:rsidRPr="0037626C" w:rsidRDefault="000876E3" w:rsidP="00EA70BC">
            <w:pPr>
              <w:pStyle w:val="StyleArial8ptAfter0ptLinespacingsingle"/>
            </w:pPr>
            <w:r w:rsidRPr="0037626C">
              <w:t>ResID_Source=”</w:t>
            </w:r>
            <w:r>
              <w:t>1G</w:t>
            </w:r>
            <w:r w:rsidRPr="0037626C">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CF"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D0" w14:textId="77777777" w:rsidR="000876E3" w:rsidRPr="0037626C" w:rsidRDefault="000876E3" w:rsidP="001F179A">
            <w:pPr>
              <w:pStyle w:val="StyleTableText8pt"/>
            </w:pPr>
            <w:r w:rsidRPr="0037626C">
              <w:t>OTA Code List – Unique ID (UID</w:t>
            </w:r>
          </w:p>
          <w:p w14:paraId="16B34AD1" w14:textId="77777777" w:rsidR="000876E3" w:rsidRPr="0037626C" w:rsidRDefault="000876E3" w:rsidP="001F179A">
            <w:pPr>
              <w:pStyle w:val="StyleTableText8pt"/>
            </w:pPr>
            <w:r w:rsidRPr="0037626C">
              <w:rPr>
                <w:i/>
              </w:rPr>
              <w:t>Valid values</w:t>
            </w:r>
            <w:r w:rsidRPr="0037626C">
              <w:t>:</w:t>
            </w:r>
          </w:p>
          <w:p w14:paraId="16B34AD2" w14:textId="77777777" w:rsidR="000876E3" w:rsidRPr="008152E6" w:rsidRDefault="000876E3" w:rsidP="00353ACC">
            <w:pPr>
              <w:pStyle w:val="StyleTableText6ptAfterbefore"/>
              <w:numPr>
                <w:ilvl w:val="0"/>
                <w:numId w:val="15"/>
              </w:numPr>
              <w:ind w:left="252" w:hanging="252"/>
              <w:rPr>
                <w:rFonts w:cs="Arial"/>
                <w:szCs w:val="16"/>
              </w:rPr>
            </w:pPr>
            <w:r w:rsidRPr="008152E6">
              <w:rPr>
                <w:rFonts w:cs="Arial"/>
                <w:szCs w:val="16"/>
              </w:rPr>
              <w:t>14 = Reservation (Confirmation Number)</w:t>
            </w:r>
          </w:p>
          <w:p w14:paraId="16B34AD3" w14:textId="77777777" w:rsidR="000876E3" w:rsidRPr="00D56ABB" w:rsidRDefault="000876E3" w:rsidP="009F68C1">
            <w:pPr>
              <w:pStyle w:val="StyleTableText6ptAfterbefore"/>
              <w:numPr>
                <w:ilvl w:val="0"/>
                <w:numId w:val="15"/>
              </w:numPr>
              <w:ind w:left="252" w:hanging="252"/>
            </w:pPr>
            <w:r w:rsidRPr="000E1B5F">
              <w:rPr>
                <w:rFonts w:cs="Arial"/>
                <w:szCs w:val="16"/>
              </w:rPr>
              <w:t xml:space="preserve">“18” </w:t>
            </w:r>
            <w:r w:rsidRPr="009F68C1">
              <w:rPr>
                <w:rFonts w:cs="Arial"/>
                <w:szCs w:val="16"/>
              </w:rPr>
              <w:t>= Other (Booking</w:t>
            </w:r>
            <w:r w:rsidRPr="008152E6">
              <w:rPr>
                <w:rFonts w:cs="Arial"/>
                <w:szCs w:val="16"/>
              </w:rPr>
              <w:t xml:space="preserve"> Reference ID)</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D4" w14:textId="77777777" w:rsidR="000876E3" w:rsidRPr="003152CE" w:rsidRDefault="000876E3" w:rsidP="00214888">
            <w:pPr>
              <w:spacing w:after="0" w:line="240" w:lineRule="auto"/>
              <w:rPr>
                <w:rFonts w:ascii="Arial" w:hAnsi="Arial" w:cs="Arial"/>
                <w:sz w:val="16"/>
                <w:szCs w:val="16"/>
              </w:rPr>
            </w:pPr>
          </w:p>
        </w:tc>
      </w:tr>
      <w:tr w:rsidR="000876E3" w:rsidRPr="00F860DF" w14:paraId="16B34AE7" w14:textId="77777777" w:rsidTr="000876E3">
        <w:trPr>
          <w:cantSplit/>
          <w:trHeight w:val="1313"/>
        </w:trPr>
        <w:tc>
          <w:tcPr>
            <w:tcW w:w="450" w:type="dxa"/>
            <w:vMerge w:val="restart"/>
            <w:tcBorders>
              <w:top w:val="single" w:sz="4" w:space="0" w:color="C0C0C0"/>
              <w:left w:val="single" w:sz="4" w:space="0" w:color="C0C0C0"/>
              <w:right w:val="single" w:sz="4" w:space="0" w:color="C0C0C0"/>
            </w:tcBorders>
            <w:shd w:val="clear" w:color="auto" w:fill="auto"/>
          </w:tcPr>
          <w:p w14:paraId="16B34AD6" w14:textId="77777777" w:rsidR="000876E3" w:rsidRPr="003152CE" w:rsidRDefault="000876E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AD7" w14:textId="77777777" w:rsidR="000876E3" w:rsidRPr="000E1B5F" w:rsidRDefault="000876E3" w:rsidP="001F179A">
            <w:pPr>
              <w:pStyle w:val="StyleArial8ptAfter0ptLinespacingsingle"/>
            </w:pPr>
            <w:r w:rsidRPr="000E1B5F">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16B34AD8" w14:textId="77777777" w:rsidR="000876E3" w:rsidRPr="000E1B5F" w:rsidRDefault="000876E3" w:rsidP="001F179A">
            <w:pPr>
              <w:pStyle w:val="StyleArial8ptAfter0ptLinespacingsingle"/>
            </w:pPr>
            <w:r w:rsidRPr="000E1B5F">
              <w:t>M</w:t>
            </w:r>
          </w:p>
        </w:tc>
        <w:tc>
          <w:tcPr>
            <w:tcW w:w="2610" w:type="dxa"/>
            <w:vMerge w:val="restart"/>
            <w:tcBorders>
              <w:top w:val="single" w:sz="4" w:space="0" w:color="C0C0C0"/>
              <w:left w:val="single" w:sz="4" w:space="0" w:color="C0C0C0"/>
              <w:right w:val="single" w:sz="4" w:space="0" w:color="C0C0C0"/>
            </w:tcBorders>
            <w:shd w:val="clear" w:color="auto" w:fill="auto"/>
          </w:tcPr>
          <w:p w14:paraId="16B34AD9" w14:textId="77777777" w:rsidR="000876E3" w:rsidRPr="000E1B5F" w:rsidRDefault="000876E3" w:rsidP="001F179A">
            <w:pPr>
              <w:pStyle w:val="StyleArial8ptAfter0ptLinespacingsingle"/>
            </w:pPr>
            <w:r w:rsidRPr="000E1B5F">
              <w:t>StringLength1to64</w:t>
            </w:r>
          </w:p>
          <w:p w14:paraId="16B34ADA" w14:textId="77777777" w:rsidR="000876E3" w:rsidRPr="000E1B5F" w:rsidRDefault="000876E3" w:rsidP="001F179A">
            <w:pPr>
              <w:pStyle w:val="StyleTableText8pt"/>
            </w:pPr>
            <w:r w:rsidRPr="000E1B5F">
              <w:rPr>
                <w:i/>
              </w:rPr>
              <w:t>Example – Confirmation Number</w:t>
            </w:r>
          </w:p>
          <w:p w14:paraId="16B34ADB" w14:textId="77777777" w:rsidR="000876E3" w:rsidRPr="000E1B5F" w:rsidRDefault="000876E3" w:rsidP="001F179A">
            <w:pPr>
              <w:pStyle w:val="StyleArial8ptAfter0ptLinespacingsingle"/>
            </w:pPr>
            <w:r w:rsidRPr="000E1B5F">
              <w:t>&lt;HotelReservationID</w:t>
            </w:r>
          </w:p>
          <w:p w14:paraId="16B34ADC" w14:textId="77777777" w:rsidR="000876E3" w:rsidRPr="000E1B5F" w:rsidRDefault="000876E3" w:rsidP="006516FD">
            <w:pPr>
              <w:spacing w:after="0" w:line="240" w:lineRule="auto"/>
              <w:rPr>
                <w:rFonts w:ascii="Arial" w:hAnsi="Arial" w:cs="Arial"/>
                <w:sz w:val="16"/>
                <w:szCs w:val="16"/>
              </w:rPr>
            </w:pPr>
            <w:r>
              <w:rPr>
                <w:rFonts w:ascii="Arial" w:hAnsi="Arial" w:cs="Arial"/>
                <w:sz w:val="16"/>
                <w:szCs w:val="16"/>
              </w:rPr>
              <w:t>ResID_Type</w:t>
            </w:r>
            <w:r w:rsidRPr="000E1B5F">
              <w:rPr>
                <w:rFonts w:ascii="Arial" w:hAnsi="Arial" w:cs="Arial"/>
                <w:sz w:val="16"/>
                <w:szCs w:val="16"/>
              </w:rPr>
              <w:t xml:space="preserve">=”14” </w:t>
            </w:r>
            <w:r>
              <w:rPr>
                <w:rFonts w:ascii="Arial" w:hAnsi="Arial" w:cs="Arial"/>
                <w:b/>
                <w:sz w:val="16"/>
                <w:szCs w:val="16"/>
              </w:rPr>
              <w:t>ResID_Value</w:t>
            </w:r>
            <w:r w:rsidRPr="000E1B5F">
              <w:rPr>
                <w:rFonts w:ascii="Arial" w:hAnsi="Arial" w:cs="Arial"/>
                <w:b/>
                <w:sz w:val="16"/>
                <w:szCs w:val="16"/>
              </w:rPr>
              <w:t>=”1234567890</w:t>
            </w:r>
            <w:r w:rsidRPr="000E1B5F">
              <w:rPr>
                <w:rFonts w:ascii="Arial" w:hAnsi="Arial" w:cs="Arial"/>
                <w:sz w:val="16"/>
                <w:szCs w:val="16"/>
              </w:rPr>
              <w:t>”</w:t>
            </w:r>
          </w:p>
          <w:p w14:paraId="16B34ADD" w14:textId="77777777" w:rsidR="000876E3" w:rsidRPr="000E1B5F" w:rsidRDefault="000876E3" w:rsidP="001F179A">
            <w:pPr>
              <w:pStyle w:val="StyleArial8ptAfter0ptLinespacingsingle"/>
            </w:pPr>
            <w:r w:rsidRPr="000E1B5F">
              <w:t>ResIDSource_Context=”XX”/&gt;</w:t>
            </w:r>
          </w:p>
          <w:p w14:paraId="16B34ADE" w14:textId="77777777" w:rsidR="000876E3" w:rsidRPr="000E1B5F" w:rsidRDefault="000876E3" w:rsidP="001F179A">
            <w:pPr>
              <w:pStyle w:val="StyleArial8ptAfter0ptLinespacingsingle"/>
            </w:pPr>
          </w:p>
          <w:p w14:paraId="16B34ADF" w14:textId="77777777" w:rsidR="000876E3" w:rsidRPr="000E1B5F" w:rsidRDefault="000876E3" w:rsidP="001F179A">
            <w:pPr>
              <w:pStyle w:val="StyleTableText8pt"/>
            </w:pPr>
            <w:r w:rsidRPr="000E1B5F">
              <w:rPr>
                <w:i/>
              </w:rPr>
              <w:t>Example – Booking Reference</w:t>
            </w:r>
          </w:p>
          <w:p w14:paraId="16B34AE0" w14:textId="77777777" w:rsidR="000876E3" w:rsidRPr="000E1B5F" w:rsidRDefault="000876E3" w:rsidP="001F179A">
            <w:pPr>
              <w:pStyle w:val="StyleArial8ptAfter0ptLinespacingsingle"/>
            </w:pPr>
            <w:r w:rsidRPr="000E1B5F">
              <w:t>&lt;HotelReservationID</w:t>
            </w:r>
          </w:p>
          <w:p w14:paraId="16B34AE1" w14:textId="77777777" w:rsidR="000876E3" w:rsidRPr="000E1B5F" w:rsidRDefault="000876E3" w:rsidP="006516FD">
            <w:pPr>
              <w:spacing w:after="0" w:line="240" w:lineRule="auto"/>
              <w:rPr>
                <w:rFonts w:ascii="Arial" w:hAnsi="Arial" w:cs="Arial"/>
                <w:b/>
                <w:sz w:val="16"/>
                <w:szCs w:val="16"/>
              </w:rPr>
            </w:pPr>
            <w:r>
              <w:rPr>
                <w:rFonts w:ascii="Arial" w:hAnsi="Arial" w:cs="Arial"/>
                <w:sz w:val="16"/>
                <w:szCs w:val="16"/>
              </w:rPr>
              <w:t>ResID_Type</w:t>
            </w:r>
            <w:r w:rsidRPr="000E1B5F">
              <w:rPr>
                <w:rFonts w:ascii="Arial" w:hAnsi="Arial" w:cs="Arial"/>
                <w:sz w:val="16"/>
                <w:szCs w:val="16"/>
              </w:rPr>
              <w:t>=</w:t>
            </w:r>
            <w:r w:rsidRPr="000E1B5F">
              <w:rPr>
                <w:rFonts w:ascii="Arial" w:hAnsi="Arial" w:cs="Arial"/>
                <w:sz w:val="16"/>
                <w:szCs w:val="16"/>
                <w:lang w:val="en-AU"/>
              </w:rPr>
              <w:t>“18”</w:t>
            </w:r>
            <w:r w:rsidRPr="000E1B5F">
              <w:rPr>
                <w:rFonts w:ascii="Arial" w:hAnsi="Arial" w:cs="Arial"/>
                <w:sz w:val="16"/>
                <w:szCs w:val="16"/>
              </w:rPr>
              <w:t xml:space="preserve"> </w:t>
            </w:r>
            <w:r>
              <w:rPr>
                <w:rFonts w:ascii="Arial" w:hAnsi="Arial" w:cs="Arial"/>
                <w:b/>
                <w:sz w:val="16"/>
                <w:szCs w:val="16"/>
              </w:rPr>
              <w:t>ResID_Value</w:t>
            </w:r>
            <w:r w:rsidRPr="000E1B5F">
              <w:rPr>
                <w:rFonts w:ascii="Arial" w:hAnsi="Arial" w:cs="Arial"/>
                <w:b/>
                <w:sz w:val="16"/>
                <w:szCs w:val="16"/>
              </w:rPr>
              <w:t>=”1234567890”</w:t>
            </w:r>
          </w:p>
          <w:p w14:paraId="16B34AE2" w14:textId="77777777" w:rsidR="000876E3" w:rsidRPr="000E1B5F" w:rsidRDefault="000876E3" w:rsidP="00EA70BC">
            <w:pPr>
              <w:pStyle w:val="StyleArial8ptAfter0ptLinespacingsingle"/>
            </w:pPr>
            <w:r w:rsidRPr="000E1B5F">
              <w:t>ResID_Source=”1G”/&gt;</w:t>
            </w:r>
          </w:p>
        </w:tc>
        <w:tc>
          <w:tcPr>
            <w:tcW w:w="810" w:type="dxa"/>
            <w:vMerge w:val="restart"/>
            <w:tcBorders>
              <w:top w:val="single" w:sz="4" w:space="0" w:color="C0C0C0"/>
              <w:left w:val="single" w:sz="4" w:space="0" w:color="C0C0C0"/>
              <w:right w:val="single" w:sz="4" w:space="0" w:color="C0C0C0"/>
            </w:tcBorders>
            <w:shd w:val="clear" w:color="auto" w:fill="auto"/>
          </w:tcPr>
          <w:p w14:paraId="16B34AE3" w14:textId="77777777" w:rsidR="000876E3" w:rsidRPr="000E1B5F" w:rsidRDefault="000876E3" w:rsidP="001F179A">
            <w:pPr>
              <w:pStyle w:val="StyleArial8ptCenteredAfter0ptLinespacingsingle"/>
            </w:pPr>
            <w:r w:rsidRPr="000E1B5F">
              <w:t>1</w:t>
            </w:r>
          </w:p>
        </w:tc>
        <w:tc>
          <w:tcPr>
            <w:tcW w:w="2250" w:type="dxa"/>
            <w:vMerge w:val="restart"/>
            <w:tcBorders>
              <w:top w:val="single" w:sz="4" w:space="0" w:color="C0C0C0"/>
              <w:left w:val="single" w:sz="4" w:space="0" w:color="C0C0C0"/>
              <w:right w:val="single" w:sz="4" w:space="0" w:color="C0C0C0"/>
            </w:tcBorders>
            <w:shd w:val="clear" w:color="auto" w:fill="auto"/>
          </w:tcPr>
          <w:p w14:paraId="16B34AE4" w14:textId="77777777" w:rsidR="000876E3" w:rsidRPr="000E1B5F" w:rsidRDefault="000876E3" w:rsidP="000B1E9D">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E5" w14:textId="77777777" w:rsidR="000876E3" w:rsidRPr="000E1B5F" w:rsidRDefault="000876E3" w:rsidP="001F179A">
            <w:pPr>
              <w:pStyle w:val="StyleArial8ptAfter0ptLinespacingsingle"/>
            </w:pPr>
            <w:r w:rsidRPr="000E1B5F">
              <w:t xml:space="preserve">Confirmation Number </w:t>
            </w:r>
          </w:p>
          <w:p w14:paraId="16B34AE6" w14:textId="77777777" w:rsidR="000876E3" w:rsidRPr="000E1B5F" w:rsidRDefault="000876E3" w:rsidP="00CA7F1D">
            <w:pPr>
              <w:pStyle w:val="StyleArial8ptAfter0ptLinespacingsingle"/>
            </w:pPr>
            <w:r w:rsidRPr="000E1B5F">
              <w:t>GDS=25</w:t>
            </w:r>
          </w:p>
        </w:tc>
      </w:tr>
      <w:tr w:rsidR="000876E3" w:rsidRPr="00F860DF" w14:paraId="16B34AF1" w14:textId="77777777" w:rsidTr="000876E3">
        <w:trPr>
          <w:cantSplit/>
          <w:trHeight w:val="1312"/>
        </w:trPr>
        <w:tc>
          <w:tcPr>
            <w:tcW w:w="450" w:type="dxa"/>
            <w:vMerge/>
            <w:tcBorders>
              <w:left w:val="single" w:sz="4" w:space="0" w:color="C0C0C0"/>
              <w:bottom w:val="single" w:sz="4" w:space="0" w:color="C0C0C0"/>
              <w:right w:val="single" w:sz="4" w:space="0" w:color="C0C0C0"/>
            </w:tcBorders>
            <w:shd w:val="clear" w:color="auto" w:fill="auto"/>
          </w:tcPr>
          <w:p w14:paraId="16B34AE8" w14:textId="77777777" w:rsidR="000876E3" w:rsidRPr="003152CE" w:rsidRDefault="000876E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4AE9" w14:textId="77777777" w:rsidR="000876E3" w:rsidRPr="003152CE" w:rsidRDefault="000876E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4AEA" w14:textId="77777777" w:rsidR="000876E3" w:rsidRDefault="000876E3" w:rsidP="006516FD">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4AEB" w14:textId="77777777" w:rsidR="000876E3" w:rsidRPr="00D56ABB" w:rsidRDefault="000876E3" w:rsidP="006516FD">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4AEC" w14:textId="77777777" w:rsidR="000876E3" w:rsidRDefault="000876E3" w:rsidP="006516FD">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4AED" w14:textId="77777777" w:rsidR="000876E3" w:rsidRDefault="000876E3" w:rsidP="006516FD">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EE" w14:textId="77777777" w:rsidR="000876E3" w:rsidRPr="00334E4D" w:rsidRDefault="000876E3" w:rsidP="008152E6">
            <w:pPr>
              <w:pStyle w:val="StyleTableText6ptAfterbefore"/>
            </w:pPr>
            <w:r w:rsidRPr="00334E4D">
              <w:t>Booking Reference ID</w:t>
            </w:r>
          </w:p>
          <w:p w14:paraId="16B34AEF" w14:textId="77777777" w:rsidR="000876E3" w:rsidRPr="00334E4D" w:rsidRDefault="000876E3" w:rsidP="008152E6">
            <w:pPr>
              <w:pStyle w:val="StyleTableText6ptAfterbefore"/>
            </w:pPr>
            <w:r>
              <w:t>GDS</w:t>
            </w:r>
            <w:r w:rsidRPr="00334E4D">
              <w:t>=25</w:t>
            </w:r>
          </w:p>
          <w:p w14:paraId="16B34AF0" w14:textId="77777777" w:rsidR="000876E3" w:rsidRPr="00334E4D" w:rsidRDefault="000876E3" w:rsidP="008152E6">
            <w:pPr>
              <w:pStyle w:val="StyleTableText6ptAfterbefore"/>
              <w:rPr>
                <w:rFonts w:cs="Arial"/>
                <w:szCs w:val="16"/>
              </w:rPr>
            </w:pPr>
            <w:r w:rsidRPr="001A3862">
              <w:rPr>
                <w:rFonts w:cs="Arial"/>
                <w:b/>
                <w:szCs w:val="16"/>
              </w:rPr>
              <w:t>GDS Note:</w:t>
            </w:r>
            <w:r w:rsidRPr="00334E4D">
              <w:rPr>
                <w:rFonts w:cs="Arial"/>
                <w:szCs w:val="16"/>
              </w:rPr>
              <w:t xml:space="preserve">  Assigned by the </w:t>
            </w:r>
            <w:r>
              <w:rPr>
                <w:rFonts w:cs="Arial"/>
                <w:szCs w:val="16"/>
              </w:rPr>
              <w:t>system</w:t>
            </w:r>
            <w:r w:rsidRPr="00334E4D">
              <w:rPr>
                <w:rFonts w:cs="Arial"/>
                <w:szCs w:val="16"/>
              </w:rPr>
              <w:t xml:space="preserve"> GDS.  This ID permanently resides with the booking</w:t>
            </w:r>
            <w:r>
              <w:rPr>
                <w:rFonts w:cs="Arial"/>
                <w:szCs w:val="16"/>
              </w:rPr>
              <w:t>.</w:t>
            </w:r>
          </w:p>
        </w:tc>
      </w:tr>
      <w:tr w:rsidR="000876E3" w:rsidRPr="0037626C" w14:paraId="16B34B0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AF2" w14:textId="77777777" w:rsidR="000876E3" w:rsidRPr="003152CE"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AF3" w14:textId="77777777" w:rsidR="000876E3" w:rsidRPr="000E1B5F" w:rsidRDefault="000876E3" w:rsidP="001F179A">
            <w:pPr>
              <w:pStyle w:val="StyleArial8ptAfter0ptLinespacingsingle"/>
            </w:pPr>
            <w:r w:rsidRPr="000E1B5F">
              <w:t>@ResID_Source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AF4" w14:textId="77777777" w:rsidR="000876E3" w:rsidRPr="000E1B5F" w:rsidRDefault="000876E3" w:rsidP="009727E9">
            <w:pPr>
              <w:pStyle w:val="StyleArial8ptAfter0ptLinespacingsingle"/>
              <w:rPr>
                <w:strike/>
              </w:rPr>
            </w:pPr>
            <w:r w:rsidRPr="000E1B5F">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AF5" w14:textId="77777777" w:rsidR="000876E3" w:rsidRPr="000E1B5F" w:rsidRDefault="000876E3" w:rsidP="001F179A">
            <w:pPr>
              <w:pStyle w:val="StyleArial8ptAfter0ptLinespacingsingle"/>
            </w:pPr>
            <w:r w:rsidRPr="000E1B5F">
              <w:t>StringLength1to64</w:t>
            </w:r>
          </w:p>
          <w:p w14:paraId="16B34AF6" w14:textId="77777777" w:rsidR="000876E3" w:rsidRPr="000E1B5F" w:rsidRDefault="000876E3" w:rsidP="001F179A">
            <w:pPr>
              <w:pStyle w:val="StyleTableText8pt"/>
            </w:pPr>
            <w:r w:rsidRPr="000E1B5F">
              <w:rPr>
                <w:i/>
              </w:rPr>
              <w:t>Example – Booking Reference</w:t>
            </w:r>
          </w:p>
          <w:p w14:paraId="16B34AF7" w14:textId="77777777" w:rsidR="000876E3" w:rsidRPr="000E1B5F" w:rsidRDefault="000876E3" w:rsidP="001F179A">
            <w:pPr>
              <w:pStyle w:val="StyleArial8ptAfter0ptLinespacingsingle"/>
            </w:pPr>
            <w:r w:rsidRPr="000E1B5F">
              <w:t>&lt;HotelReservationID</w:t>
            </w:r>
          </w:p>
          <w:p w14:paraId="16B34AF8" w14:textId="77777777" w:rsidR="000876E3" w:rsidRPr="000E1B5F" w:rsidRDefault="000876E3" w:rsidP="001F179A">
            <w:pPr>
              <w:pStyle w:val="StyleArial8ptAfter0ptLinespacingsingle"/>
            </w:pPr>
            <w:r>
              <w:t>ResID_Type</w:t>
            </w:r>
            <w:r w:rsidRPr="000E1B5F">
              <w:t>=</w:t>
            </w:r>
            <w:r w:rsidRPr="000E1B5F">
              <w:rPr>
                <w:rFonts w:cs="Arial"/>
                <w:szCs w:val="16"/>
                <w:lang w:val="en-AU"/>
              </w:rPr>
              <w:t>“18”</w:t>
            </w:r>
            <w:r w:rsidRPr="000E1B5F">
              <w:t xml:space="preserve"> </w:t>
            </w:r>
            <w:r>
              <w:t>ResID_Value</w:t>
            </w:r>
            <w:r w:rsidRPr="000E1B5F">
              <w:t>=”1234567890”</w:t>
            </w:r>
          </w:p>
          <w:p w14:paraId="16B34AF9" w14:textId="77777777" w:rsidR="000876E3" w:rsidRPr="000E1B5F" w:rsidRDefault="000876E3" w:rsidP="00EA70BC">
            <w:pPr>
              <w:spacing w:after="0" w:line="240" w:lineRule="auto"/>
              <w:rPr>
                <w:rFonts w:ascii="Arial" w:hAnsi="Arial" w:cs="Arial"/>
                <w:b/>
                <w:sz w:val="16"/>
                <w:szCs w:val="16"/>
              </w:rPr>
            </w:pPr>
            <w:r w:rsidRPr="000E1B5F">
              <w:rPr>
                <w:rFonts w:ascii="Arial" w:hAnsi="Arial" w:cs="Arial"/>
                <w:b/>
                <w:sz w:val="16"/>
                <w:szCs w:val="16"/>
              </w:rPr>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AFA" w14:textId="77777777" w:rsidR="000876E3" w:rsidRPr="000E1B5F" w:rsidRDefault="000876E3" w:rsidP="001F179A">
            <w:pPr>
              <w:pStyle w:val="StyleArial8ptCenteredAfter0ptLinespacingsingle"/>
            </w:pPr>
            <w:r w:rsidRPr="000E1B5F">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AFB" w14:textId="77777777" w:rsidR="000876E3" w:rsidRPr="000E1B5F" w:rsidRDefault="000876E3" w:rsidP="008152E6">
            <w:pPr>
              <w:pStyle w:val="StyleTableText6ptAfterbefore"/>
            </w:pPr>
            <w:r w:rsidRPr="000E1B5F">
              <w:rPr>
                <w:i/>
              </w:rPr>
              <w:t>Valid value  for Booking Reference ID</w:t>
            </w:r>
            <w:r w:rsidRPr="000E1B5F">
              <w:t xml:space="preserve"> @ResID_Type=</w:t>
            </w:r>
            <w:r w:rsidRPr="000E1B5F">
              <w:rPr>
                <w:rFonts w:cs="Arial"/>
                <w:szCs w:val="16"/>
              </w:rPr>
              <w:t>“18”</w:t>
            </w:r>
          </w:p>
          <w:p w14:paraId="16B34AFC" w14:textId="77777777" w:rsidR="000876E3" w:rsidRPr="000E1B5F" w:rsidRDefault="000876E3" w:rsidP="00353ACC">
            <w:pPr>
              <w:pStyle w:val="StyleTableText6ptAfterbefore"/>
              <w:numPr>
                <w:ilvl w:val="0"/>
                <w:numId w:val="15"/>
              </w:numPr>
              <w:ind w:left="252" w:hanging="252"/>
              <w:rPr>
                <w:rFonts w:cs="Arial"/>
                <w:szCs w:val="16"/>
              </w:rPr>
            </w:pPr>
            <w:r w:rsidRPr="000E1B5F">
              <w:rPr>
                <w:rFonts w:cs="Arial"/>
                <w:szCs w:val="16"/>
              </w:rPr>
              <w:t>1V = Apollo</w:t>
            </w:r>
          </w:p>
          <w:p w14:paraId="16B34AFD" w14:textId="77777777" w:rsidR="000876E3" w:rsidRPr="000E1B5F" w:rsidRDefault="000876E3" w:rsidP="00353ACC">
            <w:pPr>
              <w:pStyle w:val="StyleTableText6ptAfterbefore"/>
              <w:numPr>
                <w:ilvl w:val="0"/>
                <w:numId w:val="15"/>
              </w:numPr>
              <w:ind w:left="252" w:hanging="252"/>
              <w:rPr>
                <w:rFonts w:cs="Arial"/>
                <w:szCs w:val="16"/>
              </w:rPr>
            </w:pPr>
            <w:r w:rsidRPr="000E1B5F">
              <w:rPr>
                <w:rFonts w:cs="Arial"/>
                <w:szCs w:val="16"/>
              </w:rPr>
              <w:t>1G = Galileo</w:t>
            </w:r>
          </w:p>
          <w:p w14:paraId="16B34AFE" w14:textId="77777777" w:rsidR="000876E3" w:rsidRPr="000E1B5F" w:rsidRDefault="000876E3" w:rsidP="00353ACC">
            <w:pPr>
              <w:pStyle w:val="StyleTableText6ptAfterbefore"/>
              <w:numPr>
                <w:ilvl w:val="0"/>
                <w:numId w:val="15"/>
              </w:numPr>
              <w:ind w:left="252" w:hanging="252"/>
            </w:pPr>
            <w:r w:rsidRPr="000E1B5F">
              <w:rPr>
                <w:rFonts w:cs="Arial"/>
                <w:szCs w:val="16"/>
              </w:rPr>
              <w:t>1P = Worldspan</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AFF" w14:textId="77777777" w:rsidR="000876E3" w:rsidRPr="000E1B5F" w:rsidRDefault="000876E3" w:rsidP="001F179A">
            <w:pPr>
              <w:pStyle w:val="StyleArial8ptAfter0ptLinespacingsingle"/>
            </w:pPr>
            <w:r w:rsidRPr="000E1B5F">
              <w:t>System Originating the Booking Reference ID</w:t>
            </w:r>
          </w:p>
          <w:p w14:paraId="16B34B00" w14:textId="77777777" w:rsidR="000876E3" w:rsidRPr="0037626C" w:rsidRDefault="000876E3" w:rsidP="001F179A">
            <w:pPr>
              <w:pStyle w:val="StyleArial8ptAfter0ptLinespacingsingle"/>
            </w:pPr>
            <w:r w:rsidRPr="000E1B5F">
              <w:t>GDS=2</w:t>
            </w:r>
          </w:p>
        </w:tc>
      </w:tr>
      <w:tr w:rsidR="000876E3" w:rsidRPr="00F860DF" w14:paraId="16B34B0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02" w14:textId="77777777" w:rsidR="000876E3" w:rsidRPr="0037626C"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03" w14:textId="77777777" w:rsidR="000876E3" w:rsidRPr="0037626C" w:rsidRDefault="000876E3" w:rsidP="001F179A">
            <w:pPr>
              <w:pStyle w:val="StyleArial8ptAfter0ptLinespacingsingle"/>
            </w:pPr>
            <w:r w:rsidRPr="0037626C">
              <w:t>@ResID_SourceContext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04"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05" w14:textId="77777777" w:rsidR="000876E3" w:rsidRPr="0037626C" w:rsidRDefault="000876E3" w:rsidP="001F179A">
            <w:pPr>
              <w:pStyle w:val="StyleArial8ptAfter0ptLinespacingsingle"/>
            </w:pPr>
            <w:r w:rsidRPr="0037626C">
              <w:t>StringLength1to64</w:t>
            </w:r>
          </w:p>
          <w:p w14:paraId="16B34B06" w14:textId="77777777" w:rsidR="000876E3" w:rsidRPr="0037626C" w:rsidRDefault="000876E3" w:rsidP="001F179A">
            <w:pPr>
              <w:pStyle w:val="StyleTableText8pt"/>
            </w:pPr>
            <w:r w:rsidRPr="0037626C">
              <w:rPr>
                <w:i/>
              </w:rPr>
              <w:t>Example – Confirmation Number:</w:t>
            </w:r>
          </w:p>
          <w:p w14:paraId="16B34B07" w14:textId="77777777" w:rsidR="000876E3" w:rsidRPr="0037626C" w:rsidRDefault="000876E3" w:rsidP="001F179A">
            <w:pPr>
              <w:pStyle w:val="StyleArial8ptAfter0ptLinespacingsingle"/>
            </w:pPr>
            <w:r w:rsidRPr="0037626C">
              <w:t>&lt;HotelReservationID</w:t>
            </w:r>
          </w:p>
          <w:p w14:paraId="16B34B08" w14:textId="77777777" w:rsidR="000876E3" w:rsidRPr="0037626C" w:rsidRDefault="000876E3" w:rsidP="001F179A">
            <w:pPr>
              <w:pStyle w:val="StyleArial8ptAfter0ptLinespacingsingle"/>
            </w:pPr>
            <w:r>
              <w:t>ResID_Type</w:t>
            </w:r>
            <w:r w:rsidRPr="0037626C">
              <w:t xml:space="preserve">=”14” </w:t>
            </w:r>
            <w:r>
              <w:t>ResID_Value</w:t>
            </w:r>
            <w:r w:rsidRPr="0037626C">
              <w:t>=”1234567890”</w:t>
            </w:r>
          </w:p>
          <w:p w14:paraId="16B34B09" w14:textId="77777777" w:rsidR="000876E3" w:rsidRPr="0037626C" w:rsidRDefault="000876E3" w:rsidP="00F85F9A">
            <w:pPr>
              <w:spacing w:after="0" w:line="240" w:lineRule="auto"/>
              <w:rPr>
                <w:rFonts w:ascii="Arial" w:hAnsi="Arial" w:cs="Arial"/>
                <w:sz w:val="16"/>
                <w:szCs w:val="16"/>
              </w:rPr>
            </w:pPr>
            <w:r w:rsidRPr="0037626C">
              <w:rPr>
                <w:rFonts w:ascii="Arial" w:hAnsi="Arial" w:cs="Arial"/>
                <w:b/>
                <w:sz w:val="16"/>
                <w:szCs w:val="16"/>
              </w:rPr>
              <w:t>ResIDSource_Context=”XX”</w:t>
            </w:r>
            <w:r w:rsidRPr="0037626C">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0A"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0B" w14:textId="77777777" w:rsidR="000876E3" w:rsidRPr="0037626C" w:rsidRDefault="000876E3" w:rsidP="00596DFB">
            <w:pPr>
              <w:pStyle w:val="TableText"/>
              <w:rPr>
                <w:i/>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B0C" w14:textId="77777777" w:rsidR="000876E3" w:rsidRPr="0037626C" w:rsidRDefault="000876E3" w:rsidP="001F179A">
            <w:pPr>
              <w:pStyle w:val="StyleArial8ptAfter0ptLinespacingsingle"/>
            </w:pPr>
            <w:r w:rsidRPr="0037626C">
              <w:t>Chain Code Originating the Confirmation Number</w:t>
            </w:r>
          </w:p>
        </w:tc>
      </w:tr>
      <w:tr w:rsidR="000876E3" w:rsidRPr="00F860DF" w14:paraId="16B34B14"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B0E" w14:textId="77777777" w:rsidR="000876E3" w:rsidRPr="00F24907" w:rsidRDefault="000876E3" w:rsidP="00353ACC">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0F" w14:textId="77777777" w:rsidR="000876E3" w:rsidRDefault="000876E3" w:rsidP="00F2490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10" w14:textId="77777777" w:rsidR="000876E3" w:rsidRDefault="000876E3" w:rsidP="00F6097D">
            <w:pPr>
              <w:pStyle w:val="TableText"/>
              <w:rPr>
                <w:i/>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11" w14:textId="77777777" w:rsidR="000876E3" w:rsidRPr="00214888" w:rsidRDefault="000876E3"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12" w14:textId="77777777" w:rsidR="000876E3" w:rsidRPr="00214888" w:rsidRDefault="000876E3" w:rsidP="00214888">
            <w:pPr>
              <w:spacing w:after="0" w:line="24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B13" w14:textId="77777777" w:rsidR="000876E3" w:rsidRPr="00214888" w:rsidRDefault="000876E3" w:rsidP="00214888">
            <w:pPr>
              <w:spacing w:after="0" w:line="240" w:lineRule="auto"/>
              <w:rPr>
                <w:rFonts w:ascii="Arial" w:hAnsi="Arial" w:cs="Arial"/>
                <w:sz w:val="16"/>
                <w:szCs w:val="16"/>
              </w:rPr>
            </w:pPr>
          </w:p>
        </w:tc>
      </w:tr>
      <w:tr w:rsidR="000876E3" w:rsidRPr="00BF6155" w14:paraId="16B34B2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B15" w14:textId="77777777" w:rsidR="000876E3" w:rsidRPr="00BF6155" w:rsidRDefault="000876E3" w:rsidP="001F179A">
            <w:pPr>
              <w:pStyle w:val="StyleArial8ptBoldAfter0ptLinespacing15lines"/>
            </w:pPr>
            <w:r w:rsidRPr="00BF6155">
              <w:t>1</w:t>
            </w:r>
          </w:p>
          <w:p w14:paraId="16B34B16" w14:textId="77777777" w:rsidR="000876E3" w:rsidRPr="00BF6155" w:rsidRDefault="000876E3" w:rsidP="001F179A">
            <w:pPr>
              <w:pStyle w:val="StyleArial8ptBoldAfter0ptLinespacing15lines"/>
            </w:pPr>
            <w:r w:rsidRPr="00BF6155">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B17" w14:textId="77777777" w:rsidR="000876E3" w:rsidRPr="00BF6155" w:rsidRDefault="000876E3" w:rsidP="001F179A">
            <w:pPr>
              <w:pStyle w:val="StyleArial8ptBoldAfter0ptLinespacing15lines"/>
            </w:pPr>
            <w:r w:rsidRPr="00BF6155">
              <w:t>Errors</w:t>
            </w:r>
          </w:p>
          <w:p w14:paraId="16B34B18" w14:textId="77777777" w:rsidR="000876E3" w:rsidRPr="00BF6155" w:rsidRDefault="000876E3" w:rsidP="001F179A">
            <w:pPr>
              <w:pStyle w:val="StyleArial8ptBoldAfter0ptLinespacing15lines"/>
            </w:pPr>
            <w:r w:rsidRPr="00BF6155">
              <w:t>Error</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B19" w14:textId="77777777" w:rsidR="000876E3" w:rsidRPr="00BF6155" w:rsidRDefault="000876E3" w:rsidP="001F179A">
            <w:pPr>
              <w:pStyle w:val="StyleArial8ptBoldAfter0ptLinespacing15lines"/>
            </w:pPr>
            <w:r w:rsidRPr="00BF6155">
              <w:t>A</w:t>
            </w:r>
          </w:p>
          <w:p w14:paraId="16B34B1A" w14:textId="77777777" w:rsidR="000876E3" w:rsidRPr="00BF6155" w:rsidRDefault="000876E3" w:rsidP="001F179A">
            <w:pPr>
              <w:pStyle w:val="StyleArial8ptBoldAfter0ptLinespacing15lines"/>
            </w:pPr>
            <w:r w:rsidRPr="00BF6155">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B1B" w14:textId="77777777" w:rsidR="000876E3" w:rsidRPr="00BF6155" w:rsidRDefault="000876E3" w:rsidP="0045111D">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B1C" w14:textId="77777777" w:rsidR="000876E3" w:rsidRPr="001A3862" w:rsidRDefault="000876E3" w:rsidP="007A63FC">
            <w:pPr>
              <w:spacing w:after="0" w:line="360" w:lineRule="auto"/>
              <w:jc w:val="center"/>
              <w:rPr>
                <w:rFonts w:ascii="Arial" w:hAnsi="Arial" w:cs="Arial"/>
                <w:b/>
                <w:sz w:val="16"/>
                <w:szCs w:val="16"/>
              </w:rPr>
            </w:pPr>
            <w:r w:rsidRPr="001A3862">
              <w:rPr>
                <w:rFonts w:ascii="Arial" w:hAnsi="Arial" w:cs="Arial"/>
                <w:b/>
                <w:sz w:val="16"/>
                <w:szCs w:val="16"/>
              </w:rPr>
              <w:t>GDS</w:t>
            </w:r>
          </w:p>
          <w:p w14:paraId="16B34B1D" w14:textId="77777777" w:rsidR="000876E3" w:rsidRPr="001A3862" w:rsidRDefault="000876E3" w:rsidP="00160E8C">
            <w:pPr>
              <w:spacing w:after="0" w:line="360" w:lineRule="auto"/>
              <w:jc w:val="center"/>
              <w:rPr>
                <w:rFonts w:ascii="Arial" w:hAnsi="Arial" w:cs="Arial"/>
                <w:b/>
                <w:sz w:val="16"/>
                <w:szCs w:val="16"/>
              </w:rPr>
            </w:pPr>
            <w:r>
              <w:rPr>
                <w:rFonts w:ascii="Arial" w:hAnsi="Arial" w:cs="Arial"/>
                <w:b/>
                <w:sz w:val="16"/>
                <w:szCs w:val="16"/>
              </w:rPr>
              <w:t xml:space="preserve">1 </w:t>
            </w:r>
            <w:r w:rsidRPr="001A3862">
              <w:rPr>
                <w:rFonts w:ascii="Arial" w:hAnsi="Arial" w:cs="Arial"/>
                <w:b/>
                <w:sz w:val="16"/>
                <w:szCs w:val="16"/>
              </w:rPr>
              <w:t>- 6</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B1E" w14:textId="77777777" w:rsidR="000876E3" w:rsidRPr="00BF6155" w:rsidRDefault="000876E3" w:rsidP="00BF6155">
            <w:pPr>
              <w:spacing w:after="0" w:line="360" w:lineRule="auto"/>
              <w:rPr>
                <w:rFonts w:ascii="Arial" w:hAnsi="Arial" w:cs="Arial"/>
                <w:sz w:val="16"/>
                <w:szCs w:val="16"/>
              </w:rPr>
            </w:pPr>
          </w:p>
        </w:tc>
        <w:tc>
          <w:tcPr>
            <w:tcW w:w="3420" w:type="dxa"/>
            <w:tcBorders>
              <w:top w:val="single" w:sz="4" w:space="0" w:color="C0C0C0"/>
              <w:left w:val="single" w:sz="4" w:space="0" w:color="C0C0C0"/>
              <w:bottom w:val="single" w:sz="4" w:space="0" w:color="C0C0C0"/>
              <w:right w:val="single" w:sz="4" w:space="0" w:color="C0C0C0"/>
            </w:tcBorders>
            <w:shd w:val="clear" w:color="auto" w:fill="F2F2F2"/>
          </w:tcPr>
          <w:p w14:paraId="16B34B1F" w14:textId="77777777" w:rsidR="000876E3" w:rsidRPr="00BF6155" w:rsidRDefault="000876E3" w:rsidP="00BF6155">
            <w:pPr>
              <w:spacing w:after="0" w:line="360" w:lineRule="auto"/>
              <w:rPr>
                <w:rFonts w:ascii="Arial" w:hAnsi="Arial" w:cs="Arial"/>
                <w:sz w:val="16"/>
                <w:szCs w:val="16"/>
              </w:rPr>
            </w:pPr>
          </w:p>
        </w:tc>
      </w:tr>
      <w:tr w:rsidR="000876E3" w:rsidRPr="00F860DF" w14:paraId="16B34B2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21" w14:textId="77777777" w:rsidR="000876E3" w:rsidRPr="00214888" w:rsidRDefault="000876E3" w:rsidP="00BF6155">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22" w14:textId="77777777" w:rsidR="000876E3" w:rsidRPr="00214888" w:rsidRDefault="000876E3" w:rsidP="001F179A">
            <w:pPr>
              <w:pStyle w:val="StyleArial8ptAfter0ptLinespacingsingle"/>
            </w:pPr>
            <w:r w:rsidRPr="00214888">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23" w14:textId="77777777" w:rsidR="000876E3" w:rsidRPr="00214888" w:rsidRDefault="000876E3" w:rsidP="001F179A">
            <w:pPr>
              <w:pStyle w:val="StyleArial8ptCenteredAfter0ptLinespacingsingle"/>
            </w:pPr>
            <w:r w:rsidRPr="00214888">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24" w14:textId="77777777" w:rsidR="000876E3" w:rsidRPr="00B845FD" w:rsidRDefault="000876E3" w:rsidP="001F179A">
            <w:pPr>
              <w:pStyle w:val="StyleTableText8pt"/>
            </w:pPr>
            <w:r w:rsidRPr="00B845FD">
              <w:t>OTA_CodeType</w:t>
            </w:r>
          </w:p>
          <w:p w14:paraId="16B34B25" w14:textId="77777777" w:rsidR="000876E3" w:rsidRPr="0045111D" w:rsidRDefault="000876E3" w:rsidP="001F179A">
            <w:pPr>
              <w:pStyle w:val="StyleTableText8pt"/>
            </w:pPr>
            <w:r w:rsidRPr="0045111D">
              <w:rPr>
                <w:i/>
              </w:rPr>
              <w:t>Example:</w:t>
            </w:r>
          </w:p>
          <w:p w14:paraId="16B34B26" w14:textId="77777777" w:rsidR="000876E3" w:rsidRPr="0045111D" w:rsidRDefault="000876E3" w:rsidP="001F179A">
            <w:pPr>
              <w:pStyle w:val="StyleArial8ptAfter0ptLinespacingsingle"/>
            </w:pPr>
            <w:r w:rsidRPr="0045111D">
              <w:t>&lt;Errors&gt;</w:t>
            </w:r>
          </w:p>
          <w:p w14:paraId="16B34B27" w14:textId="77777777" w:rsidR="000876E3" w:rsidRPr="00214888" w:rsidRDefault="000876E3" w:rsidP="0045111D">
            <w:pPr>
              <w:spacing w:after="0" w:line="240" w:lineRule="auto"/>
              <w:rPr>
                <w:rFonts w:ascii="Arial" w:hAnsi="Arial" w:cs="Arial"/>
                <w:sz w:val="16"/>
                <w:szCs w:val="16"/>
              </w:rPr>
            </w:pPr>
            <w:r w:rsidRPr="0045111D">
              <w:rPr>
                <w:rFonts w:ascii="Arial" w:hAnsi="Arial" w:cs="Arial"/>
                <w:sz w:val="16"/>
                <w:szCs w:val="16"/>
              </w:rPr>
              <w:t xml:space="preserve">&lt;Error </w:t>
            </w:r>
            <w:r w:rsidRPr="0045111D">
              <w:rPr>
                <w:rFonts w:ascii="Arial" w:hAnsi="Arial" w:cs="Arial"/>
                <w:b/>
                <w:sz w:val="16"/>
                <w:szCs w:val="16"/>
              </w:rPr>
              <w:t>Type="3"</w:t>
            </w:r>
            <w:r w:rsidRPr="0045111D">
              <w:rPr>
                <w:rFonts w:ascii="Arial" w:hAnsi="Arial" w:cs="Arial"/>
                <w:sz w:val="16"/>
                <w:szCs w:val="16"/>
              </w:rPr>
              <w:t xml:space="preserve"> Code="371"&gt;</w:t>
            </w:r>
            <w:r>
              <w:rPr>
                <w:rFonts w:ascii="Arial" w:hAnsi="Arial" w:cs="Arial"/>
                <w:sz w:val="16"/>
                <w:szCs w:val="16"/>
              </w:rPr>
              <w:t>D</w:t>
            </w:r>
            <w:r w:rsidRPr="0045111D">
              <w:rPr>
                <w:rFonts w:ascii="Arial" w:hAnsi="Arial" w:cs="Arial"/>
                <w:sz w:val="16"/>
                <w:szCs w:val="16"/>
                <w:lang w:val="en-AU"/>
              </w:rPr>
              <w:t xml:space="preserve">eposit </w:t>
            </w:r>
            <w:r>
              <w:rPr>
                <w:rFonts w:ascii="Arial" w:hAnsi="Arial" w:cs="Arial"/>
                <w:sz w:val="16"/>
                <w:szCs w:val="16"/>
                <w:lang w:val="en-AU"/>
              </w:rPr>
              <w:t>R</w:t>
            </w:r>
            <w:r w:rsidRPr="0045111D">
              <w:rPr>
                <w:rFonts w:ascii="Arial" w:hAnsi="Arial" w:cs="Arial"/>
                <w:sz w:val="16"/>
                <w:szCs w:val="16"/>
                <w:lang w:val="en-AU"/>
              </w:rPr>
              <w:t>eqired</w:t>
            </w:r>
            <w:r w:rsidRPr="0045111D">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28" w14:textId="77777777" w:rsidR="000876E3" w:rsidRPr="00214888" w:rsidRDefault="000876E3" w:rsidP="001F179A">
            <w:pPr>
              <w:pStyle w:val="StyleArial8ptCenteredAfter0ptLinespacingsingle"/>
            </w:pPr>
            <w: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29" w14:textId="77777777" w:rsidR="000876E3" w:rsidRPr="00B845FD" w:rsidRDefault="000876E3" w:rsidP="001F179A">
            <w:pPr>
              <w:pStyle w:val="StyleTableText8pt"/>
            </w:pPr>
            <w:r w:rsidRPr="00B845FD">
              <w:t>OTA Code List – (EWT)</w:t>
            </w:r>
          </w:p>
          <w:p w14:paraId="16B34B2A" w14:textId="77777777" w:rsidR="000876E3" w:rsidRPr="00B845FD" w:rsidRDefault="000876E3" w:rsidP="001F179A">
            <w:pPr>
              <w:pStyle w:val="StyleTableText8pt"/>
            </w:pPr>
            <w:r w:rsidRPr="00B845FD">
              <w:t>Error Warning Type</w:t>
            </w:r>
          </w:p>
          <w:p w14:paraId="16B34B2B" w14:textId="77777777" w:rsidR="000876E3" w:rsidRPr="00B845FD" w:rsidRDefault="000876E3" w:rsidP="001F179A">
            <w:pPr>
              <w:pStyle w:val="StyleTableText8pt"/>
            </w:pPr>
            <w:r w:rsidRPr="00B845FD">
              <w:t>See App</w:t>
            </w:r>
            <w:r>
              <w:t>endix</w:t>
            </w:r>
            <w:r w:rsidRPr="00B845FD">
              <w:t xml:space="preserve"> A, Figure </w:t>
            </w:r>
            <w:r>
              <w:t>7</w:t>
            </w:r>
            <w:r w:rsidRPr="00B845FD">
              <w:t xml:space="preserve"> for list</w:t>
            </w:r>
            <w:r>
              <w:t>.</w:t>
            </w:r>
          </w:p>
          <w:p w14:paraId="16B34B2C" w14:textId="77777777" w:rsidR="000876E3" w:rsidRPr="0088563C" w:rsidRDefault="000876E3" w:rsidP="00FF3EB8">
            <w:pPr>
              <w:pStyle w:val="TableText"/>
              <w:rPr>
                <w:i/>
                <w:sz w:val="16"/>
                <w:szCs w:val="16"/>
              </w:rPr>
            </w:pPr>
            <w:r w:rsidRPr="0088563C">
              <w:rPr>
                <w:i/>
                <w:sz w:val="16"/>
                <w:szCs w:val="16"/>
              </w:rPr>
              <w:t>Example value:</w:t>
            </w:r>
          </w:p>
          <w:p w14:paraId="16B34B2D" w14:textId="77777777" w:rsidR="000876E3" w:rsidRPr="00214888" w:rsidRDefault="000876E3" w:rsidP="008152E6">
            <w:pPr>
              <w:pStyle w:val="StyleArial8ptAfter0ptLinespacingsingle"/>
            </w:pPr>
            <w:r w:rsidRPr="0088563C">
              <w:rPr>
                <w:lang w:val="en-AU"/>
              </w:rPr>
              <w:t>3 = Biz rule</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B2E" w14:textId="77777777" w:rsidR="000876E3" w:rsidRPr="00214888" w:rsidRDefault="000876E3" w:rsidP="00214888">
            <w:pPr>
              <w:spacing w:after="0" w:line="240" w:lineRule="auto"/>
              <w:rPr>
                <w:rFonts w:ascii="Arial" w:hAnsi="Arial" w:cs="Arial"/>
                <w:sz w:val="16"/>
                <w:szCs w:val="16"/>
              </w:rPr>
            </w:pPr>
          </w:p>
        </w:tc>
      </w:tr>
      <w:tr w:rsidR="000876E3" w:rsidRPr="00F860DF" w14:paraId="16B34B4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30" w14:textId="77777777" w:rsidR="000876E3" w:rsidRPr="00214888"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31" w14:textId="77777777" w:rsidR="000876E3" w:rsidRPr="00214888" w:rsidRDefault="000876E3" w:rsidP="001F179A">
            <w:pPr>
              <w:pStyle w:val="StyleArial8ptAfter0ptLinespacingsingle"/>
            </w:pPr>
            <w:r w:rsidRPr="00214888">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32" w14:textId="77777777" w:rsidR="000876E3" w:rsidRPr="00214888" w:rsidRDefault="000876E3" w:rsidP="001F179A">
            <w:pPr>
              <w:pStyle w:val="StyleArial8ptCenteredAfter0ptLinespacingsingle"/>
            </w:pPr>
            <w:r w:rsidRPr="00214888">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33" w14:textId="77777777" w:rsidR="000876E3" w:rsidRPr="00B845FD" w:rsidRDefault="000876E3" w:rsidP="001F179A">
            <w:pPr>
              <w:pStyle w:val="StyleTableText8pt"/>
            </w:pPr>
            <w:r w:rsidRPr="00B845FD">
              <w:t>OTA_CodeType</w:t>
            </w:r>
          </w:p>
          <w:p w14:paraId="16B34B34" w14:textId="77777777" w:rsidR="000876E3" w:rsidRPr="00B845FD" w:rsidRDefault="000876E3" w:rsidP="001F179A">
            <w:pPr>
              <w:pStyle w:val="StyleTableText8pt"/>
            </w:pPr>
            <w:r>
              <w:rPr>
                <w:i/>
              </w:rPr>
              <w:t>Example:</w:t>
            </w:r>
          </w:p>
          <w:p w14:paraId="16B34B35" w14:textId="77777777" w:rsidR="000876E3" w:rsidRPr="0045111D" w:rsidRDefault="000876E3" w:rsidP="001F179A">
            <w:pPr>
              <w:pStyle w:val="StyleArial8ptAfter0ptLinespacingsingle"/>
            </w:pPr>
            <w:r w:rsidRPr="0045111D">
              <w:t>&lt;Errors&gt;</w:t>
            </w:r>
          </w:p>
          <w:p w14:paraId="16B34B36" w14:textId="77777777" w:rsidR="000876E3" w:rsidRPr="00B845FD" w:rsidRDefault="000876E3" w:rsidP="001F179A">
            <w:pPr>
              <w:pStyle w:val="StyleTableText8pt"/>
              <w:rPr>
                <w:lang w:val="es-MX"/>
              </w:rPr>
            </w:pPr>
            <w:r w:rsidRPr="0045111D">
              <w:t xml:space="preserve">&lt;Error Type="3" </w:t>
            </w:r>
            <w:r w:rsidRPr="0045111D">
              <w:rPr>
                <w:b/>
              </w:rPr>
              <w:t>Code="371"</w:t>
            </w:r>
            <w:r w:rsidRPr="001F179A">
              <w:t>&gt;Deposit Reqired&lt;/Error&gt;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37" w14:textId="77777777" w:rsidR="000876E3" w:rsidRPr="00214888" w:rsidRDefault="000876E3" w:rsidP="001F179A">
            <w:pPr>
              <w:pStyle w:val="StyleArial8ptCenteredAfter0ptLinespacingsingle"/>
            </w:pPr>
            <w: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38" w14:textId="77777777" w:rsidR="000876E3" w:rsidRPr="00D80A94" w:rsidRDefault="000876E3" w:rsidP="001F179A">
            <w:pPr>
              <w:pStyle w:val="StyleTableText8pt"/>
            </w:pPr>
            <w:r w:rsidRPr="00D80A94">
              <w:t>OTA Code List – (ERR)</w:t>
            </w:r>
          </w:p>
          <w:p w14:paraId="16B34B39" w14:textId="77777777" w:rsidR="000876E3" w:rsidRPr="00D80A94" w:rsidRDefault="000876E3" w:rsidP="001F179A">
            <w:pPr>
              <w:pStyle w:val="StyleTableText8pt"/>
            </w:pPr>
            <w:r w:rsidRPr="00D80A94">
              <w:t>Error Codes</w:t>
            </w:r>
          </w:p>
          <w:p w14:paraId="16B34B3A" w14:textId="77777777" w:rsidR="000876E3" w:rsidRPr="001F179A" w:rsidRDefault="000876E3" w:rsidP="001F179A">
            <w:pPr>
              <w:pStyle w:val="StyleTableText8pt"/>
            </w:pPr>
            <w:r w:rsidRPr="00D80A94">
              <w:t>See App</w:t>
            </w:r>
            <w:r>
              <w:t>endix</w:t>
            </w:r>
            <w:r w:rsidRPr="00D80A94">
              <w:t xml:space="preserve"> A, Figure 8 for list</w:t>
            </w:r>
            <w:r>
              <w:t>.</w:t>
            </w:r>
            <w:r w:rsidRPr="00D80A94">
              <w:t xml:space="preserve">  </w:t>
            </w:r>
            <w:r w:rsidRPr="00D80A94">
              <w:rPr>
                <w:b/>
              </w:rPr>
              <w:t>Note:</w:t>
            </w:r>
            <w:r>
              <w:rPr>
                <w:b/>
              </w:rPr>
              <w:t xml:space="preserve">  </w:t>
            </w:r>
            <w:r w:rsidRPr="001F179A">
              <w:t>These are the only codes supported by Travelport.</w:t>
            </w:r>
          </w:p>
          <w:p w14:paraId="16B34B3B" w14:textId="77777777" w:rsidR="000876E3" w:rsidRPr="00D80A94" w:rsidRDefault="000876E3" w:rsidP="001F179A">
            <w:pPr>
              <w:pStyle w:val="StyleTableText8pt"/>
            </w:pPr>
            <w:r w:rsidRPr="00D80A94">
              <w:rPr>
                <w:i/>
              </w:rPr>
              <w:t>Example value</w:t>
            </w:r>
            <w:r w:rsidRPr="00D80A94">
              <w:t>:</w:t>
            </w:r>
          </w:p>
          <w:p w14:paraId="16B34B3C" w14:textId="77777777" w:rsidR="000876E3" w:rsidRPr="00D80A94" w:rsidRDefault="000876E3" w:rsidP="00FF3EB8">
            <w:pPr>
              <w:rPr>
                <w:rFonts w:ascii="Arial" w:hAnsi="Arial" w:cs="Arial"/>
                <w:sz w:val="16"/>
                <w:szCs w:val="16"/>
                <w:lang w:val="en-AU"/>
              </w:rPr>
            </w:pPr>
            <w:r w:rsidRPr="00ED3D1D">
              <w:rPr>
                <w:rFonts w:ascii="Arial" w:hAnsi="Arial" w:cs="Arial"/>
                <w:sz w:val="16"/>
                <w:szCs w:val="16"/>
              </w:rPr>
              <w:t xml:space="preserve">371 = </w:t>
            </w:r>
            <w:r w:rsidRPr="00D80A94">
              <w:rPr>
                <w:rFonts w:ascii="Arial" w:hAnsi="Arial" w:cs="Arial"/>
                <w:sz w:val="16"/>
                <w:szCs w:val="16"/>
                <w:lang w:val="en-AU"/>
              </w:rPr>
              <w:t>Full payment or deposit required</w:t>
            </w:r>
          </w:p>
          <w:p w14:paraId="16B34B3D" w14:textId="77777777" w:rsidR="000876E3" w:rsidRPr="00D80A94" w:rsidRDefault="000876E3" w:rsidP="00CD5254">
            <w:pPr>
              <w:rPr>
                <w:rFonts w:ascii="Arial" w:hAnsi="Arial" w:cs="Arial"/>
                <w:sz w:val="16"/>
                <w:szCs w:val="16"/>
                <w:lang w:val="en-AU"/>
              </w:rPr>
            </w:pPr>
            <w:r w:rsidRPr="00ED3D1D">
              <w:rPr>
                <w:rFonts w:ascii="Arial" w:hAnsi="Arial" w:cs="Arial"/>
                <w:b/>
                <w:sz w:val="16"/>
                <w:szCs w:val="16"/>
                <w:lang w:val="en-AU"/>
              </w:rPr>
              <w:t>Galileo Note:</w:t>
            </w:r>
            <w:r w:rsidRPr="00D80A94">
              <w:rPr>
                <w:rFonts w:ascii="Arial" w:hAnsi="Arial" w:cs="Arial"/>
                <w:sz w:val="16"/>
                <w:szCs w:val="16"/>
                <w:lang w:val="en-AU"/>
              </w:rPr>
              <w:t xml:space="preserve">  The OTA Code will be mapped to Galileo Error Codes as illustrated in App</w:t>
            </w:r>
            <w:r>
              <w:rPr>
                <w:rFonts w:ascii="Arial" w:hAnsi="Arial" w:cs="Arial"/>
                <w:sz w:val="16"/>
                <w:szCs w:val="16"/>
                <w:lang w:val="en-AU"/>
              </w:rPr>
              <w:t>endix</w:t>
            </w:r>
            <w:r w:rsidRPr="00D80A94">
              <w:rPr>
                <w:rFonts w:ascii="Arial" w:hAnsi="Arial" w:cs="Arial"/>
                <w:sz w:val="16"/>
                <w:szCs w:val="16"/>
                <w:lang w:val="en-AU"/>
              </w:rPr>
              <w:t xml:space="preserve"> A, Figure 8.</w:t>
            </w:r>
          </w:p>
          <w:p w14:paraId="16B34B3E" w14:textId="77777777" w:rsidR="000876E3" w:rsidRPr="00D80A94" w:rsidRDefault="000876E3" w:rsidP="00CD5254">
            <w:pPr>
              <w:rPr>
                <w:rFonts w:ascii="Arial" w:hAnsi="Arial" w:cs="Arial"/>
                <w:sz w:val="16"/>
                <w:szCs w:val="16"/>
              </w:rPr>
            </w:pPr>
            <w:r w:rsidRPr="00ED3D1D">
              <w:rPr>
                <w:rFonts w:ascii="Arial" w:hAnsi="Arial" w:cs="Arial"/>
                <w:b/>
                <w:sz w:val="16"/>
                <w:szCs w:val="16"/>
                <w:lang w:val="en-AU"/>
              </w:rPr>
              <w:t>Worldspan Note:</w:t>
            </w:r>
            <w:r w:rsidRPr="00D80A94">
              <w:rPr>
                <w:rFonts w:ascii="Arial" w:hAnsi="Arial" w:cs="Arial"/>
                <w:sz w:val="16"/>
                <w:szCs w:val="16"/>
                <w:lang w:val="en-AU"/>
              </w:rPr>
              <w:t xml:space="preserve">  If </w:t>
            </w:r>
            <w:r w:rsidRPr="00D80A94">
              <w:rPr>
                <w:rFonts w:ascii="Arial" w:hAnsi="Arial" w:cs="Arial"/>
                <w:b/>
                <w:sz w:val="16"/>
                <w:szCs w:val="16"/>
                <w:u w:val="single"/>
                <w:lang w:val="en-AU"/>
              </w:rPr>
              <w:t>only</w:t>
            </w:r>
            <w:r w:rsidRPr="00D80A94">
              <w:rPr>
                <w:rFonts w:ascii="Arial" w:hAnsi="Arial" w:cs="Arial"/>
                <w:sz w:val="16"/>
                <w:szCs w:val="16"/>
                <w:lang w:val="en-AU"/>
              </w:rPr>
              <w:t xml:space="preserve"> an OTA Error Code is pa</w:t>
            </w:r>
            <w:r>
              <w:rPr>
                <w:rFonts w:ascii="Arial" w:hAnsi="Arial" w:cs="Arial"/>
                <w:sz w:val="16"/>
                <w:szCs w:val="16"/>
                <w:lang w:val="en-AU"/>
              </w:rPr>
              <w:t>ssed in the XML (no error text),</w:t>
            </w:r>
            <w:r w:rsidRPr="00D80A94">
              <w:rPr>
                <w:rFonts w:ascii="Arial" w:hAnsi="Arial" w:cs="Arial"/>
                <w:sz w:val="16"/>
                <w:szCs w:val="16"/>
                <w:lang w:val="en-AU"/>
              </w:rPr>
              <w:t xml:space="preserve"> the code will be mapped to Worldspan Error Codes as illustrated in App</w:t>
            </w:r>
            <w:r>
              <w:rPr>
                <w:rFonts w:ascii="Arial" w:hAnsi="Arial" w:cs="Arial"/>
                <w:sz w:val="16"/>
                <w:szCs w:val="16"/>
                <w:lang w:val="en-AU"/>
              </w:rPr>
              <w:t>endix</w:t>
            </w:r>
            <w:r w:rsidRPr="00D80A94">
              <w:rPr>
                <w:rFonts w:ascii="Arial" w:hAnsi="Arial" w:cs="Arial"/>
                <w:sz w:val="16"/>
                <w:szCs w:val="16"/>
                <w:lang w:val="en-AU"/>
              </w:rPr>
              <w:t xml:space="preserve"> A, Figure 8</w:t>
            </w:r>
            <w:r>
              <w:rPr>
                <w:rFonts w:ascii="Arial" w:hAnsi="Arial" w:cs="Arial"/>
                <w:sz w:val="16"/>
                <w:szCs w:val="16"/>
                <w:lang w:val="en-AU"/>
              </w:rPr>
              <w:t>.</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B3F" w14:textId="77777777" w:rsidR="000876E3" w:rsidRPr="00214888" w:rsidRDefault="000876E3" w:rsidP="001F179A">
            <w:pPr>
              <w:pStyle w:val="StyleArial8ptAfter0ptLinespacingsingle"/>
            </w:pPr>
            <w:r>
              <w:t>Error Number</w:t>
            </w:r>
          </w:p>
        </w:tc>
      </w:tr>
      <w:tr w:rsidR="000876E3" w:rsidRPr="00F860DF" w14:paraId="16B34B4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41" w14:textId="77777777" w:rsidR="000876E3" w:rsidRPr="00214888" w:rsidRDefault="000876E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42" w14:textId="77777777" w:rsidR="000876E3" w:rsidRPr="00214888" w:rsidRDefault="000876E3" w:rsidP="001F179A">
            <w:pPr>
              <w:pStyle w:val="StyleArial8ptAfter0ptLinespacingsingle"/>
            </w:pPr>
            <w:r>
              <w:t>Error Element 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43" w14:textId="77777777" w:rsidR="000876E3" w:rsidRPr="00214888" w:rsidRDefault="000876E3" w:rsidP="001F179A">
            <w:pPr>
              <w:pStyle w:val="StyleArial8ptCenteredAfter0ptLinespacingsingle"/>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44" w14:textId="77777777" w:rsidR="000876E3" w:rsidRPr="00B845FD" w:rsidRDefault="000876E3" w:rsidP="001F179A">
            <w:pPr>
              <w:pStyle w:val="StyleArial8ptAfter0pt"/>
              <w:rPr>
                <w:lang w:val="en-AU"/>
              </w:rPr>
            </w:pPr>
            <w:r w:rsidRPr="00B845FD">
              <w:rPr>
                <w:lang w:val="en-AU"/>
              </w:rPr>
              <w:t>OTA_HotelAvail</w:t>
            </w:r>
          </w:p>
          <w:p w14:paraId="16B34B45" w14:textId="77777777" w:rsidR="000876E3" w:rsidRPr="00497AFA" w:rsidRDefault="000876E3" w:rsidP="001F179A">
            <w:pPr>
              <w:pStyle w:val="StyleArial8ptAfter0pt"/>
              <w:rPr>
                <w:i/>
                <w:lang w:val="en-AU"/>
              </w:rPr>
            </w:pPr>
            <w:r w:rsidRPr="00497AFA">
              <w:rPr>
                <w:i/>
                <w:lang w:val="en-AU"/>
              </w:rPr>
              <w:t>Example:</w:t>
            </w:r>
          </w:p>
          <w:p w14:paraId="16B34B46" w14:textId="77777777" w:rsidR="000876E3" w:rsidRPr="00BF6155" w:rsidRDefault="000876E3" w:rsidP="001F179A">
            <w:pPr>
              <w:pStyle w:val="StyleArial8ptAfter0ptLinespacingsingle"/>
            </w:pPr>
            <w:r w:rsidRPr="00BF6155">
              <w:t>&lt;Errors&gt;</w:t>
            </w:r>
          </w:p>
          <w:p w14:paraId="16B34B47" w14:textId="77777777" w:rsidR="000876E3" w:rsidRPr="00B845FD" w:rsidRDefault="000876E3" w:rsidP="0045111D">
            <w:pPr>
              <w:spacing w:after="0" w:line="240" w:lineRule="auto"/>
              <w:rPr>
                <w:sz w:val="16"/>
                <w:szCs w:val="16"/>
                <w:lang w:val="es-MX"/>
              </w:rPr>
            </w:pPr>
            <w:r w:rsidRPr="00BF6155">
              <w:rPr>
                <w:rFonts w:ascii="Arial" w:hAnsi="Arial" w:cs="Arial"/>
                <w:sz w:val="16"/>
                <w:szCs w:val="16"/>
              </w:rPr>
              <w:t>&lt;Error Type="3" Code="371"&gt;</w:t>
            </w:r>
            <w:r>
              <w:rPr>
                <w:rFonts w:ascii="Arial" w:hAnsi="Arial" w:cs="Arial"/>
                <w:b/>
                <w:sz w:val="16"/>
                <w:szCs w:val="16"/>
                <w:lang w:val="en-AU"/>
              </w:rPr>
              <w:t>Deposit Reqired</w:t>
            </w:r>
            <w:r w:rsidRPr="00BF6155">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48" w14:textId="77777777" w:rsidR="000876E3" w:rsidRDefault="000876E3" w:rsidP="001F179A">
            <w:pPr>
              <w:pStyle w:val="StyleArial8ptCenteredAfter0ptLinespacingsingle"/>
            </w:pPr>
            <w: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49" w14:textId="77777777" w:rsidR="000876E3" w:rsidRPr="008A03DB" w:rsidRDefault="000876E3" w:rsidP="001F179A">
            <w:pPr>
              <w:pStyle w:val="StyleTableText8pt"/>
            </w:pPr>
            <w:r w:rsidRPr="008A03DB">
              <w:rPr>
                <w:b/>
              </w:rPr>
              <w:t>Worldspan Note:</w:t>
            </w:r>
            <w:r w:rsidRPr="008A03DB">
              <w:t xml:space="preserve">  If both an OTA Code and Error Text are passed in the XML, Worldspan will display the Error Text.</w:t>
            </w:r>
          </w:p>
          <w:p w14:paraId="16B34B4A" w14:textId="77777777" w:rsidR="000876E3" w:rsidRPr="008A03DB" w:rsidRDefault="000876E3" w:rsidP="001F179A">
            <w:pPr>
              <w:pStyle w:val="StyleTableText8pt"/>
              <w:rPr>
                <w:lang w:val="es-MX"/>
              </w:rPr>
            </w:pPr>
            <w:r w:rsidRPr="008A03DB">
              <w:rPr>
                <w:b/>
              </w:rPr>
              <w:t>GDS Note:</w:t>
            </w:r>
            <w:r w:rsidRPr="008A03DB">
              <w:t xml:space="preserve">  Maximum of 64 characters</w:t>
            </w:r>
          </w:p>
        </w:tc>
        <w:tc>
          <w:tcPr>
            <w:tcW w:w="3420" w:type="dxa"/>
            <w:tcBorders>
              <w:top w:val="single" w:sz="4" w:space="0" w:color="C0C0C0"/>
              <w:left w:val="single" w:sz="4" w:space="0" w:color="C0C0C0"/>
              <w:bottom w:val="single" w:sz="4" w:space="0" w:color="C0C0C0"/>
              <w:right w:val="single" w:sz="4" w:space="0" w:color="C0C0C0"/>
            </w:tcBorders>
            <w:shd w:val="clear" w:color="auto" w:fill="auto"/>
          </w:tcPr>
          <w:p w14:paraId="16B34B4B" w14:textId="77777777" w:rsidR="000876E3" w:rsidRPr="001A3862" w:rsidRDefault="000876E3" w:rsidP="001F179A">
            <w:pPr>
              <w:pStyle w:val="StyleArial8ptAfter0ptLinespacingsingle"/>
            </w:pPr>
            <w:r w:rsidRPr="001A3862">
              <w:t>Error Text</w:t>
            </w:r>
          </w:p>
          <w:p w14:paraId="16B34B4C" w14:textId="77777777" w:rsidR="000876E3" w:rsidRPr="001A3862" w:rsidRDefault="000876E3" w:rsidP="001F179A">
            <w:pPr>
              <w:pStyle w:val="StyleArial8ptAfter0ptLinespacingsingle"/>
            </w:pPr>
            <w:r w:rsidRPr="001A3862">
              <w:t>GDS=</w:t>
            </w:r>
            <w:r>
              <w:t>64</w:t>
            </w:r>
          </w:p>
        </w:tc>
      </w:tr>
    </w:tbl>
    <w:p w14:paraId="16B34B4E" w14:textId="77777777" w:rsidR="000B710F" w:rsidRDefault="000B710F" w:rsidP="00BF6155">
      <w:pPr>
        <w:spacing w:after="0"/>
        <w:rPr>
          <w:rFonts w:ascii="Arial" w:hAnsi="Arial" w:cs="Arial"/>
          <w:sz w:val="20"/>
          <w:szCs w:val="20"/>
        </w:rPr>
      </w:pPr>
    </w:p>
    <w:p w14:paraId="16B34B4F" w14:textId="77777777" w:rsidR="00BF6155" w:rsidRPr="003C2C44" w:rsidRDefault="00BF6155" w:rsidP="00497AFA">
      <w:pPr>
        <w:pStyle w:val="Heading1"/>
        <w:pageBreakBefore/>
      </w:pPr>
      <w:bookmarkStart w:id="164" w:name="_Toc351022522"/>
      <w:r w:rsidRPr="003C2C44">
        <w:t xml:space="preserve">XML Direct Connect </w:t>
      </w:r>
      <w:r w:rsidR="004F213A">
        <w:t>–</w:t>
      </w:r>
      <w:r w:rsidRPr="003C2C44">
        <w:t xml:space="preserve"> </w:t>
      </w:r>
      <w:r w:rsidR="004F213A">
        <w:t xml:space="preserve">Modify </w:t>
      </w:r>
      <w:r w:rsidRPr="00ED3D1D">
        <w:t>OTA</w:t>
      </w:r>
      <w:r w:rsidRPr="003C2C44">
        <w:t xml:space="preserve"> XML Response Error Example</w:t>
      </w:r>
      <w:bookmarkEnd w:id="164"/>
    </w:p>
    <w:p w14:paraId="16B34B50"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S:Envelope</w:t>
      </w:r>
      <w:r w:rsidRPr="00F027BA">
        <w:rPr>
          <w:rFonts w:ascii="Arial" w:hAnsi="Arial" w:cs="Arial"/>
          <w:color w:val="FF0000"/>
          <w:sz w:val="16"/>
          <w:szCs w:val="16"/>
          <w:highlight w:val="white"/>
        </w:rPr>
        <w:t xml:space="preserve"> xmlns:S</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http://schemas.xmlsoap.org/soap/envelope/</w:t>
      </w:r>
      <w:r w:rsidRPr="00F027BA">
        <w:rPr>
          <w:rFonts w:ascii="Arial" w:hAnsi="Arial" w:cs="Arial"/>
          <w:color w:val="0000FF"/>
          <w:sz w:val="16"/>
          <w:szCs w:val="16"/>
          <w:highlight w:val="white"/>
        </w:rPr>
        <w:t>"&gt;</w:t>
      </w:r>
    </w:p>
    <w:p w14:paraId="16B34B51"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S:Header</w:t>
      </w:r>
      <w:r w:rsidRPr="00F027BA">
        <w:rPr>
          <w:rFonts w:ascii="Arial" w:hAnsi="Arial" w:cs="Arial"/>
          <w:color w:val="0000FF"/>
          <w:sz w:val="16"/>
          <w:szCs w:val="16"/>
          <w:highlight w:val="white"/>
        </w:rPr>
        <w:t>&gt;</w:t>
      </w:r>
    </w:p>
    <w:p w14:paraId="16B34B52"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wsp:authentication</w:t>
      </w:r>
      <w:r w:rsidRPr="00F027BA">
        <w:rPr>
          <w:rFonts w:ascii="Arial" w:hAnsi="Arial" w:cs="Arial"/>
          <w:color w:val="FF0000"/>
          <w:sz w:val="16"/>
          <w:szCs w:val="16"/>
          <w:highlight w:val="white"/>
        </w:rPr>
        <w:t xml:space="preserve"> xmlns:wsp</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http://xmlota.wspan.com/webservice/</w:t>
      </w:r>
      <w:r w:rsidRPr="00F027BA">
        <w:rPr>
          <w:rFonts w:ascii="Arial" w:hAnsi="Arial" w:cs="Arial"/>
          <w:color w:val="0000FF"/>
          <w:sz w:val="16"/>
          <w:szCs w:val="16"/>
          <w:highlight w:val="white"/>
        </w:rPr>
        <w:t>"&gt;</w:t>
      </w:r>
    </w:p>
    <w:p w14:paraId="16B34B53"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wsp:userid</w:t>
      </w:r>
      <w:r w:rsidRPr="00F027BA">
        <w:rPr>
          <w:rFonts w:ascii="Arial" w:hAnsi="Arial" w:cs="Arial"/>
          <w:color w:val="0000FF"/>
          <w:sz w:val="16"/>
          <w:szCs w:val="16"/>
          <w:highlight w:val="white"/>
        </w:rPr>
        <w:t>&gt;</w:t>
      </w:r>
      <w:r w:rsidRPr="00F027BA">
        <w:rPr>
          <w:rFonts w:ascii="Arial" w:hAnsi="Arial" w:cs="Arial"/>
          <w:color w:val="000000"/>
          <w:sz w:val="16"/>
          <w:szCs w:val="16"/>
          <w:highlight w:val="white"/>
        </w:rPr>
        <w:t>XXUserName</w:t>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wsp:userid</w:t>
      </w:r>
      <w:r w:rsidRPr="00F027BA">
        <w:rPr>
          <w:rFonts w:ascii="Arial" w:hAnsi="Arial" w:cs="Arial"/>
          <w:color w:val="0000FF"/>
          <w:sz w:val="16"/>
          <w:szCs w:val="16"/>
          <w:highlight w:val="white"/>
        </w:rPr>
        <w:t>&gt;</w:t>
      </w:r>
    </w:p>
    <w:p w14:paraId="16B34B54"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wsp:password</w:t>
      </w:r>
      <w:r w:rsidRPr="00F027BA">
        <w:rPr>
          <w:rFonts w:ascii="Arial" w:hAnsi="Arial" w:cs="Arial"/>
          <w:color w:val="0000FF"/>
          <w:sz w:val="16"/>
          <w:szCs w:val="16"/>
          <w:highlight w:val="white"/>
        </w:rPr>
        <w:t>&gt;</w:t>
      </w:r>
      <w:r w:rsidRPr="00F027BA">
        <w:rPr>
          <w:rFonts w:ascii="Arial" w:hAnsi="Arial" w:cs="Arial"/>
          <w:color w:val="000000"/>
          <w:sz w:val="16"/>
          <w:szCs w:val="16"/>
          <w:highlight w:val="white"/>
        </w:rPr>
        <w:t>XXPassword</w:t>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wsp:password</w:t>
      </w:r>
      <w:r w:rsidRPr="00F027BA">
        <w:rPr>
          <w:rFonts w:ascii="Arial" w:hAnsi="Arial" w:cs="Arial"/>
          <w:color w:val="0000FF"/>
          <w:sz w:val="16"/>
          <w:szCs w:val="16"/>
          <w:highlight w:val="white"/>
        </w:rPr>
        <w:t>&gt;</w:t>
      </w:r>
    </w:p>
    <w:p w14:paraId="16B34B55"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wsp:payloadVersion</w:t>
      </w:r>
      <w:r w:rsidRPr="00F027BA">
        <w:rPr>
          <w:rFonts w:ascii="Arial" w:hAnsi="Arial" w:cs="Arial"/>
          <w:color w:val="0000FF"/>
          <w:sz w:val="16"/>
          <w:szCs w:val="16"/>
          <w:highlight w:val="white"/>
        </w:rPr>
        <w:t>&gt;</w:t>
      </w:r>
      <w:r w:rsidR="00F53F5E">
        <w:rPr>
          <w:rFonts w:ascii="Arial" w:hAnsi="Arial" w:cs="Arial"/>
          <w:color w:val="000000"/>
          <w:sz w:val="16"/>
          <w:szCs w:val="16"/>
          <w:highlight w:val="white"/>
        </w:rPr>
        <w:t>2007B</w:t>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wsp:payloadVersion</w:t>
      </w:r>
      <w:r w:rsidRPr="00F027BA">
        <w:rPr>
          <w:rFonts w:ascii="Arial" w:hAnsi="Arial" w:cs="Arial"/>
          <w:color w:val="0000FF"/>
          <w:sz w:val="16"/>
          <w:szCs w:val="16"/>
          <w:highlight w:val="white"/>
        </w:rPr>
        <w:t>&gt;</w:t>
      </w:r>
    </w:p>
    <w:p w14:paraId="16B34B56"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wsp:authentication</w:t>
      </w:r>
      <w:r w:rsidRPr="00F027BA">
        <w:rPr>
          <w:rFonts w:ascii="Arial" w:hAnsi="Arial" w:cs="Arial"/>
          <w:color w:val="0000FF"/>
          <w:sz w:val="16"/>
          <w:szCs w:val="16"/>
          <w:highlight w:val="white"/>
        </w:rPr>
        <w:t>&gt;</w:t>
      </w:r>
    </w:p>
    <w:p w14:paraId="16B34B57"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S:Header</w:t>
      </w:r>
      <w:r w:rsidRPr="00F027BA">
        <w:rPr>
          <w:rFonts w:ascii="Arial" w:hAnsi="Arial" w:cs="Arial"/>
          <w:color w:val="0000FF"/>
          <w:sz w:val="16"/>
          <w:szCs w:val="16"/>
          <w:highlight w:val="white"/>
        </w:rPr>
        <w:t>&gt;</w:t>
      </w:r>
    </w:p>
    <w:p w14:paraId="16B34B58"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S:Body</w:t>
      </w:r>
      <w:r w:rsidRPr="00F027BA">
        <w:rPr>
          <w:rFonts w:ascii="Arial" w:hAnsi="Arial" w:cs="Arial"/>
          <w:color w:val="0000FF"/>
          <w:sz w:val="16"/>
          <w:szCs w:val="16"/>
          <w:highlight w:val="white"/>
        </w:rPr>
        <w:t>&gt;</w:t>
      </w:r>
    </w:p>
    <w:p w14:paraId="16B34B59"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OTA_HotelResModifyRS</w:t>
      </w:r>
      <w:r w:rsidRPr="00F027BA">
        <w:rPr>
          <w:rFonts w:ascii="Arial" w:hAnsi="Arial" w:cs="Arial"/>
          <w:color w:val="FF0000"/>
          <w:sz w:val="16"/>
          <w:szCs w:val="16"/>
          <w:highlight w:val="white"/>
        </w:rPr>
        <w:t xml:space="preserve"> xmlns</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http://www.opentravel.org/OTA/2003/05</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TimeStamp</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2009-07-06T18:21:11.823+02:00</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Version</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1.006</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TransactionIdentifier</w:t>
      </w:r>
      <w:r w:rsidRPr="00F027BA">
        <w:rPr>
          <w:rFonts w:ascii="Arial" w:hAnsi="Arial" w:cs="Arial"/>
          <w:color w:val="0000FF"/>
          <w:sz w:val="16"/>
          <w:szCs w:val="16"/>
          <w:highlight w:val="white"/>
        </w:rPr>
        <w:t>="</w:t>
      </w:r>
      <w:r w:rsidR="00115991" w:rsidRPr="00115991">
        <w:rPr>
          <w:rFonts w:ascii="Arial" w:hAnsi="Arial" w:cs="Arial"/>
          <w:color w:val="000000"/>
          <w:sz w:val="16"/>
          <w:szCs w:val="16"/>
        </w:rPr>
        <w:t>0472MG4126NKDC77F</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PrimaryLangID</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en</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Target</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Production</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EchoToken</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PS@P077771266855865360-175719</w:t>
      </w:r>
      <w:r w:rsidR="00A877CA">
        <w:rPr>
          <w:rFonts w:ascii="Arial" w:hAnsi="Arial" w:cs="Arial"/>
          <w:color w:val="000000"/>
          <w:sz w:val="16"/>
          <w:szCs w:val="16"/>
          <w:highlight w:val="white"/>
        </w:rPr>
        <w:t>XX</w:t>
      </w:r>
      <w:r w:rsidRPr="00F027BA">
        <w:rPr>
          <w:rFonts w:ascii="Arial" w:hAnsi="Arial" w:cs="Arial"/>
          <w:color w:val="000000"/>
          <w:sz w:val="16"/>
          <w:szCs w:val="16"/>
          <w:highlight w:val="white"/>
        </w:rPr>
        <w:t>PS</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ResResponseType</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Unsuccessful</w:t>
      </w:r>
      <w:r w:rsidRPr="00F027BA">
        <w:rPr>
          <w:rFonts w:ascii="Arial" w:hAnsi="Arial" w:cs="Arial"/>
          <w:color w:val="0000FF"/>
          <w:sz w:val="16"/>
          <w:szCs w:val="16"/>
          <w:highlight w:val="white"/>
        </w:rPr>
        <w:t>"&gt;</w:t>
      </w:r>
    </w:p>
    <w:p w14:paraId="16B34B5A"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Errors</w:t>
      </w:r>
      <w:r w:rsidRPr="00F027BA">
        <w:rPr>
          <w:rFonts w:ascii="Arial" w:hAnsi="Arial" w:cs="Arial"/>
          <w:color w:val="0000FF"/>
          <w:sz w:val="16"/>
          <w:szCs w:val="16"/>
          <w:highlight w:val="white"/>
        </w:rPr>
        <w:t>&gt;</w:t>
      </w:r>
    </w:p>
    <w:p w14:paraId="16B34B5B"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Error</w:t>
      </w:r>
      <w:r w:rsidRPr="00F027BA">
        <w:rPr>
          <w:rFonts w:ascii="Arial" w:hAnsi="Arial" w:cs="Arial"/>
          <w:color w:val="FF0000"/>
          <w:sz w:val="16"/>
          <w:szCs w:val="16"/>
          <w:highlight w:val="white"/>
        </w:rPr>
        <w:t xml:space="preserve"> Type</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3</w:t>
      </w:r>
      <w:r w:rsidRPr="00F027BA">
        <w:rPr>
          <w:rFonts w:ascii="Arial" w:hAnsi="Arial" w:cs="Arial"/>
          <w:color w:val="0000FF"/>
          <w:sz w:val="16"/>
          <w:szCs w:val="16"/>
          <w:highlight w:val="white"/>
        </w:rPr>
        <w:t>"</w:t>
      </w:r>
      <w:r w:rsidRPr="00F027BA">
        <w:rPr>
          <w:rFonts w:ascii="Arial" w:hAnsi="Arial" w:cs="Arial"/>
          <w:color w:val="FF0000"/>
          <w:sz w:val="16"/>
          <w:szCs w:val="16"/>
          <w:highlight w:val="white"/>
        </w:rPr>
        <w:t xml:space="preserve"> Code</w:t>
      </w:r>
      <w:r w:rsidRPr="00F027BA">
        <w:rPr>
          <w:rFonts w:ascii="Arial" w:hAnsi="Arial" w:cs="Arial"/>
          <w:color w:val="0000FF"/>
          <w:sz w:val="16"/>
          <w:szCs w:val="16"/>
          <w:highlight w:val="white"/>
        </w:rPr>
        <w:t>="</w:t>
      </w:r>
      <w:r w:rsidRPr="00F027BA">
        <w:rPr>
          <w:rFonts w:ascii="Arial" w:hAnsi="Arial" w:cs="Arial"/>
          <w:color w:val="000000"/>
          <w:sz w:val="16"/>
          <w:szCs w:val="16"/>
          <w:highlight w:val="white"/>
        </w:rPr>
        <w:t>411</w:t>
      </w:r>
      <w:r w:rsidRPr="00F027BA">
        <w:rPr>
          <w:rFonts w:ascii="Arial" w:hAnsi="Arial" w:cs="Arial"/>
          <w:color w:val="0000FF"/>
          <w:sz w:val="16"/>
          <w:szCs w:val="16"/>
          <w:highlight w:val="white"/>
        </w:rPr>
        <w:t>"&gt;</w:t>
      </w:r>
      <w:r w:rsidRPr="00F027BA">
        <w:rPr>
          <w:rFonts w:ascii="Arial" w:hAnsi="Arial" w:cs="Arial"/>
          <w:color w:val="000000"/>
          <w:sz w:val="16"/>
          <w:szCs w:val="16"/>
          <w:highlight w:val="white"/>
        </w:rPr>
        <w:t>MINIMUM OR MAXIMUM STAY REQUIRED/ PLS CHECK HOTEL POLICY</w:t>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Error</w:t>
      </w:r>
      <w:r w:rsidRPr="00F027BA">
        <w:rPr>
          <w:rFonts w:ascii="Arial" w:hAnsi="Arial" w:cs="Arial"/>
          <w:color w:val="0000FF"/>
          <w:sz w:val="16"/>
          <w:szCs w:val="16"/>
          <w:highlight w:val="white"/>
        </w:rPr>
        <w:t>&gt;</w:t>
      </w:r>
    </w:p>
    <w:p w14:paraId="16B34B5C"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Errors</w:t>
      </w:r>
      <w:r w:rsidRPr="00F027BA">
        <w:rPr>
          <w:rFonts w:ascii="Arial" w:hAnsi="Arial" w:cs="Arial"/>
          <w:color w:val="0000FF"/>
          <w:sz w:val="16"/>
          <w:szCs w:val="16"/>
          <w:highlight w:val="white"/>
        </w:rPr>
        <w:t>&gt;</w:t>
      </w:r>
    </w:p>
    <w:p w14:paraId="16B34B5D"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OTA_HotelResModifyRS</w:t>
      </w:r>
      <w:r w:rsidRPr="00F027BA">
        <w:rPr>
          <w:rFonts w:ascii="Arial" w:hAnsi="Arial" w:cs="Arial"/>
          <w:color w:val="0000FF"/>
          <w:sz w:val="16"/>
          <w:szCs w:val="16"/>
          <w:highlight w:val="white"/>
        </w:rPr>
        <w:t>&gt;</w:t>
      </w:r>
    </w:p>
    <w:p w14:paraId="16B34B5E" w14:textId="77777777" w:rsidR="003F0331" w:rsidRPr="00F027BA" w:rsidRDefault="003F0331" w:rsidP="003F0331">
      <w:pPr>
        <w:autoSpaceDE w:val="0"/>
        <w:autoSpaceDN w:val="0"/>
        <w:adjustRightInd w:val="0"/>
        <w:spacing w:after="0" w:line="240" w:lineRule="auto"/>
        <w:rPr>
          <w:rFonts w:ascii="Arial" w:hAnsi="Arial" w:cs="Arial"/>
          <w:color w:val="000000"/>
          <w:sz w:val="16"/>
          <w:szCs w:val="16"/>
          <w:highlight w:val="white"/>
        </w:rPr>
      </w:pPr>
      <w:r w:rsidRPr="00F027BA">
        <w:rPr>
          <w:rFonts w:ascii="Arial" w:hAnsi="Arial" w:cs="Arial"/>
          <w:color w:val="000000"/>
          <w:sz w:val="16"/>
          <w:szCs w:val="16"/>
          <w:highlight w:val="white"/>
        </w:rPr>
        <w:tab/>
      </w: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S:Body</w:t>
      </w:r>
      <w:r w:rsidRPr="00F027BA">
        <w:rPr>
          <w:rFonts w:ascii="Arial" w:hAnsi="Arial" w:cs="Arial"/>
          <w:color w:val="0000FF"/>
          <w:sz w:val="16"/>
          <w:szCs w:val="16"/>
          <w:highlight w:val="white"/>
        </w:rPr>
        <w:t>&gt;</w:t>
      </w:r>
    </w:p>
    <w:p w14:paraId="16B34B5F" w14:textId="77777777" w:rsidR="003F0331" w:rsidRPr="00F027BA" w:rsidRDefault="003F0331" w:rsidP="003F0331">
      <w:pPr>
        <w:spacing w:after="0"/>
        <w:rPr>
          <w:rFonts w:ascii="Arial" w:hAnsi="Arial" w:cs="Arial"/>
          <w:sz w:val="16"/>
          <w:szCs w:val="16"/>
        </w:rPr>
      </w:pPr>
      <w:r w:rsidRPr="00F027BA">
        <w:rPr>
          <w:rFonts w:ascii="Arial" w:hAnsi="Arial" w:cs="Arial"/>
          <w:color w:val="0000FF"/>
          <w:sz w:val="16"/>
          <w:szCs w:val="16"/>
          <w:highlight w:val="white"/>
        </w:rPr>
        <w:t>&lt;/</w:t>
      </w:r>
      <w:r w:rsidRPr="00F027BA">
        <w:rPr>
          <w:rFonts w:ascii="Arial" w:hAnsi="Arial" w:cs="Arial"/>
          <w:color w:val="800000"/>
          <w:sz w:val="16"/>
          <w:szCs w:val="16"/>
          <w:highlight w:val="white"/>
        </w:rPr>
        <w:t>S:Envelope</w:t>
      </w:r>
      <w:r w:rsidRPr="00F027BA">
        <w:rPr>
          <w:rFonts w:ascii="Arial" w:hAnsi="Arial" w:cs="Arial"/>
          <w:color w:val="0000FF"/>
          <w:sz w:val="16"/>
          <w:szCs w:val="16"/>
          <w:highlight w:val="white"/>
        </w:rPr>
        <w:t>&gt;</w:t>
      </w:r>
    </w:p>
    <w:p w14:paraId="16B34B60" w14:textId="77777777" w:rsidR="00BF6155" w:rsidRDefault="00BF6155" w:rsidP="00BF6155">
      <w:pPr>
        <w:spacing w:after="0"/>
        <w:rPr>
          <w:rFonts w:ascii="Arial" w:hAnsi="Arial" w:cs="Arial"/>
          <w:sz w:val="20"/>
          <w:szCs w:val="20"/>
        </w:rPr>
      </w:pPr>
    </w:p>
    <w:p w14:paraId="16B34B61" w14:textId="77777777" w:rsidR="00FD6DDE" w:rsidRPr="003C2C44" w:rsidRDefault="00FD6DDE" w:rsidP="00ED3D1D">
      <w:pPr>
        <w:pStyle w:val="Heading1"/>
        <w:pageBreakBefore/>
      </w:pPr>
      <w:bookmarkStart w:id="165" w:name="_Toc351022523"/>
      <w:r w:rsidRPr="003C2C44">
        <w:t xml:space="preserve">XML Direct Connect </w:t>
      </w:r>
      <w:r w:rsidR="004F213A">
        <w:t>–</w:t>
      </w:r>
      <w:r w:rsidRPr="003C2C44">
        <w:t xml:space="preserve"> </w:t>
      </w:r>
      <w:r w:rsidR="004F213A">
        <w:t xml:space="preserve">Modify </w:t>
      </w:r>
      <w:r w:rsidRPr="003C2C44">
        <w:t>OTA XML Request Example – Res Status Ignore</w:t>
      </w:r>
      <w:bookmarkEnd w:id="165"/>
    </w:p>
    <w:p w14:paraId="16B34B62" w14:textId="77777777" w:rsidR="00452CB0" w:rsidRPr="00334E4D" w:rsidRDefault="00452CB0" w:rsidP="00452CB0">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t xml:space="preserve">Namespaces were removed 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16B34B63"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FF"/>
          <w:sz w:val="16"/>
          <w:szCs w:val="16"/>
        </w:rPr>
        <w:t>&lt;</w:t>
      </w:r>
      <w:r w:rsidRPr="00366E27">
        <w:rPr>
          <w:rFonts w:ascii="Arial" w:hAnsi="Arial" w:cs="Arial"/>
          <w:color w:val="800000"/>
          <w:sz w:val="16"/>
          <w:szCs w:val="16"/>
        </w:rPr>
        <w:t>soap:Envelope</w:t>
      </w:r>
      <w:r w:rsidRPr="00366E27">
        <w:rPr>
          <w:rFonts w:ascii="Arial" w:hAnsi="Arial" w:cs="Arial"/>
          <w:color w:val="FF0000"/>
          <w:sz w:val="16"/>
          <w:szCs w:val="16"/>
        </w:rPr>
        <w:t xml:space="preserve"> xmlns:soap</w:t>
      </w:r>
      <w:r w:rsidRPr="00366E27">
        <w:rPr>
          <w:rFonts w:ascii="Arial" w:hAnsi="Arial" w:cs="Arial"/>
          <w:color w:val="0000FF"/>
          <w:sz w:val="16"/>
          <w:szCs w:val="16"/>
        </w:rPr>
        <w:t>="</w:t>
      </w:r>
      <w:r w:rsidRPr="00366E27">
        <w:rPr>
          <w:rFonts w:ascii="Arial" w:hAnsi="Arial" w:cs="Arial"/>
          <w:color w:val="000000"/>
          <w:sz w:val="16"/>
          <w:szCs w:val="16"/>
        </w:rPr>
        <w:t>http://schemas.xmlsoap.org/soap/envelope/</w:t>
      </w:r>
      <w:r w:rsidRPr="00366E27">
        <w:rPr>
          <w:rFonts w:ascii="Arial" w:hAnsi="Arial" w:cs="Arial"/>
          <w:color w:val="0000FF"/>
          <w:sz w:val="16"/>
          <w:szCs w:val="16"/>
        </w:rPr>
        <w:t>"&gt;</w:t>
      </w:r>
    </w:p>
    <w:p w14:paraId="16B34B64"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soap:Header</w:t>
      </w:r>
      <w:r w:rsidRPr="00366E27">
        <w:rPr>
          <w:rFonts w:ascii="Arial" w:hAnsi="Arial" w:cs="Arial"/>
          <w:color w:val="0000FF"/>
          <w:sz w:val="16"/>
          <w:szCs w:val="16"/>
        </w:rPr>
        <w:t>&gt;</w:t>
      </w:r>
    </w:p>
    <w:p w14:paraId="16B34B65"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authentication</w:t>
      </w:r>
      <w:r w:rsidRPr="00366E27">
        <w:rPr>
          <w:rFonts w:ascii="Arial" w:hAnsi="Arial" w:cs="Arial"/>
          <w:color w:val="FF0000"/>
          <w:sz w:val="16"/>
          <w:szCs w:val="16"/>
        </w:rPr>
        <w:t xml:space="preserve"> xmlns:ns2</w:t>
      </w:r>
      <w:r w:rsidRPr="00366E27">
        <w:rPr>
          <w:rFonts w:ascii="Arial" w:hAnsi="Arial" w:cs="Arial"/>
          <w:color w:val="0000FF"/>
          <w:sz w:val="16"/>
          <w:szCs w:val="16"/>
        </w:rPr>
        <w:t>="</w:t>
      </w:r>
      <w:r w:rsidRPr="00366E27">
        <w:rPr>
          <w:rFonts w:ascii="Arial" w:hAnsi="Arial" w:cs="Arial"/>
          <w:color w:val="000000"/>
          <w:sz w:val="16"/>
          <w:szCs w:val="16"/>
        </w:rPr>
        <w:t>http://xmlota.wspan.com/webservice/</w:t>
      </w:r>
      <w:r w:rsidRPr="00366E27">
        <w:rPr>
          <w:rFonts w:ascii="Arial" w:hAnsi="Arial" w:cs="Arial"/>
          <w:color w:val="0000FF"/>
          <w:sz w:val="16"/>
          <w:szCs w:val="16"/>
        </w:rPr>
        <w:t>"</w:t>
      </w:r>
      <w:r w:rsidRPr="00366E27">
        <w:rPr>
          <w:rFonts w:ascii="Arial" w:hAnsi="Arial" w:cs="Arial"/>
          <w:color w:val="FF0000"/>
          <w:sz w:val="16"/>
          <w:szCs w:val="16"/>
        </w:rPr>
        <w:t xml:space="preserve"> xmlns</w:t>
      </w:r>
      <w:r w:rsidRPr="00366E27">
        <w:rPr>
          <w:rFonts w:ascii="Arial" w:hAnsi="Arial" w:cs="Arial"/>
          <w:color w:val="0000FF"/>
          <w:sz w:val="16"/>
          <w:szCs w:val="16"/>
        </w:rPr>
        <w:t>="</w:t>
      </w:r>
      <w:r w:rsidRPr="00366E27">
        <w:rPr>
          <w:rFonts w:ascii="Arial" w:hAnsi="Arial" w:cs="Arial"/>
          <w:color w:val="000000"/>
          <w:sz w:val="16"/>
          <w:szCs w:val="16"/>
        </w:rPr>
        <w:t>http://www.opentravel.org/OTA/2003/05</w:t>
      </w:r>
      <w:r w:rsidRPr="00366E27">
        <w:rPr>
          <w:rFonts w:ascii="Arial" w:hAnsi="Arial" w:cs="Arial"/>
          <w:color w:val="0000FF"/>
          <w:sz w:val="16"/>
          <w:szCs w:val="16"/>
        </w:rPr>
        <w:t>"&gt;</w:t>
      </w:r>
    </w:p>
    <w:p w14:paraId="16B34B66"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userid</w:t>
      </w:r>
      <w:r w:rsidRPr="00366E27">
        <w:rPr>
          <w:rFonts w:ascii="Arial" w:hAnsi="Arial" w:cs="Arial"/>
          <w:color w:val="0000FF"/>
          <w:sz w:val="16"/>
          <w:szCs w:val="16"/>
        </w:rPr>
        <w:t>&gt;</w:t>
      </w:r>
      <w:r w:rsidRPr="00366E27">
        <w:rPr>
          <w:rFonts w:ascii="Arial" w:hAnsi="Arial" w:cs="Arial"/>
          <w:color w:val="000000"/>
          <w:sz w:val="16"/>
          <w:szCs w:val="16"/>
        </w:rPr>
        <w:t>XXUserName</w:t>
      </w:r>
      <w:r w:rsidRPr="00366E27">
        <w:rPr>
          <w:rFonts w:ascii="Arial" w:hAnsi="Arial" w:cs="Arial"/>
          <w:color w:val="0000FF"/>
          <w:sz w:val="16"/>
          <w:szCs w:val="16"/>
        </w:rPr>
        <w:t>&lt;/</w:t>
      </w:r>
      <w:r w:rsidRPr="00366E27">
        <w:rPr>
          <w:rFonts w:ascii="Arial" w:hAnsi="Arial" w:cs="Arial"/>
          <w:color w:val="800000"/>
          <w:sz w:val="16"/>
          <w:szCs w:val="16"/>
        </w:rPr>
        <w:t>userid</w:t>
      </w:r>
      <w:r w:rsidRPr="00366E27">
        <w:rPr>
          <w:rFonts w:ascii="Arial" w:hAnsi="Arial" w:cs="Arial"/>
          <w:color w:val="0000FF"/>
          <w:sz w:val="16"/>
          <w:szCs w:val="16"/>
        </w:rPr>
        <w:t>&gt;</w:t>
      </w:r>
    </w:p>
    <w:p w14:paraId="16B34B67"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password</w:t>
      </w:r>
      <w:r w:rsidRPr="00366E27">
        <w:rPr>
          <w:rFonts w:ascii="Arial" w:hAnsi="Arial" w:cs="Arial"/>
          <w:color w:val="0000FF"/>
          <w:sz w:val="16"/>
          <w:szCs w:val="16"/>
        </w:rPr>
        <w:t>&gt;</w:t>
      </w:r>
      <w:r w:rsidRPr="00366E27">
        <w:rPr>
          <w:rFonts w:ascii="Arial" w:hAnsi="Arial" w:cs="Arial"/>
          <w:color w:val="000000"/>
          <w:sz w:val="16"/>
          <w:szCs w:val="16"/>
        </w:rPr>
        <w:t>XXPassword</w:t>
      </w:r>
      <w:r w:rsidRPr="00366E27">
        <w:rPr>
          <w:rFonts w:ascii="Arial" w:hAnsi="Arial" w:cs="Arial"/>
          <w:color w:val="0000FF"/>
          <w:sz w:val="16"/>
          <w:szCs w:val="16"/>
        </w:rPr>
        <w:t>&lt;/</w:t>
      </w:r>
      <w:r w:rsidRPr="00366E27">
        <w:rPr>
          <w:rFonts w:ascii="Arial" w:hAnsi="Arial" w:cs="Arial"/>
          <w:color w:val="800000"/>
          <w:sz w:val="16"/>
          <w:szCs w:val="16"/>
        </w:rPr>
        <w:t>password</w:t>
      </w:r>
      <w:r w:rsidRPr="00366E27">
        <w:rPr>
          <w:rFonts w:ascii="Arial" w:hAnsi="Arial" w:cs="Arial"/>
          <w:color w:val="0000FF"/>
          <w:sz w:val="16"/>
          <w:szCs w:val="16"/>
        </w:rPr>
        <w:t>&gt;</w:t>
      </w:r>
    </w:p>
    <w:p w14:paraId="16B34B68"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payloadVersion</w:t>
      </w:r>
      <w:r w:rsidRPr="00366E27">
        <w:rPr>
          <w:rFonts w:ascii="Arial" w:hAnsi="Arial" w:cs="Arial"/>
          <w:color w:val="0000FF"/>
          <w:sz w:val="16"/>
          <w:szCs w:val="16"/>
        </w:rPr>
        <w:t>&gt;</w:t>
      </w:r>
      <w:r w:rsidR="00F53F5E">
        <w:rPr>
          <w:rFonts w:ascii="Arial" w:hAnsi="Arial" w:cs="Arial"/>
          <w:color w:val="000000"/>
          <w:sz w:val="16"/>
          <w:szCs w:val="16"/>
        </w:rPr>
        <w:t>2007B</w:t>
      </w:r>
      <w:r w:rsidRPr="00366E27">
        <w:rPr>
          <w:rFonts w:ascii="Arial" w:hAnsi="Arial" w:cs="Arial"/>
          <w:color w:val="0000FF"/>
          <w:sz w:val="16"/>
          <w:szCs w:val="16"/>
        </w:rPr>
        <w:t>&lt;/</w:t>
      </w:r>
      <w:r w:rsidRPr="00366E27">
        <w:rPr>
          <w:rFonts w:ascii="Arial" w:hAnsi="Arial" w:cs="Arial"/>
          <w:color w:val="800000"/>
          <w:sz w:val="16"/>
          <w:szCs w:val="16"/>
        </w:rPr>
        <w:t>payloadVersion</w:t>
      </w:r>
      <w:r w:rsidRPr="00366E27">
        <w:rPr>
          <w:rFonts w:ascii="Arial" w:hAnsi="Arial" w:cs="Arial"/>
          <w:color w:val="0000FF"/>
          <w:sz w:val="16"/>
          <w:szCs w:val="16"/>
        </w:rPr>
        <w:t>&gt;</w:t>
      </w:r>
    </w:p>
    <w:p w14:paraId="16B34B69"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authentication</w:t>
      </w:r>
      <w:r w:rsidRPr="00366E27">
        <w:rPr>
          <w:rFonts w:ascii="Arial" w:hAnsi="Arial" w:cs="Arial"/>
          <w:color w:val="0000FF"/>
          <w:sz w:val="16"/>
          <w:szCs w:val="16"/>
        </w:rPr>
        <w:t>&gt;</w:t>
      </w:r>
    </w:p>
    <w:p w14:paraId="16B34B6A"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soap:Header</w:t>
      </w:r>
      <w:r w:rsidRPr="00366E27">
        <w:rPr>
          <w:rFonts w:ascii="Arial" w:hAnsi="Arial" w:cs="Arial"/>
          <w:color w:val="0000FF"/>
          <w:sz w:val="16"/>
          <w:szCs w:val="16"/>
        </w:rPr>
        <w:t>&gt;</w:t>
      </w:r>
    </w:p>
    <w:p w14:paraId="16B34B6B"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soap:Body</w:t>
      </w:r>
      <w:r w:rsidRPr="00366E27">
        <w:rPr>
          <w:rFonts w:ascii="Arial" w:hAnsi="Arial" w:cs="Arial"/>
          <w:color w:val="0000FF"/>
          <w:sz w:val="16"/>
          <w:szCs w:val="16"/>
        </w:rPr>
        <w:t>&gt;</w:t>
      </w:r>
    </w:p>
    <w:p w14:paraId="16B34B6C"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OTA_HotelResModifyRQ</w:t>
      </w:r>
      <w:r w:rsidRPr="00366E27">
        <w:rPr>
          <w:rFonts w:ascii="Arial" w:hAnsi="Arial" w:cs="Arial"/>
          <w:color w:val="FF0000"/>
          <w:sz w:val="16"/>
          <w:szCs w:val="16"/>
        </w:rPr>
        <w:t xml:space="preserve"> xmlns</w:t>
      </w:r>
      <w:r w:rsidRPr="00366E27">
        <w:rPr>
          <w:rFonts w:ascii="Arial" w:hAnsi="Arial" w:cs="Arial"/>
          <w:color w:val="0000FF"/>
          <w:sz w:val="16"/>
          <w:szCs w:val="16"/>
        </w:rPr>
        <w:t>="</w:t>
      </w:r>
      <w:r w:rsidRPr="00366E27">
        <w:rPr>
          <w:rFonts w:ascii="Arial" w:hAnsi="Arial" w:cs="Arial"/>
          <w:color w:val="000000"/>
          <w:sz w:val="16"/>
          <w:szCs w:val="16"/>
        </w:rPr>
        <w:t>http://www.opentravel.org/OTA/2003/05</w:t>
      </w:r>
      <w:r w:rsidRPr="00366E27">
        <w:rPr>
          <w:rFonts w:ascii="Arial" w:hAnsi="Arial" w:cs="Arial"/>
          <w:color w:val="0000FF"/>
          <w:sz w:val="16"/>
          <w:szCs w:val="16"/>
        </w:rPr>
        <w:t>"</w:t>
      </w:r>
      <w:r w:rsidRPr="00366E27">
        <w:rPr>
          <w:rFonts w:ascii="Arial" w:hAnsi="Arial" w:cs="Arial"/>
          <w:color w:val="FF0000"/>
          <w:sz w:val="16"/>
          <w:szCs w:val="16"/>
        </w:rPr>
        <w:t xml:space="preserve"> xmlns:ns2</w:t>
      </w:r>
      <w:r w:rsidRPr="00366E27">
        <w:rPr>
          <w:rFonts w:ascii="Arial" w:hAnsi="Arial" w:cs="Arial"/>
          <w:color w:val="0000FF"/>
          <w:sz w:val="16"/>
          <w:szCs w:val="16"/>
        </w:rPr>
        <w:t>="</w:t>
      </w:r>
      <w:r w:rsidRPr="00366E27">
        <w:rPr>
          <w:rFonts w:ascii="Arial" w:hAnsi="Arial" w:cs="Arial"/>
          <w:color w:val="000000"/>
          <w:sz w:val="16"/>
          <w:szCs w:val="16"/>
        </w:rPr>
        <w:t>http://xmlota.wspan.com/webservice/</w:t>
      </w:r>
      <w:r w:rsidRPr="00366E27">
        <w:rPr>
          <w:rFonts w:ascii="Arial" w:hAnsi="Arial" w:cs="Arial"/>
          <w:color w:val="0000FF"/>
          <w:sz w:val="16"/>
          <w:szCs w:val="16"/>
        </w:rPr>
        <w:t>"</w:t>
      </w:r>
      <w:r w:rsidRPr="00366E27">
        <w:rPr>
          <w:rFonts w:ascii="Arial" w:hAnsi="Arial" w:cs="Arial"/>
          <w:color w:val="FF0000"/>
          <w:sz w:val="16"/>
          <w:szCs w:val="16"/>
        </w:rPr>
        <w:t xml:space="preserve"> </w:t>
      </w:r>
      <w:r w:rsidRPr="00160E8C">
        <w:rPr>
          <w:rFonts w:ascii="Arial" w:hAnsi="Arial" w:cs="Arial"/>
          <w:color w:val="FF0000"/>
          <w:sz w:val="16"/>
          <w:szCs w:val="16"/>
        </w:rPr>
        <w:t>TransactionIdentifier</w:t>
      </w:r>
      <w:r w:rsidRPr="00160E8C">
        <w:rPr>
          <w:rFonts w:ascii="Arial" w:hAnsi="Arial" w:cs="Arial"/>
          <w:color w:val="0000FF"/>
          <w:sz w:val="16"/>
          <w:szCs w:val="16"/>
        </w:rPr>
        <w:t>="</w:t>
      </w:r>
      <w:r w:rsidR="00115991" w:rsidRPr="00115991">
        <w:rPr>
          <w:rFonts w:ascii="Arial" w:hAnsi="Arial" w:cs="Arial"/>
          <w:color w:val="000000"/>
          <w:sz w:val="16"/>
          <w:szCs w:val="16"/>
        </w:rPr>
        <w:t>0472MG4126NKDC77F</w:t>
      </w:r>
      <w:r w:rsidRPr="00160E8C">
        <w:rPr>
          <w:rFonts w:ascii="Arial" w:hAnsi="Arial" w:cs="Arial"/>
          <w:color w:val="0000FF"/>
          <w:sz w:val="16"/>
          <w:szCs w:val="16"/>
        </w:rPr>
        <w:t>"</w:t>
      </w:r>
      <w:r w:rsidRPr="00366E27">
        <w:rPr>
          <w:rFonts w:ascii="Arial" w:hAnsi="Arial" w:cs="Arial"/>
          <w:color w:val="FF0000"/>
          <w:sz w:val="16"/>
          <w:szCs w:val="16"/>
        </w:rPr>
        <w:t xml:space="preserve"> Version</w:t>
      </w:r>
      <w:r w:rsidRPr="00366E27">
        <w:rPr>
          <w:rFonts w:ascii="Arial" w:hAnsi="Arial" w:cs="Arial"/>
          <w:color w:val="0000FF"/>
          <w:sz w:val="16"/>
          <w:szCs w:val="16"/>
        </w:rPr>
        <w:t>="</w:t>
      </w:r>
      <w:r w:rsidRPr="00366E27">
        <w:rPr>
          <w:rFonts w:ascii="Arial" w:hAnsi="Arial" w:cs="Arial"/>
          <w:color w:val="000000"/>
          <w:sz w:val="16"/>
          <w:szCs w:val="16"/>
        </w:rPr>
        <w:t>1.0</w:t>
      </w:r>
      <w:r w:rsidRPr="00366E27">
        <w:rPr>
          <w:rFonts w:ascii="Arial" w:hAnsi="Arial" w:cs="Arial"/>
          <w:color w:val="0000FF"/>
          <w:sz w:val="16"/>
          <w:szCs w:val="16"/>
        </w:rPr>
        <w:t>"</w:t>
      </w:r>
      <w:r w:rsidRPr="00366E27">
        <w:rPr>
          <w:rFonts w:ascii="Arial" w:hAnsi="Arial" w:cs="Arial"/>
          <w:color w:val="FF0000"/>
          <w:sz w:val="16"/>
          <w:szCs w:val="16"/>
        </w:rPr>
        <w:t xml:space="preserve"> Target</w:t>
      </w:r>
      <w:r w:rsidRPr="00366E27">
        <w:rPr>
          <w:rFonts w:ascii="Arial" w:hAnsi="Arial" w:cs="Arial"/>
          <w:color w:val="0000FF"/>
          <w:sz w:val="16"/>
          <w:szCs w:val="16"/>
        </w:rPr>
        <w:t>="</w:t>
      </w:r>
      <w:r w:rsidRPr="00366E27">
        <w:rPr>
          <w:rFonts w:ascii="Arial" w:hAnsi="Arial" w:cs="Arial"/>
          <w:color w:val="000000"/>
          <w:sz w:val="16"/>
          <w:szCs w:val="16"/>
        </w:rPr>
        <w:t>Production</w:t>
      </w:r>
      <w:r w:rsidRPr="00366E27">
        <w:rPr>
          <w:rFonts w:ascii="Arial" w:hAnsi="Arial" w:cs="Arial"/>
          <w:color w:val="0000FF"/>
          <w:sz w:val="16"/>
          <w:szCs w:val="16"/>
        </w:rPr>
        <w:t>"</w:t>
      </w:r>
      <w:r w:rsidRPr="00366E27">
        <w:rPr>
          <w:rFonts w:ascii="Arial" w:hAnsi="Arial" w:cs="Arial"/>
          <w:color w:val="FF0000"/>
          <w:sz w:val="16"/>
          <w:szCs w:val="16"/>
        </w:rPr>
        <w:t xml:space="preserve"> EchoToken</w:t>
      </w:r>
      <w:r w:rsidRPr="00366E27">
        <w:rPr>
          <w:rFonts w:ascii="Arial" w:hAnsi="Arial" w:cs="Arial"/>
          <w:color w:val="0000FF"/>
          <w:sz w:val="16"/>
          <w:szCs w:val="16"/>
        </w:rPr>
        <w:t>="</w:t>
      </w:r>
      <w:r w:rsidRPr="00366E27">
        <w:rPr>
          <w:rFonts w:ascii="Arial" w:hAnsi="Arial" w:cs="Arial"/>
          <w:color w:val="000000"/>
          <w:sz w:val="16"/>
          <w:szCs w:val="16"/>
        </w:rPr>
        <w:t>IG@P030951266257043026-2D491E</w:t>
      </w:r>
      <w:r w:rsidR="00A877CA">
        <w:rPr>
          <w:rFonts w:ascii="Arial" w:hAnsi="Arial" w:cs="Arial"/>
          <w:color w:val="000000"/>
          <w:sz w:val="16"/>
          <w:szCs w:val="16"/>
        </w:rPr>
        <w:t>XX</w:t>
      </w:r>
      <w:r w:rsidRPr="00366E27">
        <w:rPr>
          <w:rFonts w:ascii="Arial" w:hAnsi="Arial" w:cs="Arial"/>
          <w:color w:val="000000"/>
          <w:sz w:val="16"/>
          <w:szCs w:val="16"/>
        </w:rPr>
        <w:t>IG</w:t>
      </w:r>
      <w:r w:rsidRPr="00366E27">
        <w:rPr>
          <w:rFonts w:ascii="Arial" w:hAnsi="Arial" w:cs="Arial"/>
          <w:color w:val="0000FF"/>
          <w:sz w:val="16"/>
          <w:szCs w:val="16"/>
        </w:rPr>
        <w:t>"</w:t>
      </w:r>
      <w:r w:rsidRPr="00366E27">
        <w:rPr>
          <w:rFonts w:ascii="Arial" w:hAnsi="Arial" w:cs="Arial"/>
          <w:color w:val="FF0000"/>
          <w:sz w:val="16"/>
          <w:szCs w:val="16"/>
        </w:rPr>
        <w:t xml:space="preserve"> ResStatus</w:t>
      </w:r>
      <w:r w:rsidRPr="00366E27">
        <w:rPr>
          <w:rFonts w:ascii="Arial" w:hAnsi="Arial" w:cs="Arial"/>
          <w:color w:val="0000FF"/>
          <w:sz w:val="16"/>
          <w:szCs w:val="16"/>
        </w:rPr>
        <w:t>="</w:t>
      </w:r>
      <w:r w:rsidRPr="00366E27">
        <w:rPr>
          <w:rFonts w:ascii="Arial" w:hAnsi="Arial" w:cs="Arial"/>
          <w:color w:val="000000"/>
          <w:sz w:val="16"/>
          <w:szCs w:val="16"/>
        </w:rPr>
        <w:t>Ignore</w:t>
      </w:r>
      <w:r w:rsidRPr="00366E27">
        <w:rPr>
          <w:rFonts w:ascii="Arial" w:hAnsi="Arial" w:cs="Arial"/>
          <w:color w:val="0000FF"/>
          <w:sz w:val="16"/>
          <w:szCs w:val="16"/>
        </w:rPr>
        <w:t>"&gt;</w:t>
      </w:r>
    </w:p>
    <w:p w14:paraId="16B34B6D"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POS</w:t>
      </w:r>
      <w:r w:rsidRPr="00366E27">
        <w:rPr>
          <w:rFonts w:ascii="Arial" w:hAnsi="Arial" w:cs="Arial"/>
          <w:color w:val="0000FF"/>
          <w:sz w:val="16"/>
          <w:szCs w:val="16"/>
        </w:rPr>
        <w:t>&gt;</w:t>
      </w:r>
    </w:p>
    <w:p w14:paraId="16B34B6E"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Source</w:t>
      </w:r>
      <w:r w:rsidRPr="00366E27">
        <w:rPr>
          <w:rFonts w:ascii="Arial" w:hAnsi="Arial" w:cs="Arial"/>
          <w:color w:val="FF0000"/>
          <w:sz w:val="16"/>
          <w:szCs w:val="16"/>
        </w:rPr>
        <w:t xml:space="preserve"> AgentSine</w:t>
      </w:r>
      <w:r w:rsidRPr="00366E27">
        <w:rPr>
          <w:rFonts w:ascii="Arial" w:hAnsi="Arial" w:cs="Arial"/>
          <w:color w:val="0000FF"/>
          <w:sz w:val="16"/>
          <w:szCs w:val="16"/>
        </w:rPr>
        <w:t>="</w:t>
      </w:r>
      <w:r w:rsidRPr="00366E27">
        <w:rPr>
          <w:rFonts w:ascii="Arial" w:hAnsi="Arial" w:cs="Arial"/>
          <w:color w:val="000000"/>
          <w:sz w:val="16"/>
          <w:szCs w:val="16"/>
        </w:rPr>
        <w:t>UAZ2D0HLJ</w:t>
      </w:r>
      <w:r w:rsidRPr="00366E27">
        <w:rPr>
          <w:rFonts w:ascii="Arial" w:hAnsi="Arial" w:cs="Arial"/>
          <w:color w:val="0000FF"/>
          <w:sz w:val="16"/>
          <w:szCs w:val="16"/>
        </w:rPr>
        <w:t>"</w:t>
      </w:r>
      <w:r w:rsidRPr="00366E27">
        <w:rPr>
          <w:rFonts w:ascii="Arial" w:hAnsi="Arial" w:cs="Arial"/>
          <w:color w:val="FF0000"/>
          <w:sz w:val="16"/>
          <w:szCs w:val="16"/>
        </w:rPr>
        <w:t xml:space="preserve"> TerminalID</w:t>
      </w:r>
      <w:r w:rsidRPr="00366E27">
        <w:rPr>
          <w:rFonts w:ascii="Arial" w:hAnsi="Arial" w:cs="Arial"/>
          <w:color w:val="0000FF"/>
          <w:sz w:val="16"/>
          <w:szCs w:val="16"/>
        </w:rPr>
        <w:t>="</w:t>
      </w:r>
      <w:r w:rsidRPr="00366E27">
        <w:rPr>
          <w:rFonts w:ascii="Arial" w:hAnsi="Arial" w:cs="Arial"/>
          <w:color w:val="000000"/>
          <w:sz w:val="16"/>
          <w:szCs w:val="16"/>
        </w:rPr>
        <w:t>2D491E</w:t>
      </w:r>
      <w:r w:rsidRPr="00366E27">
        <w:rPr>
          <w:rFonts w:ascii="Arial" w:hAnsi="Arial" w:cs="Arial"/>
          <w:color w:val="0000FF"/>
          <w:sz w:val="16"/>
          <w:szCs w:val="16"/>
        </w:rPr>
        <w:t>"&gt;</w:t>
      </w:r>
    </w:p>
    <w:p w14:paraId="16B34B6F"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BookingChannel</w:t>
      </w:r>
      <w:r w:rsidRPr="00366E27">
        <w:rPr>
          <w:rFonts w:ascii="Arial" w:hAnsi="Arial" w:cs="Arial"/>
          <w:color w:val="FF0000"/>
          <w:sz w:val="16"/>
          <w:szCs w:val="16"/>
        </w:rPr>
        <w:t xml:space="preserve"> Type</w:t>
      </w:r>
      <w:r w:rsidRPr="00366E27">
        <w:rPr>
          <w:rFonts w:ascii="Arial" w:hAnsi="Arial" w:cs="Arial"/>
          <w:color w:val="0000FF"/>
          <w:sz w:val="16"/>
          <w:szCs w:val="16"/>
        </w:rPr>
        <w:t>="</w:t>
      </w:r>
      <w:r w:rsidRPr="00366E27">
        <w:rPr>
          <w:rFonts w:ascii="Arial" w:hAnsi="Arial" w:cs="Arial"/>
          <w:color w:val="000000"/>
          <w:sz w:val="16"/>
          <w:szCs w:val="16"/>
        </w:rPr>
        <w:t>1</w:t>
      </w:r>
      <w:r w:rsidRPr="00366E27">
        <w:rPr>
          <w:rFonts w:ascii="Arial" w:hAnsi="Arial" w:cs="Arial"/>
          <w:color w:val="0000FF"/>
          <w:sz w:val="16"/>
          <w:szCs w:val="16"/>
        </w:rPr>
        <w:t>"&gt;</w:t>
      </w:r>
    </w:p>
    <w:p w14:paraId="16B34B70"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CompanyName</w:t>
      </w:r>
      <w:r w:rsidRPr="00366E27">
        <w:rPr>
          <w:rFonts w:ascii="Arial" w:hAnsi="Arial" w:cs="Arial"/>
          <w:color w:val="FF0000"/>
          <w:sz w:val="16"/>
          <w:szCs w:val="16"/>
        </w:rPr>
        <w:t xml:space="preserve"> Code</w:t>
      </w:r>
      <w:r w:rsidRPr="00366E27">
        <w:rPr>
          <w:rFonts w:ascii="Arial" w:hAnsi="Arial" w:cs="Arial"/>
          <w:color w:val="0000FF"/>
          <w:sz w:val="16"/>
          <w:szCs w:val="16"/>
        </w:rPr>
        <w:t>="</w:t>
      </w:r>
      <w:r w:rsidRPr="00366E27">
        <w:rPr>
          <w:rFonts w:ascii="Arial" w:hAnsi="Arial" w:cs="Arial"/>
          <w:color w:val="000000"/>
          <w:sz w:val="16"/>
          <w:szCs w:val="16"/>
        </w:rPr>
        <w:t>1V</w:t>
      </w:r>
      <w:r w:rsidRPr="00366E27">
        <w:rPr>
          <w:rFonts w:ascii="Arial" w:hAnsi="Arial" w:cs="Arial"/>
          <w:color w:val="0000FF"/>
          <w:sz w:val="16"/>
          <w:szCs w:val="16"/>
        </w:rPr>
        <w:t>"/&gt;</w:t>
      </w:r>
    </w:p>
    <w:p w14:paraId="16B34B71"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BookingChannel</w:t>
      </w:r>
      <w:r w:rsidRPr="00366E27">
        <w:rPr>
          <w:rFonts w:ascii="Arial" w:hAnsi="Arial" w:cs="Arial"/>
          <w:color w:val="0000FF"/>
          <w:sz w:val="16"/>
          <w:szCs w:val="16"/>
        </w:rPr>
        <w:t>&gt;</w:t>
      </w:r>
    </w:p>
    <w:p w14:paraId="16B34B72"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Source</w:t>
      </w:r>
      <w:r w:rsidRPr="00366E27">
        <w:rPr>
          <w:rFonts w:ascii="Arial" w:hAnsi="Arial" w:cs="Arial"/>
          <w:color w:val="0000FF"/>
          <w:sz w:val="16"/>
          <w:szCs w:val="16"/>
        </w:rPr>
        <w:t>&gt;</w:t>
      </w:r>
    </w:p>
    <w:p w14:paraId="16B34B73"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POS</w:t>
      </w:r>
      <w:r w:rsidRPr="00366E27">
        <w:rPr>
          <w:rFonts w:ascii="Arial" w:hAnsi="Arial" w:cs="Arial"/>
          <w:color w:val="0000FF"/>
          <w:sz w:val="16"/>
          <w:szCs w:val="16"/>
        </w:rPr>
        <w:t>&gt;</w:t>
      </w:r>
    </w:p>
    <w:p w14:paraId="16B34B74"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HotelResModifies</w:t>
      </w:r>
      <w:r w:rsidRPr="00366E27">
        <w:rPr>
          <w:rFonts w:ascii="Arial" w:hAnsi="Arial" w:cs="Arial"/>
          <w:color w:val="0000FF"/>
          <w:sz w:val="16"/>
          <w:szCs w:val="16"/>
        </w:rPr>
        <w:t>&gt;</w:t>
      </w:r>
    </w:p>
    <w:p w14:paraId="16B34B75"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HotelResModify</w:t>
      </w:r>
      <w:r w:rsidRPr="00366E27">
        <w:rPr>
          <w:rFonts w:ascii="Arial" w:hAnsi="Arial" w:cs="Arial"/>
          <w:color w:val="0000FF"/>
          <w:sz w:val="16"/>
          <w:szCs w:val="16"/>
        </w:rPr>
        <w:t>&gt;</w:t>
      </w:r>
    </w:p>
    <w:p w14:paraId="16B34B76"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RoomStays</w:t>
      </w:r>
      <w:r w:rsidRPr="00366E27">
        <w:rPr>
          <w:rFonts w:ascii="Arial" w:hAnsi="Arial" w:cs="Arial"/>
          <w:color w:val="0000FF"/>
          <w:sz w:val="16"/>
          <w:szCs w:val="16"/>
        </w:rPr>
        <w:t>&gt;</w:t>
      </w:r>
    </w:p>
    <w:p w14:paraId="16B34B77"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w:t>
      </w:r>
      <w:r w:rsidRPr="00366E27">
        <w:rPr>
          <w:rFonts w:ascii="Arial" w:hAnsi="Arial" w:cs="Arial"/>
          <w:color w:val="0000FF"/>
          <w:sz w:val="16"/>
          <w:szCs w:val="16"/>
        </w:rPr>
        <w:t>&gt;</w:t>
      </w:r>
    </w:p>
    <w:p w14:paraId="16B34B78"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BasicPropertyInfo</w:t>
      </w:r>
      <w:r w:rsidRPr="00366E27">
        <w:rPr>
          <w:rFonts w:ascii="Arial" w:hAnsi="Arial" w:cs="Arial"/>
          <w:color w:val="FF0000"/>
          <w:sz w:val="16"/>
          <w:szCs w:val="16"/>
        </w:rPr>
        <w:t xml:space="preserve"> ChainCode</w:t>
      </w:r>
      <w:r w:rsidRPr="00366E27">
        <w:rPr>
          <w:rFonts w:ascii="Arial" w:hAnsi="Arial" w:cs="Arial"/>
          <w:color w:val="0000FF"/>
          <w:sz w:val="16"/>
          <w:szCs w:val="16"/>
        </w:rPr>
        <w:t>="</w:t>
      </w:r>
      <w:r w:rsidRPr="00366E27">
        <w:rPr>
          <w:rFonts w:ascii="Arial" w:hAnsi="Arial" w:cs="Arial"/>
          <w:color w:val="000000"/>
          <w:sz w:val="16"/>
          <w:szCs w:val="16"/>
        </w:rPr>
        <w:t>RT</w:t>
      </w:r>
      <w:r w:rsidRPr="00366E27">
        <w:rPr>
          <w:rFonts w:ascii="Arial" w:hAnsi="Arial" w:cs="Arial"/>
          <w:color w:val="0000FF"/>
          <w:sz w:val="16"/>
          <w:szCs w:val="16"/>
        </w:rPr>
        <w:t>"</w:t>
      </w:r>
      <w:r w:rsidRPr="00366E27">
        <w:rPr>
          <w:rFonts w:ascii="Arial" w:hAnsi="Arial" w:cs="Arial"/>
          <w:color w:val="FF0000"/>
          <w:sz w:val="16"/>
          <w:szCs w:val="16"/>
        </w:rPr>
        <w:t xml:space="preserve"> HotelCode</w:t>
      </w:r>
      <w:r w:rsidRPr="00366E27">
        <w:rPr>
          <w:rFonts w:ascii="Arial" w:hAnsi="Arial" w:cs="Arial"/>
          <w:color w:val="0000FF"/>
          <w:sz w:val="16"/>
          <w:szCs w:val="16"/>
        </w:rPr>
        <w:t>="</w:t>
      </w:r>
      <w:r w:rsidRPr="00366E27">
        <w:rPr>
          <w:rFonts w:ascii="Arial" w:hAnsi="Arial" w:cs="Arial"/>
          <w:color w:val="000000"/>
          <w:sz w:val="16"/>
          <w:szCs w:val="16"/>
        </w:rPr>
        <w:t>80833</w:t>
      </w:r>
      <w:r w:rsidRPr="00366E27">
        <w:rPr>
          <w:rFonts w:ascii="Arial" w:hAnsi="Arial" w:cs="Arial"/>
          <w:color w:val="0000FF"/>
          <w:sz w:val="16"/>
          <w:szCs w:val="16"/>
        </w:rPr>
        <w:t>"</w:t>
      </w:r>
      <w:r w:rsidRPr="00366E27">
        <w:rPr>
          <w:rFonts w:ascii="Arial" w:hAnsi="Arial" w:cs="Arial"/>
          <w:color w:val="FF0000"/>
          <w:sz w:val="16"/>
          <w:szCs w:val="16"/>
        </w:rPr>
        <w:t xml:space="preserve"> HotelCodeContext</w:t>
      </w:r>
      <w:r w:rsidRPr="00366E27">
        <w:rPr>
          <w:rFonts w:ascii="Arial" w:hAnsi="Arial" w:cs="Arial"/>
          <w:color w:val="0000FF"/>
          <w:sz w:val="16"/>
          <w:szCs w:val="16"/>
        </w:rPr>
        <w:t>="</w:t>
      </w:r>
      <w:r w:rsidRPr="00366E27">
        <w:rPr>
          <w:rFonts w:ascii="Arial" w:hAnsi="Arial" w:cs="Arial"/>
          <w:color w:val="000000"/>
          <w:sz w:val="16"/>
          <w:szCs w:val="16"/>
        </w:rPr>
        <w:t>UA</w:t>
      </w:r>
      <w:r w:rsidRPr="00366E27">
        <w:rPr>
          <w:rFonts w:ascii="Arial" w:hAnsi="Arial" w:cs="Arial"/>
          <w:color w:val="0000FF"/>
          <w:sz w:val="16"/>
          <w:szCs w:val="16"/>
        </w:rPr>
        <w:t>"/&gt;</w:t>
      </w:r>
    </w:p>
    <w:p w14:paraId="16B34B79"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w:t>
      </w:r>
      <w:r w:rsidRPr="00366E27">
        <w:rPr>
          <w:rFonts w:ascii="Arial" w:hAnsi="Arial" w:cs="Arial"/>
          <w:color w:val="0000FF"/>
          <w:sz w:val="16"/>
          <w:szCs w:val="16"/>
        </w:rPr>
        <w:t>&gt;</w:t>
      </w:r>
    </w:p>
    <w:p w14:paraId="16B34B7A"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RoomStays</w:t>
      </w:r>
      <w:r w:rsidRPr="00366E27">
        <w:rPr>
          <w:rFonts w:ascii="Arial" w:hAnsi="Arial" w:cs="Arial"/>
          <w:color w:val="0000FF"/>
          <w:sz w:val="16"/>
          <w:szCs w:val="16"/>
        </w:rPr>
        <w:t>&gt;</w:t>
      </w:r>
    </w:p>
    <w:p w14:paraId="16B34B7B"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ResGlobalInfo</w:t>
      </w:r>
      <w:r w:rsidRPr="00366E27">
        <w:rPr>
          <w:rFonts w:ascii="Arial" w:hAnsi="Arial" w:cs="Arial"/>
          <w:color w:val="0000FF"/>
          <w:sz w:val="16"/>
          <w:szCs w:val="16"/>
        </w:rPr>
        <w:t>&gt;</w:t>
      </w:r>
    </w:p>
    <w:p w14:paraId="16B34B7C"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HotelReservationIDs</w:t>
      </w:r>
      <w:r w:rsidRPr="00366E27">
        <w:rPr>
          <w:rFonts w:ascii="Arial" w:hAnsi="Arial" w:cs="Arial"/>
          <w:color w:val="0000FF"/>
          <w:sz w:val="16"/>
          <w:szCs w:val="16"/>
        </w:rPr>
        <w:t>&gt;</w:t>
      </w:r>
    </w:p>
    <w:p w14:paraId="16B34B7D"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HotelReservationID</w:t>
      </w:r>
      <w:r w:rsidRPr="00366E27">
        <w:rPr>
          <w:rFonts w:ascii="Arial" w:hAnsi="Arial" w:cs="Arial"/>
          <w:color w:val="FF0000"/>
          <w:sz w:val="16"/>
          <w:szCs w:val="16"/>
        </w:rPr>
        <w:t xml:space="preserve"> ResID_SourceContext</w:t>
      </w:r>
      <w:r w:rsidRPr="00366E27">
        <w:rPr>
          <w:rFonts w:ascii="Arial" w:hAnsi="Arial" w:cs="Arial"/>
          <w:color w:val="0000FF"/>
          <w:sz w:val="16"/>
          <w:szCs w:val="16"/>
        </w:rPr>
        <w:t>="</w:t>
      </w:r>
      <w:r w:rsidRPr="00366E27">
        <w:rPr>
          <w:rFonts w:ascii="Arial" w:hAnsi="Arial" w:cs="Arial"/>
          <w:color w:val="000000"/>
          <w:sz w:val="16"/>
          <w:szCs w:val="16"/>
        </w:rPr>
        <w:t>XX</w:t>
      </w:r>
      <w:r w:rsidRPr="00366E27">
        <w:rPr>
          <w:rFonts w:ascii="Arial" w:hAnsi="Arial" w:cs="Arial"/>
          <w:color w:val="0000FF"/>
          <w:sz w:val="16"/>
          <w:szCs w:val="16"/>
        </w:rPr>
        <w:t>"</w:t>
      </w:r>
      <w:r w:rsidRPr="00366E27">
        <w:rPr>
          <w:rFonts w:ascii="Arial" w:hAnsi="Arial" w:cs="Arial"/>
          <w:color w:val="FF0000"/>
          <w:sz w:val="16"/>
          <w:szCs w:val="16"/>
        </w:rPr>
        <w:t xml:space="preserve"> ResID_Type</w:t>
      </w:r>
      <w:r w:rsidRPr="00366E27">
        <w:rPr>
          <w:rFonts w:ascii="Arial" w:hAnsi="Arial" w:cs="Arial"/>
          <w:color w:val="0000FF"/>
          <w:sz w:val="16"/>
          <w:szCs w:val="16"/>
        </w:rPr>
        <w:t>="</w:t>
      </w:r>
      <w:r w:rsidRPr="00366E27">
        <w:rPr>
          <w:rFonts w:ascii="Arial" w:hAnsi="Arial" w:cs="Arial"/>
          <w:color w:val="000000"/>
          <w:sz w:val="16"/>
          <w:szCs w:val="16"/>
        </w:rPr>
        <w:t>14</w:t>
      </w:r>
      <w:r w:rsidRPr="00366E27">
        <w:rPr>
          <w:rFonts w:ascii="Arial" w:hAnsi="Arial" w:cs="Arial"/>
          <w:color w:val="0000FF"/>
          <w:sz w:val="16"/>
          <w:szCs w:val="16"/>
        </w:rPr>
        <w:t>"</w:t>
      </w:r>
      <w:r w:rsidRPr="00366E27">
        <w:rPr>
          <w:rFonts w:ascii="Arial" w:hAnsi="Arial" w:cs="Arial"/>
          <w:color w:val="FF0000"/>
          <w:sz w:val="16"/>
          <w:szCs w:val="16"/>
        </w:rPr>
        <w:t xml:space="preserve"> ResID_Value</w:t>
      </w:r>
      <w:r w:rsidRPr="00366E27">
        <w:rPr>
          <w:rFonts w:ascii="Arial" w:hAnsi="Arial" w:cs="Arial"/>
          <w:color w:val="0000FF"/>
          <w:sz w:val="16"/>
          <w:szCs w:val="16"/>
        </w:rPr>
        <w:t>="</w:t>
      </w:r>
      <w:r w:rsidRPr="00366E27">
        <w:rPr>
          <w:rFonts w:ascii="Arial" w:hAnsi="Arial" w:cs="Arial"/>
          <w:color w:val="000000"/>
          <w:sz w:val="16"/>
          <w:szCs w:val="16"/>
        </w:rPr>
        <w:t>6239JGO530</w:t>
      </w:r>
      <w:r w:rsidRPr="00366E27">
        <w:rPr>
          <w:rFonts w:ascii="Arial" w:hAnsi="Arial" w:cs="Arial"/>
          <w:color w:val="0000FF"/>
          <w:sz w:val="16"/>
          <w:szCs w:val="16"/>
        </w:rPr>
        <w:t>"/&gt;</w:t>
      </w:r>
    </w:p>
    <w:p w14:paraId="16B34B7E"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HotelReservationIDs</w:t>
      </w:r>
      <w:r w:rsidRPr="00366E27">
        <w:rPr>
          <w:rFonts w:ascii="Arial" w:hAnsi="Arial" w:cs="Arial"/>
          <w:color w:val="0000FF"/>
          <w:sz w:val="16"/>
          <w:szCs w:val="16"/>
        </w:rPr>
        <w:t>&gt;</w:t>
      </w:r>
    </w:p>
    <w:p w14:paraId="16B34B7F"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ResGlobalInfo</w:t>
      </w:r>
      <w:r w:rsidRPr="00366E27">
        <w:rPr>
          <w:rFonts w:ascii="Arial" w:hAnsi="Arial" w:cs="Arial"/>
          <w:color w:val="0000FF"/>
          <w:sz w:val="16"/>
          <w:szCs w:val="16"/>
        </w:rPr>
        <w:t>&gt;</w:t>
      </w:r>
    </w:p>
    <w:p w14:paraId="16B34B80"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HotelResModify</w:t>
      </w:r>
      <w:r w:rsidRPr="00366E27">
        <w:rPr>
          <w:rFonts w:ascii="Arial" w:hAnsi="Arial" w:cs="Arial"/>
          <w:color w:val="0000FF"/>
          <w:sz w:val="16"/>
          <w:szCs w:val="16"/>
        </w:rPr>
        <w:t>&gt;</w:t>
      </w:r>
    </w:p>
    <w:p w14:paraId="16B34B81"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HotelResModifies</w:t>
      </w:r>
      <w:r w:rsidRPr="00366E27">
        <w:rPr>
          <w:rFonts w:ascii="Arial" w:hAnsi="Arial" w:cs="Arial"/>
          <w:color w:val="0000FF"/>
          <w:sz w:val="16"/>
          <w:szCs w:val="16"/>
        </w:rPr>
        <w:t>&gt;</w:t>
      </w:r>
    </w:p>
    <w:p w14:paraId="16B34B82"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OTA_HotelResModifyRQ</w:t>
      </w:r>
      <w:r w:rsidRPr="00366E27">
        <w:rPr>
          <w:rFonts w:ascii="Arial" w:hAnsi="Arial" w:cs="Arial"/>
          <w:color w:val="0000FF"/>
          <w:sz w:val="16"/>
          <w:szCs w:val="16"/>
        </w:rPr>
        <w:t>&gt;</w:t>
      </w:r>
    </w:p>
    <w:p w14:paraId="16B34B83" w14:textId="77777777" w:rsidR="005B016B" w:rsidRPr="00366E27" w:rsidRDefault="005B016B" w:rsidP="005B016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soap:Body</w:t>
      </w:r>
      <w:r w:rsidRPr="00366E27">
        <w:rPr>
          <w:rFonts w:ascii="Arial" w:hAnsi="Arial" w:cs="Arial"/>
          <w:color w:val="0000FF"/>
          <w:sz w:val="16"/>
          <w:szCs w:val="16"/>
        </w:rPr>
        <w:t>&gt;</w:t>
      </w:r>
    </w:p>
    <w:p w14:paraId="16B34B84" w14:textId="77777777" w:rsidR="005A4CA8" w:rsidRPr="005B016B" w:rsidRDefault="005B016B" w:rsidP="005B016B">
      <w:pPr>
        <w:spacing w:after="0"/>
        <w:rPr>
          <w:rFonts w:ascii="Arial" w:hAnsi="Arial" w:cs="Arial"/>
          <w:sz w:val="16"/>
          <w:szCs w:val="16"/>
        </w:rPr>
      </w:pPr>
      <w:r w:rsidRPr="00366E27">
        <w:rPr>
          <w:rFonts w:ascii="Arial" w:hAnsi="Arial" w:cs="Arial"/>
          <w:color w:val="0000FF"/>
          <w:sz w:val="16"/>
          <w:szCs w:val="16"/>
        </w:rPr>
        <w:t>&lt;/</w:t>
      </w:r>
      <w:r w:rsidRPr="00366E27">
        <w:rPr>
          <w:rFonts w:ascii="Arial" w:hAnsi="Arial" w:cs="Arial"/>
          <w:color w:val="800000"/>
          <w:sz w:val="16"/>
          <w:szCs w:val="16"/>
        </w:rPr>
        <w:t>soap:Envelope</w:t>
      </w:r>
      <w:r w:rsidRPr="00366E27">
        <w:rPr>
          <w:rFonts w:ascii="Arial" w:hAnsi="Arial" w:cs="Arial"/>
          <w:color w:val="0000FF"/>
          <w:sz w:val="16"/>
          <w:szCs w:val="16"/>
        </w:rPr>
        <w:t>&gt;</w:t>
      </w:r>
    </w:p>
    <w:p w14:paraId="16B34B85" w14:textId="77777777" w:rsidR="00FD6DDE" w:rsidRPr="009E2834" w:rsidRDefault="00FD6DDE" w:rsidP="00ED3D1D">
      <w:pPr>
        <w:pStyle w:val="Heading1"/>
        <w:pageBreakBefore/>
        <w:spacing w:after="0" w:line="240" w:lineRule="auto"/>
        <w:rPr>
          <w:szCs w:val="40"/>
        </w:rPr>
      </w:pPr>
      <w:bookmarkStart w:id="166" w:name="_Toc351022524"/>
      <w:r w:rsidRPr="009E2834">
        <w:rPr>
          <w:szCs w:val="40"/>
        </w:rPr>
        <w:t xml:space="preserve">XML Direct Connect </w:t>
      </w:r>
      <w:r w:rsidR="004F213A">
        <w:rPr>
          <w:szCs w:val="40"/>
        </w:rPr>
        <w:t>–</w:t>
      </w:r>
      <w:r w:rsidRPr="009E2834">
        <w:rPr>
          <w:szCs w:val="40"/>
        </w:rPr>
        <w:t xml:space="preserve"> </w:t>
      </w:r>
      <w:r w:rsidR="004F213A">
        <w:rPr>
          <w:szCs w:val="40"/>
        </w:rPr>
        <w:t xml:space="preserve">Modify </w:t>
      </w:r>
      <w:r w:rsidRPr="009E2834">
        <w:rPr>
          <w:szCs w:val="40"/>
        </w:rPr>
        <w:t>OTA XML Request Example</w:t>
      </w:r>
      <w:r>
        <w:rPr>
          <w:szCs w:val="40"/>
        </w:rPr>
        <w:t xml:space="preserve"> – Res Status Commit</w:t>
      </w:r>
      <w:bookmarkEnd w:id="166"/>
    </w:p>
    <w:p w14:paraId="16B34B86" w14:textId="77777777" w:rsidR="00452CB0" w:rsidRDefault="00452CB0" w:rsidP="00452CB0">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t xml:space="preserve">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16B34B87"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soap:Envelope</w:t>
      </w:r>
      <w:r w:rsidRPr="00761A48">
        <w:rPr>
          <w:rFonts w:ascii="Arial" w:hAnsi="Arial" w:cs="Arial"/>
          <w:color w:val="FF0000"/>
          <w:sz w:val="18"/>
          <w:szCs w:val="18"/>
          <w:highlight w:val="white"/>
        </w:rPr>
        <w:t xml:space="preserve"> xmlns:soap</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http://schemas.xmlsoap.org/soap/envelope/</w:t>
      </w:r>
      <w:r w:rsidRPr="00761A48">
        <w:rPr>
          <w:rFonts w:ascii="Arial" w:hAnsi="Arial" w:cs="Arial"/>
          <w:color w:val="0000FF"/>
          <w:sz w:val="18"/>
          <w:szCs w:val="18"/>
          <w:highlight w:val="white"/>
        </w:rPr>
        <w:t>"&gt;</w:t>
      </w:r>
    </w:p>
    <w:p w14:paraId="16B34B88"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soap:Header</w:t>
      </w:r>
      <w:r w:rsidRPr="00761A48">
        <w:rPr>
          <w:rFonts w:ascii="Arial" w:hAnsi="Arial" w:cs="Arial"/>
          <w:color w:val="0000FF"/>
          <w:sz w:val="18"/>
          <w:szCs w:val="18"/>
          <w:highlight w:val="white"/>
        </w:rPr>
        <w:t>&gt;</w:t>
      </w:r>
    </w:p>
    <w:p w14:paraId="16B34B89"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ns2:authentication</w:t>
      </w:r>
      <w:r w:rsidRPr="00761A48">
        <w:rPr>
          <w:rFonts w:ascii="Arial" w:hAnsi="Arial" w:cs="Arial"/>
          <w:color w:val="FF0000"/>
          <w:sz w:val="18"/>
          <w:szCs w:val="18"/>
          <w:highlight w:val="white"/>
        </w:rPr>
        <w:t xml:space="preserve"> xmlns:ns2</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http://xmlota.wspan.com/webservice/</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xmlns</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http://www.opentravel.org/OTA/2003/05</w:t>
      </w:r>
      <w:r w:rsidRPr="00761A48">
        <w:rPr>
          <w:rFonts w:ascii="Arial" w:hAnsi="Arial" w:cs="Arial"/>
          <w:color w:val="0000FF"/>
          <w:sz w:val="18"/>
          <w:szCs w:val="18"/>
          <w:highlight w:val="white"/>
        </w:rPr>
        <w:t>"&gt;</w:t>
      </w:r>
    </w:p>
    <w:p w14:paraId="16B34B8A"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ns2:userid</w:t>
      </w:r>
      <w:r w:rsidRPr="00761A48">
        <w:rPr>
          <w:rFonts w:ascii="Arial" w:hAnsi="Arial" w:cs="Arial"/>
          <w:color w:val="0000FF"/>
          <w:sz w:val="18"/>
          <w:szCs w:val="18"/>
          <w:highlight w:val="white"/>
        </w:rPr>
        <w:t>&gt;</w:t>
      </w:r>
      <w:r w:rsidRPr="00761A48">
        <w:rPr>
          <w:rFonts w:ascii="Arial" w:hAnsi="Arial" w:cs="Arial"/>
          <w:color w:val="000000"/>
          <w:sz w:val="18"/>
          <w:szCs w:val="18"/>
          <w:highlight w:val="white"/>
        </w:rPr>
        <w:t>XXUserName</w:t>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ns2:userid</w:t>
      </w:r>
      <w:r w:rsidRPr="00761A48">
        <w:rPr>
          <w:rFonts w:ascii="Arial" w:hAnsi="Arial" w:cs="Arial"/>
          <w:color w:val="0000FF"/>
          <w:sz w:val="18"/>
          <w:szCs w:val="18"/>
          <w:highlight w:val="white"/>
        </w:rPr>
        <w:t>&gt;</w:t>
      </w:r>
    </w:p>
    <w:p w14:paraId="16B34B8B"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ns2:password</w:t>
      </w:r>
      <w:r w:rsidRPr="00761A48">
        <w:rPr>
          <w:rFonts w:ascii="Arial" w:hAnsi="Arial" w:cs="Arial"/>
          <w:color w:val="0000FF"/>
          <w:sz w:val="18"/>
          <w:szCs w:val="18"/>
          <w:highlight w:val="white"/>
        </w:rPr>
        <w:t>&gt;</w:t>
      </w:r>
      <w:r w:rsidRPr="00761A48">
        <w:rPr>
          <w:rFonts w:ascii="Arial" w:hAnsi="Arial" w:cs="Arial"/>
          <w:color w:val="000000"/>
          <w:sz w:val="18"/>
          <w:szCs w:val="18"/>
          <w:highlight w:val="white"/>
        </w:rPr>
        <w:t>XXPassword</w:t>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ns2:password</w:t>
      </w:r>
      <w:r w:rsidRPr="00761A48">
        <w:rPr>
          <w:rFonts w:ascii="Arial" w:hAnsi="Arial" w:cs="Arial"/>
          <w:color w:val="0000FF"/>
          <w:sz w:val="18"/>
          <w:szCs w:val="18"/>
          <w:highlight w:val="white"/>
        </w:rPr>
        <w:t>&gt;</w:t>
      </w:r>
    </w:p>
    <w:p w14:paraId="16B34B8C"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ns2:payloadVersion</w:t>
      </w:r>
      <w:r w:rsidRPr="00761A48">
        <w:rPr>
          <w:rFonts w:ascii="Arial" w:hAnsi="Arial" w:cs="Arial"/>
          <w:color w:val="0000FF"/>
          <w:sz w:val="18"/>
          <w:szCs w:val="18"/>
          <w:highlight w:val="white"/>
        </w:rPr>
        <w:t>&gt;</w:t>
      </w:r>
      <w:r w:rsidRPr="00761A48">
        <w:rPr>
          <w:rFonts w:ascii="Arial" w:hAnsi="Arial" w:cs="Arial"/>
          <w:color w:val="000000"/>
          <w:sz w:val="18"/>
          <w:szCs w:val="18"/>
          <w:highlight w:val="white"/>
        </w:rPr>
        <w:t>2007B</w:t>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ns2:payloadVersion</w:t>
      </w:r>
      <w:r w:rsidRPr="00761A48">
        <w:rPr>
          <w:rFonts w:ascii="Arial" w:hAnsi="Arial" w:cs="Arial"/>
          <w:color w:val="0000FF"/>
          <w:sz w:val="18"/>
          <w:szCs w:val="18"/>
          <w:highlight w:val="white"/>
        </w:rPr>
        <w:t>&gt;</w:t>
      </w:r>
    </w:p>
    <w:p w14:paraId="16B34B8D"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ns2:authentication</w:t>
      </w:r>
      <w:r w:rsidRPr="00761A48">
        <w:rPr>
          <w:rFonts w:ascii="Arial" w:hAnsi="Arial" w:cs="Arial"/>
          <w:color w:val="0000FF"/>
          <w:sz w:val="18"/>
          <w:szCs w:val="18"/>
          <w:highlight w:val="white"/>
        </w:rPr>
        <w:t>&gt;</w:t>
      </w:r>
    </w:p>
    <w:p w14:paraId="16B34B8E"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soap:Header</w:t>
      </w:r>
      <w:r w:rsidRPr="00761A48">
        <w:rPr>
          <w:rFonts w:ascii="Arial" w:hAnsi="Arial" w:cs="Arial"/>
          <w:color w:val="0000FF"/>
          <w:sz w:val="18"/>
          <w:szCs w:val="18"/>
          <w:highlight w:val="white"/>
        </w:rPr>
        <w:t>&gt;</w:t>
      </w:r>
    </w:p>
    <w:p w14:paraId="16B34B8F"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soap:Body</w:t>
      </w:r>
      <w:r w:rsidRPr="00761A48">
        <w:rPr>
          <w:rFonts w:ascii="Arial" w:hAnsi="Arial" w:cs="Arial"/>
          <w:color w:val="0000FF"/>
          <w:sz w:val="18"/>
          <w:szCs w:val="18"/>
          <w:highlight w:val="white"/>
        </w:rPr>
        <w:t>&gt;</w:t>
      </w:r>
    </w:p>
    <w:p w14:paraId="16B34B90"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OTA_HotelResModifyRQ</w:t>
      </w:r>
      <w:r w:rsidRPr="00761A48">
        <w:rPr>
          <w:rFonts w:ascii="Arial" w:hAnsi="Arial" w:cs="Arial"/>
          <w:color w:val="FF0000"/>
          <w:sz w:val="18"/>
          <w:szCs w:val="18"/>
          <w:highlight w:val="white"/>
        </w:rPr>
        <w:t xml:space="preserve"> xmlns</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http://www.opentravel.org/OTA/2003/05</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xmlns:ns2</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http://xmlota.wspan.com/webservice/</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TransactionIdentifier</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AQ202052210118530</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Version</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Target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Production</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EchoToken</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PS@D104651335988393136-04014AXXP</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ResStatus</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Commit</w:t>
      </w:r>
      <w:r w:rsidRPr="00761A48">
        <w:rPr>
          <w:rFonts w:ascii="Arial" w:hAnsi="Arial" w:cs="Arial"/>
          <w:color w:val="0000FF"/>
          <w:sz w:val="18"/>
          <w:szCs w:val="18"/>
          <w:highlight w:val="white"/>
        </w:rPr>
        <w:t>"&gt;</w:t>
      </w:r>
    </w:p>
    <w:p w14:paraId="16B34B91"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POS</w:t>
      </w:r>
      <w:r w:rsidRPr="00761A48">
        <w:rPr>
          <w:rFonts w:ascii="Arial" w:hAnsi="Arial" w:cs="Arial"/>
          <w:color w:val="0000FF"/>
          <w:sz w:val="18"/>
          <w:szCs w:val="18"/>
          <w:highlight w:val="white"/>
        </w:rPr>
        <w:t>&gt;</w:t>
      </w:r>
    </w:p>
    <w:p w14:paraId="16B34B92"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Source</w:t>
      </w:r>
      <w:r w:rsidRPr="00761A48">
        <w:rPr>
          <w:rFonts w:ascii="Arial" w:hAnsi="Arial" w:cs="Arial"/>
          <w:color w:val="FF0000"/>
          <w:sz w:val="18"/>
          <w:szCs w:val="18"/>
          <w:highlight w:val="white"/>
        </w:rPr>
        <w:t xml:space="preserve"> TerminalID</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04014A</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PseudoCityCode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1UT3</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AgentSine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UAE032515</w:t>
      </w:r>
      <w:r w:rsidRPr="00761A48">
        <w:rPr>
          <w:rFonts w:ascii="Arial" w:hAnsi="Arial" w:cs="Arial"/>
          <w:color w:val="0000FF"/>
          <w:sz w:val="18"/>
          <w:szCs w:val="18"/>
          <w:highlight w:val="white"/>
        </w:rPr>
        <w:t>"&gt;</w:t>
      </w:r>
    </w:p>
    <w:p w14:paraId="16B34B93"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RequestorID</w:t>
      </w:r>
      <w:r w:rsidRPr="00761A48">
        <w:rPr>
          <w:rFonts w:ascii="Arial" w:hAnsi="Arial" w:cs="Arial"/>
          <w:color w:val="FF0000"/>
          <w:sz w:val="18"/>
          <w:szCs w:val="18"/>
          <w:highlight w:val="white"/>
        </w:rPr>
        <w:t xml:space="preserve"> ID</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14537482</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ID_Context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BSM</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5</w:t>
      </w:r>
      <w:r w:rsidRPr="00761A48">
        <w:rPr>
          <w:rFonts w:ascii="Arial" w:hAnsi="Arial" w:cs="Arial"/>
          <w:color w:val="0000FF"/>
          <w:sz w:val="18"/>
          <w:szCs w:val="18"/>
          <w:highlight w:val="white"/>
        </w:rPr>
        <w:t>"/&gt;</w:t>
      </w:r>
    </w:p>
    <w:p w14:paraId="16B34B94"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BookingChannel</w:t>
      </w:r>
      <w:r w:rsidRPr="00761A48">
        <w:rPr>
          <w:rFonts w:ascii="Arial" w:hAnsi="Arial" w:cs="Arial"/>
          <w:color w:val="FF0000"/>
          <w:sz w:val="18"/>
          <w:szCs w:val="18"/>
          <w:highlight w:val="white"/>
        </w:rPr>
        <w:t xml:space="preserve"> 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w:t>
      </w:r>
      <w:r w:rsidRPr="00761A48">
        <w:rPr>
          <w:rFonts w:ascii="Arial" w:hAnsi="Arial" w:cs="Arial"/>
          <w:color w:val="0000FF"/>
          <w:sz w:val="18"/>
          <w:szCs w:val="18"/>
          <w:highlight w:val="white"/>
        </w:rPr>
        <w:t>"&gt;</w:t>
      </w:r>
    </w:p>
    <w:p w14:paraId="16B34B95"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CompanyName</w:t>
      </w:r>
      <w:r w:rsidRPr="00761A48">
        <w:rPr>
          <w:rFonts w:ascii="Arial" w:hAnsi="Arial" w:cs="Arial"/>
          <w:color w:val="FF0000"/>
          <w:sz w:val="18"/>
          <w:szCs w:val="18"/>
          <w:highlight w:val="white"/>
        </w:rPr>
        <w:t xml:space="preserve"> Code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1V</w:t>
      </w:r>
      <w:r w:rsidRPr="00761A48">
        <w:rPr>
          <w:rFonts w:ascii="Arial" w:hAnsi="Arial" w:cs="Arial"/>
          <w:color w:val="0000FF"/>
          <w:sz w:val="18"/>
          <w:szCs w:val="18"/>
          <w:highlight w:val="white"/>
        </w:rPr>
        <w:t>"/&gt;</w:t>
      </w:r>
    </w:p>
    <w:p w14:paraId="16B34B96"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BookingChannel</w:t>
      </w:r>
      <w:r w:rsidRPr="00761A48">
        <w:rPr>
          <w:rFonts w:ascii="Arial" w:hAnsi="Arial" w:cs="Arial"/>
          <w:color w:val="0000FF"/>
          <w:sz w:val="18"/>
          <w:szCs w:val="18"/>
          <w:highlight w:val="white"/>
        </w:rPr>
        <w:t>&gt;</w:t>
      </w:r>
    </w:p>
    <w:p w14:paraId="16B34B97"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Source</w:t>
      </w:r>
      <w:r w:rsidRPr="00761A48">
        <w:rPr>
          <w:rFonts w:ascii="Arial" w:hAnsi="Arial" w:cs="Arial"/>
          <w:color w:val="0000FF"/>
          <w:sz w:val="18"/>
          <w:szCs w:val="18"/>
          <w:highlight w:val="white"/>
        </w:rPr>
        <w:t>&gt;</w:t>
      </w:r>
    </w:p>
    <w:p w14:paraId="16B34B98"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POS</w:t>
      </w:r>
      <w:r w:rsidRPr="00761A48">
        <w:rPr>
          <w:rFonts w:ascii="Arial" w:hAnsi="Arial" w:cs="Arial"/>
          <w:color w:val="0000FF"/>
          <w:sz w:val="18"/>
          <w:szCs w:val="18"/>
          <w:highlight w:val="white"/>
        </w:rPr>
        <w:t>&gt;</w:t>
      </w:r>
      <w:r w:rsidRPr="00761A48">
        <w:rPr>
          <w:rFonts w:ascii="Arial" w:hAnsi="Arial" w:cs="Arial"/>
          <w:color w:val="000000"/>
          <w:sz w:val="18"/>
          <w:szCs w:val="18"/>
          <w:highlight w:val="white"/>
        </w:rPr>
        <w:tab/>
      </w:r>
    </w:p>
    <w:p w14:paraId="16B34B99"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HotelResModifies</w:t>
      </w:r>
      <w:r w:rsidRPr="00761A48">
        <w:rPr>
          <w:rFonts w:ascii="Arial" w:hAnsi="Arial" w:cs="Arial"/>
          <w:color w:val="0000FF"/>
          <w:sz w:val="18"/>
          <w:szCs w:val="18"/>
          <w:highlight w:val="white"/>
        </w:rPr>
        <w:t>&gt;</w:t>
      </w:r>
    </w:p>
    <w:p w14:paraId="16B34B9A"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HotelResModify</w:t>
      </w:r>
      <w:r w:rsidRPr="00761A48">
        <w:rPr>
          <w:rFonts w:ascii="Arial" w:hAnsi="Arial" w:cs="Arial"/>
          <w:color w:val="0000FF"/>
          <w:sz w:val="18"/>
          <w:szCs w:val="18"/>
          <w:highlight w:val="white"/>
        </w:rPr>
        <w:t>&gt;</w:t>
      </w:r>
    </w:p>
    <w:p w14:paraId="16B34B9B"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UniqueID</w:t>
      </w:r>
      <w:r w:rsidRPr="00761A48">
        <w:rPr>
          <w:rFonts w:ascii="Arial" w:hAnsi="Arial" w:cs="Arial"/>
          <w:color w:val="FF0000"/>
          <w:sz w:val="18"/>
          <w:szCs w:val="18"/>
          <w:highlight w:val="white"/>
        </w:rPr>
        <w:t xml:space="preserve"> ID</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P7CH54</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ID_Context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1V</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14</w:t>
      </w:r>
      <w:r w:rsidRPr="00761A48">
        <w:rPr>
          <w:rFonts w:ascii="Arial" w:hAnsi="Arial" w:cs="Arial"/>
          <w:color w:val="0000FF"/>
          <w:sz w:val="18"/>
          <w:szCs w:val="18"/>
          <w:highlight w:val="white"/>
        </w:rPr>
        <w:t>"/&gt;</w:t>
      </w:r>
    </w:p>
    <w:p w14:paraId="16B34B9C"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RoomStays</w:t>
      </w:r>
      <w:r w:rsidRPr="00761A48">
        <w:rPr>
          <w:rFonts w:ascii="Arial" w:hAnsi="Arial" w:cs="Arial"/>
          <w:color w:val="0000FF"/>
          <w:sz w:val="18"/>
          <w:szCs w:val="18"/>
          <w:highlight w:val="white"/>
        </w:rPr>
        <w:t>&gt;</w:t>
      </w:r>
    </w:p>
    <w:p w14:paraId="16B34B9D"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w:t>
      </w:r>
      <w:r w:rsidRPr="00761A48">
        <w:rPr>
          <w:rFonts w:ascii="Arial" w:hAnsi="Arial" w:cs="Arial"/>
          <w:color w:val="0000FF"/>
          <w:sz w:val="18"/>
          <w:szCs w:val="18"/>
          <w:highlight w:val="white"/>
        </w:rPr>
        <w:t>&gt;</w:t>
      </w:r>
    </w:p>
    <w:p w14:paraId="16B34B9E"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BasicPropertyInfo</w:t>
      </w:r>
      <w:r w:rsidRPr="00761A48">
        <w:rPr>
          <w:rFonts w:ascii="Arial" w:hAnsi="Arial" w:cs="Arial"/>
          <w:color w:val="FF0000"/>
          <w:sz w:val="18"/>
          <w:szCs w:val="18"/>
          <w:highlight w:val="white"/>
        </w:rPr>
        <w:t xml:space="preserve"> HotelCodeContext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1V</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HotelCode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12497</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ChainCode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XX</w:t>
      </w:r>
      <w:r w:rsidRPr="00761A48">
        <w:rPr>
          <w:rFonts w:ascii="Arial" w:hAnsi="Arial" w:cs="Arial"/>
          <w:color w:val="0000FF"/>
          <w:sz w:val="18"/>
          <w:szCs w:val="18"/>
          <w:highlight w:val="white"/>
        </w:rPr>
        <w:t>"/&gt;</w:t>
      </w:r>
    </w:p>
    <w:p w14:paraId="16B34B9F"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w:t>
      </w:r>
      <w:r w:rsidRPr="00761A48">
        <w:rPr>
          <w:rFonts w:ascii="Arial" w:hAnsi="Arial" w:cs="Arial"/>
          <w:color w:val="0000FF"/>
          <w:sz w:val="18"/>
          <w:szCs w:val="18"/>
          <w:highlight w:val="white"/>
        </w:rPr>
        <w:t>&gt;</w:t>
      </w:r>
    </w:p>
    <w:p w14:paraId="16B34BA0"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RoomStays</w:t>
      </w:r>
      <w:r w:rsidRPr="00761A48">
        <w:rPr>
          <w:rFonts w:ascii="Arial" w:hAnsi="Arial" w:cs="Arial"/>
          <w:color w:val="0000FF"/>
          <w:sz w:val="18"/>
          <w:szCs w:val="18"/>
          <w:highlight w:val="white"/>
        </w:rPr>
        <w:t>&gt;</w:t>
      </w:r>
    </w:p>
    <w:p w14:paraId="16B34BA1"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ResGlobalInfo</w:t>
      </w:r>
      <w:r w:rsidRPr="00761A48">
        <w:rPr>
          <w:rFonts w:ascii="Arial" w:hAnsi="Arial" w:cs="Arial"/>
          <w:color w:val="0000FF"/>
          <w:sz w:val="18"/>
          <w:szCs w:val="18"/>
          <w:highlight w:val="white"/>
        </w:rPr>
        <w:t>&gt;</w:t>
      </w:r>
    </w:p>
    <w:p w14:paraId="16B34BA2"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HotelReservationIDs</w:t>
      </w:r>
      <w:r w:rsidRPr="00761A48">
        <w:rPr>
          <w:rFonts w:ascii="Arial" w:hAnsi="Arial" w:cs="Arial"/>
          <w:color w:val="0000FF"/>
          <w:sz w:val="18"/>
          <w:szCs w:val="18"/>
          <w:highlight w:val="white"/>
        </w:rPr>
        <w:t>&gt;</w:t>
      </w:r>
    </w:p>
    <w:p w14:paraId="16B34BA3"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HotelReservationID</w:t>
      </w:r>
      <w:r w:rsidRPr="00761A48">
        <w:rPr>
          <w:rFonts w:ascii="Arial" w:hAnsi="Arial" w:cs="Arial"/>
          <w:color w:val="FF0000"/>
          <w:sz w:val="18"/>
          <w:szCs w:val="18"/>
          <w:highlight w:val="white"/>
        </w:rPr>
        <w:t xml:space="preserve"> ResID_SourceContext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XX</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ResID_Type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14</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ResID_Value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45421116</w:t>
      </w:r>
      <w:r w:rsidRPr="00761A48">
        <w:rPr>
          <w:rFonts w:ascii="Arial" w:hAnsi="Arial" w:cs="Arial"/>
          <w:color w:val="0000FF"/>
          <w:sz w:val="18"/>
          <w:szCs w:val="18"/>
          <w:highlight w:val="white"/>
        </w:rPr>
        <w:t>"/&gt;</w:t>
      </w:r>
    </w:p>
    <w:p w14:paraId="16B34BA4"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HotelReservationIDs</w:t>
      </w:r>
      <w:r w:rsidRPr="00761A48">
        <w:rPr>
          <w:rFonts w:ascii="Arial" w:hAnsi="Arial" w:cs="Arial"/>
          <w:color w:val="0000FF"/>
          <w:sz w:val="18"/>
          <w:szCs w:val="18"/>
          <w:highlight w:val="white"/>
        </w:rPr>
        <w:t>&gt;</w:t>
      </w:r>
    </w:p>
    <w:p w14:paraId="16B34BA5"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ResGlobalInfo</w:t>
      </w:r>
      <w:r w:rsidRPr="00761A48">
        <w:rPr>
          <w:rFonts w:ascii="Arial" w:hAnsi="Arial" w:cs="Arial"/>
          <w:color w:val="0000FF"/>
          <w:sz w:val="18"/>
          <w:szCs w:val="18"/>
          <w:highlight w:val="white"/>
        </w:rPr>
        <w:t>&gt;</w:t>
      </w:r>
    </w:p>
    <w:p w14:paraId="16B34BA6"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HotelResModify</w:t>
      </w:r>
      <w:r w:rsidRPr="00761A48">
        <w:rPr>
          <w:rFonts w:ascii="Arial" w:hAnsi="Arial" w:cs="Arial"/>
          <w:color w:val="0000FF"/>
          <w:sz w:val="18"/>
          <w:szCs w:val="18"/>
          <w:highlight w:val="white"/>
        </w:rPr>
        <w:t>&gt;</w:t>
      </w:r>
    </w:p>
    <w:p w14:paraId="16B34BA7"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HotelResModifies</w:t>
      </w:r>
      <w:r w:rsidRPr="00761A48">
        <w:rPr>
          <w:rFonts w:ascii="Arial" w:hAnsi="Arial" w:cs="Arial"/>
          <w:color w:val="0000FF"/>
          <w:sz w:val="18"/>
          <w:szCs w:val="18"/>
          <w:highlight w:val="white"/>
        </w:rPr>
        <w:t>&gt;</w:t>
      </w:r>
    </w:p>
    <w:p w14:paraId="16B34BA8"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OTA_HotelResModifyRQ</w:t>
      </w:r>
      <w:r w:rsidRPr="00761A48">
        <w:rPr>
          <w:rFonts w:ascii="Arial" w:hAnsi="Arial" w:cs="Arial"/>
          <w:color w:val="0000FF"/>
          <w:sz w:val="18"/>
          <w:szCs w:val="18"/>
          <w:highlight w:val="white"/>
        </w:rPr>
        <w:t>&gt;</w:t>
      </w:r>
    </w:p>
    <w:p w14:paraId="16B34BA9"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soap:Body</w:t>
      </w:r>
      <w:r w:rsidRPr="00761A48">
        <w:rPr>
          <w:rFonts w:ascii="Arial" w:hAnsi="Arial" w:cs="Arial"/>
          <w:color w:val="0000FF"/>
          <w:sz w:val="18"/>
          <w:szCs w:val="18"/>
          <w:highlight w:val="white"/>
        </w:rPr>
        <w:t>&gt;</w:t>
      </w:r>
    </w:p>
    <w:p w14:paraId="16B34BAA" w14:textId="77777777" w:rsidR="00761A48" w:rsidRPr="00761A48" w:rsidRDefault="00761A48" w:rsidP="00761A48">
      <w:pPr>
        <w:autoSpaceDE w:val="0"/>
        <w:autoSpaceDN w:val="0"/>
        <w:adjustRightInd w:val="0"/>
        <w:spacing w:line="240" w:lineRule="auto"/>
        <w:rPr>
          <w:rFonts w:ascii="Arial" w:hAnsi="Arial" w:cs="Arial"/>
          <w:sz w:val="18"/>
          <w:szCs w:val="18"/>
          <w:highlight w:val="white"/>
        </w:rPr>
      </w:pP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soap:Envelope</w:t>
      </w:r>
      <w:r w:rsidRPr="00761A48">
        <w:rPr>
          <w:rFonts w:ascii="Arial" w:hAnsi="Arial" w:cs="Arial"/>
          <w:color w:val="0000FF"/>
          <w:sz w:val="18"/>
          <w:szCs w:val="18"/>
          <w:highlight w:val="white"/>
        </w:rPr>
        <w:t>&gt;</w:t>
      </w:r>
    </w:p>
    <w:p w14:paraId="16B34BAB" w14:textId="77777777" w:rsidR="00D763F0" w:rsidRDefault="00D763F0" w:rsidP="00ED3D1D">
      <w:pPr>
        <w:pStyle w:val="Heading1"/>
        <w:pageBreakBefore/>
        <w:tabs>
          <w:tab w:val="left" w:pos="9051"/>
        </w:tabs>
        <w:spacing w:line="240" w:lineRule="auto"/>
        <w:rPr>
          <w:szCs w:val="40"/>
        </w:rPr>
      </w:pPr>
      <w:bookmarkStart w:id="167" w:name="_Toc351022525"/>
      <w:r w:rsidRPr="009E2834">
        <w:rPr>
          <w:szCs w:val="40"/>
        </w:rPr>
        <w:t xml:space="preserve">XML Direct Connect </w:t>
      </w:r>
      <w:r w:rsidR="004F213A">
        <w:rPr>
          <w:szCs w:val="40"/>
        </w:rPr>
        <w:t>–</w:t>
      </w:r>
      <w:r w:rsidRPr="009E2834">
        <w:rPr>
          <w:szCs w:val="40"/>
        </w:rPr>
        <w:t xml:space="preserve"> </w:t>
      </w:r>
      <w:r w:rsidR="004F213A">
        <w:rPr>
          <w:szCs w:val="40"/>
        </w:rPr>
        <w:t>Modify R</w:t>
      </w:r>
      <w:r w:rsidRPr="009E2834">
        <w:rPr>
          <w:szCs w:val="40"/>
        </w:rPr>
        <w:t>equest Specification Table</w:t>
      </w:r>
      <w:r>
        <w:rPr>
          <w:szCs w:val="40"/>
        </w:rPr>
        <w:t xml:space="preserve"> – </w:t>
      </w:r>
      <w:r w:rsidR="00FD6DDE">
        <w:rPr>
          <w:szCs w:val="40"/>
        </w:rPr>
        <w:t xml:space="preserve">Res Status </w:t>
      </w:r>
      <w:r>
        <w:rPr>
          <w:szCs w:val="40"/>
        </w:rPr>
        <w:t>Ignore and Commit (End Transaction)</w:t>
      </w:r>
      <w:bookmarkEnd w:id="167"/>
    </w:p>
    <w:p w14:paraId="16B34BAC" w14:textId="77777777" w:rsidR="00296FD2" w:rsidRPr="006D2568" w:rsidRDefault="00296FD2" w:rsidP="00296FD2">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Pr>
          <w:rFonts w:ascii="Arial" w:hAnsi="Arial" w:cs="Arial"/>
        </w:rPr>
        <w:t>A</w:t>
      </w:r>
      <w:r w:rsidRPr="006D2568">
        <w:rPr>
          <w:rFonts w:ascii="Arial" w:hAnsi="Arial" w:cs="Arial"/>
        </w:rPr>
        <w:t>pplicable to Travelport Galileo, Apollo</w:t>
      </w:r>
      <w:r>
        <w:rPr>
          <w:rFonts w:ascii="Arial" w:hAnsi="Arial" w:cs="Arial"/>
        </w:rPr>
        <w:t>,</w:t>
      </w:r>
      <w:r w:rsidRPr="006D2568">
        <w:rPr>
          <w:rFonts w:ascii="Arial" w:hAnsi="Arial" w:cs="Arial"/>
        </w:rPr>
        <w:t xml:space="preserve"> and Worldspan Global Distribution Systems (GDS)</w:t>
      </w:r>
      <w:r>
        <w:rPr>
          <w:rFonts w:ascii="Arial" w:hAnsi="Arial" w:cs="Arial"/>
        </w:rPr>
        <w:t>.</w:t>
      </w:r>
    </w:p>
    <w:p w14:paraId="16B34BAD" w14:textId="77777777" w:rsidR="00323262" w:rsidRPr="006D2568" w:rsidRDefault="00323262" w:rsidP="00323262">
      <w:pPr>
        <w:rPr>
          <w:rFonts w:ascii="Arial" w:hAnsi="Arial" w:cs="Arial"/>
        </w:rPr>
      </w:pPr>
      <w:r w:rsidRPr="00C44027">
        <w:rPr>
          <w:rFonts w:ascii="Arial" w:hAnsi="Arial" w:cs="Arial"/>
          <w:b/>
        </w:rPr>
        <w:t xml:space="preserve">Complete Pricing Plus (CP2) </w:t>
      </w:r>
      <w:r w:rsidRPr="00C44027">
        <w:rPr>
          <w:rFonts w:ascii="Arial" w:hAnsi="Arial" w:cs="Arial"/>
        </w:rPr>
        <w:t xml:space="preserve">= </w:t>
      </w:r>
      <w:r w:rsidRPr="00C44027">
        <w:rPr>
          <w:rFonts w:ascii="Arial" w:hAnsi="Arial" w:cs="Arial"/>
          <w:color w:val="3333FF"/>
        </w:rPr>
        <w:t>Blue Text, applicable to Travelport Galileo Complete Pricing Plus functionality.</w:t>
      </w:r>
    </w:p>
    <w:p w14:paraId="16B34BAE" w14:textId="77777777" w:rsidR="00296FD2" w:rsidRPr="00D52E93" w:rsidRDefault="00296FD2" w:rsidP="00296FD2">
      <w:pPr>
        <w:pStyle w:val="Heading4"/>
        <w:rPr>
          <w:i w:val="0"/>
        </w:rPr>
      </w:pPr>
      <w:r w:rsidRPr="001A3862">
        <w:t xml:space="preserve">Type </w:t>
      </w:r>
      <w:r w:rsidRPr="00D52E93">
        <w:rPr>
          <w:i w:val="0"/>
        </w:rPr>
        <w:t>column values:</w:t>
      </w:r>
    </w:p>
    <w:p w14:paraId="16B34BAF" w14:textId="77777777" w:rsidR="00296FD2" w:rsidRPr="001A3862" w:rsidRDefault="00296FD2" w:rsidP="00296FD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16B34BB0" w14:textId="77777777" w:rsidR="00296FD2" w:rsidRPr="001A3862" w:rsidRDefault="00296FD2" w:rsidP="00296FD2">
      <w:pPr>
        <w:spacing w:after="60"/>
        <w:ind w:left="720" w:hanging="360"/>
      </w:pPr>
      <w:r w:rsidRPr="001A3862">
        <w:rPr>
          <w:rFonts w:ascii="Arial" w:hAnsi="Arial" w:cs="Arial"/>
          <w:b/>
          <w:sz w:val="18"/>
          <w:szCs w:val="18"/>
        </w:rPr>
        <w:t>A</w:t>
      </w:r>
      <w:r w:rsidRPr="001A3862">
        <w:rPr>
          <w:rFonts w:ascii="Arial" w:hAnsi="Arial" w:cs="Arial"/>
          <w:b/>
          <w:sz w:val="18"/>
          <w:szCs w:val="18"/>
        </w:rPr>
        <w:tab/>
      </w:r>
      <w:r w:rsidRPr="001A3862">
        <w:rPr>
          <w:rFonts w:ascii="Arial" w:hAnsi="Arial" w:cs="Arial"/>
          <w:sz w:val="18"/>
          <w:szCs w:val="18"/>
        </w:rPr>
        <w:t>If Applicable/Optional</w:t>
      </w:r>
    </w:p>
    <w:p w14:paraId="16B34BB1" w14:textId="77777777" w:rsidR="00174F7A" w:rsidRPr="009C486E" w:rsidRDefault="00174F7A" w:rsidP="00174F7A">
      <w:pPr>
        <w:ind w:left="720" w:hanging="360"/>
        <w:rPr>
          <w:rFonts w:ascii="Arial" w:hAnsi="Arial" w:cs="Arial"/>
          <w:sz w:val="18"/>
          <w:szCs w:val="18"/>
        </w:rPr>
      </w:pPr>
      <w:r w:rsidRPr="00E07112">
        <w:rPr>
          <w:rFonts w:ascii="Arial" w:hAnsi="Arial" w:cs="Arial"/>
          <w:b/>
          <w:sz w:val="18"/>
          <w:szCs w:val="18"/>
        </w:rPr>
        <w:t>R</w:t>
      </w:r>
      <w:r w:rsidRPr="00E07112">
        <w:rPr>
          <w:rFonts w:ascii="Arial" w:hAnsi="Arial" w:cs="Arial"/>
          <w:b/>
          <w:sz w:val="18"/>
          <w:szCs w:val="18"/>
        </w:rPr>
        <w:tab/>
      </w:r>
      <w:r w:rsidRPr="00E07112">
        <w:rPr>
          <w:rFonts w:ascii="Arial" w:hAnsi="Arial" w:cs="Arial"/>
          <w:sz w:val="18"/>
          <w:szCs w:val="18"/>
        </w:rPr>
        <w:t xml:space="preserve">Required </w:t>
      </w:r>
      <w:r>
        <w:rPr>
          <w:rFonts w:ascii="Arial" w:hAnsi="Arial" w:cs="Arial"/>
          <w:sz w:val="18"/>
          <w:szCs w:val="18"/>
        </w:rPr>
        <w:t>for Certification</w:t>
      </w:r>
    </w:p>
    <w:p w14:paraId="16B34BB2" w14:textId="77777777" w:rsidR="00296FD2" w:rsidRPr="006343E9" w:rsidRDefault="00296FD2" w:rsidP="00296FD2">
      <w:pPr>
        <w:pStyle w:val="Heading4"/>
      </w:pPr>
      <w:r w:rsidRPr="006343E9">
        <w:t>Nbr of Occurs column values:</w:t>
      </w:r>
    </w:p>
    <w:p w14:paraId="16B34BB3" w14:textId="77777777" w:rsidR="00296FD2" w:rsidRPr="006343E9" w:rsidRDefault="00296FD2" w:rsidP="00296FD2">
      <w:pPr>
        <w:spacing w:after="0"/>
        <w:ind w:left="720" w:hanging="360"/>
        <w:rPr>
          <w:rFonts w:ascii="Arial" w:hAnsi="Arial" w:cs="Arial"/>
          <w:sz w:val="18"/>
          <w:szCs w:val="18"/>
        </w:rPr>
      </w:pPr>
      <w:r w:rsidRPr="006343E9">
        <w:rPr>
          <w:rFonts w:ascii="Arial" w:hAnsi="Arial" w:cs="Arial"/>
          <w:b/>
          <w:sz w:val="18"/>
          <w:szCs w:val="18"/>
        </w:rPr>
        <w:t>Type = M</w:t>
      </w:r>
      <w:r w:rsidRPr="006343E9">
        <w:rPr>
          <w:rFonts w:ascii="Arial" w:hAnsi="Arial" w:cs="Arial"/>
          <w:sz w:val="18"/>
          <w:szCs w:val="18"/>
        </w:rPr>
        <w:tab/>
      </w:r>
      <w:r w:rsidRPr="006343E9">
        <w:rPr>
          <w:rFonts w:ascii="Arial" w:hAnsi="Arial" w:cs="Arial"/>
          <w:sz w:val="18"/>
          <w:szCs w:val="18"/>
        </w:rPr>
        <w:tab/>
        <w:t>Single value, e.g. 1</w:t>
      </w:r>
      <w:r w:rsidRPr="006343E9">
        <w:rPr>
          <w:rFonts w:ascii="Arial" w:hAnsi="Arial" w:cs="Arial"/>
          <w:sz w:val="18"/>
          <w:szCs w:val="18"/>
        </w:rPr>
        <w:tab/>
        <w:t>One occurrence must be passed</w:t>
      </w:r>
    </w:p>
    <w:p w14:paraId="16B34BB4" w14:textId="77777777" w:rsidR="00296FD2" w:rsidRPr="006343E9" w:rsidRDefault="00296FD2" w:rsidP="00296FD2">
      <w:pPr>
        <w:spacing w:after="0"/>
        <w:ind w:left="720" w:hanging="360"/>
        <w:rPr>
          <w:rFonts w:ascii="Arial" w:hAnsi="Arial" w:cs="Arial"/>
          <w:sz w:val="18"/>
          <w:szCs w:val="18"/>
        </w:rPr>
      </w:pPr>
      <w:r w:rsidRPr="006343E9">
        <w:rPr>
          <w:rFonts w:ascii="Arial" w:hAnsi="Arial" w:cs="Arial"/>
          <w:b/>
          <w:sz w:val="18"/>
          <w:szCs w:val="18"/>
        </w:rPr>
        <w:t>Type = M</w:t>
      </w:r>
      <w:r w:rsidRPr="006343E9">
        <w:rPr>
          <w:rFonts w:ascii="Arial" w:hAnsi="Arial" w:cs="Arial"/>
          <w:sz w:val="18"/>
          <w:szCs w:val="18"/>
        </w:rPr>
        <w:tab/>
      </w:r>
      <w:r w:rsidRPr="006343E9">
        <w:rPr>
          <w:rFonts w:ascii="Arial" w:hAnsi="Arial" w:cs="Arial"/>
          <w:sz w:val="18"/>
          <w:szCs w:val="18"/>
        </w:rPr>
        <w:tab/>
        <w:t>Range value, e.g. 1-4</w:t>
      </w:r>
      <w:r w:rsidRPr="006343E9">
        <w:rPr>
          <w:rFonts w:ascii="Arial" w:hAnsi="Arial" w:cs="Arial"/>
          <w:sz w:val="18"/>
          <w:szCs w:val="18"/>
        </w:rPr>
        <w:tab/>
        <w:t>Minimum of one, maximum of four occurrences must be passed</w:t>
      </w:r>
    </w:p>
    <w:p w14:paraId="16B34BB5" w14:textId="77777777" w:rsidR="00296FD2" w:rsidRPr="006343E9" w:rsidRDefault="00296FD2" w:rsidP="00296FD2">
      <w:pPr>
        <w:spacing w:after="0"/>
        <w:ind w:left="720" w:hanging="360"/>
        <w:rPr>
          <w:rFonts w:ascii="Arial" w:hAnsi="Arial" w:cs="Arial"/>
          <w:sz w:val="18"/>
          <w:szCs w:val="18"/>
        </w:rPr>
      </w:pPr>
      <w:r w:rsidRPr="006343E9">
        <w:rPr>
          <w:rFonts w:ascii="Arial" w:hAnsi="Arial" w:cs="Arial"/>
          <w:b/>
          <w:sz w:val="18"/>
          <w:szCs w:val="18"/>
        </w:rPr>
        <w:t>Type = A or R</w:t>
      </w:r>
      <w:r w:rsidRPr="006343E9">
        <w:rPr>
          <w:rFonts w:ascii="Arial" w:hAnsi="Arial" w:cs="Arial"/>
          <w:sz w:val="18"/>
          <w:szCs w:val="18"/>
        </w:rPr>
        <w:tab/>
        <w:t>Single Value, e.g. 1</w:t>
      </w:r>
      <w:r w:rsidRPr="006343E9">
        <w:rPr>
          <w:rFonts w:ascii="Arial" w:hAnsi="Arial" w:cs="Arial"/>
          <w:sz w:val="18"/>
          <w:szCs w:val="18"/>
        </w:rPr>
        <w:tab/>
        <w:t>If passed,one occurrence</w:t>
      </w:r>
    </w:p>
    <w:p w14:paraId="16B34BB6" w14:textId="77777777" w:rsidR="00296FD2" w:rsidRPr="003A212D" w:rsidRDefault="00296FD2" w:rsidP="00296FD2">
      <w:pPr>
        <w:spacing w:after="0"/>
        <w:ind w:left="720" w:hanging="360"/>
        <w:rPr>
          <w:rFonts w:ascii="Arial" w:hAnsi="Arial" w:cs="Arial"/>
          <w:sz w:val="18"/>
          <w:szCs w:val="18"/>
        </w:rPr>
      </w:pPr>
      <w:r w:rsidRPr="006343E9">
        <w:rPr>
          <w:rFonts w:ascii="Arial" w:hAnsi="Arial" w:cs="Arial"/>
          <w:b/>
          <w:sz w:val="18"/>
          <w:szCs w:val="18"/>
        </w:rPr>
        <w:t>Type = A or R</w:t>
      </w:r>
      <w:r w:rsidRPr="006343E9">
        <w:rPr>
          <w:rFonts w:ascii="Arial" w:hAnsi="Arial" w:cs="Arial"/>
          <w:sz w:val="18"/>
          <w:szCs w:val="18"/>
        </w:rPr>
        <w:tab/>
        <w:t>Range value, e.g. 1-4</w:t>
      </w:r>
      <w:r w:rsidRPr="006343E9">
        <w:rPr>
          <w:rFonts w:ascii="Arial" w:hAnsi="Arial" w:cs="Arial"/>
          <w:sz w:val="18"/>
          <w:szCs w:val="18"/>
        </w:rPr>
        <w:tab/>
        <w:t>If passed, minimum of one, maximum of four occurrences</w:t>
      </w:r>
    </w:p>
    <w:p w14:paraId="16B34BB7" w14:textId="77777777" w:rsidR="00296FD2" w:rsidRPr="001A3862" w:rsidRDefault="00296FD2" w:rsidP="00296FD2">
      <w:pPr>
        <w:pStyle w:val="Heading4"/>
      </w:pPr>
      <w:r w:rsidRPr="001A3862">
        <w:t xml:space="preserve">Description </w:t>
      </w:r>
      <w:r w:rsidRPr="00D52E93">
        <w:rPr>
          <w:i w:val="0"/>
        </w:rPr>
        <w:t>column values:</w:t>
      </w:r>
    </w:p>
    <w:p w14:paraId="16B34BB8" w14:textId="77777777" w:rsidR="00296FD2" w:rsidRPr="003A212D" w:rsidRDefault="00296FD2" w:rsidP="00296FD2">
      <w:pPr>
        <w:ind w:left="720" w:hanging="360"/>
        <w:rPr>
          <w:rFonts w:ascii="Arial" w:hAnsi="Arial" w:cs="Arial"/>
          <w:sz w:val="18"/>
          <w:szCs w:val="18"/>
        </w:rPr>
      </w:pPr>
      <w:r w:rsidRPr="001A3862">
        <w:rPr>
          <w:rFonts w:ascii="Arial" w:hAnsi="Arial" w:cs="Arial"/>
          <w:b/>
          <w:sz w:val="18"/>
          <w:szCs w:val="18"/>
        </w:rPr>
        <w:t>GDS</w:t>
      </w:r>
      <w:r w:rsidRPr="001A3862">
        <w:rPr>
          <w:rFonts w:ascii="Arial" w:hAnsi="Arial" w:cs="Arial"/>
          <w:sz w:val="18"/>
          <w:szCs w:val="18"/>
        </w:rPr>
        <w:t xml:space="preserve"> = Travelport Galileo, Apollo</w:t>
      </w:r>
      <w:r>
        <w:rPr>
          <w:rFonts w:ascii="Arial" w:hAnsi="Arial" w:cs="Arial"/>
          <w:sz w:val="18"/>
          <w:szCs w:val="18"/>
        </w:rPr>
        <w:t>,</w:t>
      </w:r>
      <w:r w:rsidRPr="001A3862">
        <w:rPr>
          <w:rFonts w:ascii="Arial" w:hAnsi="Arial" w:cs="Arial"/>
          <w:sz w:val="18"/>
          <w:szCs w:val="18"/>
        </w:rPr>
        <w:t xml:space="preserve"> and Worlds</w:t>
      </w:r>
      <w:r>
        <w:rPr>
          <w:rFonts w:ascii="Arial" w:hAnsi="Arial" w:cs="Arial"/>
          <w:sz w:val="18"/>
          <w:szCs w:val="18"/>
        </w:rPr>
        <w:t>p</w:t>
      </w:r>
      <w:r w:rsidRPr="001A3862">
        <w:rPr>
          <w:rFonts w:ascii="Arial" w:hAnsi="Arial" w:cs="Arial"/>
          <w:sz w:val="18"/>
          <w:szCs w:val="18"/>
        </w:rPr>
        <w:t>an Global Distribution Systems (GDS) maximum length</w:t>
      </w:r>
    </w:p>
    <w:tbl>
      <w:tblPr>
        <w:tblW w:w="1245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510"/>
      </w:tblGrid>
      <w:tr w:rsidR="000876E3" w:rsidRPr="00830C51" w14:paraId="16B34BC0" w14:textId="77777777" w:rsidTr="000876E3">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p w14:paraId="16B34BB9" w14:textId="77777777" w:rsidR="000876E3" w:rsidRPr="00A32571" w:rsidRDefault="000876E3" w:rsidP="00A6797F">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16B34BBA" w14:textId="77777777" w:rsidR="000876E3" w:rsidRPr="00A32571" w:rsidRDefault="000876E3" w:rsidP="00A6797F">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16B34BBB" w14:textId="77777777" w:rsidR="000876E3" w:rsidRPr="00A32571" w:rsidRDefault="000876E3" w:rsidP="00A6797F">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16B34BBC" w14:textId="77777777" w:rsidR="000876E3" w:rsidRPr="00A32571" w:rsidRDefault="000876E3" w:rsidP="00A6797F">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16B34BBD" w14:textId="77777777" w:rsidR="000876E3" w:rsidRPr="00A32571" w:rsidRDefault="000876E3" w:rsidP="00A6797F">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16B34BBE" w14:textId="77777777" w:rsidR="000876E3" w:rsidRPr="00A32571" w:rsidRDefault="000876E3" w:rsidP="00A6797F">
            <w:pPr>
              <w:pStyle w:val="TableText"/>
              <w:rPr>
                <w:b/>
                <w:sz w:val="16"/>
                <w:szCs w:val="16"/>
              </w:rPr>
            </w:pPr>
            <w:r w:rsidRPr="00A32571">
              <w:rPr>
                <w:b/>
                <w:sz w:val="16"/>
                <w:szCs w:val="16"/>
              </w:rPr>
              <w:t>Value</w:t>
            </w:r>
          </w:p>
        </w:tc>
        <w:tc>
          <w:tcPr>
            <w:tcW w:w="3510" w:type="dxa"/>
            <w:tcBorders>
              <w:top w:val="single" w:sz="4" w:space="0" w:color="C0C0C0"/>
              <w:left w:val="single" w:sz="4" w:space="0" w:color="C0C0C0"/>
              <w:bottom w:val="single" w:sz="4" w:space="0" w:color="C0C0C0"/>
              <w:right w:val="single" w:sz="4" w:space="0" w:color="C0C0C0"/>
            </w:tcBorders>
            <w:shd w:val="pct12" w:color="auto" w:fill="auto"/>
          </w:tcPr>
          <w:p w14:paraId="16B34BBF" w14:textId="77777777" w:rsidR="000876E3" w:rsidRPr="00A32571" w:rsidRDefault="000876E3" w:rsidP="000876E3">
            <w:pPr>
              <w:pStyle w:val="TableText"/>
              <w:rPr>
                <w:b/>
                <w:sz w:val="16"/>
                <w:szCs w:val="16"/>
              </w:rPr>
            </w:pPr>
            <w:r w:rsidRPr="00A32571">
              <w:rPr>
                <w:b/>
                <w:sz w:val="16"/>
                <w:szCs w:val="16"/>
              </w:rPr>
              <w:t>Description</w:t>
            </w:r>
          </w:p>
        </w:tc>
      </w:tr>
      <w:tr w:rsidR="000876E3" w:rsidRPr="00F860DF" w14:paraId="16B34BC7"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BC1" w14:textId="77777777" w:rsidR="000876E3" w:rsidRPr="00F860DF" w:rsidRDefault="000876E3" w:rsidP="000E6AEB">
            <w:pPr>
              <w:pStyle w:val="TableText"/>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C2" w14:textId="77777777" w:rsidR="000876E3" w:rsidRPr="00F860DF" w:rsidRDefault="000876E3" w:rsidP="00A6797F">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C3" w14:textId="77777777" w:rsidR="000876E3" w:rsidRPr="00F860DF" w:rsidRDefault="000876E3" w:rsidP="00A6797F">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C4" w14:textId="77777777" w:rsidR="000876E3" w:rsidRPr="00F860DF" w:rsidRDefault="000876E3" w:rsidP="00A6797F">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C5" w14:textId="77777777" w:rsidR="000876E3" w:rsidRPr="00F860DF" w:rsidRDefault="000876E3" w:rsidP="00A6797F">
            <w:pPr>
              <w:pStyle w:val="TableText"/>
              <w:rPr>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BC6" w14:textId="77777777" w:rsidR="000876E3" w:rsidRPr="00F860DF" w:rsidRDefault="000876E3" w:rsidP="00A6797F">
            <w:pPr>
              <w:pStyle w:val="TableText"/>
              <w:spacing w:before="0" w:after="0"/>
              <w:rPr>
                <w:b/>
                <w:sz w:val="16"/>
                <w:szCs w:val="16"/>
              </w:rPr>
            </w:pPr>
          </w:p>
        </w:tc>
      </w:tr>
      <w:tr w:rsidR="000876E3" w:rsidRPr="00F860DF" w14:paraId="16B34BC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16B34BC8" w14:textId="77777777" w:rsidR="000876E3" w:rsidRPr="00F860DF" w:rsidRDefault="000876E3" w:rsidP="00A6797F">
            <w:pPr>
              <w:pStyle w:val="TableText"/>
              <w:rPr>
                <w:b/>
                <w:sz w:val="16"/>
                <w:szCs w:val="16"/>
              </w:rPr>
            </w:pPr>
            <w:r w:rsidRPr="00F860DF">
              <w:rPr>
                <w:b/>
                <w:sz w:val="16"/>
                <w:szCs w:val="16"/>
              </w:rPr>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16B34BC9" w14:textId="77777777" w:rsidR="000876E3" w:rsidRPr="00F860DF" w:rsidRDefault="000876E3" w:rsidP="00A6797F">
            <w:pPr>
              <w:pStyle w:val="TableText"/>
              <w:rPr>
                <w:b/>
                <w:sz w:val="16"/>
                <w:szCs w:val="16"/>
              </w:rPr>
            </w:pPr>
            <w:r w:rsidRPr="00F860DF">
              <w:rPr>
                <w:b/>
                <w:sz w:val="16"/>
                <w:szCs w:val="16"/>
              </w:rPr>
              <w:t>OTA_HotelRes</w:t>
            </w:r>
            <w:r>
              <w:rPr>
                <w:b/>
                <w:sz w:val="16"/>
                <w:szCs w:val="16"/>
              </w:rPr>
              <w:t>Modify</w:t>
            </w:r>
            <w:r w:rsidRPr="00F860DF">
              <w:rPr>
                <w:b/>
                <w:sz w:val="16"/>
                <w:szCs w:val="16"/>
              </w:rPr>
              <w:t>RQ</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16B34BCA" w14:textId="77777777" w:rsidR="000876E3" w:rsidRPr="00F860DF" w:rsidRDefault="000876E3" w:rsidP="00A6797F">
            <w:pPr>
              <w:pStyle w:val="TableText"/>
              <w:rPr>
                <w:b/>
                <w:sz w:val="16"/>
                <w:szCs w:val="16"/>
              </w:rPr>
            </w:pPr>
            <w:r w:rsidRPr="00F860DF">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16B34BCB" w14:textId="77777777" w:rsidR="000876E3" w:rsidRPr="00D343E2" w:rsidRDefault="000876E3" w:rsidP="003855E0">
            <w:pPr>
              <w:pStyle w:val="TableText"/>
              <w:ind w:left="166" w:hanging="166"/>
              <w:rPr>
                <w:b/>
                <w:strike/>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16B34BCC" w14:textId="77777777" w:rsidR="000876E3" w:rsidRPr="00F860DF" w:rsidRDefault="000876E3" w:rsidP="008024B8">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16B34BCD" w14:textId="77777777" w:rsidR="000876E3" w:rsidRPr="00F860DF" w:rsidRDefault="000876E3" w:rsidP="00A6797F">
            <w:pPr>
              <w:pStyle w:val="TableText"/>
              <w:rPr>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pct5" w:color="auto" w:fill="auto"/>
          </w:tcPr>
          <w:p w14:paraId="16B34BCE" w14:textId="77777777" w:rsidR="000876E3" w:rsidRPr="00F860DF" w:rsidRDefault="000876E3" w:rsidP="00A6797F">
            <w:pPr>
              <w:pStyle w:val="TableText"/>
              <w:spacing w:before="0" w:after="0"/>
              <w:rPr>
                <w:b/>
                <w:sz w:val="16"/>
                <w:szCs w:val="16"/>
              </w:rPr>
            </w:pPr>
          </w:p>
        </w:tc>
      </w:tr>
      <w:tr w:rsidR="000876E3" w:rsidRPr="0037626C" w14:paraId="16B34BD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D0"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D1" w14:textId="77777777" w:rsidR="000876E3" w:rsidRPr="0037626C" w:rsidRDefault="000876E3" w:rsidP="00F07EAE">
            <w:pPr>
              <w:pStyle w:val="StyleTableText6ptAfterbefore"/>
            </w:pPr>
            <w:r w:rsidRPr="0037626C">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D2"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4BD3" w14:textId="77777777" w:rsidR="000876E3" w:rsidRPr="0037626C" w:rsidRDefault="000876E3" w:rsidP="00A6797F">
            <w:pPr>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D4"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4BD5" w14:textId="77777777" w:rsidR="000876E3" w:rsidRPr="0037626C" w:rsidRDefault="00B9226C" w:rsidP="00F07EAE">
            <w:pPr>
              <w:pStyle w:val="TableText"/>
              <w:spacing w:before="120" w:after="120"/>
              <w:rPr>
                <w:sz w:val="16"/>
                <w:szCs w:val="16"/>
              </w:rPr>
            </w:pPr>
            <w:hyperlink r:id="rId35" w:history="1">
              <w:r w:rsidR="000876E3" w:rsidRPr="0037626C">
                <w:rPr>
                  <w:rStyle w:val="Hyperlink"/>
                  <w:sz w:val="16"/>
                </w:rPr>
                <w:t>http://www.opentravel.org/</w:t>
              </w:r>
              <w:r w:rsidR="000876E3" w:rsidRPr="0037626C">
                <w:rPr>
                  <w:rStyle w:val="Hyperlink"/>
                  <w:sz w:val="16"/>
                </w:rPr>
                <w:br/>
                <w:t>OTA/2007/05</w:t>
              </w:r>
            </w:hyperlink>
          </w:p>
        </w:tc>
        <w:tc>
          <w:tcPr>
            <w:tcW w:w="351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4BD6" w14:textId="77777777" w:rsidR="000876E3" w:rsidRPr="0037626C" w:rsidRDefault="000876E3" w:rsidP="00A6797F">
            <w:pPr>
              <w:rPr>
                <w:rFonts w:ascii="Arial" w:hAnsi="Arial" w:cs="Arial"/>
                <w:sz w:val="16"/>
                <w:szCs w:val="16"/>
              </w:rPr>
            </w:pPr>
          </w:p>
        </w:tc>
      </w:tr>
      <w:tr w:rsidR="000876E3" w:rsidRPr="00F860DF" w14:paraId="16B34BE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D8" w14:textId="77777777" w:rsidR="000876E3" w:rsidRPr="0037626C"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D9" w14:textId="77777777" w:rsidR="000876E3" w:rsidRPr="00C44027" w:rsidRDefault="000876E3" w:rsidP="00F07EAE">
            <w:pPr>
              <w:pStyle w:val="StyleTableText6ptAfterbefore"/>
            </w:pPr>
            <w:r w:rsidRPr="00C44027">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DA" w14:textId="77777777" w:rsidR="000876E3" w:rsidRPr="00C44027" w:rsidRDefault="000876E3" w:rsidP="00C44027">
            <w:pPr>
              <w:pStyle w:val="TableText"/>
              <w:spacing w:before="120" w:after="120"/>
              <w:jc w:val="center"/>
            </w:pPr>
            <w:r w:rsidRPr="00C44027">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DB" w14:textId="77777777" w:rsidR="000876E3" w:rsidRPr="00C44027" w:rsidRDefault="000876E3" w:rsidP="00F07EAE">
            <w:pPr>
              <w:pStyle w:val="StyleTableText6ptAfterbefore"/>
            </w:pPr>
          </w:p>
          <w:p w14:paraId="16B34BDC" w14:textId="77777777" w:rsidR="000876E3" w:rsidRPr="00C44027" w:rsidRDefault="000876E3" w:rsidP="00F07EAE">
            <w:pPr>
              <w:pStyle w:val="StyleTableText6ptAfterbefore"/>
            </w:pPr>
            <w:r w:rsidRPr="00C44027">
              <w:t>YYYY</w:t>
            </w:r>
            <w:r w:rsidRPr="00C44027">
              <w:noBreakHyphen/>
              <w:t>MM</w:t>
            </w:r>
            <w:r w:rsidRPr="00C44027">
              <w:noBreakHyphen/>
              <w:t>DDT hh:mm:ss.ss</w:t>
            </w:r>
          </w:p>
          <w:p w14:paraId="16B34BDD" w14:textId="77777777" w:rsidR="000876E3" w:rsidRPr="00C44027" w:rsidRDefault="000876E3" w:rsidP="00F07EAE">
            <w:pPr>
              <w:pStyle w:val="StyleTableText6ptAfterbefore"/>
            </w:pPr>
            <w:r w:rsidRPr="00C44027">
              <w:t>[+/-] hh:mm</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DE" w14:textId="77777777" w:rsidR="000876E3" w:rsidRPr="00F860DF" w:rsidRDefault="000876E3" w:rsidP="001F179A">
            <w:pPr>
              <w:pStyle w:val="StyleArial8ptCenteredAfter0ptLinespacingsingle"/>
              <w:rPr>
                <w:lang w:val="fr-FR"/>
              </w:rPr>
            </w:pPr>
            <w:r w:rsidRPr="00C44027">
              <w:rPr>
                <w:lang w:val="fr-FR"/>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DF" w14:textId="77777777" w:rsidR="000876E3" w:rsidRPr="00F860DF" w:rsidRDefault="000876E3" w:rsidP="00A6797F">
            <w:pPr>
              <w:spacing w:after="0" w:line="240" w:lineRule="auto"/>
              <w:rPr>
                <w:rFonts w:ascii="Arial" w:hAnsi="Arial" w:cs="Arial"/>
                <w:sz w:val="16"/>
                <w:szCs w:val="16"/>
                <w:lang w:val="fr-FR"/>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BE0" w14:textId="77777777" w:rsidR="000876E3" w:rsidRPr="00F860DF" w:rsidRDefault="000876E3" w:rsidP="00A6797F">
            <w:pPr>
              <w:spacing w:after="0" w:line="240" w:lineRule="auto"/>
              <w:rPr>
                <w:rFonts w:ascii="Arial" w:hAnsi="Arial" w:cs="Arial"/>
                <w:sz w:val="16"/>
                <w:szCs w:val="16"/>
                <w:lang w:val="fr-FR"/>
              </w:rPr>
            </w:pPr>
          </w:p>
        </w:tc>
      </w:tr>
      <w:tr w:rsidR="000876E3" w:rsidRPr="00F860DF" w14:paraId="16B34BE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E2"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E3" w14:textId="77777777" w:rsidR="000876E3" w:rsidRPr="0037626C" w:rsidRDefault="000876E3" w:rsidP="00F07EAE">
            <w:pPr>
              <w:pStyle w:val="StyleTableText6ptAfterbefore"/>
            </w:pPr>
            <w:r w:rsidRPr="0037626C">
              <w:t>@PrimaryLanguageID=”EN”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E4"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E5" w14:textId="77777777" w:rsidR="000876E3" w:rsidRPr="0037626C" w:rsidRDefault="000876E3" w:rsidP="001F179A">
            <w:pPr>
              <w:pStyle w:val="StyleArial8ptAfter0ptLinespacingsingle"/>
            </w:pPr>
            <w:r w:rsidRPr="0037626C">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E6"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E7" w14:textId="77777777" w:rsidR="000876E3" w:rsidRPr="0037626C" w:rsidRDefault="000876E3" w:rsidP="00F07EAE">
            <w:pPr>
              <w:pStyle w:val="StyleTableText6ptAfterbefore"/>
            </w:pPr>
            <w:r w:rsidRPr="00F07EAE">
              <w:rPr>
                <w:b/>
              </w:rPr>
              <w:t>Note:</w:t>
            </w:r>
            <w:r>
              <w:t xml:space="preserve">  </w:t>
            </w:r>
            <w:r w:rsidRPr="0037626C">
              <w:t>ISO 639 Code “EN” = English</w:t>
            </w:r>
          </w:p>
          <w:p w14:paraId="16B34BE8" w14:textId="77777777" w:rsidR="000876E3" w:rsidRPr="0037626C" w:rsidRDefault="00B9226C" w:rsidP="00F07EAE">
            <w:pPr>
              <w:pStyle w:val="StyleTableText6ptAfterbefore"/>
            </w:pPr>
            <w:hyperlink r:id="rId36" w:history="1">
              <w:r w:rsidR="000876E3" w:rsidRPr="0037626C">
                <w:rPr>
                  <w:rStyle w:val="Hyperlink"/>
                </w:rPr>
                <w:t>http://www.w3.org/WAI/ER/</w:t>
              </w:r>
              <w:r w:rsidR="000876E3" w:rsidRPr="0037626C">
                <w:rPr>
                  <w:rStyle w:val="Hyperlink"/>
                </w:rPr>
                <w:br/>
                <w:t>IG/ert/iso639.htm</w:t>
              </w:r>
            </w:hyperlink>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BE9" w14:textId="77777777" w:rsidR="000876E3" w:rsidRPr="0037626C" w:rsidRDefault="000876E3" w:rsidP="00F07EAE">
            <w:pPr>
              <w:pStyle w:val="StyleTableText6ptAfterbefore"/>
            </w:pPr>
            <w:r w:rsidRPr="0037626C">
              <w:t>Language Preference</w:t>
            </w:r>
          </w:p>
          <w:p w14:paraId="16B34BEA" w14:textId="77777777" w:rsidR="000876E3" w:rsidRPr="00BD031A" w:rsidRDefault="000876E3" w:rsidP="00F07EAE">
            <w:pPr>
              <w:pStyle w:val="StyleTableText6ptAfterbefore"/>
            </w:pPr>
            <w:r w:rsidRPr="0037626C">
              <w:rPr>
                <w:b/>
              </w:rPr>
              <w:t>Note:</w:t>
            </w:r>
            <w:r w:rsidRPr="0037626C">
              <w:br/>
              <w:t>Use of @PrimaryLangID is under review by Travelport.  While under review, current GDS functionality should remain unchanged with regard to the text language returned in the XML response.</w:t>
            </w:r>
          </w:p>
        </w:tc>
      </w:tr>
      <w:tr w:rsidR="000876E3" w:rsidRPr="0037626C" w14:paraId="16B34BF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EC"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ED" w14:textId="77777777" w:rsidR="000876E3" w:rsidRPr="0037626C" w:rsidRDefault="000876E3" w:rsidP="00366E27">
            <w:pPr>
              <w:pStyle w:val="StyleArial8ptAfter0ptLinespacingsingle"/>
            </w:pPr>
            <w:r w:rsidRPr="0037626C">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EE"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EF" w14:textId="77777777" w:rsidR="000876E3" w:rsidRPr="00160E8C" w:rsidRDefault="000876E3" w:rsidP="001F179A">
            <w:pPr>
              <w:pStyle w:val="StyleTableText8ptLeft0Hanging012"/>
            </w:pPr>
            <w:r w:rsidRPr="00160E8C">
              <w:t>StringLength1-128</w:t>
            </w:r>
          </w:p>
          <w:p w14:paraId="16B34BF0" w14:textId="77777777" w:rsidR="000876E3" w:rsidRPr="00160E8C" w:rsidRDefault="000876E3" w:rsidP="001F179A">
            <w:pPr>
              <w:pStyle w:val="StyleTableText8pt"/>
            </w:pPr>
            <w:r w:rsidRPr="00160E8C">
              <w:rPr>
                <w:i/>
              </w:rPr>
              <w:t>Example:</w:t>
            </w:r>
          </w:p>
          <w:p w14:paraId="16B34BF1" w14:textId="77777777" w:rsidR="000876E3" w:rsidRPr="00160E8C" w:rsidRDefault="000876E3" w:rsidP="00160E8C">
            <w:pPr>
              <w:pStyle w:val="StyleTableText8pt"/>
              <w:rPr>
                <w:color w:val="000000"/>
                <w:shd w:val="clear" w:color="auto" w:fill="FFFFFF"/>
              </w:rPr>
            </w:pPr>
            <w:r w:rsidRPr="00160E8C">
              <w:t xml:space="preserve">&lt;OTA_HotelResModifyRQ </w:t>
            </w:r>
            <w:r w:rsidRPr="00160E8C">
              <w:rPr>
                <w:b/>
              </w:rPr>
              <w:t>EchoToken=”IG@P030951266257043026-2D491EXXIG”</w:t>
            </w:r>
            <w:r w:rsidRPr="00160E8C">
              <w:t xml:space="preserve"> Target=”Production” Version=”1.0” </w:t>
            </w:r>
            <w:r w:rsidRPr="00C00056">
              <w:rPr>
                <w:szCs w:val="16"/>
              </w:rPr>
              <w:t>TransactionIdentifier=”</w:t>
            </w:r>
            <w:r w:rsidRPr="00C00056">
              <w:rPr>
                <w:color w:val="000000"/>
                <w:szCs w:val="16"/>
              </w:rPr>
              <w:t>0472MG4126NKDC77F”</w:t>
            </w:r>
            <w:r>
              <w:rPr>
                <w:b/>
                <w:color w:val="000000"/>
                <w:szCs w:val="16"/>
              </w:rPr>
              <w:t xml:space="preserve"> </w:t>
            </w:r>
            <w:r w:rsidRPr="00160E8C">
              <w:t>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F2" w14:textId="77777777" w:rsidR="000876E3" w:rsidRPr="0037626C" w:rsidRDefault="000876E3" w:rsidP="00913445">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BF3" w14:textId="77777777" w:rsidR="000876E3" w:rsidRPr="0037626C" w:rsidRDefault="000876E3" w:rsidP="001F179A">
            <w:pPr>
              <w:pStyle w:val="StyleTableText8pt"/>
            </w:pPr>
            <w:r w:rsidRPr="0037626C">
              <w:rPr>
                <w:i/>
              </w:rPr>
              <w:t>Valid values</w:t>
            </w:r>
            <w:r w:rsidRPr="0037626C">
              <w:t xml:space="preserve">: </w:t>
            </w:r>
          </w:p>
          <w:p w14:paraId="16B34BF4" w14:textId="77777777" w:rsidR="000876E3" w:rsidRPr="00F07EAE" w:rsidRDefault="000876E3" w:rsidP="00353ACC">
            <w:pPr>
              <w:pStyle w:val="StyleTableText6ptAfterbefore"/>
              <w:numPr>
                <w:ilvl w:val="0"/>
                <w:numId w:val="15"/>
              </w:numPr>
              <w:ind w:left="252" w:hanging="252"/>
              <w:rPr>
                <w:rFonts w:cs="Arial"/>
                <w:szCs w:val="16"/>
              </w:rPr>
            </w:pPr>
            <w:r w:rsidRPr="00F07EAE">
              <w:rPr>
                <w:rFonts w:cs="Arial"/>
                <w:szCs w:val="16"/>
              </w:rPr>
              <w:t>IG</w:t>
            </w:r>
            <w:r>
              <w:rPr>
                <w:rFonts w:cs="Arial"/>
                <w:szCs w:val="16"/>
              </w:rPr>
              <w:t xml:space="preserve"> =</w:t>
            </w:r>
            <w:r w:rsidRPr="00F07EAE">
              <w:rPr>
                <w:rFonts w:cs="Arial"/>
                <w:szCs w:val="16"/>
              </w:rPr>
              <w:t xml:space="preserve"> Ignore</w:t>
            </w:r>
          </w:p>
          <w:p w14:paraId="16B34BF5" w14:textId="77777777" w:rsidR="000876E3" w:rsidRPr="00366E27" w:rsidRDefault="000876E3" w:rsidP="00353ACC">
            <w:pPr>
              <w:pStyle w:val="StyleTableText6ptAfterbefore"/>
              <w:numPr>
                <w:ilvl w:val="0"/>
                <w:numId w:val="15"/>
              </w:numPr>
              <w:ind w:left="252" w:hanging="252"/>
            </w:pPr>
            <w:r w:rsidRPr="00F07EAE">
              <w:rPr>
                <w:rFonts w:cs="Arial"/>
                <w:szCs w:val="16"/>
              </w:rPr>
              <w:t>ET</w:t>
            </w:r>
            <w:r>
              <w:rPr>
                <w:rFonts w:cs="Arial"/>
                <w:szCs w:val="16"/>
              </w:rPr>
              <w:t xml:space="preserve"> =</w:t>
            </w:r>
            <w:r w:rsidRPr="00F07EAE">
              <w:rPr>
                <w:rFonts w:cs="Arial"/>
                <w:szCs w:val="16"/>
              </w:rPr>
              <w:t xml:space="preserve"> Commit</w:t>
            </w:r>
          </w:p>
          <w:p w14:paraId="16B34BF6" w14:textId="77777777" w:rsidR="000876E3" w:rsidRPr="00366E27" w:rsidRDefault="000876E3" w:rsidP="00A877CA">
            <w:pPr>
              <w:pStyle w:val="StyleTableText6ptAfterbefore"/>
              <w:rPr>
                <w:b/>
              </w:rPr>
            </w:pPr>
            <w:r>
              <w:rPr>
                <w:rFonts w:cs="Arial"/>
                <w:b/>
                <w:szCs w:val="16"/>
              </w:rPr>
              <w:t>Note:</w:t>
            </w:r>
            <w:r>
              <w:rPr>
                <w:rFonts w:cs="Arial"/>
                <w:b/>
                <w:szCs w:val="16"/>
              </w:rPr>
              <w:br/>
            </w:r>
            <w:r w:rsidRPr="009727E9">
              <w:rPr>
                <w:rFonts w:cs="Arial"/>
                <w:szCs w:val="18"/>
              </w:rPr>
              <w:t>@P030951266257043026-2D491EXXIG = Tracking ID assigned by Travelport</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BF7" w14:textId="77777777" w:rsidR="000876E3" w:rsidRPr="0037626C" w:rsidRDefault="000876E3" w:rsidP="00CA7F1D">
            <w:pPr>
              <w:pStyle w:val="TableText"/>
              <w:spacing w:before="120" w:after="120"/>
              <w:rPr>
                <w:color w:val="000000"/>
                <w:sz w:val="16"/>
                <w:szCs w:val="16"/>
              </w:rPr>
            </w:pPr>
            <w:r w:rsidRPr="0037626C">
              <w:rPr>
                <w:color w:val="000000"/>
                <w:sz w:val="16"/>
                <w:szCs w:val="16"/>
                <w:lang w:eastAsia="ar-SA"/>
              </w:rPr>
              <w:t>Action Code/Request Type</w:t>
            </w:r>
          </w:p>
        </w:tc>
      </w:tr>
      <w:tr w:rsidR="000876E3" w:rsidRPr="00F860DF" w14:paraId="16B34C0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BF9" w14:textId="77777777" w:rsidR="000876E3" w:rsidRPr="0037626C"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BFA" w14:textId="77777777" w:rsidR="000876E3" w:rsidRPr="00C44027" w:rsidRDefault="000876E3" w:rsidP="001F179A">
            <w:pPr>
              <w:pStyle w:val="StyleArial8ptAfter0ptLinespacingsingle"/>
            </w:pPr>
            <w:r w:rsidRPr="00C44027">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BFB" w14:textId="77777777" w:rsidR="000876E3" w:rsidRPr="00C44027" w:rsidRDefault="000876E3" w:rsidP="001F179A">
            <w:pPr>
              <w:pStyle w:val="StyleTableText8pt"/>
            </w:pPr>
            <w:r w:rsidRPr="00C44027">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BFC" w14:textId="77777777" w:rsidR="000876E3" w:rsidRPr="00C44027" w:rsidRDefault="000876E3" w:rsidP="001F179A">
            <w:pPr>
              <w:pStyle w:val="StyleTableText8ptLeft0Hanging012"/>
            </w:pPr>
            <w:r w:rsidRPr="00C44027">
              <w:t>xs:NMTOKEN Enumeration</w:t>
            </w:r>
          </w:p>
          <w:p w14:paraId="16B34BFD" w14:textId="77777777" w:rsidR="000876E3" w:rsidRPr="00C44027" w:rsidRDefault="000876E3" w:rsidP="001F179A">
            <w:pPr>
              <w:pStyle w:val="StyleTableText8pt"/>
            </w:pPr>
            <w:r w:rsidRPr="00C44027">
              <w:rPr>
                <w:i/>
              </w:rPr>
              <w:t>Example:</w:t>
            </w:r>
          </w:p>
          <w:p w14:paraId="16B34BFE" w14:textId="77777777" w:rsidR="000876E3" w:rsidRPr="00C44027" w:rsidRDefault="000876E3" w:rsidP="00160E8C">
            <w:pPr>
              <w:pStyle w:val="StyleTableText8pt"/>
            </w:pPr>
            <w:r w:rsidRPr="00C44027">
              <w:t xml:space="preserve">&lt;OTA_HotelResModifyRQ EchoToken=”IG@P030951266257043026-2D491EXXIG” </w:t>
            </w:r>
            <w:r w:rsidRPr="00C44027">
              <w:rPr>
                <w:b/>
              </w:rPr>
              <w:t>Target=”Production”</w:t>
            </w:r>
            <w:r w:rsidRPr="00C44027">
              <w:t xml:space="preserve"> Version=”1.0” </w:t>
            </w:r>
            <w:r w:rsidRPr="00C00056">
              <w:rPr>
                <w:szCs w:val="16"/>
              </w:rPr>
              <w:t>TransactionIdentifier=”</w:t>
            </w:r>
            <w:r w:rsidRPr="00C00056">
              <w:rPr>
                <w:color w:val="000000"/>
                <w:szCs w:val="16"/>
              </w:rPr>
              <w:t>0472MG4126NKDC77F</w:t>
            </w:r>
            <w:r w:rsidRPr="00C44027">
              <w:t xml:space="preserve"> 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BFF" w14:textId="77777777" w:rsidR="000876E3" w:rsidRPr="00C44027" w:rsidRDefault="000876E3" w:rsidP="00913445">
            <w:pPr>
              <w:pStyle w:val="TableText"/>
              <w:jc w:val="center"/>
              <w:rPr>
                <w:sz w:val="16"/>
                <w:szCs w:val="16"/>
              </w:rPr>
            </w:pPr>
            <w:r w:rsidRPr="00C4402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00" w14:textId="77777777" w:rsidR="000876E3" w:rsidRPr="00C44027" w:rsidRDefault="000876E3" w:rsidP="001F179A">
            <w:pPr>
              <w:pStyle w:val="StyleTableText8pt"/>
            </w:pPr>
            <w:r w:rsidRPr="00C44027">
              <w:rPr>
                <w:i/>
              </w:rPr>
              <w:t>Valid values</w:t>
            </w:r>
            <w:r w:rsidRPr="00C44027">
              <w:t xml:space="preserve">: </w:t>
            </w:r>
          </w:p>
          <w:p w14:paraId="16B34C01" w14:textId="77777777" w:rsidR="000876E3" w:rsidRPr="00C44027" w:rsidRDefault="000876E3" w:rsidP="00353ACC">
            <w:pPr>
              <w:pStyle w:val="StyleTableText6ptAfterbefore"/>
              <w:numPr>
                <w:ilvl w:val="0"/>
                <w:numId w:val="15"/>
              </w:numPr>
              <w:ind w:left="252" w:hanging="252"/>
            </w:pPr>
            <w:r w:rsidRPr="00C44027">
              <w:rPr>
                <w:rFonts w:cs="Arial"/>
                <w:szCs w:val="16"/>
              </w:rPr>
              <w:t>Production</w:t>
            </w:r>
          </w:p>
          <w:p w14:paraId="16B34C02" w14:textId="77777777" w:rsidR="000876E3" w:rsidRPr="00C44027" w:rsidRDefault="000876E3" w:rsidP="00353ACC">
            <w:pPr>
              <w:pStyle w:val="StyleTableText6ptAfterbefore"/>
              <w:numPr>
                <w:ilvl w:val="0"/>
                <w:numId w:val="15"/>
              </w:numPr>
              <w:ind w:left="252" w:hanging="252"/>
            </w:pPr>
            <w:r w:rsidRPr="00C44027">
              <w:t>Test</w:t>
            </w:r>
          </w:p>
          <w:p w14:paraId="16B34C03" w14:textId="77777777" w:rsidR="000876E3" w:rsidRPr="00C44027" w:rsidRDefault="000876E3" w:rsidP="001544A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pPr>
            <w:r w:rsidRPr="00C44027">
              <w:rPr>
                <w:rFonts w:ascii="Arial" w:hAnsi="Arial" w:cs="Arial"/>
                <w:b/>
                <w:color w:val="000000"/>
                <w:sz w:val="16"/>
                <w:szCs w:val="16"/>
                <w:shd w:val="clear" w:color="auto" w:fill="FFFFFF"/>
              </w:rPr>
              <w:t xml:space="preserve">GDS Note: </w:t>
            </w:r>
            <w:r w:rsidRPr="00C44027">
              <w:rPr>
                <w:rFonts w:ascii="Arial" w:hAnsi="Arial" w:cs="Arial"/>
                <w:b/>
                <w:color w:val="000000"/>
                <w:sz w:val="16"/>
                <w:szCs w:val="16"/>
                <w:shd w:val="clear" w:color="auto" w:fill="FFFFFF"/>
              </w:rPr>
              <w:tab/>
            </w:r>
            <w:r w:rsidRPr="00C44027">
              <w:rPr>
                <w:rFonts w:ascii="Arial" w:hAnsi="Arial" w:cs="Arial"/>
                <w:color w:val="000000"/>
                <w:sz w:val="16"/>
                <w:szCs w:val="16"/>
                <w:shd w:val="clear" w:color="auto" w:fill="FFFFFF"/>
              </w:rPr>
              <w:t>Galileo/Apollo enumeration value will always be “Production”</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04" w14:textId="77777777" w:rsidR="000876E3" w:rsidRPr="00C44027" w:rsidRDefault="000876E3" w:rsidP="00CA7F1D">
            <w:pPr>
              <w:spacing w:before="60" w:after="60"/>
              <w:rPr>
                <w:rFonts w:ascii="Arial" w:hAnsi="Arial" w:cs="Arial"/>
                <w:sz w:val="16"/>
                <w:szCs w:val="16"/>
              </w:rPr>
            </w:pPr>
            <w:r w:rsidRPr="00C44027">
              <w:rPr>
                <w:rFonts w:ascii="Arial" w:hAnsi="Arial" w:cs="Arial"/>
                <w:sz w:val="16"/>
                <w:szCs w:val="16"/>
              </w:rPr>
              <w:t>Target</w:t>
            </w:r>
          </w:p>
        </w:tc>
      </w:tr>
      <w:tr w:rsidR="000876E3" w:rsidRPr="0037626C" w14:paraId="16B34C1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06"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07" w14:textId="77777777" w:rsidR="000876E3" w:rsidRPr="0037626C" w:rsidRDefault="000876E3" w:rsidP="001F179A">
            <w:pPr>
              <w:pStyle w:val="StyleArial8ptAfter0ptLinespacingsingle"/>
            </w:pPr>
            <w:r w:rsidRPr="0037626C">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08"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09" w14:textId="77777777" w:rsidR="000876E3" w:rsidRPr="00160E8C" w:rsidRDefault="000876E3" w:rsidP="001F179A">
            <w:pPr>
              <w:pStyle w:val="StyleTableText8ptLeft0Hanging012"/>
            </w:pPr>
            <w:r w:rsidRPr="00160E8C">
              <w:t>xs:decimal</w:t>
            </w:r>
          </w:p>
          <w:p w14:paraId="16B34C0A" w14:textId="77777777" w:rsidR="000876E3" w:rsidRPr="00160E8C" w:rsidRDefault="000876E3" w:rsidP="001F179A">
            <w:pPr>
              <w:pStyle w:val="StyleTableText8pt"/>
            </w:pPr>
            <w:r w:rsidRPr="00160E8C">
              <w:rPr>
                <w:i/>
              </w:rPr>
              <w:t>Example:</w:t>
            </w:r>
          </w:p>
          <w:p w14:paraId="16B34C0B" w14:textId="77777777" w:rsidR="000876E3" w:rsidRPr="00160E8C" w:rsidRDefault="000876E3" w:rsidP="00160E8C">
            <w:pPr>
              <w:pStyle w:val="StyleTableText8pt"/>
            </w:pPr>
            <w:r w:rsidRPr="00160E8C">
              <w:t xml:space="preserve">OTA_HotelResModifyRQ EchoToken=”IG@P030951266257043026-2D491ERTIG” Target=”Production” </w:t>
            </w:r>
            <w:r w:rsidRPr="00160E8C">
              <w:rPr>
                <w:b/>
              </w:rPr>
              <w:t>Version=”1.0”</w:t>
            </w:r>
            <w:r w:rsidRPr="00160E8C">
              <w:t xml:space="preserve"> </w:t>
            </w:r>
            <w:r w:rsidRPr="00C00056">
              <w:rPr>
                <w:szCs w:val="16"/>
              </w:rPr>
              <w:t>TransactionIdentifier=”</w:t>
            </w:r>
            <w:r w:rsidRPr="00C00056">
              <w:rPr>
                <w:color w:val="000000"/>
                <w:szCs w:val="16"/>
              </w:rPr>
              <w:t>0472MG4126NKDC77F</w:t>
            </w:r>
            <w:r>
              <w:rPr>
                <w:color w:val="000000"/>
                <w:szCs w:val="16"/>
              </w:rPr>
              <w:t>”</w:t>
            </w:r>
            <w:r w:rsidRPr="00160E8C">
              <w:t xml:space="preserve"> 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0C" w14:textId="77777777" w:rsidR="000876E3" w:rsidRPr="0037626C" w:rsidRDefault="000876E3" w:rsidP="00913445">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0D" w14:textId="77777777" w:rsidR="000876E3" w:rsidRPr="0037626C" w:rsidRDefault="000876E3" w:rsidP="001F179A">
            <w:pPr>
              <w:pStyle w:val="StyleTableText8pt"/>
            </w:pPr>
            <w:r w:rsidRPr="0037626C">
              <w:rPr>
                <w:i/>
              </w:rPr>
              <w:t>Valid values</w:t>
            </w:r>
            <w:r w:rsidRPr="0037626C">
              <w:t>:</w:t>
            </w:r>
          </w:p>
          <w:p w14:paraId="16B34C0E" w14:textId="77777777" w:rsidR="000876E3" w:rsidRPr="00F07EAE" w:rsidRDefault="000876E3" w:rsidP="00353ACC">
            <w:pPr>
              <w:pStyle w:val="StyleTableText6ptAfterbefore"/>
              <w:numPr>
                <w:ilvl w:val="0"/>
                <w:numId w:val="15"/>
              </w:numPr>
              <w:ind w:left="252" w:hanging="252"/>
            </w:pPr>
            <w:r w:rsidRPr="00F07EAE">
              <w:t xml:space="preserve">1.0 = Complete Pricing </w:t>
            </w:r>
            <w:r w:rsidRPr="00F07EAE">
              <w:br/>
              <w:t>(CP-1)</w:t>
            </w:r>
          </w:p>
          <w:p w14:paraId="16B34C0F" w14:textId="77777777" w:rsidR="000876E3" w:rsidRPr="00F07EAE" w:rsidRDefault="000876E3" w:rsidP="00353ACC">
            <w:pPr>
              <w:pStyle w:val="StyleTableText6ptAfterbefore"/>
              <w:numPr>
                <w:ilvl w:val="0"/>
                <w:numId w:val="15"/>
              </w:numPr>
              <w:ind w:left="252" w:hanging="252"/>
            </w:pPr>
            <w:r w:rsidRPr="00F07EAE">
              <w:t>2.0 = Complete Pricing Plus (CP-2)</w:t>
            </w:r>
          </w:p>
          <w:p w14:paraId="16B34C10" w14:textId="77777777" w:rsidR="000876E3" w:rsidRPr="0037626C" w:rsidRDefault="000876E3" w:rsidP="00353ACC">
            <w:pPr>
              <w:pStyle w:val="StyleTableText6ptAfterbefore"/>
              <w:numPr>
                <w:ilvl w:val="0"/>
                <w:numId w:val="15"/>
              </w:numPr>
              <w:ind w:left="252" w:hanging="252"/>
              <w:rPr>
                <w:szCs w:val="16"/>
              </w:rPr>
            </w:pPr>
            <w:r w:rsidRPr="00F07EAE">
              <w:t>0.0 = All other</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11" w14:textId="77777777" w:rsidR="000876E3" w:rsidRPr="0037626C" w:rsidRDefault="000876E3" w:rsidP="006D2568">
            <w:pPr>
              <w:spacing w:before="60" w:after="60"/>
              <w:rPr>
                <w:rFonts w:ascii="Arial" w:hAnsi="Arial" w:cs="Arial"/>
                <w:sz w:val="16"/>
                <w:szCs w:val="16"/>
              </w:rPr>
            </w:pPr>
            <w:r w:rsidRPr="0037626C">
              <w:rPr>
                <w:rFonts w:ascii="Arial" w:hAnsi="Arial" w:cs="Arial"/>
                <w:sz w:val="16"/>
                <w:szCs w:val="16"/>
              </w:rPr>
              <w:t>Version Number</w:t>
            </w:r>
          </w:p>
        </w:tc>
      </w:tr>
      <w:tr w:rsidR="000876E3" w:rsidRPr="00F860DF" w14:paraId="16B34C1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13" w14:textId="77777777" w:rsidR="000876E3" w:rsidRPr="00F860DF" w:rsidRDefault="000876E3" w:rsidP="00382D7B">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14" w14:textId="77777777" w:rsidR="000876E3" w:rsidRPr="00C44027" w:rsidRDefault="000876E3" w:rsidP="00C775C7">
            <w:pPr>
              <w:pStyle w:val="TableText"/>
              <w:ind w:left="166" w:hanging="166"/>
              <w:rPr>
                <w:sz w:val="16"/>
                <w:szCs w:val="16"/>
              </w:rPr>
            </w:pPr>
            <w:r w:rsidRPr="00C44027">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15" w14:textId="77777777" w:rsidR="000876E3" w:rsidRPr="00C44027" w:rsidRDefault="000876E3" w:rsidP="00160E8C">
            <w:pPr>
              <w:pStyle w:val="TableText"/>
              <w:ind w:left="166" w:hanging="166"/>
              <w:rPr>
                <w:strike/>
                <w:sz w:val="16"/>
                <w:szCs w:val="16"/>
              </w:rPr>
            </w:pPr>
            <w:r w:rsidRPr="00C44027">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16" w14:textId="77777777" w:rsidR="000876E3" w:rsidRPr="00C44027" w:rsidRDefault="000876E3" w:rsidP="00382D7B">
            <w:pPr>
              <w:pStyle w:val="TableText"/>
              <w:ind w:left="166" w:hanging="166"/>
              <w:rPr>
                <w:sz w:val="16"/>
                <w:szCs w:val="16"/>
              </w:rPr>
            </w:pPr>
            <w:r w:rsidRPr="00C44027">
              <w:rPr>
                <w:sz w:val="16"/>
                <w:szCs w:val="16"/>
              </w:rPr>
              <w:t>StringLength1-32</w:t>
            </w:r>
          </w:p>
          <w:p w14:paraId="16B34C17" w14:textId="77777777" w:rsidR="000876E3" w:rsidRPr="00C44027" w:rsidRDefault="000876E3" w:rsidP="00382D7B">
            <w:pPr>
              <w:pStyle w:val="TableText"/>
              <w:ind w:left="166" w:hanging="166"/>
              <w:rPr>
                <w:i/>
                <w:sz w:val="16"/>
                <w:szCs w:val="16"/>
              </w:rPr>
            </w:pPr>
            <w:r w:rsidRPr="00C44027">
              <w:rPr>
                <w:i/>
                <w:sz w:val="16"/>
                <w:szCs w:val="16"/>
              </w:rPr>
              <w:t>Example</w:t>
            </w:r>
          </w:p>
          <w:p w14:paraId="16B34C18" w14:textId="77777777" w:rsidR="000876E3" w:rsidRPr="00C44027" w:rsidRDefault="000876E3" w:rsidP="00160E8C">
            <w:pPr>
              <w:pStyle w:val="TableText"/>
              <w:ind w:left="166" w:hanging="166"/>
              <w:rPr>
                <w:sz w:val="16"/>
                <w:szCs w:val="16"/>
              </w:rPr>
            </w:pPr>
            <w:r w:rsidRPr="00C44027">
              <w:rPr>
                <w:sz w:val="16"/>
                <w:szCs w:val="16"/>
              </w:rPr>
              <w:t>OTA_HotelResModifyRS EchoToken=”IG</w:t>
            </w:r>
            <w:r w:rsidRPr="00C44027">
              <w:rPr>
                <w:sz w:val="16"/>
              </w:rPr>
              <w:t>@P030951266257043026-2D491ERTIG</w:t>
            </w:r>
            <w:r w:rsidRPr="00C44027">
              <w:rPr>
                <w:sz w:val="16"/>
                <w:szCs w:val="16"/>
              </w:rPr>
              <w:t xml:space="preserve">” Target=”Production” Version=”1.0” </w:t>
            </w:r>
            <w:r w:rsidRPr="00694E30">
              <w:rPr>
                <w:b/>
                <w:sz w:val="16"/>
                <w:szCs w:val="16"/>
              </w:rPr>
              <w:t>TransactionIdentifier=”</w:t>
            </w:r>
            <w:r w:rsidRPr="00694E30">
              <w:rPr>
                <w:b/>
                <w:color w:val="000000"/>
                <w:sz w:val="16"/>
                <w:szCs w:val="16"/>
              </w:rPr>
              <w:t>0472MG4126NKDC77F”</w:t>
            </w:r>
            <w:r>
              <w:rPr>
                <w:b/>
                <w:color w:val="000000"/>
                <w:szCs w:val="16"/>
              </w:rPr>
              <w:t xml:space="preserve"> </w:t>
            </w:r>
            <w:r w:rsidRPr="00C44027">
              <w:rPr>
                <w:sz w:val="16"/>
                <w:szCs w:val="16"/>
              </w:rPr>
              <w:t>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19" w14:textId="77777777" w:rsidR="000876E3" w:rsidRPr="00C44027" w:rsidRDefault="000876E3" w:rsidP="00C775C7">
            <w:pPr>
              <w:pStyle w:val="TableText"/>
              <w:jc w:val="center"/>
              <w:rPr>
                <w:sz w:val="16"/>
                <w:szCs w:val="16"/>
              </w:rPr>
            </w:pPr>
            <w:r w:rsidRPr="00C4402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1A" w14:textId="77777777" w:rsidR="000876E3" w:rsidRPr="004703E7" w:rsidRDefault="000876E3" w:rsidP="00616622">
            <w:pPr>
              <w:pStyle w:val="StyleArial8ptAfter0ptLinespacingsingle"/>
              <w:rPr>
                <w:rFonts w:cs="Arial"/>
                <w:szCs w:val="16"/>
              </w:rPr>
            </w:pPr>
            <w:r w:rsidRPr="004703E7">
              <w:rPr>
                <w:rFonts w:cs="Arial"/>
                <w:b/>
                <w:szCs w:val="16"/>
              </w:rPr>
              <w:t>GDS Note</w:t>
            </w:r>
            <w:r w:rsidRPr="004703E7">
              <w:rPr>
                <w:rFonts w:cs="Arial"/>
                <w:szCs w:val="16"/>
              </w:rPr>
              <w:t>:  Unique identifier assigned by Travelport.  It is passed in all request and response booking messages related to the on-going transaction until concluded with a Commit or Ignore.</w:t>
            </w:r>
          </w:p>
          <w:p w14:paraId="16B34C1B" w14:textId="77777777" w:rsidR="000876E3" w:rsidRPr="004703E7" w:rsidRDefault="000876E3" w:rsidP="00C00056">
            <w:pPr>
              <w:rPr>
                <w:i/>
                <w:szCs w:val="16"/>
              </w:rPr>
            </w:pPr>
            <w:r w:rsidRPr="004703E7">
              <w:rPr>
                <w:rFonts w:ascii="Arial" w:hAnsi="Arial" w:cs="Arial"/>
                <w:b/>
                <w:sz w:val="16"/>
                <w:szCs w:val="16"/>
              </w:rPr>
              <w:t xml:space="preserve">GDS Note2:  </w:t>
            </w:r>
            <w:r w:rsidRPr="004703E7">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1C" w14:textId="77777777" w:rsidR="000876E3" w:rsidRPr="004703E7" w:rsidRDefault="000876E3" w:rsidP="00382D7B">
            <w:pPr>
              <w:spacing w:before="60" w:after="60" w:line="240" w:lineRule="auto"/>
              <w:rPr>
                <w:rFonts w:ascii="Arial" w:hAnsi="Arial" w:cs="Arial"/>
                <w:sz w:val="16"/>
                <w:szCs w:val="16"/>
              </w:rPr>
            </w:pPr>
            <w:r w:rsidRPr="004703E7">
              <w:rPr>
                <w:rFonts w:ascii="Arial" w:hAnsi="Arial" w:cs="Arial"/>
                <w:sz w:val="16"/>
                <w:szCs w:val="16"/>
              </w:rPr>
              <w:t>Transaction Identifier</w:t>
            </w:r>
          </w:p>
        </w:tc>
      </w:tr>
      <w:tr w:rsidR="000876E3" w:rsidRPr="0037626C" w14:paraId="16B34C29"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1E" w14:textId="77777777" w:rsidR="000876E3" w:rsidRPr="0037626C"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1F" w14:textId="77777777" w:rsidR="000876E3" w:rsidRPr="0037626C" w:rsidRDefault="000876E3" w:rsidP="001F179A">
            <w:pPr>
              <w:pStyle w:val="StyleArial8ptAfter0ptLinespacingsingle"/>
            </w:pPr>
            <w:r w:rsidRPr="0037626C">
              <w:t>@ResStatus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20"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21" w14:textId="77777777" w:rsidR="000876E3" w:rsidRPr="00160E8C" w:rsidRDefault="000876E3" w:rsidP="001F179A">
            <w:pPr>
              <w:pStyle w:val="StyleTableText8ptLeft0Hanging012"/>
            </w:pPr>
            <w:r w:rsidRPr="00160E8C">
              <w:t>TransactionActionType Enumeration</w:t>
            </w:r>
          </w:p>
          <w:p w14:paraId="16B34C22" w14:textId="77777777" w:rsidR="000876E3" w:rsidRPr="00160E8C" w:rsidRDefault="000876E3" w:rsidP="001F179A">
            <w:pPr>
              <w:pStyle w:val="StyleTableText8pt"/>
            </w:pPr>
            <w:r w:rsidRPr="00160E8C">
              <w:rPr>
                <w:i/>
              </w:rPr>
              <w:t>Example:</w:t>
            </w:r>
          </w:p>
          <w:p w14:paraId="16B34C23" w14:textId="77777777" w:rsidR="000876E3" w:rsidRPr="00160E8C" w:rsidRDefault="000876E3" w:rsidP="00160E8C">
            <w:pPr>
              <w:pStyle w:val="StyleTableText8pt"/>
            </w:pPr>
            <w:r w:rsidRPr="00160E8C">
              <w:t xml:space="preserve">OTA_HotelResModifyRQ EchoToken=”IG@P030951266257043026-2D491ERTIG” Target=”Production” Version=”1.0” </w:t>
            </w:r>
            <w:r w:rsidRPr="00C00056">
              <w:rPr>
                <w:szCs w:val="16"/>
              </w:rPr>
              <w:t>TransactionIdentifier=”</w:t>
            </w:r>
            <w:r w:rsidRPr="00C00056">
              <w:rPr>
                <w:color w:val="000000"/>
                <w:szCs w:val="16"/>
              </w:rPr>
              <w:t>0472MG4126NKDC77F</w:t>
            </w:r>
            <w:r>
              <w:rPr>
                <w:color w:val="000000"/>
                <w:szCs w:val="16"/>
              </w:rPr>
              <w:t>”</w:t>
            </w:r>
            <w:r w:rsidRPr="00160E8C">
              <w:t xml:space="preserve"> </w:t>
            </w:r>
            <w:r w:rsidRPr="00160E8C">
              <w:rPr>
                <w:b/>
              </w:rPr>
              <w:t>ResStatus=”Ignore”</w:t>
            </w:r>
            <w:r w:rsidRPr="00160E8C">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24"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25" w14:textId="77777777" w:rsidR="000876E3" w:rsidRPr="0037626C" w:rsidRDefault="000876E3" w:rsidP="001F179A">
            <w:pPr>
              <w:pStyle w:val="StyleTableText8pt"/>
            </w:pPr>
            <w:r w:rsidRPr="0037626C">
              <w:rPr>
                <w:i/>
              </w:rPr>
              <w:t>Valid Enumeraton Values</w:t>
            </w:r>
            <w:r w:rsidRPr="0037626C">
              <w:t xml:space="preserve">: </w:t>
            </w:r>
          </w:p>
          <w:p w14:paraId="16B34C26" w14:textId="77777777" w:rsidR="000876E3" w:rsidRPr="0037626C" w:rsidRDefault="000876E3" w:rsidP="00353ACC">
            <w:pPr>
              <w:pStyle w:val="StyleTableText6ptAfterbefore"/>
              <w:numPr>
                <w:ilvl w:val="0"/>
                <w:numId w:val="15"/>
              </w:numPr>
              <w:ind w:left="252" w:hanging="252"/>
            </w:pPr>
            <w:r w:rsidRPr="0037626C">
              <w:t>Ignore</w:t>
            </w:r>
          </w:p>
          <w:p w14:paraId="16B34C27" w14:textId="77777777" w:rsidR="000876E3" w:rsidRPr="0037626C" w:rsidRDefault="000876E3" w:rsidP="00353ACC">
            <w:pPr>
              <w:pStyle w:val="StyleTableText6ptAfterbefore"/>
              <w:numPr>
                <w:ilvl w:val="0"/>
                <w:numId w:val="15"/>
              </w:numPr>
              <w:ind w:left="252" w:hanging="252"/>
            </w:pPr>
            <w:r w:rsidRPr="0037626C">
              <w:t>Commit</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28" w14:textId="77777777" w:rsidR="000876E3" w:rsidRPr="0037626C" w:rsidRDefault="000876E3" w:rsidP="00CA7F1D">
            <w:pPr>
              <w:pStyle w:val="StyleArial8ptBefore3ptAfter3ptLinespacingsing"/>
            </w:pPr>
            <w:r w:rsidRPr="0037626C">
              <w:t>Action Code/ Request Type</w:t>
            </w:r>
          </w:p>
        </w:tc>
      </w:tr>
      <w:tr w:rsidR="000876E3" w:rsidRPr="000E6AEB" w14:paraId="16B34C30"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C2A" w14:textId="77777777" w:rsidR="000876E3" w:rsidRPr="000E6AEB" w:rsidRDefault="000876E3"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2B" w14:textId="77777777" w:rsidR="000876E3" w:rsidRPr="000E6AEB" w:rsidRDefault="000876E3" w:rsidP="000E6AE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2C" w14:textId="77777777" w:rsidR="000876E3" w:rsidRPr="000E6AEB" w:rsidRDefault="000876E3"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2D" w14:textId="77777777" w:rsidR="000876E3" w:rsidRPr="000E6AEB" w:rsidRDefault="000876E3" w:rsidP="000E6AE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2E" w14:textId="77777777" w:rsidR="000876E3" w:rsidRPr="000E6AEB" w:rsidRDefault="000876E3" w:rsidP="000E6AEB">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2F" w14:textId="77777777" w:rsidR="000876E3" w:rsidRPr="000E6AEB" w:rsidRDefault="000876E3" w:rsidP="006D2568">
            <w:pPr>
              <w:spacing w:before="60" w:after="60" w:line="360" w:lineRule="auto"/>
              <w:rPr>
                <w:rFonts w:ascii="Arial" w:hAnsi="Arial" w:cs="Arial"/>
                <w:b/>
                <w:sz w:val="16"/>
                <w:szCs w:val="16"/>
              </w:rPr>
            </w:pPr>
          </w:p>
        </w:tc>
      </w:tr>
      <w:tr w:rsidR="000876E3" w:rsidRPr="000E6AEB" w14:paraId="16B34C3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C31" w14:textId="77777777" w:rsidR="000876E3" w:rsidRPr="000E6AEB" w:rsidRDefault="000876E3" w:rsidP="001F179A">
            <w:pPr>
              <w:pStyle w:val="StyleArial8ptBoldAfter0ptLinespacing15lines"/>
            </w:pPr>
            <w:r w:rsidRPr="000E6AEB">
              <w:t>1</w:t>
            </w:r>
          </w:p>
          <w:p w14:paraId="16B34C32" w14:textId="77777777" w:rsidR="000876E3" w:rsidRPr="000E6AEB" w:rsidRDefault="000876E3" w:rsidP="001F179A">
            <w:pPr>
              <w:pStyle w:val="StyleArial8ptBoldAfter0ptLinespacing15lines"/>
            </w:pPr>
            <w:r w:rsidRPr="000E6AEB">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C33" w14:textId="77777777" w:rsidR="000876E3" w:rsidRPr="000E6AEB" w:rsidRDefault="000876E3" w:rsidP="001F179A">
            <w:pPr>
              <w:pStyle w:val="StyleArial8ptBoldAfter0ptLinespacing15lines"/>
            </w:pPr>
            <w:r w:rsidRPr="000E6AEB">
              <w:t>POS</w:t>
            </w:r>
          </w:p>
          <w:p w14:paraId="16B34C34" w14:textId="77777777" w:rsidR="000876E3" w:rsidRPr="000E6AEB" w:rsidRDefault="000876E3" w:rsidP="001F179A">
            <w:pPr>
              <w:pStyle w:val="StyleArial8ptBoldAfter0ptLinespacing15lines"/>
            </w:pPr>
            <w:r w:rsidRPr="000E6AEB">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C35" w14:textId="77777777" w:rsidR="000876E3" w:rsidRPr="000E6AEB" w:rsidRDefault="000876E3" w:rsidP="001F179A">
            <w:pPr>
              <w:pStyle w:val="StyleArial8ptBoldAfter0ptLinespacing15lines"/>
            </w:pPr>
            <w:r w:rsidRPr="000E6AEB">
              <w:t>M</w:t>
            </w:r>
          </w:p>
          <w:p w14:paraId="16B34C36" w14:textId="77777777" w:rsidR="000876E3" w:rsidRPr="000E6AEB" w:rsidRDefault="000876E3" w:rsidP="001F179A">
            <w:pPr>
              <w:pStyle w:val="StyleArial8ptBoldAfter0ptLinespacing15lines"/>
            </w:pPr>
            <w:r w:rsidRPr="000E6AE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C37" w14:textId="77777777" w:rsidR="000876E3" w:rsidRPr="000E6AEB" w:rsidRDefault="000876E3"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C38" w14:textId="77777777" w:rsidR="000876E3" w:rsidRPr="000E6AEB" w:rsidRDefault="000876E3" w:rsidP="00951C38">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C39" w14:textId="77777777" w:rsidR="000876E3" w:rsidRPr="000E6AEB" w:rsidRDefault="000876E3" w:rsidP="000E6AEB">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F2F2F2"/>
          </w:tcPr>
          <w:p w14:paraId="16B34C3A" w14:textId="77777777" w:rsidR="000876E3" w:rsidRPr="000E6AEB" w:rsidRDefault="000876E3" w:rsidP="006D2568">
            <w:pPr>
              <w:spacing w:before="60" w:after="60" w:line="360" w:lineRule="auto"/>
              <w:rPr>
                <w:rFonts w:ascii="Arial" w:hAnsi="Arial" w:cs="Arial"/>
                <w:b/>
                <w:sz w:val="16"/>
                <w:szCs w:val="16"/>
              </w:rPr>
            </w:pPr>
          </w:p>
        </w:tc>
      </w:tr>
      <w:tr w:rsidR="000876E3" w:rsidRPr="00A572F2" w14:paraId="16B34C4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3C" w14:textId="77777777" w:rsidR="000876E3" w:rsidRPr="00F860DF" w:rsidRDefault="000876E3" w:rsidP="000E6AEB">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3D" w14:textId="77777777" w:rsidR="000876E3" w:rsidRPr="0037626C" w:rsidRDefault="000876E3" w:rsidP="001F179A">
            <w:pPr>
              <w:pStyle w:val="StyleArial8ptAfter0ptLinespacingsingle"/>
            </w:pPr>
            <w:r w:rsidRPr="0037626C">
              <w:t>@AgentSine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3E" w14:textId="77777777" w:rsidR="000876E3" w:rsidRPr="00920F73" w:rsidRDefault="000876E3" w:rsidP="00920F73">
            <w:pPr>
              <w:pStyle w:val="StyleTableText8pt"/>
              <w:rPr>
                <w:strike/>
                <w:szCs w:val="16"/>
              </w:rPr>
            </w:pPr>
            <w:r w:rsidRPr="00920F73">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3F" w14:textId="77777777" w:rsidR="000876E3" w:rsidRPr="0037626C" w:rsidRDefault="000876E3" w:rsidP="001F179A">
            <w:pPr>
              <w:pStyle w:val="StyleTableText8ptLeft0Hanging012"/>
            </w:pPr>
            <w:r w:rsidRPr="0037626C">
              <w:t>StringLength1to16</w:t>
            </w:r>
          </w:p>
          <w:p w14:paraId="16B34C40" w14:textId="77777777" w:rsidR="000876E3" w:rsidRPr="0037626C" w:rsidRDefault="000876E3" w:rsidP="001F179A">
            <w:pPr>
              <w:pStyle w:val="StyleTableText8pt"/>
            </w:pPr>
            <w:r w:rsidRPr="0037626C">
              <w:rPr>
                <w:i/>
              </w:rPr>
              <w:t>Example:</w:t>
            </w:r>
          </w:p>
          <w:p w14:paraId="16B34C41" w14:textId="77777777" w:rsidR="000876E3" w:rsidRPr="0037626C" w:rsidRDefault="000876E3" w:rsidP="001F179A">
            <w:pPr>
              <w:pStyle w:val="StyleTableText8pt"/>
            </w:pPr>
            <w:r w:rsidRPr="0037626C">
              <w:t xml:space="preserve">&lt;Source </w:t>
            </w:r>
            <w:r w:rsidRPr="0037626C">
              <w:rPr>
                <w:b/>
              </w:rPr>
              <w:t xml:space="preserve">AgentSine=”A3” </w:t>
            </w:r>
            <w:r w:rsidRPr="001F179A">
              <w:t>TerminalID=”123456”/&gt;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42" w14:textId="77777777" w:rsidR="000876E3" w:rsidRPr="0037626C" w:rsidRDefault="000876E3" w:rsidP="00950E3F">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43" w14:textId="77777777" w:rsidR="000876E3" w:rsidRPr="0037626C" w:rsidRDefault="000876E3" w:rsidP="00A6797F">
            <w:pPr>
              <w:pStyle w:val="TableText"/>
              <w:rPr>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44" w14:textId="77777777" w:rsidR="000876E3" w:rsidRPr="0037626C" w:rsidRDefault="000876E3" w:rsidP="006D2568">
            <w:pPr>
              <w:spacing w:before="60" w:after="60"/>
              <w:rPr>
                <w:rFonts w:ascii="Arial" w:hAnsi="Arial" w:cs="Arial"/>
                <w:sz w:val="16"/>
                <w:szCs w:val="16"/>
              </w:rPr>
            </w:pPr>
            <w:r w:rsidRPr="0037626C">
              <w:rPr>
                <w:rFonts w:ascii="Arial" w:hAnsi="Arial" w:cs="Arial"/>
                <w:sz w:val="16"/>
                <w:szCs w:val="16"/>
              </w:rPr>
              <w:t>Agent Sine</w:t>
            </w:r>
          </w:p>
          <w:p w14:paraId="16B34C45" w14:textId="77777777" w:rsidR="000876E3" w:rsidRPr="0037626C" w:rsidRDefault="000876E3" w:rsidP="00CA7F1D">
            <w:pPr>
              <w:spacing w:before="60" w:after="60"/>
              <w:rPr>
                <w:rFonts w:ascii="Arial" w:hAnsi="Arial" w:cs="Arial"/>
                <w:sz w:val="16"/>
                <w:szCs w:val="16"/>
              </w:rPr>
            </w:pPr>
            <w:r w:rsidRPr="0037626C">
              <w:rPr>
                <w:rFonts w:ascii="Arial" w:hAnsi="Arial" w:cs="Arial"/>
                <w:sz w:val="16"/>
                <w:szCs w:val="16"/>
              </w:rPr>
              <w:t>GDS=9</w:t>
            </w:r>
          </w:p>
        </w:tc>
      </w:tr>
      <w:tr w:rsidR="000876E3" w:rsidRPr="0037626C" w14:paraId="16B34C5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47" w14:textId="77777777" w:rsidR="000876E3" w:rsidRPr="00A572F2"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48" w14:textId="77777777" w:rsidR="000876E3" w:rsidRPr="0037626C" w:rsidRDefault="000876E3" w:rsidP="001F179A">
            <w:pPr>
              <w:pStyle w:val="StyleArial8ptAfter0ptLinespacingsingle"/>
            </w:pPr>
            <w:r w:rsidRPr="0037626C">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49"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4A" w14:textId="77777777" w:rsidR="000876E3" w:rsidRPr="0037626C" w:rsidRDefault="000876E3" w:rsidP="001F179A">
            <w:pPr>
              <w:pStyle w:val="StyleTableText8ptLeft0Hanging012"/>
            </w:pPr>
            <w:r w:rsidRPr="0037626C">
              <w:t>StringLength1to32</w:t>
            </w:r>
          </w:p>
          <w:p w14:paraId="16B34C4B" w14:textId="77777777" w:rsidR="000876E3" w:rsidRPr="0037626C" w:rsidRDefault="000876E3" w:rsidP="001F179A">
            <w:pPr>
              <w:pStyle w:val="StyleTableText8pt"/>
            </w:pPr>
            <w:r w:rsidRPr="0037626C">
              <w:rPr>
                <w:i/>
              </w:rPr>
              <w:t>Example:</w:t>
            </w:r>
          </w:p>
          <w:p w14:paraId="16B34C4C" w14:textId="77777777" w:rsidR="000876E3" w:rsidRPr="0037626C" w:rsidRDefault="000876E3" w:rsidP="001F179A">
            <w:pPr>
              <w:pStyle w:val="StyleTableText8pt"/>
            </w:pPr>
            <w:r w:rsidRPr="0037626C">
              <w:t xml:space="preserve">&lt;Source AgentSine=”A3” </w:t>
            </w:r>
            <w:r w:rsidRPr="0037626C">
              <w:rPr>
                <w:b/>
              </w:rPr>
              <w:t>TerminalID=”123456”</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4D" w14:textId="77777777" w:rsidR="000876E3" w:rsidRPr="0037626C" w:rsidRDefault="000876E3" w:rsidP="00950E3F">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4E" w14:textId="77777777" w:rsidR="000876E3" w:rsidRPr="0037626C" w:rsidRDefault="000876E3" w:rsidP="00A6797F">
            <w:pPr>
              <w:pStyle w:val="TableText"/>
              <w:rPr>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4F" w14:textId="77777777" w:rsidR="000876E3" w:rsidRPr="0037626C" w:rsidRDefault="000876E3" w:rsidP="00F07EAE">
            <w:pPr>
              <w:pStyle w:val="StyleTableText6ptAfterbefore"/>
            </w:pPr>
            <w:r w:rsidRPr="0037626C">
              <w:t>Terminal ID/LNIATA</w:t>
            </w:r>
          </w:p>
          <w:p w14:paraId="16B34C50" w14:textId="77777777" w:rsidR="000876E3" w:rsidRPr="0037626C" w:rsidRDefault="000876E3" w:rsidP="00CA7F1D">
            <w:pPr>
              <w:pStyle w:val="StyleTableText6ptAfterbefore"/>
            </w:pPr>
            <w:r w:rsidRPr="0037626C">
              <w:t>GDS=6</w:t>
            </w:r>
          </w:p>
        </w:tc>
      </w:tr>
      <w:tr w:rsidR="000876E3" w:rsidRPr="000E6AEB" w14:paraId="16B34C58"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C52" w14:textId="77777777" w:rsidR="000876E3" w:rsidRPr="000E6AEB" w:rsidRDefault="000876E3"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53" w14:textId="77777777" w:rsidR="000876E3" w:rsidRPr="000E6AEB" w:rsidRDefault="000876E3" w:rsidP="000E6AE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54" w14:textId="77777777" w:rsidR="000876E3" w:rsidRPr="000E6AEB" w:rsidRDefault="000876E3"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55" w14:textId="77777777" w:rsidR="000876E3" w:rsidRPr="000E6AEB" w:rsidRDefault="000876E3" w:rsidP="000E6AE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56" w14:textId="77777777" w:rsidR="000876E3" w:rsidRPr="000E6AEB" w:rsidRDefault="000876E3" w:rsidP="000E6AEB">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57" w14:textId="77777777" w:rsidR="000876E3" w:rsidRPr="000E6AEB" w:rsidRDefault="000876E3" w:rsidP="006D2568">
            <w:pPr>
              <w:spacing w:before="60" w:after="60" w:line="360" w:lineRule="auto"/>
              <w:rPr>
                <w:rFonts w:ascii="Arial" w:hAnsi="Arial" w:cs="Arial"/>
                <w:b/>
                <w:sz w:val="16"/>
                <w:szCs w:val="16"/>
              </w:rPr>
            </w:pPr>
          </w:p>
        </w:tc>
      </w:tr>
      <w:tr w:rsidR="000876E3" w:rsidRPr="000E6AEB" w14:paraId="16B34C6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C59" w14:textId="77777777" w:rsidR="000876E3" w:rsidRPr="000E6AEB" w:rsidRDefault="000876E3" w:rsidP="001F179A">
            <w:pPr>
              <w:pStyle w:val="StyleArial8ptBoldAfter0ptLinespacing15lines"/>
            </w:pPr>
            <w:r w:rsidRPr="000E6AEB">
              <w:t>1</w:t>
            </w:r>
          </w:p>
          <w:p w14:paraId="16B34C5A" w14:textId="77777777" w:rsidR="000876E3" w:rsidRPr="000E6AEB" w:rsidRDefault="000876E3" w:rsidP="001F179A">
            <w:pPr>
              <w:pStyle w:val="StyleArial8ptBoldAfter0ptLinespacing15lines"/>
            </w:pPr>
            <w:r w:rsidRPr="000E6AEB">
              <w:t>2</w:t>
            </w:r>
          </w:p>
          <w:p w14:paraId="16B34C5B" w14:textId="77777777" w:rsidR="000876E3" w:rsidRPr="000E6AEB" w:rsidRDefault="000876E3" w:rsidP="001F179A">
            <w:pPr>
              <w:pStyle w:val="StyleArial8ptBoldAfter0ptLinespacing15lines"/>
            </w:pPr>
            <w:r w:rsidRPr="000E6AEB">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C5C" w14:textId="77777777" w:rsidR="000876E3" w:rsidRPr="000E6AEB" w:rsidRDefault="000876E3" w:rsidP="001F179A">
            <w:pPr>
              <w:pStyle w:val="StyleArial8ptBoldAfter0ptLinespacing15lines"/>
            </w:pPr>
            <w:r w:rsidRPr="000E6AEB">
              <w:t>POS</w:t>
            </w:r>
          </w:p>
          <w:p w14:paraId="16B34C5D" w14:textId="77777777" w:rsidR="000876E3" w:rsidRPr="000E6AEB" w:rsidRDefault="000876E3" w:rsidP="001F179A">
            <w:pPr>
              <w:pStyle w:val="StyleArial8ptBoldAfter0ptLinespacing15lines"/>
            </w:pPr>
            <w:r w:rsidRPr="000E6AEB">
              <w:t>Source</w:t>
            </w:r>
          </w:p>
          <w:p w14:paraId="16B34C5E" w14:textId="77777777" w:rsidR="000876E3" w:rsidRPr="000E6AEB" w:rsidRDefault="000876E3" w:rsidP="001F179A">
            <w:pPr>
              <w:pStyle w:val="StyleArial8ptBoldAfter0ptLinespacing15lines"/>
            </w:pPr>
            <w:r w:rsidRPr="000E6AEB">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C5F" w14:textId="77777777" w:rsidR="000876E3" w:rsidRPr="000E6AEB" w:rsidRDefault="000876E3" w:rsidP="001F179A">
            <w:pPr>
              <w:pStyle w:val="StyleArial8ptBoldAfter0ptLinespacing15lines"/>
            </w:pPr>
            <w:r w:rsidRPr="000E6AEB">
              <w:t>M</w:t>
            </w:r>
          </w:p>
          <w:p w14:paraId="16B34C60" w14:textId="77777777" w:rsidR="000876E3" w:rsidRPr="000E6AEB" w:rsidRDefault="000876E3" w:rsidP="001F179A">
            <w:pPr>
              <w:pStyle w:val="StyleArial8ptBoldAfter0ptLinespacing15lines"/>
            </w:pPr>
            <w:r w:rsidRPr="000E6AEB">
              <w:t>M</w:t>
            </w:r>
          </w:p>
          <w:p w14:paraId="16B34C61" w14:textId="77777777" w:rsidR="000876E3" w:rsidRPr="000E6AEB" w:rsidRDefault="000876E3" w:rsidP="001F179A">
            <w:pPr>
              <w:pStyle w:val="StyleArial8ptBoldAfter0ptLinespacing15lines"/>
            </w:pPr>
            <w:r w:rsidRPr="000E6AE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C62" w14:textId="77777777" w:rsidR="000876E3" w:rsidRPr="000E6AEB" w:rsidRDefault="000876E3"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C63" w14:textId="77777777" w:rsidR="000876E3" w:rsidRPr="000E6AEB" w:rsidRDefault="000876E3" w:rsidP="00951C38">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C64" w14:textId="77777777" w:rsidR="000876E3" w:rsidRPr="000E6AEB" w:rsidRDefault="000876E3" w:rsidP="000E6AEB">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F2F2F2"/>
          </w:tcPr>
          <w:p w14:paraId="16B34C65" w14:textId="77777777" w:rsidR="000876E3" w:rsidRPr="000E6AEB" w:rsidRDefault="000876E3" w:rsidP="006D2568">
            <w:pPr>
              <w:spacing w:before="60" w:after="60" w:line="360" w:lineRule="auto"/>
              <w:rPr>
                <w:rFonts w:ascii="Arial" w:hAnsi="Arial" w:cs="Arial"/>
                <w:b/>
                <w:sz w:val="16"/>
                <w:szCs w:val="16"/>
              </w:rPr>
            </w:pPr>
          </w:p>
        </w:tc>
      </w:tr>
      <w:tr w:rsidR="000876E3" w:rsidRPr="00F860DF" w14:paraId="16B34C74"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67" w14:textId="77777777" w:rsidR="000876E3" w:rsidRPr="00F860DF" w:rsidRDefault="000876E3" w:rsidP="000E6AEB">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68" w14:textId="77777777" w:rsidR="000876E3" w:rsidRPr="0037626C" w:rsidRDefault="000876E3" w:rsidP="001F179A">
            <w:pPr>
              <w:pStyle w:val="StyleTableText8pt"/>
            </w:pPr>
            <w:r w:rsidRPr="0037626C">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69"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6A" w14:textId="77777777" w:rsidR="000876E3" w:rsidRPr="0037626C" w:rsidRDefault="000876E3" w:rsidP="001F179A">
            <w:pPr>
              <w:pStyle w:val="StyleTableText8ptLeft0Hanging012"/>
            </w:pPr>
            <w:r w:rsidRPr="0037626C">
              <w:t>OTA_CodeType</w:t>
            </w:r>
          </w:p>
          <w:p w14:paraId="16B34C6B" w14:textId="77777777" w:rsidR="000876E3" w:rsidRPr="0037626C" w:rsidRDefault="000876E3" w:rsidP="001F179A">
            <w:pPr>
              <w:pStyle w:val="StyleTableText8pt"/>
            </w:pPr>
            <w:r w:rsidRPr="0037626C">
              <w:rPr>
                <w:i/>
              </w:rPr>
              <w:t>Example:</w:t>
            </w:r>
          </w:p>
          <w:p w14:paraId="16B34C6C" w14:textId="77777777" w:rsidR="000876E3" w:rsidRPr="0037626C" w:rsidRDefault="000876E3" w:rsidP="001F179A">
            <w:pPr>
              <w:pStyle w:val="StyleTableText8pt"/>
            </w:pPr>
            <w:r w:rsidRPr="0037626C">
              <w:t xml:space="preserve">&lt;BookingChannel </w:t>
            </w:r>
            <w:r w:rsidRPr="0037626C">
              <w:rPr>
                <w:b/>
              </w:rPr>
              <w:t>Type=”1”</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6D" w14:textId="77777777" w:rsidR="000876E3" w:rsidRPr="0037626C" w:rsidRDefault="000876E3" w:rsidP="00950E3F">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6E" w14:textId="77777777" w:rsidR="000876E3" w:rsidRPr="0037626C" w:rsidRDefault="000876E3" w:rsidP="001F179A">
            <w:pPr>
              <w:pStyle w:val="StyleTableText8pt"/>
            </w:pPr>
            <w:r w:rsidRPr="0037626C">
              <w:t>OTA Code List – BCT</w:t>
            </w:r>
          </w:p>
          <w:p w14:paraId="16B34C6F" w14:textId="77777777" w:rsidR="000876E3" w:rsidRPr="0037626C" w:rsidRDefault="000876E3" w:rsidP="001F179A">
            <w:pPr>
              <w:pStyle w:val="StyleTableText8pt"/>
            </w:pPr>
            <w:r w:rsidRPr="0037626C">
              <w:t>Booking Channel Type</w:t>
            </w:r>
          </w:p>
          <w:p w14:paraId="16B34C70" w14:textId="77777777" w:rsidR="000876E3" w:rsidRPr="0037626C" w:rsidRDefault="000876E3" w:rsidP="001F179A">
            <w:pPr>
              <w:pStyle w:val="StyleTableText8pt"/>
            </w:pPr>
            <w:r w:rsidRPr="0037626C">
              <w:rPr>
                <w:i/>
              </w:rPr>
              <w:t>Valid value</w:t>
            </w:r>
            <w:r w:rsidRPr="0037626C">
              <w:t>:</w:t>
            </w:r>
          </w:p>
          <w:p w14:paraId="16B34C71" w14:textId="77777777" w:rsidR="000876E3" w:rsidRPr="0037626C" w:rsidRDefault="000876E3" w:rsidP="001F179A">
            <w:pPr>
              <w:pStyle w:val="StyleTableText8pt"/>
              <w:rPr>
                <w:color w:val="000000"/>
              </w:rPr>
            </w:pPr>
            <w:r w:rsidRPr="0037626C">
              <w:t>1 = Global Distribution System (GDS)</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72" w14:textId="77777777" w:rsidR="000876E3" w:rsidRPr="0037626C" w:rsidRDefault="000876E3" w:rsidP="001F179A">
            <w:pPr>
              <w:pStyle w:val="StyleTableText8pt"/>
            </w:pPr>
            <w:r w:rsidRPr="0037626C">
              <w:t>Source System/Partition Code</w:t>
            </w:r>
          </w:p>
          <w:p w14:paraId="16B34C73" w14:textId="77777777" w:rsidR="000876E3" w:rsidRPr="0037626C" w:rsidRDefault="000876E3" w:rsidP="00CA7F1D">
            <w:pPr>
              <w:pStyle w:val="StyleTableText8pt"/>
            </w:pPr>
            <w:r w:rsidRPr="0037626C">
              <w:t>GDS=1</w:t>
            </w:r>
          </w:p>
        </w:tc>
      </w:tr>
      <w:tr w:rsidR="000876E3" w:rsidRPr="000E6AEB" w14:paraId="16B34C7B"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C75" w14:textId="77777777" w:rsidR="000876E3" w:rsidRPr="000E6AEB" w:rsidRDefault="000876E3"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76" w14:textId="77777777" w:rsidR="000876E3" w:rsidRPr="000E6AEB" w:rsidRDefault="000876E3" w:rsidP="000E6AE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77" w14:textId="77777777" w:rsidR="000876E3" w:rsidRPr="000E6AEB" w:rsidRDefault="000876E3"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78" w14:textId="77777777" w:rsidR="000876E3" w:rsidRPr="000E6AEB" w:rsidRDefault="000876E3" w:rsidP="000E6AE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79" w14:textId="77777777" w:rsidR="000876E3" w:rsidRPr="000E6AEB" w:rsidRDefault="000876E3" w:rsidP="000E6AEB">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7A" w14:textId="77777777" w:rsidR="000876E3" w:rsidRPr="000E6AEB" w:rsidRDefault="000876E3" w:rsidP="000E6AEB">
            <w:pPr>
              <w:spacing w:after="0" w:line="360" w:lineRule="auto"/>
              <w:rPr>
                <w:rFonts w:ascii="Arial" w:hAnsi="Arial" w:cs="Arial"/>
                <w:b/>
                <w:sz w:val="16"/>
                <w:szCs w:val="16"/>
              </w:rPr>
            </w:pPr>
          </w:p>
        </w:tc>
      </w:tr>
      <w:tr w:rsidR="000876E3" w:rsidRPr="000E6AEB" w14:paraId="16B34C8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C7C" w14:textId="77777777" w:rsidR="000876E3" w:rsidRPr="000E6AEB" w:rsidRDefault="000876E3" w:rsidP="001F179A">
            <w:pPr>
              <w:pStyle w:val="StyleArial8ptBoldAfter0ptLinespacing15lines"/>
            </w:pPr>
            <w:r w:rsidRPr="000E6AEB">
              <w:t>1</w:t>
            </w:r>
          </w:p>
          <w:p w14:paraId="16B34C7D" w14:textId="77777777" w:rsidR="000876E3" w:rsidRPr="000E6AEB" w:rsidRDefault="000876E3" w:rsidP="001F179A">
            <w:pPr>
              <w:pStyle w:val="StyleArial8ptBoldAfter0ptLinespacing15lines"/>
            </w:pPr>
            <w:r w:rsidRPr="000E6AEB">
              <w:t>2</w:t>
            </w:r>
          </w:p>
          <w:p w14:paraId="16B34C7E" w14:textId="77777777" w:rsidR="000876E3" w:rsidRPr="000E6AEB" w:rsidRDefault="000876E3" w:rsidP="001F179A">
            <w:pPr>
              <w:pStyle w:val="StyleArial8ptBoldAfter0ptLinespacing15lines"/>
            </w:pPr>
            <w:r w:rsidRPr="000E6AEB">
              <w:t>3</w:t>
            </w:r>
          </w:p>
          <w:p w14:paraId="16B34C7F" w14:textId="77777777" w:rsidR="000876E3" w:rsidRPr="000E6AEB" w:rsidRDefault="000876E3" w:rsidP="001F179A">
            <w:pPr>
              <w:pStyle w:val="StyleArial8ptBoldAfter0ptLinespacing15lines"/>
            </w:pPr>
            <w:r w:rsidRPr="000E6AEB">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C80" w14:textId="77777777" w:rsidR="000876E3" w:rsidRPr="000E6AEB" w:rsidRDefault="000876E3" w:rsidP="001F179A">
            <w:pPr>
              <w:pStyle w:val="StyleArial8ptBoldAfter0ptLinespacing15lines"/>
            </w:pPr>
            <w:r w:rsidRPr="000E6AEB">
              <w:t>POS</w:t>
            </w:r>
          </w:p>
          <w:p w14:paraId="16B34C81" w14:textId="77777777" w:rsidR="000876E3" w:rsidRPr="000E6AEB" w:rsidRDefault="000876E3" w:rsidP="001F179A">
            <w:pPr>
              <w:pStyle w:val="StyleArial8ptBoldAfter0ptLinespacing15lines"/>
            </w:pPr>
            <w:r w:rsidRPr="000E6AEB">
              <w:t>Source</w:t>
            </w:r>
          </w:p>
          <w:p w14:paraId="16B34C82" w14:textId="77777777" w:rsidR="000876E3" w:rsidRPr="000E6AEB" w:rsidRDefault="000876E3" w:rsidP="001F179A">
            <w:pPr>
              <w:pStyle w:val="StyleArial8ptBoldAfter0ptLinespacing15lines"/>
            </w:pPr>
            <w:r w:rsidRPr="000E6AEB">
              <w:t>BookingChannel</w:t>
            </w:r>
          </w:p>
          <w:p w14:paraId="16B34C83" w14:textId="77777777" w:rsidR="000876E3" w:rsidRPr="000E6AEB" w:rsidRDefault="000876E3" w:rsidP="001F179A">
            <w:pPr>
              <w:pStyle w:val="StyleArial8ptBoldAfter0ptLinespacing15lines"/>
            </w:pPr>
            <w:r w:rsidRPr="000E6AEB">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C84" w14:textId="77777777" w:rsidR="000876E3" w:rsidRPr="000E6AEB" w:rsidRDefault="000876E3" w:rsidP="001F179A">
            <w:pPr>
              <w:pStyle w:val="StyleArial8ptBoldAfter0ptLinespacing15lines"/>
            </w:pPr>
            <w:r w:rsidRPr="000E6AEB">
              <w:t>M</w:t>
            </w:r>
          </w:p>
          <w:p w14:paraId="16B34C85" w14:textId="77777777" w:rsidR="000876E3" w:rsidRPr="000E6AEB" w:rsidRDefault="000876E3" w:rsidP="001F179A">
            <w:pPr>
              <w:pStyle w:val="StyleArial8ptBoldAfter0ptLinespacing15lines"/>
            </w:pPr>
            <w:r w:rsidRPr="000E6AEB">
              <w:t>M</w:t>
            </w:r>
          </w:p>
          <w:p w14:paraId="16B34C86" w14:textId="77777777" w:rsidR="000876E3" w:rsidRPr="000E6AEB" w:rsidRDefault="000876E3" w:rsidP="001F179A">
            <w:pPr>
              <w:pStyle w:val="StyleArial8ptBoldAfter0ptLinespacing15lines"/>
            </w:pPr>
            <w:r w:rsidRPr="000E6AEB">
              <w:t>M</w:t>
            </w:r>
          </w:p>
          <w:p w14:paraId="16B34C87" w14:textId="77777777" w:rsidR="000876E3" w:rsidRPr="000E6AEB" w:rsidRDefault="000876E3" w:rsidP="001F179A">
            <w:pPr>
              <w:pStyle w:val="StyleArial8ptBoldAfter0ptLinespacing15lines"/>
            </w:pPr>
            <w:r w:rsidRPr="000E6AEB">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C88" w14:textId="77777777" w:rsidR="000876E3" w:rsidRPr="000E6AEB" w:rsidRDefault="000876E3"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C89" w14:textId="77777777" w:rsidR="000876E3" w:rsidRPr="001A3862" w:rsidRDefault="000876E3" w:rsidP="00951C38">
            <w:pPr>
              <w:spacing w:after="0" w:line="360" w:lineRule="auto"/>
              <w:jc w:val="center"/>
              <w:rPr>
                <w:rFonts w:ascii="Arial" w:hAnsi="Arial" w:cs="Arial"/>
                <w:b/>
                <w:sz w:val="16"/>
                <w:szCs w:val="16"/>
              </w:rPr>
            </w:pPr>
            <w:r w:rsidRPr="001A3862">
              <w:rPr>
                <w:rFonts w:ascii="Arial" w:hAnsi="Arial" w:cs="Arial"/>
                <w:b/>
                <w:sz w:val="16"/>
                <w:szCs w:val="16"/>
              </w:rPr>
              <w:t>GDS</w:t>
            </w:r>
          </w:p>
          <w:p w14:paraId="16B34C8A" w14:textId="77777777" w:rsidR="000876E3" w:rsidRPr="001A3862" w:rsidRDefault="000876E3" w:rsidP="00951C38">
            <w:pPr>
              <w:spacing w:after="0" w:line="360" w:lineRule="auto"/>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C8B" w14:textId="77777777" w:rsidR="000876E3" w:rsidRPr="000E6AEB" w:rsidRDefault="000876E3" w:rsidP="000E6AEB">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F2F2F2"/>
          </w:tcPr>
          <w:p w14:paraId="16B34C8C" w14:textId="77777777" w:rsidR="000876E3" w:rsidRPr="000E6AEB" w:rsidRDefault="000876E3" w:rsidP="000E6AEB">
            <w:pPr>
              <w:spacing w:after="0" w:line="360" w:lineRule="auto"/>
              <w:rPr>
                <w:rFonts w:ascii="Arial" w:hAnsi="Arial" w:cs="Arial"/>
                <w:b/>
                <w:sz w:val="16"/>
                <w:szCs w:val="16"/>
              </w:rPr>
            </w:pPr>
          </w:p>
        </w:tc>
      </w:tr>
      <w:tr w:rsidR="000876E3" w:rsidRPr="00F860DF" w14:paraId="16B34C9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8E" w14:textId="77777777" w:rsidR="000876E3" w:rsidRPr="00F860DF" w:rsidRDefault="000876E3" w:rsidP="000E6AEB">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8F" w14:textId="77777777" w:rsidR="000876E3" w:rsidRPr="0037626C" w:rsidRDefault="000876E3" w:rsidP="001F179A">
            <w:pPr>
              <w:pStyle w:val="StyleTableText8pt"/>
            </w:pPr>
            <w:r w:rsidRPr="0037626C">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90"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91" w14:textId="77777777" w:rsidR="000876E3" w:rsidRPr="0037626C" w:rsidRDefault="000876E3" w:rsidP="001F179A">
            <w:pPr>
              <w:pStyle w:val="StyleTableText8ptLeft0Hanging012"/>
            </w:pPr>
            <w:r w:rsidRPr="0037626C">
              <w:t>StringLength1to16</w:t>
            </w:r>
          </w:p>
          <w:p w14:paraId="16B34C92" w14:textId="77777777" w:rsidR="000876E3" w:rsidRPr="0037626C" w:rsidRDefault="000876E3" w:rsidP="001F179A">
            <w:pPr>
              <w:pStyle w:val="StyleTableText8pt"/>
            </w:pPr>
            <w:r w:rsidRPr="0037626C">
              <w:rPr>
                <w:i/>
              </w:rPr>
              <w:t>Example:</w:t>
            </w:r>
          </w:p>
          <w:p w14:paraId="16B34C93" w14:textId="77777777" w:rsidR="000876E3" w:rsidRPr="0037626C" w:rsidRDefault="000876E3" w:rsidP="001F179A">
            <w:pPr>
              <w:pStyle w:val="StyleTableText8pt"/>
            </w:pPr>
            <w:r w:rsidRPr="0037626C">
              <w:t xml:space="preserve">&lt;CompanyName </w:t>
            </w:r>
            <w:r w:rsidRPr="0037626C">
              <w:rPr>
                <w:b/>
              </w:rPr>
              <w:t>Code=”1G”</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94" w14:textId="77777777" w:rsidR="000876E3" w:rsidRPr="0037626C" w:rsidRDefault="000876E3" w:rsidP="00950E3F">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95" w14:textId="77777777" w:rsidR="000876E3" w:rsidRPr="0037626C" w:rsidRDefault="000876E3" w:rsidP="001F179A">
            <w:pPr>
              <w:pStyle w:val="StyleTableText8pt"/>
            </w:pPr>
            <w:r w:rsidRPr="0037626C">
              <w:rPr>
                <w:i/>
              </w:rPr>
              <w:t>Valid values</w:t>
            </w:r>
            <w:r w:rsidRPr="0037626C">
              <w:t>:</w:t>
            </w:r>
          </w:p>
          <w:p w14:paraId="16B34C96" w14:textId="77777777" w:rsidR="000876E3" w:rsidRPr="00F07EAE" w:rsidRDefault="000876E3" w:rsidP="00353ACC">
            <w:pPr>
              <w:pStyle w:val="StyleTableText6ptAfterbefore"/>
              <w:numPr>
                <w:ilvl w:val="0"/>
                <w:numId w:val="15"/>
              </w:numPr>
              <w:ind w:left="252" w:hanging="252"/>
            </w:pPr>
            <w:r w:rsidRPr="00F07EAE">
              <w:t xml:space="preserve">1V </w:t>
            </w:r>
            <w:r>
              <w:t>=</w:t>
            </w:r>
            <w:r w:rsidRPr="00F07EAE">
              <w:t xml:space="preserve"> Apollo</w:t>
            </w:r>
            <w:r w:rsidRPr="0037626C">
              <w:sym w:font="Symbol" w:char="F0E2"/>
            </w:r>
            <w:r w:rsidRPr="00F07EAE">
              <w:t xml:space="preserve"> GDS</w:t>
            </w:r>
          </w:p>
          <w:p w14:paraId="16B34C97" w14:textId="77777777" w:rsidR="000876E3" w:rsidRPr="0037626C" w:rsidRDefault="000876E3" w:rsidP="00353ACC">
            <w:pPr>
              <w:pStyle w:val="StyleTableText6ptAfterbefore"/>
              <w:numPr>
                <w:ilvl w:val="0"/>
                <w:numId w:val="15"/>
              </w:numPr>
              <w:ind w:left="252" w:hanging="252"/>
            </w:pPr>
            <w:r w:rsidRPr="0037626C">
              <w:t xml:space="preserve">1G </w:t>
            </w:r>
            <w:r>
              <w:t>=</w:t>
            </w:r>
            <w:r w:rsidRPr="0037626C">
              <w:t xml:space="preserve"> Galileo</w:t>
            </w:r>
            <w:r w:rsidRPr="0037626C">
              <w:sym w:font="Symbol" w:char="F0E2"/>
            </w:r>
            <w:r w:rsidRPr="0037626C">
              <w:t xml:space="preserve"> GDS</w:t>
            </w:r>
          </w:p>
          <w:p w14:paraId="16B34C98" w14:textId="77777777" w:rsidR="000876E3" w:rsidRPr="0037626C" w:rsidRDefault="000876E3" w:rsidP="00353ACC">
            <w:pPr>
              <w:pStyle w:val="StyleTableText6ptAfterbefore"/>
              <w:numPr>
                <w:ilvl w:val="0"/>
                <w:numId w:val="15"/>
              </w:numPr>
              <w:ind w:left="252" w:hanging="252"/>
            </w:pPr>
            <w:r w:rsidRPr="0037626C">
              <w:t xml:space="preserve">1P </w:t>
            </w:r>
            <w:r>
              <w:t>=</w:t>
            </w:r>
            <w:r w:rsidRPr="0037626C">
              <w:t xml:space="preserve"> Worldspan</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99" w14:textId="77777777" w:rsidR="000876E3" w:rsidRPr="0037626C" w:rsidRDefault="000876E3" w:rsidP="001F179A">
            <w:pPr>
              <w:pStyle w:val="StyleTableText8pt"/>
            </w:pPr>
            <w:r w:rsidRPr="0037626C">
              <w:t>Source System/Partition Code</w:t>
            </w:r>
          </w:p>
          <w:p w14:paraId="16B34C9A" w14:textId="77777777" w:rsidR="000876E3" w:rsidRPr="0037626C" w:rsidRDefault="000876E3" w:rsidP="00CA7F1D">
            <w:pPr>
              <w:pStyle w:val="StyleTableText8pt"/>
            </w:pPr>
            <w:r w:rsidRPr="0037626C">
              <w:t>GDS=2</w:t>
            </w:r>
          </w:p>
        </w:tc>
      </w:tr>
      <w:tr w:rsidR="000876E3" w:rsidRPr="00370B6A" w14:paraId="16B34CA2"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C9C" w14:textId="77777777" w:rsidR="000876E3" w:rsidRPr="00370B6A" w:rsidRDefault="000876E3"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9D" w14:textId="77777777" w:rsidR="000876E3" w:rsidRPr="00370B6A" w:rsidRDefault="000876E3" w:rsidP="00370B6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9E" w14:textId="77777777" w:rsidR="000876E3" w:rsidRPr="00370B6A" w:rsidRDefault="000876E3" w:rsidP="00370B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9F" w14:textId="77777777" w:rsidR="000876E3" w:rsidRPr="00370B6A" w:rsidRDefault="000876E3" w:rsidP="00370B6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A0" w14:textId="77777777" w:rsidR="000876E3" w:rsidRPr="00370B6A" w:rsidRDefault="000876E3" w:rsidP="00370B6A">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A1" w14:textId="77777777" w:rsidR="000876E3" w:rsidRPr="00370B6A" w:rsidRDefault="000876E3" w:rsidP="00370B6A">
            <w:pPr>
              <w:spacing w:after="0" w:line="360" w:lineRule="auto"/>
              <w:rPr>
                <w:rFonts w:ascii="Arial" w:hAnsi="Arial" w:cs="Arial"/>
                <w:b/>
                <w:sz w:val="16"/>
                <w:szCs w:val="16"/>
              </w:rPr>
            </w:pPr>
          </w:p>
        </w:tc>
      </w:tr>
      <w:tr w:rsidR="000876E3" w:rsidRPr="00370B6A" w14:paraId="16B34CB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CA3" w14:textId="77777777" w:rsidR="000876E3" w:rsidRPr="00160E8C" w:rsidRDefault="000876E3" w:rsidP="001F179A">
            <w:pPr>
              <w:pStyle w:val="StyleArial8ptBoldAfter0ptLinespacing15lines"/>
            </w:pPr>
            <w:r w:rsidRPr="00160E8C">
              <w:t>1</w:t>
            </w:r>
          </w:p>
          <w:p w14:paraId="16B34CA4" w14:textId="77777777" w:rsidR="000876E3" w:rsidRPr="00160E8C" w:rsidRDefault="000876E3" w:rsidP="001F179A">
            <w:pPr>
              <w:pStyle w:val="StyleArial8ptBoldAfter0ptLinespacing15lines"/>
            </w:pPr>
            <w:r w:rsidRPr="00160E8C">
              <w:t>2</w:t>
            </w:r>
          </w:p>
          <w:p w14:paraId="16B34CA5" w14:textId="77777777" w:rsidR="000876E3" w:rsidRPr="00160E8C" w:rsidRDefault="000876E3" w:rsidP="001F179A">
            <w:pPr>
              <w:pStyle w:val="StyleArial8ptBoldAfter0ptLinespacing15lines"/>
            </w:pPr>
            <w:r w:rsidRPr="00160E8C">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CA6" w14:textId="77777777" w:rsidR="000876E3" w:rsidRPr="00160E8C" w:rsidRDefault="000876E3" w:rsidP="001F179A">
            <w:pPr>
              <w:pStyle w:val="StyleArial8ptBoldAfter0ptLinespacing15lines"/>
            </w:pPr>
            <w:r w:rsidRPr="00160E8C">
              <w:t>HotelResModifies</w:t>
            </w:r>
          </w:p>
          <w:p w14:paraId="16B34CA7" w14:textId="77777777" w:rsidR="000876E3" w:rsidRPr="00160E8C" w:rsidRDefault="000876E3" w:rsidP="001F179A">
            <w:pPr>
              <w:pStyle w:val="StyleArial8ptBoldAfter0ptLinespacing15lines"/>
            </w:pPr>
            <w:r w:rsidRPr="00160E8C">
              <w:t>HotelResModify</w:t>
            </w:r>
          </w:p>
          <w:p w14:paraId="16B34CA8" w14:textId="77777777" w:rsidR="000876E3" w:rsidRPr="00160E8C" w:rsidRDefault="000876E3" w:rsidP="001F179A">
            <w:pPr>
              <w:pStyle w:val="StyleArial8ptBoldAfter0ptLinespacing15lines"/>
            </w:pPr>
            <w:r w:rsidRPr="00160E8C">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CA9" w14:textId="77777777" w:rsidR="000876E3" w:rsidRPr="00160E8C" w:rsidRDefault="000876E3" w:rsidP="001F179A">
            <w:pPr>
              <w:pStyle w:val="StyleArial8ptBoldAfter0ptLinespacing15lines"/>
              <w:rPr>
                <w:strike/>
              </w:rPr>
            </w:pPr>
            <w:r w:rsidRPr="00160E8C">
              <w:t>M</w:t>
            </w:r>
          </w:p>
          <w:p w14:paraId="16B34CAA" w14:textId="77777777" w:rsidR="000876E3" w:rsidRPr="00160E8C" w:rsidRDefault="000876E3" w:rsidP="001F179A">
            <w:pPr>
              <w:pStyle w:val="StyleArial8ptBoldAfter0ptLinespacing15lines"/>
            </w:pPr>
            <w:r w:rsidRPr="00160E8C">
              <w:t>M</w:t>
            </w:r>
          </w:p>
          <w:p w14:paraId="16B34CAB" w14:textId="77777777" w:rsidR="000876E3" w:rsidRPr="00160E8C" w:rsidRDefault="000876E3" w:rsidP="001F179A">
            <w:pPr>
              <w:pStyle w:val="StyleArial8ptBoldAfter0ptLinespacing15lines"/>
            </w:pPr>
            <w:r w:rsidRPr="00160E8C">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CAC" w14:textId="77777777" w:rsidR="000876E3" w:rsidRPr="00160E8C" w:rsidRDefault="000876E3" w:rsidP="009B14DE">
            <w:pPr>
              <w:pStyle w:val="StyleArial8ptAfter0ptLinespacingsingle"/>
              <w:rPr>
                <w:rFonts w:cs="Arial"/>
                <w:b/>
                <w:szCs w:val="16"/>
              </w:rPr>
            </w:pPr>
            <w:r w:rsidRPr="00160E8C">
              <w:rPr>
                <w:b/>
              </w:rPr>
              <w:t>GDS Note:</w:t>
            </w:r>
            <w:r w:rsidRPr="00160E8C">
              <w:t xml:space="preserve">  One occurrence is required when @ResStatus=”Commit”</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CAD" w14:textId="77777777" w:rsidR="000876E3" w:rsidRPr="00160E8C" w:rsidRDefault="000876E3" w:rsidP="00B12CDA">
            <w:pPr>
              <w:spacing w:after="0" w:line="360" w:lineRule="auto"/>
              <w:jc w:val="center"/>
              <w:rPr>
                <w:rFonts w:ascii="Arial" w:hAnsi="Arial" w:cs="Arial"/>
                <w:b/>
                <w:sz w:val="16"/>
                <w:szCs w:val="16"/>
              </w:rPr>
            </w:pPr>
            <w:r w:rsidRPr="00160E8C">
              <w:rPr>
                <w:rFonts w:ascii="Arial" w:hAnsi="Arial" w:cs="Arial"/>
                <w:b/>
                <w:sz w:val="16"/>
                <w:szCs w:val="16"/>
              </w:rPr>
              <w:t>GDS</w:t>
            </w:r>
          </w:p>
          <w:p w14:paraId="16B34CAE" w14:textId="77777777" w:rsidR="000876E3" w:rsidRPr="001A3862" w:rsidRDefault="000876E3" w:rsidP="00B12CDA">
            <w:pPr>
              <w:spacing w:after="0" w:line="360" w:lineRule="auto"/>
              <w:jc w:val="center"/>
              <w:rPr>
                <w:rFonts w:ascii="Arial" w:hAnsi="Arial" w:cs="Arial"/>
                <w:b/>
                <w:sz w:val="16"/>
                <w:szCs w:val="16"/>
              </w:rPr>
            </w:pPr>
            <w:r w:rsidRPr="00160E8C">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CAF" w14:textId="77777777" w:rsidR="000876E3" w:rsidRPr="00370B6A" w:rsidRDefault="000876E3" w:rsidP="00370B6A">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F2F2F2"/>
          </w:tcPr>
          <w:p w14:paraId="16B34CB0" w14:textId="77777777" w:rsidR="000876E3" w:rsidRPr="00370B6A" w:rsidRDefault="000876E3" w:rsidP="00370B6A">
            <w:pPr>
              <w:spacing w:after="0" w:line="360" w:lineRule="auto"/>
              <w:rPr>
                <w:rFonts w:ascii="Arial" w:hAnsi="Arial" w:cs="Arial"/>
                <w:b/>
                <w:sz w:val="16"/>
                <w:szCs w:val="16"/>
              </w:rPr>
            </w:pPr>
          </w:p>
        </w:tc>
      </w:tr>
      <w:tr w:rsidR="000876E3" w:rsidRPr="00A572F2" w14:paraId="16B34CC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B2" w14:textId="77777777" w:rsidR="000876E3" w:rsidRPr="00F860DF" w:rsidRDefault="000876E3" w:rsidP="00370B6A">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B3" w14:textId="77777777" w:rsidR="000876E3" w:rsidRPr="0037626C" w:rsidRDefault="000876E3" w:rsidP="001F179A">
            <w:pPr>
              <w:pStyle w:val="StyleArial8ptAfter0ptLinespacingsingle"/>
            </w:pPr>
            <w:r w:rsidRPr="0037626C">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B4"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B5" w14:textId="77777777" w:rsidR="000876E3" w:rsidRPr="0037626C" w:rsidRDefault="000876E3" w:rsidP="001F179A">
            <w:pPr>
              <w:pStyle w:val="StyleTableText8ptLeft0Hanging012"/>
            </w:pPr>
            <w:r w:rsidRPr="0037626C">
              <w:t>OTA_CodeType</w:t>
            </w:r>
          </w:p>
          <w:p w14:paraId="16B34CB6" w14:textId="77777777" w:rsidR="000876E3" w:rsidRPr="0037626C" w:rsidRDefault="000876E3" w:rsidP="001F179A">
            <w:pPr>
              <w:pStyle w:val="StyleTableText8pt"/>
            </w:pPr>
            <w:r w:rsidRPr="0037626C">
              <w:rPr>
                <w:i/>
              </w:rPr>
              <w:t>Example:</w:t>
            </w:r>
          </w:p>
          <w:p w14:paraId="16B34CB7" w14:textId="77777777" w:rsidR="000876E3" w:rsidRPr="0037626C" w:rsidRDefault="000876E3" w:rsidP="001F179A">
            <w:pPr>
              <w:pStyle w:val="StyleArial8ptAfter0ptLinespacingsingle"/>
              <w:rPr>
                <w:lang w:val="en-AU"/>
              </w:rPr>
            </w:pPr>
            <w:r w:rsidRPr="0037626C">
              <w:rPr>
                <w:lang w:val="en-AU"/>
              </w:rPr>
              <w:t>&lt;HotelReservation&gt;</w:t>
            </w:r>
          </w:p>
          <w:p w14:paraId="16B34CB8" w14:textId="77777777" w:rsidR="000876E3" w:rsidRPr="0037626C" w:rsidRDefault="000876E3" w:rsidP="00A6797F">
            <w:pPr>
              <w:spacing w:after="0" w:line="240" w:lineRule="auto"/>
              <w:rPr>
                <w:rFonts w:ascii="Arial" w:hAnsi="Arial" w:cs="Arial"/>
                <w:sz w:val="16"/>
                <w:szCs w:val="16"/>
                <w:lang w:val="en-AU"/>
              </w:rPr>
            </w:pPr>
            <w:r w:rsidRPr="0037626C">
              <w:rPr>
                <w:rFonts w:ascii="Arial" w:hAnsi="Arial" w:cs="Arial"/>
                <w:sz w:val="16"/>
                <w:szCs w:val="16"/>
                <w:lang w:val="en-AU"/>
              </w:rPr>
              <w:t xml:space="preserve">&lt;UniqueID </w:t>
            </w:r>
            <w:r w:rsidRPr="0037626C">
              <w:rPr>
                <w:rFonts w:ascii="Arial" w:hAnsi="Arial" w:cs="Arial"/>
                <w:b/>
                <w:sz w:val="16"/>
                <w:szCs w:val="16"/>
                <w:lang w:val="en-AU"/>
              </w:rPr>
              <w:t>Type="14"</w:t>
            </w:r>
            <w:r w:rsidRPr="0037626C">
              <w:rPr>
                <w:rFonts w:ascii="Arial" w:hAnsi="Arial" w:cs="Arial"/>
                <w:sz w:val="16"/>
                <w:szCs w:val="16"/>
                <w:lang w:val="en-AU"/>
              </w:rPr>
              <w:t xml:space="preserve"> ID="9X78G2" ID_Context=1P”/&gt;</w:t>
            </w:r>
          </w:p>
          <w:p w14:paraId="16B34CB9" w14:textId="77777777" w:rsidR="000876E3" w:rsidRPr="0037626C" w:rsidRDefault="000876E3" w:rsidP="001F179A">
            <w:pPr>
              <w:pStyle w:val="StyleArial8ptAfter0ptLinespacingsingle"/>
            </w:pPr>
            <w:r w:rsidRPr="0037626C">
              <w:rPr>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BA"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BB" w14:textId="77777777" w:rsidR="000876E3" w:rsidRPr="0037626C" w:rsidRDefault="000876E3" w:rsidP="001F179A">
            <w:pPr>
              <w:pStyle w:val="StyleTableText8pt"/>
            </w:pPr>
            <w:r w:rsidRPr="0037626C">
              <w:t>OTA Code List – UIT</w:t>
            </w:r>
          </w:p>
          <w:p w14:paraId="16B34CBC" w14:textId="77777777" w:rsidR="000876E3" w:rsidRPr="0037626C" w:rsidRDefault="000876E3" w:rsidP="001F179A">
            <w:pPr>
              <w:pStyle w:val="StyleTableText8pt"/>
            </w:pPr>
            <w:r w:rsidRPr="0037626C">
              <w:t>Unique ID</w:t>
            </w:r>
          </w:p>
          <w:p w14:paraId="16B34CBD" w14:textId="77777777" w:rsidR="000876E3" w:rsidRPr="0037626C" w:rsidRDefault="000876E3" w:rsidP="001F179A">
            <w:pPr>
              <w:pStyle w:val="StyleTableText8pt"/>
            </w:pPr>
            <w:r w:rsidRPr="0037626C">
              <w:rPr>
                <w:i/>
              </w:rPr>
              <w:t>Valid value</w:t>
            </w:r>
            <w:r w:rsidRPr="0037626C">
              <w:t>:</w:t>
            </w:r>
          </w:p>
          <w:p w14:paraId="16B34CBE" w14:textId="77777777" w:rsidR="000876E3" w:rsidRPr="0037626C" w:rsidRDefault="000876E3" w:rsidP="001F179A">
            <w:pPr>
              <w:pStyle w:val="StyleArial8ptAfter0ptLinespacingsingle"/>
            </w:pPr>
            <w:r w:rsidRPr="0037626C">
              <w:rPr>
                <w:lang w:val="en-AU"/>
              </w:rPr>
              <w:t>14 = Reservation</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BF" w14:textId="77777777" w:rsidR="000876E3" w:rsidRPr="0037626C" w:rsidRDefault="000876E3" w:rsidP="00A6797F">
            <w:pPr>
              <w:spacing w:after="0" w:line="240" w:lineRule="auto"/>
              <w:rPr>
                <w:rFonts w:ascii="Arial" w:hAnsi="Arial" w:cs="Arial"/>
                <w:sz w:val="16"/>
                <w:szCs w:val="16"/>
              </w:rPr>
            </w:pPr>
          </w:p>
        </w:tc>
      </w:tr>
      <w:tr w:rsidR="000876E3" w:rsidRPr="0037626C" w14:paraId="16B34CC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C1" w14:textId="77777777" w:rsidR="000876E3" w:rsidRPr="00A572F2"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C2" w14:textId="77777777" w:rsidR="000876E3" w:rsidRPr="0037626C" w:rsidRDefault="000876E3" w:rsidP="001F179A">
            <w:pPr>
              <w:pStyle w:val="StyleArial8ptAfter0ptLinespacingsingle"/>
            </w:pPr>
            <w:r w:rsidRPr="0037626C">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C3"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C4" w14:textId="77777777" w:rsidR="000876E3" w:rsidRPr="0037626C" w:rsidRDefault="000876E3" w:rsidP="001F179A">
            <w:pPr>
              <w:pStyle w:val="StyleArial8ptAfter0ptLinespacingsingle"/>
            </w:pPr>
            <w:r w:rsidRPr="0037626C">
              <w:t>StringLength1to32</w:t>
            </w:r>
          </w:p>
          <w:p w14:paraId="16B34CC5" w14:textId="77777777" w:rsidR="000876E3" w:rsidRPr="0037626C" w:rsidRDefault="000876E3" w:rsidP="001F179A">
            <w:pPr>
              <w:pStyle w:val="StyleTableText8pt"/>
            </w:pPr>
            <w:r w:rsidRPr="0037626C">
              <w:rPr>
                <w:i/>
              </w:rPr>
              <w:t>Example:</w:t>
            </w:r>
          </w:p>
          <w:p w14:paraId="16B34CC6" w14:textId="77777777" w:rsidR="000876E3" w:rsidRPr="0037626C" w:rsidRDefault="000876E3" w:rsidP="001F179A">
            <w:pPr>
              <w:pStyle w:val="StyleArial8ptAfter0ptLinespacingsingle"/>
              <w:rPr>
                <w:lang w:val="en-AU"/>
              </w:rPr>
            </w:pPr>
            <w:r w:rsidRPr="0037626C">
              <w:rPr>
                <w:lang w:val="en-AU"/>
              </w:rPr>
              <w:t>&lt;HotelReservation&gt;</w:t>
            </w:r>
          </w:p>
          <w:p w14:paraId="16B34CC7" w14:textId="77777777" w:rsidR="000876E3" w:rsidRPr="0037626C" w:rsidRDefault="000876E3" w:rsidP="00A6797F">
            <w:pPr>
              <w:spacing w:after="0" w:line="240" w:lineRule="auto"/>
              <w:rPr>
                <w:rFonts w:ascii="Arial" w:hAnsi="Arial" w:cs="Arial"/>
                <w:sz w:val="16"/>
                <w:szCs w:val="16"/>
                <w:lang w:val="en-AU"/>
              </w:rPr>
            </w:pPr>
            <w:r w:rsidRPr="0037626C">
              <w:rPr>
                <w:rFonts w:ascii="Arial" w:hAnsi="Arial" w:cs="Arial"/>
                <w:sz w:val="16"/>
                <w:szCs w:val="16"/>
                <w:lang w:val="en-AU"/>
              </w:rPr>
              <w:t xml:space="preserve">&lt;UniqueID Type="14" </w:t>
            </w:r>
            <w:r w:rsidRPr="0037626C">
              <w:rPr>
                <w:rFonts w:ascii="Arial" w:hAnsi="Arial" w:cs="Arial"/>
                <w:b/>
                <w:sz w:val="16"/>
                <w:szCs w:val="16"/>
                <w:lang w:val="en-AU"/>
              </w:rPr>
              <w:t>ID="9X78G2</w:t>
            </w:r>
            <w:r w:rsidRPr="0037626C">
              <w:rPr>
                <w:rFonts w:ascii="Arial" w:hAnsi="Arial" w:cs="Arial"/>
                <w:sz w:val="16"/>
                <w:szCs w:val="16"/>
                <w:lang w:val="en-AU"/>
              </w:rPr>
              <w:t>" ID_Context=”1P”/&gt;</w:t>
            </w:r>
          </w:p>
          <w:p w14:paraId="16B34CC8" w14:textId="77777777" w:rsidR="000876E3" w:rsidRPr="0037626C" w:rsidRDefault="000876E3" w:rsidP="001F179A">
            <w:pPr>
              <w:pStyle w:val="StyleArial8ptAfter0ptLinespacingsingle"/>
            </w:pPr>
            <w:r w:rsidRPr="0037626C">
              <w:rPr>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C9"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CA" w14:textId="77777777" w:rsidR="000876E3" w:rsidRPr="0037626C" w:rsidRDefault="000876E3" w:rsidP="00A6797F">
            <w:pPr>
              <w:spacing w:after="0" w:line="240" w:lineRule="auto"/>
              <w:rPr>
                <w:rFonts w:ascii="Arial" w:hAnsi="Arial" w:cs="Arial"/>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CB" w14:textId="77777777" w:rsidR="000876E3" w:rsidRPr="0037626C" w:rsidRDefault="000876E3" w:rsidP="001F179A">
            <w:pPr>
              <w:pStyle w:val="StyleArial8ptBefore3ptAfter3ptLinespacingsing"/>
            </w:pPr>
            <w:r w:rsidRPr="0037626C">
              <w:t>PNR Record Locator</w:t>
            </w:r>
          </w:p>
          <w:p w14:paraId="16B34CCC" w14:textId="77777777" w:rsidR="000876E3" w:rsidRPr="0037626C" w:rsidRDefault="000876E3" w:rsidP="00CA7F1D">
            <w:pPr>
              <w:pStyle w:val="StyleArial8ptBefore3ptAfter3ptLinespacingsing"/>
            </w:pPr>
            <w:r w:rsidRPr="0037626C">
              <w:t>(GDS=6)</w:t>
            </w:r>
          </w:p>
        </w:tc>
      </w:tr>
      <w:tr w:rsidR="000876E3" w:rsidRPr="00F860DF" w14:paraId="16B34CD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CE" w14:textId="77777777" w:rsidR="000876E3" w:rsidRPr="0037626C"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CF" w14:textId="77777777" w:rsidR="000876E3" w:rsidRPr="0037626C" w:rsidRDefault="000876E3" w:rsidP="001F179A">
            <w:pPr>
              <w:pStyle w:val="StyleArial8ptAfter0ptLinespacingsingle"/>
            </w:pPr>
            <w:r w:rsidRPr="0037626C">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D0"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D1" w14:textId="77777777" w:rsidR="000876E3" w:rsidRPr="0037626C" w:rsidRDefault="000876E3" w:rsidP="001F179A">
            <w:pPr>
              <w:pStyle w:val="StyleArial8ptAfter0ptLinespacingsingle"/>
            </w:pPr>
            <w:r w:rsidRPr="0037626C">
              <w:t>StringLength1to32</w:t>
            </w:r>
          </w:p>
          <w:p w14:paraId="16B34CD2" w14:textId="77777777" w:rsidR="000876E3" w:rsidRPr="0037626C" w:rsidRDefault="000876E3" w:rsidP="001F179A">
            <w:pPr>
              <w:pStyle w:val="StyleTableText8pt"/>
            </w:pPr>
            <w:r w:rsidRPr="0037626C">
              <w:rPr>
                <w:i/>
              </w:rPr>
              <w:t>Example:</w:t>
            </w:r>
          </w:p>
          <w:p w14:paraId="16B34CD3" w14:textId="77777777" w:rsidR="000876E3" w:rsidRPr="0037626C" w:rsidRDefault="000876E3" w:rsidP="001F179A">
            <w:pPr>
              <w:pStyle w:val="StyleArial8ptAfter0ptLinespacingsingle"/>
              <w:rPr>
                <w:lang w:val="en-AU"/>
              </w:rPr>
            </w:pPr>
            <w:r w:rsidRPr="0037626C">
              <w:rPr>
                <w:lang w:val="en-AU"/>
              </w:rPr>
              <w:t>&lt;HotelReservation&gt;</w:t>
            </w:r>
          </w:p>
          <w:p w14:paraId="16B34CD4" w14:textId="77777777" w:rsidR="000876E3" w:rsidRPr="0037626C" w:rsidRDefault="000876E3" w:rsidP="00A6797F">
            <w:pPr>
              <w:spacing w:after="0" w:line="240" w:lineRule="auto"/>
              <w:rPr>
                <w:rFonts w:ascii="Arial" w:hAnsi="Arial" w:cs="Arial"/>
                <w:sz w:val="16"/>
                <w:szCs w:val="16"/>
                <w:lang w:val="en-AU"/>
              </w:rPr>
            </w:pPr>
            <w:r w:rsidRPr="0037626C">
              <w:rPr>
                <w:rFonts w:ascii="Arial" w:hAnsi="Arial" w:cs="Arial"/>
                <w:sz w:val="16"/>
                <w:szCs w:val="16"/>
                <w:lang w:val="en-AU"/>
              </w:rPr>
              <w:t xml:space="preserve">&lt;UniqueID Type="14" ID="9X78G2" </w:t>
            </w:r>
            <w:r w:rsidRPr="0037626C">
              <w:rPr>
                <w:rFonts w:ascii="Arial" w:hAnsi="Arial" w:cs="Arial"/>
                <w:b/>
                <w:sz w:val="16"/>
                <w:szCs w:val="16"/>
                <w:lang w:val="en-AU"/>
              </w:rPr>
              <w:t>ID_Context=”1P”</w:t>
            </w:r>
            <w:r w:rsidRPr="0037626C">
              <w:rPr>
                <w:rFonts w:ascii="Arial" w:hAnsi="Arial" w:cs="Arial"/>
                <w:sz w:val="16"/>
                <w:szCs w:val="16"/>
                <w:lang w:val="en-AU"/>
              </w:rPr>
              <w:t>/&gt;</w:t>
            </w:r>
          </w:p>
          <w:p w14:paraId="16B34CD5" w14:textId="77777777" w:rsidR="000876E3" w:rsidRPr="0037626C" w:rsidRDefault="000876E3" w:rsidP="001F179A">
            <w:pPr>
              <w:pStyle w:val="StyleArial8ptAfter0ptLinespacingsingle"/>
            </w:pPr>
            <w:r w:rsidRPr="0037626C">
              <w:rPr>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D6"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D7" w14:textId="77777777" w:rsidR="000876E3" w:rsidRPr="0037626C" w:rsidRDefault="000876E3" w:rsidP="001F179A">
            <w:pPr>
              <w:pStyle w:val="StyleTableText8pt"/>
            </w:pPr>
            <w:r w:rsidRPr="0037626C">
              <w:rPr>
                <w:i/>
              </w:rPr>
              <w:t>Valid values</w:t>
            </w:r>
            <w:r w:rsidRPr="0037626C">
              <w:t>:</w:t>
            </w:r>
          </w:p>
          <w:p w14:paraId="16B34CD8" w14:textId="77777777" w:rsidR="000876E3" w:rsidRPr="00F07EAE" w:rsidRDefault="000876E3" w:rsidP="00353ACC">
            <w:pPr>
              <w:pStyle w:val="StyleTableText6ptAfterbefore"/>
              <w:numPr>
                <w:ilvl w:val="0"/>
                <w:numId w:val="15"/>
              </w:numPr>
              <w:ind w:left="252" w:hanging="252"/>
            </w:pPr>
            <w:r w:rsidRPr="00F07EAE">
              <w:t xml:space="preserve">1V </w:t>
            </w:r>
            <w:r>
              <w:t>=</w:t>
            </w:r>
            <w:r w:rsidRPr="00F07EAE">
              <w:t xml:space="preserve"> Apollo</w:t>
            </w:r>
            <w:r w:rsidRPr="0037626C">
              <w:sym w:font="Symbol" w:char="F0E2"/>
            </w:r>
            <w:r w:rsidRPr="00F07EAE">
              <w:t xml:space="preserve"> GDS</w:t>
            </w:r>
          </w:p>
          <w:p w14:paraId="16B34CD9" w14:textId="77777777" w:rsidR="000876E3" w:rsidRDefault="000876E3" w:rsidP="00353ACC">
            <w:pPr>
              <w:pStyle w:val="StyleTableText6ptAfterbefore"/>
              <w:numPr>
                <w:ilvl w:val="0"/>
                <w:numId w:val="15"/>
              </w:numPr>
              <w:ind w:left="252" w:hanging="252"/>
            </w:pPr>
            <w:r w:rsidRPr="0037626C">
              <w:t xml:space="preserve">1G </w:t>
            </w:r>
            <w:r>
              <w:t>=</w:t>
            </w:r>
            <w:r w:rsidRPr="0037626C">
              <w:t xml:space="preserve"> Galileo</w:t>
            </w:r>
            <w:r w:rsidRPr="0037626C">
              <w:sym w:font="Symbol" w:char="F0E2"/>
            </w:r>
            <w:r w:rsidRPr="0037626C">
              <w:t xml:space="preserve"> GDS</w:t>
            </w:r>
          </w:p>
          <w:p w14:paraId="16B34CDA" w14:textId="77777777" w:rsidR="000876E3" w:rsidRPr="0037626C" w:rsidRDefault="000876E3" w:rsidP="00353ACC">
            <w:pPr>
              <w:pStyle w:val="StyleTableText6ptAfterbefore"/>
              <w:numPr>
                <w:ilvl w:val="0"/>
                <w:numId w:val="15"/>
              </w:numPr>
              <w:ind w:left="252" w:hanging="252"/>
            </w:pPr>
            <w:r w:rsidRPr="0037626C">
              <w:t xml:space="preserve">1P </w:t>
            </w:r>
            <w:r>
              <w:t>=</w:t>
            </w:r>
            <w:r w:rsidRPr="0037626C">
              <w:t xml:space="preserve"> Worldspan</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DB" w14:textId="77777777" w:rsidR="000876E3" w:rsidRPr="0037626C" w:rsidRDefault="000876E3" w:rsidP="001F179A">
            <w:pPr>
              <w:pStyle w:val="StyleArial8ptBefore3ptAfter3ptLinespacingsing"/>
            </w:pPr>
            <w:r w:rsidRPr="0037626C">
              <w:t>GDS Code</w:t>
            </w:r>
          </w:p>
        </w:tc>
      </w:tr>
      <w:tr w:rsidR="000876E3" w:rsidRPr="00370B6A" w14:paraId="16B34CE3"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CDD" w14:textId="77777777" w:rsidR="000876E3" w:rsidRPr="00370B6A" w:rsidRDefault="000876E3"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DE" w14:textId="77777777" w:rsidR="000876E3" w:rsidRPr="00370B6A" w:rsidRDefault="000876E3" w:rsidP="00370B6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DF" w14:textId="77777777" w:rsidR="000876E3" w:rsidRPr="00370B6A" w:rsidRDefault="000876E3" w:rsidP="00370B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E0" w14:textId="77777777" w:rsidR="000876E3" w:rsidRPr="00370B6A" w:rsidRDefault="000876E3" w:rsidP="00370B6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CE1" w14:textId="77777777" w:rsidR="000876E3" w:rsidRPr="00370B6A" w:rsidRDefault="000876E3" w:rsidP="00370B6A">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CE2" w14:textId="77777777" w:rsidR="000876E3" w:rsidRPr="00370B6A" w:rsidRDefault="000876E3" w:rsidP="00370B6A">
            <w:pPr>
              <w:spacing w:after="0" w:line="360" w:lineRule="auto"/>
              <w:rPr>
                <w:rFonts w:ascii="Arial" w:hAnsi="Arial" w:cs="Arial"/>
                <w:b/>
                <w:sz w:val="16"/>
                <w:szCs w:val="16"/>
              </w:rPr>
            </w:pPr>
          </w:p>
        </w:tc>
      </w:tr>
      <w:tr w:rsidR="000876E3" w:rsidRPr="00370B6A" w14:paraId="16B34CF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CE4" w14:textId="77777777" w:rsidR="000876E3" w:rsidRPr="00160E8C" w:rsidRDefault="000876E3" w:rsidP="001F179A">
            <w:pPr>
              <w:pStyle w:val="StyleArial8ptBoldAfter0ptLinespacing15lines"/>
            </w:pPr>
            <w:r w:rsidRPr="00370B6A">
              <w:br w:type="page"/>
            </w:r>
            <w:r w:rsidRPr="00160E8C">
              <w:t>1</w:t>
            </w:r>
          </w:p>
          <w:p w14:paraId="16B34CE5" w14:textId="77777777" w:rsidR="000876E3" w:rsidRPr="00160E8C" w:rsidRDefault="000876E3" w:rsidP="001F179A">
            <w:pPr>
              <w:pStyle w:val="StyleArial8ptBoldAfter0ptLinespacing15lines"/>
            </w:pPr>
            <w:r w:rsidRPr="00160E8C">
              <w:t>2</w:t>
            </w:r>
          </w:p>
          <w:p w14:paraId="16B34CE6" w14:textId="77777777" w:rsidR="000876E3" w:rsidRPr="00160E8C" w:rsidRDefault="000876E3" w:rsidP="001F179A">
            <w:pPr>
              <w:pStyle w:val="StyleArial8ptBoldAfter0ptLinespacing15lines"/>
            </w:pPr>
            <w:r w:rsidRPr="00160E8C">
              <w:t>3</w:t>
            </w:r>
          </w:p>
          <w:p w14:paraId="16B34CE7" w14:textId="77777777" w:rsidR="000876E3" w:rsidRPr="00160E8C" w:rsidRDefault="000876E3" w:rsidP="001F179A">
            <w:pPr>
              <w:pStyle w:val="StyleArial8ptBoldAfter0ptLinespacing15lines"/>
            </w:pPr>
            <w:r w:rsidRPr="00160E8C">
              <w:t>4</w:t>
            </w:r>
          </w:p>
          <w:p w14:paraId="16B34CE8" w14:textId="77777777" w:rsidR="000876E3" w:rsidRPr="00160E8C" w:rsidRDefault="000876E3" w:rsidP="001F179A">
            <w:pPr>
              <w:pStyle w:val="StyleArial8ptBoldAfter0ptLinespacing15lines"/>
            </w:pPr>
            <w:r w:rsidRPr="00160E8C">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CE9" w14:textId="77777777" w:rsidR="000876E3" w:rsidRPr="00160E8C" w:rsidRDefault="000876E3" w:rsidP="001F179A">
            <w:pPr>
              <w:pStyle w:val="StyleArial8ptBoldAfter0ptLinespacing15lines"/>
            </w:pPr>
            <w:r w:rsidRPr="00160E8C">
              <w:t>HotelResModifies</w:t>
            </w:r>
          </w:p>
          <w:p w14:paraId="16B34CEA" w14:textId="77777777" w:rsidR="000876E3" w:rsidRPr="00160E8C" w:rsidRDefault="000876E3" w:rsidP="001F179A">
            <w:pPr>
              <w:pStyle w:val="StyleArial8ptBoldAfter0ptLinespacing15lines"/>
            </w:pPr>
            <w:r w:rsidRPr="00160E8C">
              <w:t>HotelResModify</w:t>
            </w:r>
          </w:p>
          <w:p w14:paraId="16B34CEB" w14:textId="77777777" w:rsidR="000876E3" w:rsidRPr="00160E8C" w:rsidRDefault="000876E3" w:rsidP="001F179A">
            <w:pPr>
              <w:pStyle w:val="StyleArial8ptBoldAfter0ptLinespacing15lines"/>
            </w:pPr>
            <w:r w:rsidRPr="00160E8C">
              <w:t>RoomStays</w:t>
            </w:r>
          </w:p>
          <w:p w14:paraId="16B34CEC" w14:textId="77777777" w:rsidR="000876E3" w:rsidRPr="00160E8C" w:rsidRDefault="000876E3" w:rsidP="001F179A">
            <w:pPr>
              <w:pStyle w:val="StyleArial8ptBoldAfter0ptLinespacing15lines"/>
            </w:pPr>
            <w:r w:rsidRPr="00160E8C">
              <w:t>RoomStay</w:t>
            </w:r>
          </w:p>
          <w:p w14:paraId="16B34CED" w14:textId="77777777" w:rsidR="000876E3" w:rsidRPr="00160E8C" w:rsidRDefault="000876E3" w:rsidP="001F179A">
            <w:pPr>
              <w:pStyle w:val="StyleArial8ptBoldAfter0ptLinespacing15lines"/>
            </w:pPr>
            <w:r w:rsidRPr="00160E8C">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CEE" w14:textId="77777777" w:rsidR="000876E3" w:rsidRPr="00160E8C" w:rsidRDefault="000876E3" w:rsidP="001F179A">
            <w:pPr>
              <w:pStyle w:val="StyleArial8ptBoldAfter0ptLinespacing15lines"/>
              <w:rPr>
                <w:strike/>
              </w:rPr>
            </w:pPr>
            <w:r w:rsidRPr="00160E8C">
              <w:t>M</w:t>
            </w:r>
          </w:p>
          <w:p w14:paraId="16B34CEF" w14:textId="77777777" w:rsidR="000876E3" w:rsidRPr="00160E8C" w:rsidRDefault="000876E3" w:rsidP="001F179A">
            <w:pPr>
              <w:pStyle w:val="StyleArial8ptBoldAfter0ptLinespacing15lines"/>
            </w:pPr>
            <w:r w:rsidRPr="00160E8C">
              <w:t>M</w:t>
            </w:r>
          </w:p>
          <w:p w14:paraId="16B34CF0" w14:textId="77777777" w:rsidR="000876E3" w:rsidRPr="00160E8C" w:rsidRDefault="000876E3" w:rsidP="001F179A">
            <w:pPr>
              <w:pStyle w:val="StyleArial8ptBoldAfter0ptLinespacing15lines"/>
            </w:pPr>
            <w:r w:rsidRPr="00160E8C">
              <w:t>M</w:t>
            </w:r>
          </w:p>
          <w:p w14:paraId="16B34CF1" w14:textId="77777777" w:rsidR="000876E3" w:rsidRPr="00160E8C" w:rsidRDefault="000876E3" w:rsidP="001F179A">
            <w:pPr>
              <w:pStyle w:val="StyleArial8ptBoldAfter0ptLinespacing15lines"/>
            </w:pPr>
            <w:r w:rsidRPr="00160E8C">
              <w:t>M</w:t>
            </w:r>
          </w:p>
          <w:p w14:paraId="16B34CF2" w14:textId="77777777" w:rsidR="000876E3" w:rsidRPr="00160E8C" w:rsidRDefault="000876E3" w:rsidP="001F179A">
            <w:pPr>
              <w:pStyle w:val="StyleArial8ptBoldAfter0ptLinespacing15lines"/>
            </w:pPr>
            <w:r w:rsidRPr="00160E8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CF3" w14:textId="77777777" w:rsidR="000876E3" w:rsidRPr="00160E8C" w:rsidRDefault="000876E3" w:rsidP="00370B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CF4" w14:textId="77777777" w:rsidR="000876E3" w:rsidRPr="00160E8C" w:rsidRDefault="000876E3" w:rsidP="00B12CDA">
            <w:pPr>
              <w:spacing w:after="0" w:line="360" w:lineRule="auto"/>
              <w:jc w:val="center"/>
              <w:rPr>
                <w:rFonts w:ascii="Arial" w:hAnsi="Arial" w:cs="Arial"/>
                <w:b/>
                <w:sz w:val="16"/>
                <w:szCs w:val="16"/>
              </w:rPr>
            </w:pPr>
            <w:r w:rsidRPr="00160E8C">
              <w:rPr>
                <w:rFonts w:ascii="Arial" w:hAnsi="Arial" w:cs="Arial"/>
                <w:b/>
                <w:sz w:val="16"/>
                <w:szCs w:val="16"/>
              </w:rPr>
              <w:t>GDS</w:t>
            </w:r>
          </w:p>
          <w:p w14:paraId="16B34CF5" w14:textId="77777777" w:rsidR="000876E3" w:rsidRPr="001A3862" w:rsidRDefault="000876E3" w:rsidP="00B12CDA">
            <w:pPr>
              <w:spacing w:after="0" w:line="360" w:lineRule="auto"/>
              <w:jc w:val="center"/>
              <w:rPr>
                <w:rFonts w:ascii="Arial" w:hAnsi="Arial" w:cs="Arial"/>
                <w:b/>
                <w:sz w:val="16"/>
                <w:szCs w:val="16"/>
              </w:rPr>
            </w:pPr>
            <w:r w:rsidRPr="00160E8C">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CF6" w14:textId="77777777" w:rsidR="000876E3" w:rsidRPr="00370B6A" w:rsidRDefault="000876E3" w:rsidP="00370B6A">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F2F2F2"/>
          </w:tcPr>
          <w:p w14:paraId="16B34CF7" w14:textId="77777777" w:rsidR="000876E3" w:rsidRPr="00370B6A" w:rsidRDefault="000876E3" w:rsidP="00370B6A">
            <w:pPr>
              <w:spacing w:after="0" w:line="360" w:lineRule="auto"/>
              <w:rPr>
                <w:rFonts w:ascii="Arial" w:hAnsi="Arial" w:cs="Arial"/>
                <w:b/>
                <w:sz w:val="16"/>
                <w:szCs w:val="16"/>
              </w:rPr>
            </w:pPr>
          </w:p>
        </w:tc>
      </w:tr>
      <w:tr w:rsidR="000876E3" w:rsidRPr="0037626C" w14:paraId="16B34D0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CF9" w14:textId="77777777" w:rsidR="000876E3" w:rsidRPr="00F860DF" w:rsidRDefault="000876E3" w:rsidP="00370B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CFA" w14:textId="77777777" w:rsidR="000876E3" w:rsidRPr="0037626C" w:rsidRDefault="000876E3" w:rsidP="001F179A">
            <w:pPr>
              <w:pStyle w:val="StyleArial8ptAfter0ptLinespacingsingle"/>
            </w:pPr>
            <w:r w:rsidRPr="0037626C">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CFB"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CFC" w14:textId="77777777" w:rsidR="000876E3" w:rsidRPr="0037626C" w:rsidRDefault="000876E3" w:rsidP="001F179A">
            <w:pPr>
              <w:pStyle w:val="StyleArial8ptAfter0ptLinespacingsingle"/>
            </w:pPr>
            <w:r w:rsidRPr="0037626C">
              <w:t>StringLength1to8</w:t>
            </w:r>
          </w:p>
          <w:p w14:paraId="16B34CFD" w14:textId="77777777" w:rsidR="000876E3" w:rsidRPr="0037626C" w:rsidRDefault="000876E3" w:rsidP="001F179A">
            <w:pPr>
              <w:pStyle w:val="StyleTableText8pt"/>
            </w:pPr>
            <w:r w:rsidRPr="0037626C">
              <w:rPr>
                <w:i/>
              </w:rPr>
              <w:t>Example:</w:t>
            </w:r>
          </w:p>
          <w:p w14:paraId="16B34CFE"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 xml:space="preserve">&lt;BasicPropertyInfo </w:t>
            </w:r>
            <w:r w:rsidRPr="0037626C">
              <w:rPr>
                <w:rFonts w:ascii="Arial" w:hAnsi="Arial" w:cs="Arial"/>
                <w:b/>
                <w:sz w:val="16"/>
                <w:szCs w:val="16"/>
              </w:rPr>
              <w:t>ChainCode="XX"</w:t>
            </w:r>
            <w:r w:rsidRPr="0037626C">
              <w:rPr>
                <w:rFonts w:ascii="Arial" w:hAnsi="Arial" w:cs="Arial"/>
                <w:sz w:val="16"/>
                <w:szCs w:val="16"/>
              </w:rPr>
              <w:t xml:space="preserve"> HotelCityCode="LBA"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CFF"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00" w14:textId="77777777" w:rsidR="000876E3" w:rsidRPr="0037626C" w:rsidRDefault="000876E3" w:rsidP="00A6797F">
            <w:pPr>
              <w:spacing w:after="0" w:line="240" w:lineRule="auto"/>
              <w:rPr>
                <w:rFonts w:ascii="Arial" w:hAnsi="Arial" w:cs="Arial"/>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01" w14:textId="77777777" w:rsidR="000876E3" w:rsidRPr="0037626C" w:rsidRDefault="000876E3" w:rsidP="001F179A">
            <w:pPr>
              <w:pStyle w:val="StyleArial8ptBefore3ptAfter3ptLinespacingsing"/>
            </w:pPr>
            <w:r w:rsidRPr="0037626C">
              <w:t>Chain Code</w:t>
            </w:r>
          </w:p>
          <w:p w14:paraId="16B34D02" w14:textId="77777777" w:rsidR="000876E3" w:rsidRPr="0037626C" w:rsidRDefault="000876E3" w:rsidP="00CA7F1D">
            <w:pPr>
              <w:pStyle w:val="StyleArial8ptBefore3ptAfter3ptLinespacingsing"/>
            </w:pPr>
            <w:r w:rsidRPr="0037626C">
              <w:t xml:space="preserve">GDS = 3 </w:t>
            </w:r>
          </w:p>
        </w:tc>
      </w:tr>
      <w:tr w:rsidR="000876E3" w:rsidRPr="001A3862" w14:paraId="16B34D0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D04" w14:textId="77777777" w:rsidR="000876E3" w:rsidRPr="0037626C" w:rsidRDefault="000876E3" w:rsidP="00A6797F">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D05" w14:textId="77777777" w:rsidR="000876E3" w:rsidRPr="0037626C" w:rsidRDefault="000876E3" w:rsidP="001F179A">
            <w:pPr>
              <w:pStyle w:val="StyleArial8ptAfter0ptLinespacingsingle"/>
            </w:pPr>
            <w:r w:rsidRPr="0037626C">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06" w14:textId="77777777" w:rsidR="000876E3" w:rsidRPr="0037626C" w:rsidRDefault="000876E3" w:rsidP="001A3862">
            <w:pPr>
              <w:spacing w:after="0" w:line="240" w:lineRule="auto"/>
              <w:rPr>
                <w:rFonts w:ascii="Arial" w:hAnsi="Arial" w:cs="Arial"/>
                <w:strike/>
                <w:sz w:val="16"/>
                <w:szCs w:val="16"/>
              </w:rPr>
            </w:pPr>
            <w:r w:rsidRPr="0037626C">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D07" w14:textId="77777777" w:rsidR="000876E3" w:rsidRPr="0037626C" w:rsidRDefault="000876E3" w:rsidP="001F179A">
            <w:pPr>
              <w:pStyle w:val="StyleArial8ptAfter0ptLinespacingsingle"/>
            </w:pPr>
            <w:r w:rsidRPr="0037626C">
              <w:t>StringLength1to16</w:t>
            </w:r>
          </w:p>
          <w:p w14:paraId="16B34D08" w14:textId="77777777" w:rsidR="000876E3" w:rsidRPr="0037626C" w:rsidRDefault="000876E3" w:rsidP="001F179A">
            <w:pPr>
              <w:pStyle w:val="StyleTableText8pt"/>
            </w:pPr>
            <w:r w:rsidRPr="0037626C">
              <w:rPr>
                <w:i/>
              </w:rPr>
              <w:t>Example:</w:t>
            </w:r>
          </w:p>
          <w:p w14:paraId="16B34D09"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 xml:space="preserve">&lt;BasicPropertyInfo ChainCode="XX" HotelCityCode="LBA" </w:t>
            </w:r>
            <w:r w:rsidRPr="0037626C">
              <w:rPr>
                <w:rFonts w:ascii="Arial" w:hAnsi="Arial" w:cs="Arial"/>
                <w:b/>
                <w:sz w:val="16"/>
                <w:szCs w:val="16"/>
              </w:rPr>
              <w:t>HotelCode="MTLBA"</w:t>
            </w:r>
            <w:r w:rsidRPr="0037626C">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0A"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0B" w14:textId="77777777" w:rsidR="000876E3" w:rsidRPr="0037626C" w:rsidRDefault="000876E3" w:rsidP="00F74861">
            <w:pPr>
              <w:pStyle w:val="StyleTableText6ptAfterbefore"/>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0C" w14:textId="77777777" w:rsidR="000876E3" w:rsidRPr="0037626C" w:rsidRDefault="000876E3" w:rsidP="001F179A">
            <w:pPr>
              <w:pStyle w:val="StyleArial8ptBefore3ptAfter3ptLinespacingsing"/>
            </w:pPr>
            <w:r w:rsidRPr="0037626C">
              <w:t>Hotel Code/Property Number</w:t>
            </w:r>
          </w:p>
          <w:p w14:paraId="16B34D0D" w14:textId="77777777" w:rsidR="000876E3" w:rsidRPr="0037626C" w:rsidRDefault="000876E3" w:rsidP="00CA7F1D">
            <w:pPr>
              <w:pStyle w:val="StyleArial8ptBefore3ptAfter3ptLinespacingsing"/>
            </w:pPr>
            <w:r w:rsidRPr="0037626C">
              <w:t>GDS = 5</w:t>
            </w:r>
          </w:p>
        </w:tc>
      </w:tr>
      <w:tr w:rsidR="000876E3" w:rsidRPr="0037626C" w14:paraId="16B34D1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D0F" w14:textId="77777777" w:rsidR="000876E3" w:rsidRPr="001A3862" w:rsidRDefault="000876E3" w:rsidP="00A6797F">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D10" w14:textId="77777777" w:rsidR="000876E3" w:rsidRPr="0037626C" w:rsidRDefault="000876E3" w:rsidP="001F179A">
            <w:pPr>
              <w:pStyle w:val="StyleArial8ptAfter0ptLinespacingsingle"/>
            </w:pPr>
            <w:r w:rsidRPr="0037626C">
              <w:t>@HotelCityCode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11" w14:textId="77777777" w:rsidR="000876E3" w:rsidRPr="0037626C" w:rsidRDefault="000876E3" w:rsidP="001F179A">
            <w:pPr>
              <w:pStyle w:val="StyleArial8ptAfter0ptLinespacingsingle"/>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D12" w14:textId="77777777" w:rsidR="000876E3" w:rsidRPr="0037626C" w:rsidRDefault="000876E3" w:rsidP="001F179A">
            <w:pPr>
              <w:pStyle w:val="StyleArial8ptAfter0ptLinespacingsingle"/>
            </w:pPr>
            <w:r w:rsidRPr="0037626C">
              <w:t>StringLength1to8</w:t>
            </w:r>
          </w:p>
          <w:p w14:paraId="16B34D13" w14:textId="77777777" w:rsidR="000876E3" w:rsidRPr="0037626C" w:rsidRDefault="000876E3" w:rsidP="001F179A">
            <w:pPr>
              <w:pStyle w:val="StyleTableText8pt"/>
            </w:pPr>
            <w:r w:rsidRPr="0037626C">
              <w:rPr>
                <w:i/>
              </w:rPr>
              <w:t>Example:</w:t>
            </w:r>
          </w:p>
          <w:p w14:paraId="16B34D14"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 xml:space="preserve">&lt;BasicPropertyInfo ChainCode="XX" </w:t>
            </w:r>
            <w:r w:rsidRPr="0037626C">
              <w:rPr>
                <w:rFonts w:ascii="Arial" w:hAnsi="Arial" w:cs="Arial"/>
                <w:b/>
                <w:sz w:val="16"/>
                <w:szCs w:val="16"/>
              </w:rPr>
              <w:t>HotelCityCode="LBA"</w:t>
            </w:r>
            <w:r w:rsidRPr="0037626C">
              <w:rPr>
                <w:rFonts w:ascii="Arial" w:hAnsi="Arial" w:cs="Arial"/>
                <w:sz w:val="16"/>
                <w:szCs w:val="16"/>
              </w:rPr>
              <w:t xml:space="preserve">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15"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16" w14:textId="77777777" w:rsidR="000876E3" w:rsidRPr="0037626C" w:rsidRDefault="000876E3" w:rsidP="00A6797F">
            <w:pPr>
              <w:spacing w:after="0" w:line="240" w:lineRule="auto"/>
              <w:rPr>
                <w:rFonts w:ascii="Arial" w:hAnsi="Arial" w:cs="Arial"/>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17" w14:textId="77777777" w:rsidR="000876E3" w:rsidRPr="0037626C" w:rsidRDefault="000876E3" w:rsidP="00CA7F1D">
            <w:pPr>
              <w:pStyle w:val="StyleArial8ptBefore3ptAfter3ptLinespacingsing"/>
            </w:pPr>
            <w:r w:rsidRPr="0037626C">
              <w:t>Hotel City</w:t>
            </w:r>
          </w:p>
        </w:tc>
      </w:tr>
      <w:tr w:rsidR="000876E3" w:rsidRPr="00F860DF" w14:paraId="16B34D2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D19" w14:textId="77777777" w:rsidR="000876E3" w:rsidRPr="0037626C" w:rsidRDefault="000876E3" w:rsidP="00A6797F">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D1A" w14:textId="77777777" w:rsidR="000876E3" w:rsidRPr="0037626C" w:rsidRDefault="000876E3" w:rsidP="001F179A">
            <w:pPr>
              <w:pStyle w:val="StyleArial8ptAfter0ptLinespacingsingle"/>
            </w:pPr>
            <w:r w:rsidRPr="0037626C">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1B"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D1C" w14:textId="77777777" w:rsidR="000876E3" w:rsidRPr="0037626C" w:rsidRDefault="000876E3" w:rsidP="001F179A">
            <w:pPr>
              <w:pStyle w:val="StyleArial8ptAfter0ptLinespacingsingle"/>
            </w:pPr>
            <w:r w:rsidRPr="0037626C">
              <w:t>StringLength1to32</w:t>
            </w:r>
          </w:p>
          <w:p w14:paraId="16B34D1D" w14:textId="77777777" w:rsidR="000876E3" w:rsidRPr="0037626C" w:rsidRDefault="000876E3" w:rsidP="001F179A">
            <w:pPr>
              <w:pStyle w:val="StyleTableText8pt"/>
            </w:pPr>
            <w:r w:rsidRPr="0037626C">
              <w:rPr>
                <w:i/>
              </w:rPr>
              <w:t>Example:</w:t>
            </w:r>
          </w:p>
          <w:p w14:paraId="16B34D1E"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 xml:space="preserve">&lt;BasicPropertyInfo ChainCode="XX" HotelCityCode="LBA" HotelCode="MTLBA" </w:t>
            </w:r>
            <w:r w:rsidRPr="0037626C">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1F"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20" w14:textId="77777777" w:rsidR="000876E3" w:rsidRPr="0037626C" w:rsidRDefault="000876E3" w:rsidP="001F179A">
            <w:pPr>
              <w:pStyle w:val="StyleTableText8pt"/>
            </w:pPr>
            <w:r w:rsidRPr="0037626C">
              <w:rPr>
                <w:i/>
              </w:rPr>
              <w:t>Valid values</w:t>
            </w:r>
            <w:r w:rsidRPr="0037626C">
              <w:t>:</w:t>
            </w:r>
          </w:p>
          <w:p w14:paraId="16B34D21" w14:textId="77777777" w:rsidR="000876E3" w:rsidRPr="00F07EAE" w:rsidRDefault="000876E3" w:rsidP="00353ACC">
            <w:pPr>
              <w:pStyle w:val="StyleTableText6ptAfterbefore"/>
              <w:numPr>
                <w:ilvl w:val="0"/>
                <w:numId w:val="15"/>
              </w:numPr>
              <w:ind w:left="252" w:hanging="252"/>
            </w:pPr>
            <w:r w:rsidRPr="00F07EAE">
              <w:t xml:space="preserve">1V </w:t>
            </w:r>
            <w:r>
              <w:t>=</w:t>
            </w:r>
            <w:r w:rsidRPr="00F07EAE">
              <w:t xml:space="preserve"> Apollo</w:t>
            </w:r>
            <w:r w:rsidRPr="0037626C">
              <w:sym w:font="Symbol" w:char="F0E2"/>
            </w:r>
            <w:r w:rsidRPr="00F07EAE">
              <w:t xml:space="preserve"> GDS</w:t>
            </w:r>
          </w:p>
          <w:p w14:paraId="16B34D22" w14:textId="77777777" w:rsidR="000876E3" w:rsidRDefault="000876E3" w:rsidP="00353ACC">
            <w:pPr>
              <w:pStyle w:val="StyleTableText6ptAfterbefore"/>
              <w:numPr>
                <w:ilvl w:val="0"/>
                <w:numId w:val="15"/>
              </w:numPr>
              <w:ind w:left="252" w:hanging="252"/>
            </w:pPr>
            <w:r w:rsidRPr="0037626C">
              <w:t xml:space="preserve">1G </w:t>
            </w:r>
            <w:r>
              <w:t>=</w:t>
            </w:r>
            <w:r w:rsidRPr="0037626C">
              <w:t xml:space="preserve"> Galileo</w:t>
            </w:r>
            <w:r w:rsidRPr="0037626C">
              <w:sym w:font="Symbol" w:char="F0E2"/>
            </w:r>
            <w:r w:rsidRPr="0037626C">
              <w:t xml:space="preserve"> GDS</w:t>
            </w:r>
          </w:p>
          <w:p w14:paraId="16B34D23" w14:textId="77777777" w:rsidR="000876E3" w:rsidRPr="0037626C" w:rsidRDefault="000876E3" w:rsidP="00353ACC">
            <w:pPr>
              <w:pStyle w:val="StyleTableText6ptAfterbefore"/>
              <w:numPr>
                <w:ilvl w:val="0"/>
                <w:numId w:val="15"/>
              </w:numPr>
              <w:ind w:left="252" w:hanging="252"/>
            </w:pPr>
            <w:r w:rsidRPr="0037626C">
              <w:t xml:space="preserve">1P </w:t>
            </w:r>
            <w:r>
              <w:t>=</w:t>
            </w:r>
            <w:r w:rsidRPr="0037626C">
              <w:t xml:space="preserve"> Worldspan</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24" w14:textId="77777777" w:rsidR="000876E3" w:rsidRPr="00A572F2" w:rsidRDefault="000876E3" w:rsidP="00CA7F1D">
            <w:pPr>
              <w:pStyle w:val="StyleTableText6ptAfterbefore"/>
              <w:rPr>
                <w:rFonts w:cs="Arial"/>
                <w:szCs w:val="16"/>
              </w:rPr>
            </w:pPr>
            <w:r w:rsidRPr="0037626C">
              <w:t>GDS Identifier</w:t>
            </w:r>
          </w:p>
        </w:tc>
      </w:tr>
      <w:tr w:rsidR="000876E3" w:rsidRPr="00370B6A" w14:paraId="16B34D2C"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D26" w14:textId="77777777" w:rsidR="000876E3" w:rsidRPr="00370B6A" w:rsidRDefault="000876E3"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27" w14:textId="77777777" w:rsidR="000876E3" w:rsidRPr="00370B6A" w:rsidRDefault="000876E3" w:rsidP="00370B6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D28" w14:textId="77777777" w:rsidR="000876E3" w:rsidRPr="00370B6A" w:rsidRDefault="000876E3" w:rsidP="00370B6A">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29" w14:textId="77777777" w:rsidR="000876E3" w:rsidRPr="00370B6A" w:rsidRDefault="000876E3" w:rsidP="00370B6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2A" w14:textId="77777777" w:rsidR="000876E3" w:rsidRPr="00370B6A" w:rsidRDefault="000876E3" w:rsidP="00370B6A">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2B" w14:textId="77777777" w:rsidR="000876E3" w:rsidRPr="00370B6A" w:rsidRDefault="000876E3" w:rsidP="00370B6A">
            <w:pPr>
              <w:spacing w:after="0" w:line="360" w:lineRule="auto"/>
              <w:rPr>
                <w:rFonts w:ascii="Arial" w:hAnsi="Arial" w:cs="Arial"/>
                <w:b/>
                <w:sz w:val="16"/>
                <w:szCs w:val="16"/>
              </w:rPr>
            </w:pPr>
          </w:p>
        </w:tc>
      </w:tr>
      <w:tr w:rsidR="000876E3" w:rsidRPr="00370B6A" w14:paraId="16B34D4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D2D" w14:textId="77777777" w:rsidR="000876E3" w:rsidRPr="00160E8C" w:rsidRDefault="000876E3" w:rsidP="001F179A">
            <w:pPr>
              <w:pStyle w:val="StyleArial8ptBoldAfter0ptLinespacing15lines"/>
            </w:pPr>
            <w:r w:rsidRPr="00160E8C">
              <w:t>1</w:t>
            </w:r>
          </w:p>
          <w:p w14:paraId="16B34D2E" w14:textId="77777777" w:rsidR="000876E3" w:rsidRPr="00160E8C" w:rsidRDefault="000876E3" w:rsidP="001F179A">
            <w:pPr>
              <w:pStyle w:val="StyleArial8ptBoldAfter0ptLinespacing15lines"/>
            </w:pPr>
            <w:r w:rsidRPr="00160E8C">
              <w:t>2</w:t>
            </w:r>
          </w:p>
          <w:p w14:paraId="16B34D2F" w14:textId="77777777" w:rsidR="000876E3" w:rsidRPr="00160E8C" w:rsidRDefault="000876E3" w:rsidP="001F179A">
            <w:pPr>
              <w:pStyle w:val="StyleArial8ptBoldAfter0ptLinespacing15lines"/>
            </w:pPr>
            <w:r w:rsidRPr="00160E8C">
              <w:t>3</w:t>
            </w:r>
          </w:p>
          <w:p w14:paraId="16B34D30" w14:textId="77777777" w:rsidR="000876E3" w:rsidRPr="00160E8C" w:rsidRDefault="000876E3" w:rsidP="001F179A">
            <w:pPr>
              <w:pStyle w:val="StyleArial8ptBoldAfter0ptLinespacing15lines"/>
            </w:pPr>
            <w:r w:rsidRPr="00160E8C">
              <w:t>4</w:t>
            </w:r>
          </w:p>
          <w:p w14:paraId="16B34D31" w14:textId="77777777" w:rsidR="000876E3" w:rsidRPr="00160E8C" w:rsidRDefault="000876E3" w:rsidP="001F179A">
            <w:pPr>
              <w:pStyle w:val="StyleArial8ptBoldAfter0ptLinespacing15lines"/>
            </w:pPr>
            <w:r w:rsidRPr="00160E8C">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D32" w14:textId="77777777" w:rsidR="000876E3" w:rsidRPr="00160E8C" w:rsidRDefault="000876E3" w:rsidP="001F179A">
            <w:pPr>
              <w:pStyle w:val="StyleArial8ptBoldAfter0ptLinespacing15lines"/>
            </w:pPr>
            <w:r w:rsidRPr="00160E8C">
              <w:t>HotelResModifies</w:t>
            </w:r>
          </w:p>
          <w:p w14:paraId="16B34D33" w14:textId="77777777" w:rsidR="000876E3" w:rsidRPr="00160E8C" w:rsidRDefault="000876E3" w:rsidP="001F179A">
            <w:pPr>
              <w:pStyle w:val="StyleArial8ptBoldAfter0ptLinespacing15lines"/>
            </w:pPr>
            <w:r w:rsidRPr="00160E8C">
              <w:t>HotelResModify</w:t>
            </w:r>
          </w:p>
          <w:p w14:paraId="16B34D34" w14:textId="77777777" w:rsidR="000876E3" w:rsidRPr="00160E8C" w:rsidRDefault="000876E3" w:rsidP="001F179A">
            <w:pPr>
              <w:pStyle w:val="StyleArial8ptBoldAfter0ptLinespacing15lines"/>
            </w:pPr>
            <w:r w:rsidRPr="00160E8C">
              <w:t>ResGlobalInfo</w:t>
            </w:r>
          </w:p>
          <w:p w14:paraId="16B34D35" w14:textId="77777777" w:rsidR="000876E3" w:rsidRPr="00160E8C" w:rsidRDefault="000876E3" w:rsidP="001F179A">
            <w:pPr>
              <w:pStyle w:val="StyleArial8ptBoldAfter0ptLinespacing15lines"/>
            </w:pPr>
            <w:r w:rsidRPr="00160E8C">
              <w:t>HotelReservationIDs</w:t>
            </w:r>
          </w:p>
          <w:p w14:paraId="16B34D36" w14:textId="77777777" w:rsidR="000876E3" w:rsidRPr="00160E8C" w:rsidRDefault="000876E3" w:rsidP="001F179A">
            <w:pPr>
              <w:pStyle w:val="StyleArial8ptBoldAfter0ptLinespacing15lines"/>
            </w:pPr>
            <w:r w:rsidRPr="00160E8C">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D37" w14:textId="77777777" w:rsidR="000876E3" w:rsidRPr="00160E8C" w:rsidRDefault="000876E3" w:rsidP="002E76B2">
            <w:pPr>
              <w:pStyle w:val="StyleArial8ptBoldAfter0ptLinespacing15lines"/>
              <w:rPr>
                <w:strike/>
              </w:rPr>
            </w:pPr>
            <w:r w:rsidRPr="00160E8C">
              <w:t>M</w:t>
            </w:r>
          </w:p>
          <w:p w14:paraId="16B34D38" w14:textId="77777777" w:rsidR="000876E3" w:rsidRPr="00160E8C" w:rsidRDefault="000876E3" w:rsidP="001F179A">
            <w:pPr>
              <w:pStyle w:val="StyleArial8ptBoldAfter0ptLinespacing15lines"/>
            </w:pPr>
            <w:r w:rsidRPr="00160E8C">
              <w:t>M</w:t>
            </w:r>
          </w:p>
          <w:p w14:paraId="16B34D39" w14:textId="77777777" w:rsidR="000876E3" w:rsidRPr="00160E8C" w:rsidRDefault="000876E3" w:rsidP="002E76B2">
            <w:pPr>
              <w:pStyle w:val="StyleArial8ptBoldAfter0ptLinespacing15lines"/>
              <w:rPr>
                <w:strike/>
              </w:rPr>
            </w:pPr>
            <w:r w:rsidRPr="00160E8C">
              <w:t>M</w:t>
            </w:r>
          </w:p>
          <w:p w14:paraId="16B34D3A" w14:textId="77777777" w:rsidR="000876E3" w:rsidRPr="00160E8C" w:rsidRDefault="000876E3" w:rsidP="001F179A">
            <w:pPr>
              <w:pStyle w:val="StyleArial8ptBoldAfter0ptLinespacing15lines"/>
            </w:pPr>
            <w:r w:rsidRPr="00160E8C">
              <w:t>M</w:t>
            </w:r>
          </w:p>
          <w:p w14:paraId="16B34D3B" w14:textId="77777777" w:rsidR="000876E3" w:rsidRPr="00160E8C" w:rsidRDefault="000876E3" w:rsidP="001F179A">
            <w:pPr>
              <w:pStyle w:val="StyleArial8ptBoldAfter0ptLinespacing15lines"/>
            </w:pPr>
            <w:r w:rsidRPr="00160E8C">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D3C" w14:textId="77777777" w:rsidR="000876E3" w:rsidRPr="00160E8C" w:rsidRDefault="000876E3" w:rsidP="009751C2">
            <w:pPr>
              <w:pStyle w:val="StyleArial8ptAfter0ptLinespacingsingle"/>
              <w:spacing w:line="276" w:lineRule="auto"/>
              <w:rPr>
                <w:rFonts w:cs="Arial"/>
                <w:b/>
                <w:szCs w:val="16"/>
              </w:rPr>
            </w:pPr>
            <w:r w:rsidRPr="00160E8C">
              <w:rPr>
                <w:b/>
              </w:rPr>
              <w:t>GDS Note:</w:t>
            </w:r>
            <w:r w:rsidRPr="00160E8C">
              <w:t xml:space="preserve">  One occurrence of Confirmation Number (@Type=”14”) will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D3D" w14:textId="77777777" w:rsidR="000876E3" w:rsidRPr="00160E8C" w:rsidRDefault="000876E3" w:rsidP="00B12CDA">
            <w:pPr>
              <w:spacing w:after="0" w:line="360" w:lineRule="auto"/>
              <w:jc w:val="center"/>
              <w:rPr>
                <w:rFonts w:ascii="Arial" w:hAnsi="Arial" w:cs="Arial"/>
                <w:b/>
                <w:sz w:val="16"/>
                <w:szCs w:val="16"/>
              </w:rPr>
            </w:pPr>
            <w:r w:rsidRPr="00160E8C">
              <w:rPr>
                <w:rFonts w:ascii="Arial" w:hAnsi="Arial" w:cs="Arial"/>
                <w:b/>
                <w:sz w:val="16"/>
                <w:szCs w:val="16"/>
              </w:rPr>
              <w:t>GDS</w:t>
            </w:r>
          </w:p>
          <w:p w14:paraId="16B34D3E" w14:textId="77777777" w:rsidR="000876E3" w:rsidRPr="0095188F" w:rsidRDefault="000876E3" w:rsidP="00B12CDA">
            <w:pPr>
              <w:spacing w:after="0" w:line="360" w:lineRule="auto"/>
              <w:jc w:val="center"/>
              <w:rPr>
                <w:rFonts w:ascii="Arial" w:hAnsi="Arial" w:cs="Arial"/>
                <w:b/>
                <w:sz w:val="16"/>
                <w:szCs w:val="16"/>
              </w:rPr>
            </w:pPr>
            <w:r w:rsidRPr="00160E8C">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D3F" w14:textId="77777777" w:rsidR="000876E3" w:rsidRPr="00370B6A" w:rsidRDefault="000876E3" w:rsidP="00370B6A">
            <w:pPr>
              <w:spacing w:after="0" w:line="360" w:lineRule="auto"/>
              <w:rPr>
                <w:rFonts w:ascii="Arial" w:hAnsi="Arial" w:cs="Arial"/>
                <w:b/>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F2F2F2"/>
          </w:tcPr>
          <w:p w14:paraId="16B34D40" w14:textId="77777777" w:rsidR="000876E3" w:rsidRPr="00370B6A" w:rsidRDefault="000876E3" w:rsidP="00370B6A">
            <w:pPr>
              <w:spacing w:after="0" w:line="360" w:lineRule="auto"/>
              <w:rPr>
                <w:rFonts w:ascii="Arial" w:hAnsi="Arial" w:cs="Arial"/>
                <w:b/>
                <w:sz w:val="16"/>
                <w:szCs w:val="16"/>
              </w:rPr>
            </w:pPr>
          </w:p>
        </w:tc>
      </w:tr>
      <w:tr w:rsidR="000876E3" w:rsidRPr="0037626C" w14:paraId="16B34D5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D42" w14:textId="77777777" w:rsidR="000876E3" w:rsidRPr="003152CE" w:rsidRDefault="000876E3" w:rsidP="00370B6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D43" w14:textId="77777777" w:rsidR="000876E3" w:rsidRPr="00160E8C" w:rsidRDefault="000876E3" w:rsidP="001F179A">
            <w:pPr>
              <w:pStyle w:val="StyleArial8ptAfter0ptLinespacingsingle"/>
            </w:pPr>
            <w:r w:rsidRPr="00160E8C">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44" w14:textId="77777777" w:rsidR="000876E3" w:rsidRPr="00160E8C" w:rsidRDefault="000876E3" w:rsidP="001F179A">
            <w:pPr>
              <w:pStyle w:val="StyleArial8ptAfter0ptLinespacingsingle"/>
            </w:pPr>
            <w:r w:rsidRPr="00160E8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D45" w14:textId="77777777" w:rsidR="000876E3" w:rsidRPr="00160E8C" w:rsidRDefault="000876E3" w:rsidP="001F179A">
            <w:pPr>
              <w:pStyle w:val="StyleArial8ptAfter0ptLinespacingsingle"/>
            </w:pPr>
            <w:r w:rsidRPr="00160E8C">
              <w:t>OTA_CodeType</w:t>
            </w:r>
          </w:p>
          <w:p w14:paraId="16B34D46" w14:textId="77777777" w:rsidR="000876E3" w:rsidRPr="00160E8C" w:rsidRDefault="000876E3" w:rsidP="001F179A">
            <w:pPr>
              <w:pStyle w:val="StyleTableText8pt"/>
            </w:pPr>
            <w:r w:rsidRPr="00160E8C">
              <w:rPr>
                <w:i/>
              </w:rPr>
              <w:t>Example – Confirmation Number:</w:t>
            </w:r>
          </w:p>
          <w:p w14:paraId="16B34D47" w14:textId="77777777" w:rsidR="000876E3" w:rsidRPr="00160E8C" w:rsidRDefault="000876E3" w:rsidP="001F179A">
            <w:pPr>
              <w:pStyle w:val="StyleArial8ptAfter0ptLinespacingsingle"/>
            </w:pPr>
            <w:r w:rsidRPr="00160E8C">
              <w:t>&lt;HotelReservationID</w:t>
            </w:r>
          </w:p>
          <w:p w14:paraId="16B34D48" w14:textId="77777777" w:rsidR="000876E3" w:rsidRPr="00160E8C" w:rsidRDefault="000876E3" w:rsidP="00A6797F">
            <w:pPr>
              <w:spacing w:after="0" w:line="240" w:lineRule="auto"/>
              <w:rPr>
                <w:rFonts w:ascii="Arial" w:hAnsi="Arial" w:cs="Arial"/>
                <w:sz w:val="16"/>
                <w:szCs w:val="16"/>
              </w:rPr>
            </w:pPr>
            <w:r w:rsidRPr="00160E8C">
              <w:rPr>
                <w:rFonts w:ascii="Arial" w:hAnsi="Arial" w:cs="Arial"/>
                <w:b/>
                <w:sz w:val="16"/>
                <w:szCs w:val="16"/>
              </w:rPr>
              <w:t>ResID_Type=”14”</w:t>
            </w:r>
            <w:r w:rsidRPr="00160E8C">
              <w:rPr>
                <w:rFonts w:ascii="Arial" w:hAnsi="Arial" w:cs="Arial"/>
                <w:sz w:val="16"/>
                <w:szCs w:val="16"/>
              </w:rPr>
              <w:t xml:space="preserve"> ResID_Value=”1234567890”</w:t>
            </w:r>
          </w:p>
          <w:p w14:paraId="16B34D49" w14:textId="77777777" w:rsidR="000876E3" w:rsidRPr="00160E8C" w:rsidRDefault="000876E3" w:rsidP="001F179A">
            <w:pPr>
              <w:pStyle w:val="StyleArial8ptAfter0ptLinespacingsingle"/>
            </w:pPr>
            <w:r w:rsidRPr="00160E8C">
              <w:t>ResIDSource_Context=”XX”/&gt;</w:t>
            </w:r>
          </w:p>
          <w:p w14:paraId="16B34D4A" w14:textId="77777777" w:rsidR="000876E3" w:rsidRPr="00160E8C" w:rsidRDefault="000876E3" w:rsidP="001F179A">
            <w:pPr>
              <w:pStyle w:val="StyleArial8ptAfter0ptLinespacingsingle"/>
            </w:pPr>
          </w:p>
          <w:p w14:paraId="16B34D4B" w14:textId="77777777" w:rsidR="000876E3" w:rsidRPr="00160E8C" w:rsidRDefault="000876E3" w:rsidP="001F179A">
            <w:pPr>
              <w:pStyle w:val="StyleTableText8pt"/>
            </w:pPr>
            <w:r w:rsidRPr="00160E8C">
              <w:rPr>
                <w:i/>
              </w:rPr>
              <w:t>Example – Booking Reference</w:t>
            </w:r>
          </w:p>
          <w:p w14:paraId="16B34D4C" w14:textId="77777777" w:rsidR="000876E3" w:rsidRPr="00160E8C" w:rsidRDefault="000876E3" w:rsidP="001F179A">
            <w:pPr>
              <w:pStyle w:val="StyleArial8ptAfter0ptLinespacingsingle"/>
            </w:pPr>
            <w:r w:rsidRPr="00160E8C">
              <w:t>&lt;HotelReservationID</w:t>
            </w:r>
          </w:p>
          <w:p w14:paraId="16B34D4D" w14:textId="77777777" w:rsidR="000876E3" w:rsidRPr="00160E8C" w:rsidRDefault="000876E3" w:rsidP="00A6797F">
            <w:pPr>
              <w:spacing w:after="0" w:line="240" w:lineRule="auto"/>
              <w:rPr>
                <w:rFonts w:ascii="Arial" w:hAnsi="Arial" w:cs="Arial"/>
                <w:sz w:val="16"/>
                <w:szCs w:val="16"/>
              </w:rPr>
            </w:pPr>
            <w:r w:rsidRPr="00160E8C">
              <w:rPr>
                <w:rFonts w:ascii="Arial" w:hAnsi="Arial" w:cs="Arial"/>
                <w:b/>
                <w:sz w:val="16"/>
                <w:szCs w:val="16"/>
              </w:rPr>
              <w:t>ResID_Type=</w:t>
            </w:r>
            <w:r w:rsidRPr="00160E8C">
              <w:rPr>
                <w:rFonts w:ascii="Arial" w:hAnsi="Arial" w:cs="Arial"/>
                <w:b/>
                <w:sz w:val="16"/>
                <w:szCs w:val="16"/>
                <w:lang w:val="en-AU"/>
              </w:rPr>
              <w:t>“18”</w:t>
            </w:r>
            <w:r w:rsidRPr="00160E8C">
              <w:rPr>
                <w:rFonts w:ascii="Arial" w:hAnsi="Arial" w:cs="Arial"/>
                <w:sz w:val="16"/>
                <w:szCs w:val="16"/>
              </w:rPr>
              <w:t xml:space="preserve"> ResID_Value=”1234567890”</w:t>
            </w:r>
          </w:p>
          <w:p w14:paraId="16B34D4E" w14:textId="77777777" w:rsidR="000876E3" w:rsidRPr="00160E8C" w:rsidRDefault="000876E3" w:rsidP="005F343E">
            <w:pPr>
              <w:pStyle w:val="StyleArial8ptAfter0ptLinespacingsingle"/>
            </w:pPr>
            <w:r w:rsidRPr="00160E8C">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4F" w14:textId="77777777" w:rsidR="000876E3" w:rsidRPr="00160E8C" w:rsidRDefault="000876E3" w:rsidP="001F179A">
            <w:pPr>
              <w:pStyle w:val="StyleArial8ptCenteredAfter0ptLinespacingsingle"/>
            </w:pPr>
            <w:r w:rsidRPr="00160E8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50" w14:textId="77777777" w:rsidR="000876E3" w:rsidRPr="00160E8C" w:rsidRDefault="000876E3" w:rsidP="001F179A">
            <w:pPr>
              <w:pStyle w:val="StyleTableText8pt"/>
            </w:pPr>
            <w:r w:rsidRPr="00160E8C">
              <w:t>OTA Code List – Unique ID (UID)</w:t>
            </w:r>
          </w:p>
          <w:p w14:paraId="16B34D51" w14:textId="77777777" w:rsidR="000876E3" w:rsidRPr="00160E8C" w:rsidRDefault="000876E3" w:rsidP="001F179A">
            <w:pPr>
              <w:pStyle w:val="StyleTableText8pt"/>
            </w:pPr>
            <w:r w:rsidRPr="00160E8C">
              <w:rPr>
                <w:i/>
              </w:rPr>
              <w:t>Valid values</w:t>
            </w:r>
            <w:r w:rsidRPr="00160E8C">
              <w:t>:</w:t>
            </w:r>
          </w:p>
          <w:p w14:paraId="16B34D52" w14:textId="77777777" w:rsidR="000876E3" w:rsidRPr="00160E8C" w:rsidRDefault="000876E3" w:rsidP="00353ACC">
            <w:pPr>
              <w:pStyle w:val="StyleTableText6ptAfterbefore"/>
              <w:numPr>
                <w:ilvl w:val="0"/>
                <w:numId w:val="15"/>
              </w:numPr>
              <w:ind w:left="252" w:hanging="252"/>
            </w:pPr>
            <w:r w:rsidRPr="00160E8C">
              <w:t>14 = Reservation (Confirmation Number)</w:t>
            </w:r>
          </w:p>
          <w:p w14:paraId="16B34D53" w14:textId="77777777" w:rsidR="000876E3" w:rsidRPr="00160E8C" w:rsidRDefault="000876E3" w:rsidP="00160E8C">
            <w:pPr>
              <w:pStyle w:val="StyleTableText6ptAfterbefore"/>
              <w:numPr>
                <w:ilvl w:val="0"/>
                <w:numId w:val="15"/>
              </w:numPr>
              <w:ind w:left="252" w:hanging="252"/>
            </w:pPr>
            <w:r w:rsidRPr="00160E8C">
              <w:rPr>
                <w:rFonts w:cs="Arial"/>
                <w:szCs w:val="16"/>
              </w:rPr>
              <w:t xml:space="preserve">“18” </w:t>
            </w:r>
            <w:r w:rsidRPr="00160E8C">
              <w:t xml:space="preserve"> = Other</w:t>
            </w:r>
            <w:r w:rsidRPr="00160E8C">
              <w:br/>
              <w:t>(Booking Reference ID)</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54" w14:textId="77777777" w:rsidR="000876E3" w:rsidRPr="0037626C" w:rsidRDefault="000876E3" w:rsidP="00A6797F">
            <w:pPr>
              <w:spacing w:after="0" w:line="240" w:lineRule="auto"/>
              <w:rPr>
                <w:rFonts w:ascii="Arial" w:hAnsi="Arial" w:cs="Arial"/>
                <w:sz w:val="16"/>
                <w:szCs w:val="16"/>
              </w:rPr>
            </w:pPr>
          </w:p>
        </w:tc>
      </w:tr>
      <w:tr w:rsidR="000876E3" w:rsidRPr="00D80A94" w14:paraId="16B34D67" w14:textId="77777777" w:rsidTr="000876E3">
        <w:trPr>
          <w:cantSplit/>
          <w:trHeight w:val="1313"/>
        </w:trPr>
        <w:tc>
          <w:tcPr>
            <w:tcW w:w="450" w:type="dxa"/>
            <w:vMerge w:val="restart"/>
            <w:tcBorders>
              <w:top w:val="single" w:sz="4" w:space="0" w:color="C0C0C0"/>
              <w:left w:val="single" w:sz="4" w:space="0" w:color="C0C0C0"/>
              <w:right w:val="single" w:sz="4" w:space="0" w:color="C0C0C0"/>
            </w:tcBorders>
            <w:shd w:val="clear" w:color="auto" w:fill="auto"/>
          </w:tcPr>
          <w:p w14:paraId="16B34D56" w14:textId="77777777" w:rsidR="000876E3" w:rsidRPr="0037626C" w:rsidRDefault="000876E3" w:rsidP="00A6797F">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D57" w14:textId="77777777" w:rsidR="000876E3" w:rsidRPr="0037626C" w:rsidRDefault="000876E3" w:rsidP="001F179A">
            <w:pPr>
              <w:pStyle w:val="StyleArial8ptAfter0ptLinespacingsingle"/>
            </w:pPr>
            <w:r w:rsidRPr="0037626C">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16B34D58" w14:textId="77777777" w:rsidR="000876E3" w:rsidRPr="0037626C" w:rsidRDefault="000876E3" w:rsidP="001F179A">
            <w:pPr>
              <w:pStyle w:val="StyleArial8ptAfter0ptLinespacingsingle"/>
            </w:pPr>
            <w:r w:rsidRPr="0037626C">
              <w:t>M</w:t>
            </w:r>
          </w:p>
        </w:tc>
        <w:tc>
          <w:tcPr>
            <w:tcW w:w="2610" w:type="dxa"/>
            <w:vMerge w:val="restart"/>
            <w:tcBorders>
              <w:top w:val="single" w:sz="4" w:space="0" w:color="C0C0C0"/>
              <w:left w:val="single" w:sz="4" w:space="0" w:color="C0C0C0"/>
              <w:right w:val="single" w:sz="4" w:space="0" w:color="C0C0C0"/>
            </w:tcBorders>
            <w:shd w:val="clear" w:color="auto" w:fill="auto"/>
          </w:tcPr>
          <w:p w14:paraId="16B34D59" w14:textId="77777777" w:rsidR="000876E3" w:rsidRPr="00A52F22" w:rsidRDefault="000876E3" w:rsidP="001F179A">
            <w:pPr>
              <w:pStyle w:val="StyleArial8ptAfter0ptLinespacingsingle"/>
            </w:pPr>
            <w:r w:rsidRPr="00A52F22">
              <w:t>StringLength1to64</w:t>
            </w:r>
          </w:p>
          <w:p w14:paraId="16B34D5A" w14:textId="77777777" w:rsidR="000876E3" w:rsidRPr="00A52F22" w:rsidRDefault="000876E3" w:rsidP="001F179A">
            <w:pPr>
              <w:pStyle w:val="StyleTableText8pt"/>
            </w:pPr>
            <w:r w:rsidRPr="00A52F22">
              <w:rPr>
                <w:i/>
              </w:rPr>
              <w:t>Example – Confirmation Number</w:t>
            </w:r>
          </w:p>
          <w:p w14:paraId="16B34D5B" w14:textId="77777777" w:rsidR="000876E3" w:rsidRPr="00A52F22" w:rsidRDefault="000876E3" w:rsidP="001F179A">
            <w:pPr>
              <w:pStyle w:val="StyleArial8ptAfter0ptLinespacingsingle"/>
            </w:pPr>
            <w:r w:rsidRPr="00A52F22">
              <w:t>&lt;HotelReservationID</w:t>
            </w:r>
          </w:p>
          <w:p w14:paraId="16B34D5C" w14:textId="77777777" w:rsidR="000876E3" w:rsidRPr="00A52F22" w:rsidRDefault="000876E3" w:rsidP="00D52E93">
            <w:pPr>
              <w:spacing w:before="120" w:after="120" w:line="240" w:lineRule="auto"/>
              <w:rPr>
                <w:rFonts w:ascii="Arial" w:hAnsi="Arial" w:cs="Arial"/>
                <w:sz w:val="16"/>
                <w:szCs w:val="16"/>
              </w:rPr>
            </w:pPr>
            <w:r>
              <w:rPr>
                <w:rFonts w:ascii="Arial" w:hAnsi="Arial" w:cs="Arial"/>
                <w:sz w:val="16"/>
                <w:szCs w:val="16"/>
              </w:rPr>
              <w:t>ResID_Type</w:t>
            </w:r>
            <w:r w:rsidRPr="00A52F22">
              <w:rPr>
                <w:rFonts w:ascii="Arial" w:hAnsi="Arial" w:cs="Arial"/>
                <w:sz w:val="16"/>
                <w:szCs w:val="16"/>
              </w:rPr>
              <w:t xml:space="preserve">=”14” </w:t>
            </w:r>
            <w:r>
              <w:rPr>
                <w:rFonts w:ascii="Arial" w:hAnsi="Arial" w:cs="Arial"/>
                <w:b/>
                <w:sz w:val="16"/>
                <w:szCs w:val="16"/>
              </w:rPr>
              <w:t>ResID_Value</w:t>
            </w:r>
            <w:r w:rsidRPr="00A52F22">
              <w:rPr>
                <w:rFonts w:ascii="Arial" w:hAnsi="Arial" w:cs="Arial"/>
                <w:b/>
                <w:sz w:val="16"/>
                <w:szCs w:val="16"/>
              </w:rPr>
              <w:t>=”1234567890</w:t>
            </w:r>
            <w:r w:rsidRPr="00A52F22">
              <w:rPr>
                <w:rFonts w:ascii="Arial" w:hAnsi="Arial" w:cs="Arial"/>
                <w:sz w:val="16"/>
                <w:szCs w:val="16"/>
              </w:rPr>
              <w:t>”</w:t>
            </w:r>
          </w:p>
          <w:p w14:paraId="16B34D5D" w14:textId="77777777" w:rsidR="000876E3" w:rsidRPr="00A52F22" w:rsidRDefault="000876E3" w:rsidP="001F179A">
            <w:pPr>
              <w:pStyle w:val="StyleArial8ptAfter0ptLinespacingsingle"/>
            </w:pPr>
            <w:r w:rsidRPr="00A52F22">
              <w:t>ResIDSource_Context=”XX”/&gt;</w:t>
            </w:r>
          </w:p>
          <w:p w14:paraId="16B34D5E" w14:textId="77777777" w:rsidR="000876E3" w:rsidRPr="00A52F22" w:rsidRDefault="000876E3" w:rsidP="001F179A">
            <w:pPr>
              <w:pStyle w:val="StyleArial8ptAfter0ptLinespacingsingle"/>
            </w:pPr>
          </w:p>
          <w:p w14:paraId="16B34D5F" w14:textId="77777777" w:rsidR="000876E3" w:rsidRPr="00A52F22" w:rsidRDefault="000876E3" w:rsidP="001F179A">
            <w:pPr>
              <w:pStyle w:val="StyleTableText8pt"/>
            </w:pPr>
            <w:r w:rsidRPr="00A52F22">
              <w:rPr>
                <w:i/>
              </w:rPr>
              <w:t>Example – Booking Reference</w:t>
            </w:r>
          </w:p>
          <w:p w14:paraId="16B34D60" w14:textId="77777777" w:rsidR="000876E3" w:rsidRPr="00A52F22" w:rsidRDefault="000876E3" w:rsidP="001F179A">
            <w:pPr>
              <w:pStyle w:val="StyleArial8ptAfter0ptLinespacingsingle"/>
            </w:pPr>
            <w:r w:rsidRPr="00A52F22">
              <w:t>&lt;HotelReservationID</w:t>
            </w:r>
          </w:p>
          <w:p w14:paraId="16B34D61" w14:textId="77777777" w:rsidR="000876E3" w:rsidRPr="00A52F22" w:rsidRDefault="000876E3" w:rsidP="00A6797F">
            <w:pPr>
              <w:spacing w:after="0" w:line="240" w:lineRule="auto"/>
              <w:rPr>
                <w:rFonts w:ascii="Arial" w:hAnsi="Arial" w:cs="Arial"/>
                <w:b/>
                <w:sz w:val="16"/>
                <w:szCs w:val="16"/>
              </w:rPr>
            </w:pPr>
            <w:r>
              <w:rPr>
                <w:rFonts w:ascii="Arial" w:hAnsi="Arial" w:cs="Arial"/>
                <w:sz w:val="16"/>
                <w:szCs w:val="16"/>
              </w:rPr>
              <w:t>ResID_Type</w:t>
            </w:r>
            <w:r w:rsidRPr="00A52F22">
              <w:rPr>
                <w:rFonts w:ascii="Arial" w:hAnsi="Arial" w:cs="Arial"/>
                <w:sz w:val="16"/>
                <w:szCs w:val="16"/>
              </w:rPr>
              <w:t>=</w:t>
            </w:r>
            <w:r w:rsidRPr="00A52F22">
              <w:rPr>
                <w:rFonts w:ascii="Arial" w:hAnsi="Arial" w:cs="Arial"/>
                <w:sz w:val="16"/>
                <w:szCs w:val="16"/>
                <w:lang w:val="en-AU"/>
              </w:rPr>
              <w:t>“18”</w:t>
            </w:r>
            <w:r w:rsidRPr="00A52F22">
              <w:rPr>
                <w:rFonts w:ascii="Arial" w:hAnsi="Arial" w:cs="Arial"/>
                <w:sz w:val="16"/>
                <w:szCs w:val="16"/>
              </w:rPr>
              <w:t xml:space="preserve"> </w:t>
            </w:r>
            <w:r>
              <w:rPr>
                <w:rFonts w:ascii="Arial" w:hAnsi="Arial" w:cs="Arial"/>
                <w:b/>
                <w:sz w:val="16"/>
                <w:szCs w:val="16"/>
              </w:rPr>
              <w:t>ResID_Value</w:t>
            </w:r>
            <w:r w:rsidRPr="00A52F22">
              <w:rPr>
                <w:rFonts w:ascii="Arial" w:hAnsi="Arial" w:cs="Arial"/>
                <w:b/>
                <w:sz w:val="16"/>
                <w:szCs w:val="16"/>
              </w:rPr>
              <w:t>=”1234567890”</w:t>
            </w:r>
          </w:p>
          <w:p w14:paraId="16B34D62" w14:textId="77777777" w:rsidR="000876E3" w:rsidRPr="00A52F22" w:rsidRDefault="000876E3" w:rsidP="00073DC3">
            <w:pPr>
              <w:pStyle w:val="StyleArial8ptAfter0ptLinespacingsingle"/>
            </w:pPr>
            <w:r w:rsidRPr="00A52F22">
              <w:t>ResID_Source=”1P”/&gt;</w:t>
            </w:r>
          </w:p>
        </w:tc>
        <w:tc>
          <w:tcPr>
            <w:tcW w:w="810" w:type="dxa"/>
            <w:vMerge w:val="restart"/>
            <w:tcBorders>
              <w:top w:val="single" w:sz="4" w:space="0" w:color="C0C0C0"/>
              <w:left w:val="single" w:sz="4" w:space="0" w:color="C0C0C0"/>
              <w:right w:val="single" w:sz="4" w:space="0" w:color="C0C0C0"/>
            </w:tcBorders>
            <w:shd w:val="clear" w:color="auto" w:fill="auto"/>
          </w:tcPr>
          <w:p w14:paraId="16B34D63" w14:textId="77777777" w:rsidR="000876E3" w:rsidRPr="0037626C" w:rsidRDefault="000876E3" w:rsidP="001F179A">
            <w:pPr>
              <w:pStyle w:val="StyleArial8ptCenteredAfter0ptLinespacingsingle"/>
            </w:pPr>
            <w:r w:rsidRPr="0037626C">
              <w:t>1</w:t>
            </w:r>
          </w:p>
        </w:tc>
        <w:tc>
          <w:tcPr>
            <w:tcW w:w="2250" w:type="dxa"/>
            <w:vMerge w:val="restart"/>
            <w:tcBorders>
              <w:top w:val="single" w:sz="4" w:space="0" w:color="C0C0C0"/>
              <w:left w:val="single" w:sz="4" w:space="0" w:color="C0C0C0"/>
              <w:right w:val="single" w:sz="4" w:space="0" w:color="C0C0C0"/>
            </w:tcBorders>
            <w:shd w:val="clear" w:color="auto" w:fill="auto"/>
          </w:tcPr>
          <w:p w14:paraId="16B34D64" w14:textId="77777777" w:rsidR="000876E3" w:rsidRPr="0037626C" w:rsidRDefault="000876E3" w:rsidP="001C4550">
            <w:pPr>
              <w:spacing w:after="0" w:line="240" w:lineRule="auto"/>
              <w:rPr>
                <w:rFonts w:ascii="Arial" w:hAnsi="Arial" w:cs="Arial"/>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65" w14:textId="77777777" w:rsidR="000876E3" w:rsidRPr="0037626C" w:rsidRDefault="000876E3" w:rsidP="001F179A">
            <w:pPr>
              <w:pStyle w:val="StyleArial8ptBefore3ptAfter3ptLinespacingsing"/>
            </w:pPr>
            <w:r w:rsidRPr="0037626C">
              <w:t xml:space="preserve">Confirmation Number </w:t>
            </w:r>
          </w:p>
          <w:p w14:paraId="16B34D66" w14:textId="77777777" w:rsidR="000876E3" w:rsidRPr="0037626C" w:rsidRDefault="000876E3" w:rsidP="00CA7F1D">
            <w:pPr>
              <w:pStyle w:val="StyleArial8ptBefore3ptAfter3ptLinespacingsing"/>
            </w:pPr>
            <w:r w:rsidRPr="0037626C">
              <w:t>GDS=30</w:t>
            </w:r>
          </w:p>
        </w:tc>
      </w:tr>
      <w:tr w:rsidR="000876E3" w:rsidRPr="00F860DF" w14:paraId="16B34D72" w14:textId="77777777" w:rsidTr="000876E3">
        <w:trPr>
          <w:cantSplit/>
          <w:trHeight w:val="1312"/>
        </w:trPr>
        <w:tc>
          <w:tcPr>
            <w:tcW w:w="450" w:type="dxa"/>
            <w:vMerge/>
            <w:tcBorders>
              <w:left w:val="single" w:sz="4" w:space="0" w:color="C0C0C0"/>
              <w:bottom w:val="single" w:sz="4" w:space="0" w:color="C0C0C0"/>
              <w:right w:val="single" w:sz="4" w:space="0" w:color="C0C0C0"/>
            </w:tcBorders>
            <w:shd w:val="clear" w:color="auto" w:fill="auto"/>
          </w:tcPr>
          <w:p w14:paraId="16B34D68" w14:textId="77777777" w:rsidR="000876E3" w:rsidRPr="00D80A94" w:rsidRDefault="000876E3" w:rsidP="00A6797F">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4D69" w14:textId="77777777" w:rsidR="000876E3" w:rsidRPr="00D80A94" w:rsidRDefault="000876E3" w:rsidP="00A6797F">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4D6A" w14:textId="77777777" w:rsidR="000876E3" w:rsidRPr="00D80A94" w:rsidRDefault="000876E3" w:rsidP="00A6797F">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4D6B" w14:textId="77777777" w:rsidR="000876E3" w:rsidRPr="00D80A94" w:rsidRDefault="000876E3" w:rsidP="00A6797F">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4D6C" w14:textId="77777777" w:rsidR="000876E3" w:rsidRPr="00D80A94" w:rsidRDefault="000876E3" w:rsidP="00A6797F">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4D6D" w14:textId="77777777" w:rsidR="000876E3" w:rsidRPr="00D80A94" w:rsidRDefault="000876E3" w:rsidP="00A6797F">
            <w:pPr>
              <w:spacing w:after="0" w:line="240" w:lineRule="auto"/>
              <w:rPr>
                <w:rFonts w:ascii="Arial" w:hAnsi="Arial" w:cs="Arial"/>
                <w:sz w:val="16"/>
                <w:szCs w:val="16"/>
              </w:rPr>
            </w:pP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6E" w14:textId="77777777" w:rsidR="000876E3" w:rsidRPr="00FC2334" w:rsidRDefault="000876E3" w:rsidP="008A49B6">
            <w:pPr>
              <w:pStyle w:val="StyleTableText6ptAfterbefore"/>
            </w:pPr>
            <w:r w:rsidRPr="00FC2334">
              <w:t>Booking Reference ID</w:t>
            </w:r>
          </w:p>
          <w:p w14:paraId="16B34D6F" w14:textId="77777777" w:rsidR="000876E3" w:rsidRPr="00FC2334" w:rsidRDefault="000876E3" w:rsidP="008A49B6">
            <w:pPr>
              <w:pStyle w:val="StyleTableText6ptAfterbefore"/>
            </w:pPr>
            <w:r w:rsidRPr="00FC2334">
              <w:t>GDS=25</w:t>
            </w:r>
          </w:p>
          <w:p w14:paraId="16B34D70" w14:textId="77777777" w:rsidR="000876E3" w:rsidRPr="00FC2334" w:rsidRDefault="000876E3" w:rsidP="008A49B6">
            <w:pPr>
              <w:pStyle w:val="StyleTableText6ptAfterbefore"/>
            </w:pPr>
            <w:r w:rsidRPr="00FC2334">
              <w:rPr>
                <w:b/>
              </w:rPr>
              <w:t>GDS Note1:</w:t>
            </w:r>
            <w:r w:rsidRPr="00FC2334">
              <w:t xml:space="preserve">  Assigned by the originating GDS.  This ID permanently resides with the booking.</w:t>
            </w:r>
          </w:p>
          <w:p w14:paraId="16B34D71" w14:textId="77777777" w:rsidR="000876E3" w:rsidRPr="00FC2334" w:rsidRDefault="000876E3" w:rsidP="008A49B6">
            <w:pPr>
              <w:pStyle w:val="StyleTableText6ptAfterbefore"/>
            </w:pPr>
            <w:r w:rsidRPr="00FC2334">
              <w:rPr>
                <w:rFonts w:cs="Arial"/>
                <w:b/>
                <w:szCs w:val="16"/>
              </w:rPr>
              <w:t xml:space="preserve">GDS </w:t>
            </w:r>
            <w:r w:rsidRPr="00FC2334">
              <w:rPr>
                <w:rFonts w:cs="Arial"/>
                <w:b/>
                <w:i/>
                <w:szCs w:val="16"/>
              </w:rPr>
              <w:t>Certification Testing Note</w:t>
            </w:r>
            <w:r w:rsidRPr="00FC2334">
              <w:rPr>
                <w:rFonts w:cs="Arial"/>
                <w:b/>
                <w:szCs w:val="16"/>
              </w:rPr>
              <w:t xml:space="preserve">2:  </w:t>
            </w:r>
            <w:r w:rsidRPr="00FC2334">
              <w:rPr>
                <w:rFonts w:cs="Arial"/>
                <w:szCs w:val="16"/>
              </w:rPr>
              <w:t>Applicable to Worldspan</w:t>
            </w:r>
          </w:p>
        </w:tc>
      </w:tr>
      <w:tr w:rsidR="000876E3" w:rsidRPr="0037626C" w14:paraId="16B34D8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D73" w14:textId="77777777" w:rsidR="000876E3" w:rsidRPr="003152CE" w:rsidRDefault="000876E3"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D74" w14:textId="77777777" w:rsidR="000876E3" w:rsidRPr="00A52F22" w:rsidRDefault="000876E3" w:rsidP="001F179A">
            <w:pPr>
              <w:pStyle w:val="StyleArial8ptAfter0ptLinespacingsingle"/>
            </w:pPr>
            <w:r w:rsidRPr="00A52F22">
              <w:t>@ResID_Source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75" w14:textId="77777777" w:rsidR="000876E3" w:rsidRPr="00A52F22" w:rsidRDefault="000876E3" w:rsidP="00920F73">
            <w:pPr>
              <w:pStyle w:val="StyleArial8ptAfter0ptLinespacingsingle"/>
              <w:rPr>
                <w:strike/>
              </w:rPr>
            </w:pPr>
            <w:r w:rsidRPr="00A52F22">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D76" w14:textId="77777777" w:rsidR="000876E3" w:rsidRPr="00A52F22" w:rsidRDefault="000876E3" w:rsidP="008A49B6">
            <w:pPr>
              <w:pStyle w:val="StyleTableText6ptAfterbefore"/>
            </w:pPr>
            <w:r w:rsidRPr="00A52F22">
              <w:t>StringLength1to64</w:t>
            </w:r>
          </w:p>
          <w:p w14:paraId="16B34D77" w14:textId="77777777" w:rsidR="000876E3" w:rsidRPr="00A52F22" w:rsidRDefault="000876E3" w:rsidP="00073DC3">
            <w:pPr>
              <w:spacing w:after="0" w:line="240" w:lineRule="auto"/>
              <w:rPr>
                <w:rFonts w:ascii="Arial" w:hAnsi="Arial" w:cs="Arial"/>
                <w:sz w:val="16"/>
                <w:szCs w:val="16"/>
              </w:rPr>
            </w:pPr>
            <w:r w:rsidRPr="00A52F22">
              <w:rPr>
                <w:rFonts w:ascii="Arial" w:hAnsi="Arial" w:cs="Arial"/>
                <w:b/>
                <w:sz w:val="16"/>
                <w:szCs w:val="16"/>
              </w:rPr>
              <w:t>GDS Note:</w:t>
            </w:r>
            <w:r w:rsidRPr="00A52F22">
              <w:rPr>
                <w:rFonts w:ascii="Arial" w:hAnsi="Arial" w:cs="Arial"/>
                <w:sz w:val="16"/>
                <w:szCs w:val="16"/>
              </w:rPr>
              <w:tab/>
              <w:t>*Mandatory for Booking Reference ID @ResID_Type=</w:t>
            </w:r>
            <w:r w:rsidRPr="00A52F22">
              <w:rPr>
                <w:rFonts w:ascii="Arial" w:hAnsi="Arial" w:cs="Arial"/>
                <w:sz w:val="16"/>
                <w:szCs w:val="16"/>
                <w:lang w:val="en-AU"/>
              </w:rPr>
              <w:t>“18”</w:t>
            </w:r>
          </w:p>
          <w:p w14:paraId="16B34D78" w14:textId="77777777" w:rsidR="000876E3" w:rsidRPr="00A52F22" w:rsidRDefault="000876E3" w:rsidP="001F179A">
            <w:pPr>
              <w:pStyle w:val="StyleArial8ptAfter0ptLinespacingsingle"/>
              <w:rPr>
                <w:i/>
              </w:rPr>
            </w:pPr>
            <w:r w:rsidRPr="00A52F22">
              <w:rPr>
                <w:i/>
              </w:rPr>
              <w:t>Example –Booking Reference ID:</w:t>
            </w:r>
          </w:p>
          <w:p w14:paraId="16B34D79" w14:textId="77777777" w:rsidR="000876E3" w:rsidRPr="00A52F22" w:rsidRDefault="000876E3" w:rsidP="001F179A">
            <w:pPr>
              <w:pStyle w:val="StyleArial8ptAfter0ptLinespacingsingle"/>
            </w:pPr>
            <w:r w:rsidRPr="00A52F22">
              <w:t>&lt;HotelReservationID</w:t>
            </w:r>
          </w:p>
          <w:p w14:paraId="16B34D7A" w14:textId="77777777" w:rsidR="000876E3" w:rsidRPr="00A52F22" w:rsidRDefault="000876E3" w:rsidP="001F179A">
            <w:pPr>
              <w:pStyle w:val="StyleArial8ptAfter0ptLinespacingsingle"/>
            </w:pPr>
            <w:r>
              <w:t>ResID_Type</w:t>
            </w:r>
            <w:r w:rsidRPr="00A52F22">
              <w:t>=</w:t>
            </w:r>
            <w:r w:rsidRPr="00A52F22">
              <w:rPr>
                <w:rFonts w:cs="Arial"/>
                <w:szCs w:val="16"/>
                <w:lang w:val="en-AU"/>
              </w:rPr>
              <w:t>“18”</w:t>
            </w:r>
            <w:r w:rsidRPr="00A52F22">
              <w:t xml:space="preserve"> </w:t>
            </w:r>
            <w:r>
              <w:t>ResID_Value</w:t>
            </w:r>
            <w:r w:rsidRPr="00A52F22">
              <w:t>=”1234567890”</w:t>
            </w:r>
          </w:p>
          <w:p w14:paraId="16B34D7B" w14:textId="77777777" w:rsidR="000876E3" w:rsidRPr="00A52F22" w:rsidRDefault="000876E3" w:rsidP="00073DC3">
            <w:pPr>
              <w:spacing w:after="0" w:line="240" w:lineRule="auto"/>
              <w:rPr>
                <w:rFonts w:ascii="Arial" w:hAnsi="Arial" w:cs="Arial"/>
                <w:b/>
                <w:sz w:val="16"/>
                <w:szCs w:val="16"/>
              </w:rPr>
            </w:pPr>
            <w:r w:rsidRPr="00A52F22">
              <w:rPr>
                <w:rFonts w:ascii="Arial" w:hAnsi="Arial" w:cs="Arial"/>
                <w:b/>
                <w:sz w:val="16"/>
                <w:szCs w:val="16"/>
              </w:rPr>
              <w:t>ResID_Source=”1P”/&gt;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7C" w14:textId="77777777" w:rsidR="000876E3" w:rsidRPr="00A52F22" w:rsidRDefault="000876E3" w:rsidP="001F179A">
            <w:pPr>
              <w:pStyle w:val="StyleArial8ptCenteredAfter0ptLinespacingsingle"/>
            </w:pPr>
            <w:r w:rsidRPr="00A52F22">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7D" w14:textId="77777777" w:rsidR="000876E3" w:rsidRPr="00A52F22" w:rsidRDefault="000876E3" w:rsidP="00A52F22">
            <w:pPr>
              <w:pStyle w:val="TableText"/>
              <w:spacing w:before="120" w:after="120"/>
            </w:pPr>
            <w:r w:rsidRPr="00A52F22">
              <w:rPr>
                <w:i/>
                <w:sz w:val="16"/>
                <w:szCs w:val="16"/>
              </w:rPr>
              <w:t>Valid value  for Booking Reference ID @ResID_Type=</w:t>
            </w:r>
            <w:r w:rsidRPr="00A52F22">
              <w:rPr>
                <w:sz w:val="16"/>
                <w:szCs w:val="16"/>
              </w:rPr>
              <w:t>“18”</w:t>
            </w:r>
          </w:p>
          <w:p w14:paraId="16B34D7E" w14:textId="77777777" w:rsidR="000876E3" w:rsidRPr="00A52F22" w:rsidRDefault="000876E3" w:rsidP="00353ACC">
            <w:pPr>
              <w:pStyle w:val="StyleTableText6ptAfterbefore"/>
              <w:numPr>
                <w:ilvl w:val="0"/>
                <w:numId w:val="15"/>
              </w:numPr>
              <w:ind w:left="252" w:hanging="252"/>
            </w:pPr>
            <w:r w:rsidRPr="00A52F22">
              <w:t>1V = Apollo</w:t>
            </w:r>
            <w:r w:rsidRPr="00A52F22">
              <w:sym w:font="Symbol" w:char="F0E2"/>
            </w:r>
            <w:r w:rsidRPr="00A52F22">
              <w:t xml:space="preserve"> GDS</w:t>
            </w:r>
          </w:p>
          <w:p w14:paraId="16B34D7F" w14:textId="77777777" w:rsidR="000876E3" w:rsidRPr="00A52F22" w:rsidRDefault="000876E3" w:rsidP="00353ACC">
            <w:pPr>
              <w:pStyle w:val="StyleTableText6ptAfterbefore"/>
              <w:numPr>
                <w:ilvl w:val="0"/>
                <w:numId w:val="15"/>
              </w:numPr>
              <w:ind w:left="252" w:hanging="252"/>
            </w:pPr>
            <w:r w:rsidRPr="00A52F22">
              <w:t>1G = Galileo</w:t>
            </w:r>
            <w:r w:rsidRPr="00A52F22">
              <w:sym w:font="Symbol" w:char="F0E2"/>
            </w:r>
            <w:r w:rsidRPr="00A52F22">
              <w:t xml:space="preserve"> GDS</w:t>
            </w:r>
          </w:p>
          <w:p w14:paraId="16B34D80" w14:textId="77777777" w:rsidR="000876E3" w:rsidRPr="00A52F22" w:rsidRDefault="000876E3" w:rsidP="00353ACC">
            <w:pPr>
              <w:pStyle w:val="StyleTableText6ptAfterbefore"/>
              <w:numPr>
                <w:ilvl w:val="0"/>
                <w:numId w:val="15"/>
              </w:numPr>
              <w:ind w:left="252" w:hanging="252"/>
            </w:pPr>
            <w:r w:rsidRPr="00A52F22">
              <w:t>1P = Worldspan</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81" w14:textId="77777777" w:rsidR="000876E3" w:rsidRPr="0037626C" w:rsidRDefault="000876E3" w:rsidP="001F179A">
            <w:pPr>
              <w:pStyle w:val="StyleArial8ptBefore3ptAfter3ptLinespacingsing"/>
            </w:pPr>
            <w:r w:rsidRPr="00A52F22">
              <w:t>System Originating the Booking Reference ID</w:t>
            </w:r>
          </w:p>
        </w:tc>
      </w:tr>
      <w:tr w:rsidR="000876E3" w:rsidRPr="00F860DF" w14:paraId="16B34D9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D83" w14:textId="77777777" w:rsidR="000876E3" w:rsidRPr="0037626C" w:rsidRDefault="000876E3"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D84" w14:textId="77777777" w:rsidR="000876E3" w:rsidRPr="00920F73" w:rsidRDefault="000876E3" w:rsidP="001F179A">
            <w:pPr>
              <w:pStyle w:val="StyleArial8ptAfter0ptLinespacingsingle"/>
            </w:pPr>
            <w:r w:rsidRPr="00920F73">
              <w:t>@ResID_SourceContext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85" w14:textId="77777777" w:rsidR="000876E3" w:rsidRPr="00920F73" w:rsidRDefault="000876E3" w:rsidP="00920F73">
            <w:pPr>
              <w:pStyle w:val="StyleArial8ptAfter0ptLinespacingsingle"/>
            </w:pPr>
            <w:r w:rsidRPr="00920F73">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D86" w14:textId="77777777" w:rsidR="000876E3" w:rsidRPr="00920F73" w:rsidRDefault="000876E3" w:rsidP="008A49B6">
            <w:pPr>
              <w:pStyle w:val="StyleTableText6ptAfterbefore"/>
            </w:pPr>
            <w:r w:rsidRPr="00920F73">
              <w:t>StringLength1to64</w:t>
            </w:r>
          </w:p>
          <w:p w14:paraId="16B34D87" w14:textId="77777777" w:rsidR="000876E3" w:rsidRPr="00920F73" w:rsidRDefault="000876E3" w:rsidP="00073DC3">
            <w:pPr>
              <w:spacing w:after="0" w:line="240" w:lineRule="auto"/>
              <w:rPr>
                <w:rFonts w:ascii="Arial" w:hAnsi="Arial" w:cs="Arial"/>
                <w:sz w:val="16"/>
                <w:szCs w:val="16"/>
              </w:rPr>
            </w:pPr>
            <w:r w:rsidRPr="00920F73">
              <w:rPr>
                <w:rFonts w:ascii="Arial" w:hAnsi="Arial" w:cs="Arial"/>
                <w:b/>
                <w:sz w:val="16"/>
                <w:szCs w:val="16"/>
              </w:rPr>
              <w:t>GDS Note:</w:t>
            </w:r>
            <w:r w:rsidRPr="00920F73">
              <w:rPr>
                <w:rFonts w:ascii="Arial" w:hAnsi="Arial" w:cs="Arial"/>
                <w:sz w:val="16"/>
                <w:szCs w:val="16"/>
              </w:rPr>
              <w:tab/>
              <w:t>*Mandatory forConfirmation Number @ResID_Type=”14”</w:t>
            </w:r>
          </w:p>
          <w:p w14:paraId="16B34D88" w14:textId="77777777" w:rsidR="000876E3" w:rsidRPr="00920F73" w:rsidRDefault="000876E3" w:rsidP="001F179A">
            <w:pPr>
              <w:pStyle w:val="StyleTableText8pt"/>
            </w:pPr>
            <w:r w:rsidRPr="00920F73">
              <w:rPr>
                <w:i/>
              </w:rPr>
              <w:t>Example – Confirmation Number</w:t>
            </w:r>
          </w:p>
          <w:p w14:paraId="16B34D89" w14:textId="77777777" w:rsidR="000876E3" w:rsidRPr="00920F73" w:rsidRDefault="000876E3" w:rsidP="001F179A">
            <w:pPr>
              <w:pStyle w:val="StyleArial8ptAfter0ptLinespacingsingle"/>
            </w:pPr>
            <w:r w:rsidRPr="00920F73">
              <w:t>&lt;HotelReservationID</w:t>
            </w:r>
          </w:p>
          <w:p w14:paraId="16B34D8A" w14:textId="77777777" w:rsidR="000876E3" w:rsidRPr="00920F73" w:rsidRDefault="000876E3" w:rsidP="001F179A">
            <w:pPr>
              <w:pStyle w:val="StyleArial8ptAfter0ptLinespacingsingle"/>
            </w:pPr>
            <w:r>
              <w:t>ResID_Type</w:t>
            </w:r>
            <w:r w:rsidRPr="00920F73">
              <w:t xml:space="preserve">=”14” </w:t>
            </w:r>
            <w:r>
              <w:t>ResID_Value</w:t>
            </w:r>
            <w:r w:rsidRPr="00920F73">
              <w:t>=”1234567890”</w:t>
            </w:r>
          </w:p>
          <w:p w14:paraId="16B34D8B" w14:textId="77777777" w:rsidR="000876E3" w:rsidRPr="00920F73" w:rsidRDefault="000876E3" w:rsidP="00404C81">
            <w:pPr>
              <w:spacing w:after="0" w:line="240" w:lineRule="auto"/>
              <w:rPr>
                <w:rFonts w:ascii="Arial" w:hAnsi="Arial" w:cs="Arial"/>
                <w:sz w:val="16"/>
                <w:szCs w:val="16"/>
              </w:rPr>
            </w:pPr>
            <w:r w:rsidRPr="00920F73">
              <w:rPr>
                <w:rFonts w:ascii="Arial" w:hAnsi="Arial" w:cs="Arial"/>
                <w:b/>
                <w:sz w:val="16"/>
                <w:szCs w:val="16"/>
              </w:rPr>
              <w:t>ResIDSource_Context=”XX”</w:t>
            </w:r>
            <w:r w:rsidRPr="00920F73">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8C" w14:textId="77777777" w:rsidR="000876E3" w:rsidRPr="00920F73" w:rsidRDefault="000876E3" w:rsidP="001F179A">
            <w:pPr>
              <w:pStyle w:val="StyleArial8ptCenteredAfter0ptLinespacingsingle"/>
            </w:pPr>
            <w:r w:rsidRPr="00920F73">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8D" w14:textId="77777777" w:rsidR="000876E3" w:rsidRPr="00920F73" w:rsidRDefault="000876E3" w:rsidP="008A49B6">
            <w:pPr>
              <w:pStyle w:val="TableText"/>
              <w:spacing w:before="120" w:after="120"/>
              <w:rPr>
                <w:i/>
                <w:sz w:val="16"/>
                <w:szCs w:val="16"/>
              </w:rPr>
            </w:pPr>
            <w:r w:rsidRPr="00920F73">
              <w:rPr>
                <w:i/>
                <w:sz w:val="16"/>
                <w:szCs w:val="16"/>
              </w:rPr>
              <w:t>Valid value  for Confirmation Number @ResID_Type=”14”:</w:t>
            </w:r>
          </w:p>
          <w:p w14:paraId="16B34D8E" w14:textId="77777777" w:rsidR="000876E3" w:rsidRPr="00920F73" w:rsidRDefault="000876E3" w:rsidP="008A49B6">
            <w:pPr>
              <w:pStyle w:val="TableText"/>
              <w:spacing w:before="120" w:after="120"/>
              <w:rPr>
                <w:i/>
                <w:sz w:val="16"/>
                <w:szCs w:val="16"/>
              </w:rPr>
            </w:pPr>
            <w:r w:rsidRPr="00920F73">
              <w:rPr>
                <w:i/>
                <w:sz w:val="16"/>
                <w:szCs w:val="16"/>
              </w:rPr>
              <w:t>XX=Chain Code</w:t>
            </w:r>
          </w:p>
        </w:tc>
        <w:tc>
          <w:tcPr>
            <w:tcW w:w="3510" w:type="dxa"/>
            <w:tcBorders>
              <w:top w:val="single" w:sz="4" w:space="0" w:color="C0C0C0"/>
              <w:left w:val="single" w:sz="4" w:space="0" w:color="C0C0C0"/>
              <w:bottom w:val="single" w:sz="4" w:space="0" w:color="C0C0C0"/>
              <w:right w:val="single" w:sz="4" w:space="0" w:color="C0C0C0"/>
            </w:tcBorders>
            <w:shd w:val="clear" w:color="auto" w:fill="auto"/>
          </w:tcPr>
          <w:p w14:paraId="16B34D8F" w14:textId="77777777" w:rsidR="000876E3" w:rsidRPr="00920F73" w:rsidRDefault="000876E3" w:rsidP="00CA7F1D">
            <w:pPr>
              <w:pStyle w:val="StyleArial8ptBefore3ptAfter3ptLinespacingsing"/>
            </w:pPr>
            <w:r w:rsidRPr="00920F73">
              <w:t>Hotel Chain Originating Confirmation Number</w:t>
            </w:r>
          </w:p>
        </w:tc>
      </w:tr>
    </w:tbl>
    <w:p w14:paraId="16B34D91" w14:textId="77777777" w:rsidR="00FD6DDE" w:rsidRDefault="00D763F0" w:rsidP="00FD6DDE">
      <w:pPr>
        <w:pStyle w:val="Heading1"/>
        <w:spacing w:line="240" w:lineRule="auto"/>
        <w:rPr>
          <w:szCs w:val="40"/>
        </w:rPr>
      </w:pPr>
      <w:r>
        <w:rPr>
          <w:b w:val="0"/>
        </w:rPr>
        <w:br w:type="page"/>
      </w:r>
      <w:bookmarkStart w:id="168" w:name="_Toc351022526"/>
      <w:r w:rsidR="00FD6DDE" w:rsidRPr="009E2834">
        <w:rPr>
          <w:szCs w:val="40"/>
        </w:rPr>
        <w:t xml:space="preserve">XML Direct Connect </w:t>
      </w:r>
      <w:r w:rsidR="004F213A">
        <w:rPr>
          <w:szCs w:val="40"/>
        </w:rPr>
        <w:t>–</w:t>
      </w:r>
      <w:r w:rsidR="00FD6DDE" w:rsidRPr="009E2834">
        <w:rPr>
          <w:szCs w:val="40"/>
        </w:rPr>
        <w:t xml:space="preserve"> </w:t>
      </w:r>
      <w:r w:rsidR="004F213A">
        <w:rPr>
          <w:szCs w:val="40"/>
        </w:rPr>
        <w:t xml:space="preserve">Modify </w:t>
      </w:r>
      <w:r w:rsidR="00FD6DDE" w:rsidRPr="009E2834">
        <w:rPr>
          <w:szCs w:val="40"/>
        </w:rPr>
        <w:t>OTA XML Re</w:t>
      </w:r>
      <w:r w:rsidR="00FD6DDE">
        <w:rPr>
          <w:szCs w:val="40"/>
        </w:rPr>
        <w:t>sponse</w:t>
      </w:r>
      <w:r w:rsidR="00FD6DDE" w:rsidRPr="009E2834">
        <w:rPr>
          <w:szCs w:val="40"/>
        </w:rPr>
        <w:t xml:space="preserve"> Example</w:t>
      </w:r>
      <w:r w:rsidR="00FD6DDE">
        <w:rPr>
          <w:szCs w:val="40"/>
        </w:rPr>
        <w:t xml:space="preserve"> – Res Status Ignored</w:t>
      </w:r>
      <w:bookmarkEnd w:id="168"/>
    </w:p>
    <w:p w14:paraId="16B34D92" w14:textId="77777777" w:rsidR="00551DC1" w:rsidRPr="00160E8C" w:rsidRDefault="00551DC1" w:rsidP="00551DC1">
      <w:pPr>
        <w:rPr>
          <w:rFonts w:ascii="Arial" w:hAnsi="Arial" w:cs="Arial"/>
          <w:b/>
          <w:color w:val="000000"/>
          <w:sz w:val="20"/>
          <w:szCs w:val="20"/>
        </w:rPr>
      </w:pPr>
      <w:r w:rsidRPr="00160E8C">
        <w:rPr>
          <w:rFonts w:ascii="Arial" w:hAnsi="Arial" w:cs="Arial"/>
          <w:b/>
          <w:color w:val="000000"/>
          <w:sz w:val="20"/>
          <w:szCs w:val="20"/>
        </w:rPr>
        <w:t>SOAP Note:</w:t>
      </w:r>
    </w:p>
    <w:p w14:paraId="16B34D93" w14:textId="77777777" w:rsidR="00551DC1" w:rsidRPr="00160E8C" w:rsidRDefault="00551DC1" w:rsidP="00551DC1">
      <w:pPr>
        <w:pStyle w:val="ListParagraph"/>
        <w:numPr>
          <w:ilvl w:val="0"/>
          <w:numId w:val="19"/>
        </w:numPr>
        <w:overflowPunct/>
        <w:autoSpaceDE/>
        <w:autoSpaceDN/>
        <w:adjustRightInd/>
        <w:contextualSpacing w:val="0"/>
        <w:textAlignment w:val="auto"/>
        <w:rPr>
          <w:rFonts w:cs="Arial"/>
          <w:color w:val="000000"/>
        </w:rPr>
      </w:pPr>
      <w:r w:rsidRPr="00160E8C">
        <w:rPr>
          <w:rFonts w:cs="Arial"/>
          <w:color w:val="000000"/>
        </w:rPr>
        <w:t>Travelport OTA XML Messages are wrapped in a standard SOAP Envelope as illustrated in the example below.</w:t>
      </w:r>
    </w:p>
    <w:p w14:paraId="16B34D94" w14:textId="77777777" w:rsidR="00551DC1" w:rsidRPr="00160E8C" w:rsidRDefault="00551DC1" w:rsidP="00551DC1">
      <w:pPr>
        <w:pStyle w:val="ListParagraph"/>
        <w:numPr>
          <w:ilvl w:val="0"/>
          <w:numId w:val="19"/>
        </w:numPr>
        <w:overflowPunct/>
        <w:autoSpaceDE/>
        <w:autoSpaceDN/>
        <w:adjustRightInd/>
        <w:contextualSpacing w:val="0"/>
        <w:textAlignment w:val="auto"/>
        <w:rPr>
          <w:rFonts w:cs="Arial"/>
          <w:color w:val="000000"/>
        </w:rPr>
      </w:pPr>
      <w:r w:rsidRPr="00160E8C">
        <w:rPr>
          <w:rFonts w:cs="Arial"/>
          <w:color w:val="000000"/>
        </w:rPr>
        <w:t>The Hotel Supplier provides a single Travelport UserID and Password to populate the userid and password elements.</w:t>
      </w:r>
    </w:p>
    <w:p w14:paraId="16B34D95" w14:textId="77777777" w:rsidR="00551DC1" w:rsidRPr="00160E8C" w:rsidRDefault="00551DC1" w:rsidP="00551DC1">
      <w:pPr>
        <w:pStyle w:val="ListParagraph"/>
        <w:numPr>
          <w:ilvl w:val="0"/>
          <w:numId w:val="19"/>
        </w:numPr>
        <w:overflowPunct/>
        <w:autoSpaceDE/>
        <w:autoSpaceDN/>
        <w:adjustRightInd/>
        <w:spacing w:after="240"/>
        <w:contextualSpacing w:val="0"/>
        <w:textAlignment w:val="auto"/>
        <w:rPr>
          <w:rFonts w:cs="Arial"/>
          <w:color w:val="000000"/>
        </w:rPr>
      </w:pPr>
      <w:r w:rsidRPr="00160E8C">
        <w:rPr>
          <w:rFonts w:cs="Arial"/>
          <w:color w:val="000000"/>
        </w:rPr>
        <w:t>The UserID and Password values passed in the Request must be echoed in the Response.</w:t>
      </w:r>
    </w:p>
    <w:p w14:paraId="16B34D96" w14:textId="77777777" w:rsidR="00761A48" w:rsidRDefault="00761A48" w:rsidP="003F5B4B">
      <w:pPr>
        <w:autoSpaceDE w:val="0"/>
        <w:autoSpaceDN w:val="0"/>
        <w:adjustRightInd w:val="0"/>
        <w:spacing w:after="0" w:line="240" w:lineRule="auto"/>
        <w:rPr>
          <w:rFonts w:ascii="Arial" w:hAnsi="Arial" w:cs="Arial"/>
          <w:color w:val="0000FF"/>
          <w:sz w:val="16"/>
          <w:szCs w:val="16"/>
        </w:rPr>
      </w:pPr>
    </w:p>
    <w:p w14:paraId="16B34D97"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FF"/>
          <w:sz w:val="16"/>
          <w:szCs w:val="16"/>
        </w:rPr>
        <w:t>&lt;</w:t>
      </w:r>
      <w:r w:rsidRPr="00366E27">
        <w:rPr>
          <w:rFonts w:ascii="Arial" w:hAnsi="Arial" w:cs="Arial"/>
          <w:color w:val="800000"/>
          <w:sz w:val="16"/>
          <w:szCs w:val="16"/>
        </w:rPr>
        <w:t>S:Envelope</w:t>
      </w:r>
      <w:r w:rsidRPr="00366E27">
        <w:rPr>
          <w:rFonts w:ascii="Arial" w:hAnsi="Arial" w:cs="Arial"/>
          <w:color w:val="FF0000"/>
          <w:sz w:val="16"/>
          <w:szCs w:val="16"/>
        </w:rPr>
        <w:t xml:space="preserve"> xmlns:S</w:t>
      </w:r>
      <w:r w:rsidRPr="00366E27">
        <w:rPr>
          <w:rFonts w:ascii="Arial" w:hAnsi="Arial" w:cs="Arial"/>
          <w:color w:val="0000FF"/>
          <w:sz w:val="16"/>
          <w:szCs w:val="16"/>
        </w:rPr>
        <w:t>="</w:t>
      </w:r>
      <w:r w:rsidRPr="00366E27">
        <w:rPr>
          <w:rFonts w:ascii="Arial" w:hAnsi="Arial" w:cs="Arial"/>
          <w:color w:val="000000"/>
          <w:sz w:val="16"/>
          <w:szCs w:val="16"/>
        </w:rPr>
        <w:t>http://schemas.xmlsoap.org/soap/envelope/</w:t>
      </w:r>
      <w:r w:rsidRPr="00366E27">
        <w:rPr>
          <w:rFonts w:ascii="Arial" w:hAnsi="Arial" w:cs="Arial"/>
          <w:color w:val="0000FF"/>
          <w:sz w:val="16"/>
          <w:szCs w:val="16"/>
        </w:rPr>
        <w:t>"&gt;</w:t>
      </w:r>
    </w:p>
    <w:p w14:paraId="16B34D98"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S:Header</w:t>
      </w:r>
      <w:r w:rsidRPr="00366E27">
        <w:rPr>
          <w:rFonts w:ascii="Arial" w:hAnsi="Arial" w:cs="Arial"/>
          <w:color w:val="0000FF"/>
          <w:sz w:val="16"/>
          <w:szCs w:val="16"/>
        </w:rPr>
        <w:t>&gt;</w:t>
      </w:r>
    </w:p>
    <w:p w14:paraId="16B34D99"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wsp:authentication</w:t>
      </w:r>
      <w:r w:rsidRPr="00366E27">
        <w:rPr>
          <w:rFonts w:ascii="Arial" w:hAnsi="Arial" w:cs="Arial"/>
          <w:color w:val="FF0000"/>
          <w:sz w:val="16"/>
          <w:szCs w:val="16"/>
        </w:rPr>
        <w:t xml:space="preserve"> xmlns:wsp</w:t>
      </w:r>
      <w:r w:rsidRPr="00366E27">
        <w:rPr>
          <w:rFonts w:ascii="Arial" w:hAnsi="Arial" w:cs="Arial"/>
          <w:color w:val="0000FF"/>
          <w:sz w:val="16"/>
          <w:szCs w:val="16"/>
        </w:rPr>
        <w:t>="</w:t>
      </w:r>
      <w:r w:rsidRPr="00366E27">
        <w:rPr>
          <w:rFonts w:ascii="Arial" w:hAnsi="Arial" w:cs="Arial"/>
          <w:color w:val="000000"/>
          <w:sz w:val="16"/>
          <w:szCs w:val="16"/>
        </w:rPr>
        <w:t>http://xmlota.wspan.com/webservice/</w:t>
      </w:r>
      <w:r w:rsidRPr="00366E27">
        <w:rPr>
          <w:rFonts w:ascii="Arial" w:hAnsi="Arial" w:cs="Arial"/>
          <w:color w:val="0000FF"/>
          <w:sz w:val="16"/>
          <w:szCs w:val="16"/>
        </w:rPr>
        <w:t>"&gt;</w:t>
      </w:r>
    </w:p>
    <w:p w14:paraId="16B34D9A"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wsp:userid</w:t>
      </w:r>
      <w:r w:rsidRPr="00366E27">
        <w:rPr>
          <w:rFonts w:ascii="Arial" w:hAnsi="Arial" w:cs="Arial"/>
          <w:color w:val="0000FF"/>
          <w:sz w:val="16"/>
          <w:szCs w:val="16"/>
        </w:rPr>
        <w:t>&gt;</w:t>
      </w:r>
      <w:r w:rsidRPr="00366E27">
        <w:rPr>
          <w:rFonts w:ascii="Arial" w:hAnsi="Arial" w:cs="Arial"/>
          <w:color w:val="000000"/>
          <w:sz w:val="16"/>
          <w:szCs w:val="16"/>
        </w:rPr>
        <w:t>XXUserName</w:t>
      </w:r>
      <w:r w:rsidRPr="00366E27">
        <w:rPr>
          <w:rFonts w:ascii="Arial" w:hAnsi="Arial" w:cs="Arial"/>
          <w:color w:val="0000FF"/>
          <w:sz w:val="16"/>
          <w:szCs w:val="16"/>
        </w:rPr>
        <w:t>&lt;/</w:t>
      </w:r>
      <w:r w:rsidRPr="00366E27">
        <w:rPr>
          <w:rFonts w:ascii="Arial" w:hAnsi="Arial" w:cs="Arial"/>
          <w:color w:val="800000"/>
          <w:sz w:val="16"/>
          <w:szCs w:val="16"/>
        </w:rPr>
        <w:t>wsp:userid</w:t>
      </w:r>
      <w:r w:rsidRPr="00366E27">
        <w:rPr>
          <w:rFonts w:ascii="Arial" w:hAnsi="Arial" w:cs="Arial"/>
          <w:color w:val="0000FF"/>
          <w:sz w:val="16"/>
          <w:szCs w:val="16"/>
        </w:rPr>
        <w:t>&gt;</w:t>
      </w:r>
    </w:p>
    <w:p w14:paraId="16B34D9B"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wsp:password</w:t>
      </w:r>
      <w:r w:rsidRPr="00366E27">
        <w:rPr>
          <w:rFonts w:ascii="Arial" w:hAnsi="Arial" w:cs="Arial"/>
          <w:color w:val="0000FF"/>
          <w:sz w:val="16"/>
          <w:szCs w:val="16"/>
        </w:rPr>
        <w:t>&gt;</w:t>
      </w:r>
      <w:r w:rsidRPr="00366E27">
        <w:rPr>
          <w:rFonts w:ascii="Arial" w:hAnsi="Arial" w:cs="Arial"/>
          <w:color w:val="000000"/>
          <w:sz w:val="16"/>
          <w:szCs w:val="16"/>
        </w:rPr>
        <w:t>XXPassword</w:t>
      </w:r>
      <w:r w:rsidRPr="00366E27">
        <w:rPr>
          <w:rFonts w:ascii="Arial" w:hAnsi="Arial" w:cs="Arial"/>
          <w:color w:val="0000FF"/>
          <w:sz w:val="16"/>
          <w:szCs w:val="16"/>
        </w:rPr>
        <w:t>&lt;/</w:t>
      </w:r>
      <w:r w:rsidRPr="00366E27">
        <w:rPr>
          <w:rFonts w:ascii="Arial" w:hAnsi="Arial" w:cs="Arial"/>
          <w:color w:val="800000"/>
          <w:sz w:val="16"/>
          <w:szCs w:val="16"/>
        </w:rPr>
        <w:t>wsp:password</w:t>
      </w:r>
      <w:r w:rsidRPr="00366E27">
        <w:rPr>
          <w:rFonts w:ascii="Arial" w:hAnsi="Arial" w:cs="Arial"/>
          <w:color w:val="0000FF"/>
          <w:sz w:val="16"/>
          <w:szCs w:val="16"/>
        </w:rPr>
        <w:t>&gt;</w:t>
      </w:r>
    </w:p>
    <w:p w14:paraId="16B34D9C"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wsp:payloadVersion</w:t>
      </w:r>
      <w:r w:rsidRPr="00366E27">
        <w:rPr>
          <w:rFonts w:ascii="Arial" w:hAnsi="Arial" w:cs="Arial"/>
          <w:color w:val="0000FF"/>
          <w:sz w:val="16"/>
          <w:szCs w:val="16"/>
        </w:rPr>
        <w:t>&gt;</w:t>
      </w:r>
      <w:r w:rsidR="00F53F5E">
        <w:rPr>
          <w:rFonts w:ascii="Arial" w:hAnsi="Arial" w:cs="Arial"/>
          <w:color w:val="000000"/>
          <w:sz w:val="16"/>
          <w:szCs w:val="16"/>
        </w:rPr>
        <w:t>2007B</w:t>
      </w:r>
      <w:r w:rsidRPr="00366E27">
        <w:rPr>
          <w:rFonts w:ascii="Arial" w:hAnsi="Arial" w:cs="Arial"/>
          <w:color w:val="0000FF"/>
          <w:sz w:val="16"/>
          <w:szCs w:val="16"/>
        </w:rPr>
        <w:t>&lt;/</w:t>
      </w:r>
      <w:r w:rsidRPr="00366E27">
        <w:rPr>
          <w:rFonts w:ascii="Arial" w:hAnsi="Arial" w:cs="Arial"/>
          <w:color w:val="800000"/>
          <w:sz w:val="16"/>
          <w:szCs w:val="16"/>
        </w:rPr>
        <w:t>wsp:payloadVersion</w:t>
      </w:r>
      <w:r w:rsidRPr="00366E27">
        <w:rPr>
          <w:rFonts w:ascii="Arial" w:hAnsi="Arial" w:cs="Arial"/>
          <w:color w:val="0000FF"/>
          <w:sz w:val="16"/>
          <w:szCs w:val="16"/>
        </w:rPr>
        <w:t>&gt;</w:t>
      </w:r>
    </w:p>
    <w:p w14:paraId="16B34D9D"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wsp:authentication</w:t>
      </w:r>
      <w:r w:rsidRPr="00366E27">
        <w:rPr>
          <w:rFonts w:ascii="Arial" w:hAnsi="Arial" w:cs="Arial"/>
          <w:color w:val="0000FF"/>
          <w:sz w:val="16"/>
          <w:szCs w:val="16"/>
        </w:rPr>
        <w:t>&gt;</w:t>
      </w:r>
    </w:p>
    <w:p w14:paraId="16B34D9E"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S:Header</w:t>
      </w:r>
      <w:r w:rsidRPr="00366E27">
        <w:rPr>
          <w:rFonts w:ascii="Arial" w:hAnsi="Arial" w:cs="Arial"/>
          <w:color w:val="0000FF"/>
          <w:sz w:val="16"/>
          <w:szCs w:val="16"/>
        </w:rPr>
        <w:t>&gt;</w:t>
      </w:r>
    </w:p>
    <w:p w14:paraId="16B34D9F"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S:Body</w:t>
      </w:r>
      <w:r w:rsidRPr="00366E27">
        <w:rPr>
          <w:rFonts w:ascii="Arial" w:hAnsi="Arial" w:cs="Arial"/>
          <w:color w:val="0000FF"/>
          <w:sz w:val="16"/>
          <w:szCs w:val="16"/>
        </w:rPr>
        <w:t>&gt;</w:t>
      </w:r>
    </w:p>
    <w:p w14:paraId="16B34DA0"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OTA_HotelResModifyRS</w:t>
      </w:r>
      <w:r w:rsidRPr="00366E27">
        <w:rPr>
          <w:rFonts w:ascii="Arial" w:hAnsi="Arial" w:cs="Arial"/>
          <w:color w:val="FF0000"/>
          <w:sz w:val="16"/>
          <w:szCs w:val="16"/>
        </w:rPr>
        <w:t xml:space="preserve"> xmlns</w:t>
      </w:r>
      <w:r w:rsidRPr="00366E27">
        <w:rPr>
          <w:rFonts w:ascii="Arial" w:hAnsi="Arial" w:cs="Arial"/>
          <w:color w:val="0000FF"/>
          <w:sz w:val="16"/>
          <w:szCs w:val="16"/>
        </w:rPr>
        <w:t>="</w:t>
      </w:r>
      <w:r w:rsidRPr="00366E27">
        <w:rPr>
          <w:rFonts w:ascii="Arial" w:hAnsi="Arial" w:cs="Arial"/>
          <w:color w:val="000000"/>
          <w:sz w:val="16"/>
          <w:szCs w:val="16"/>
        </w:rPr>
        <w:t>http://www.opentravel.org/OTA/2003/05</w:t>
      </w:r>
      <w:r w:rsidRPr="00366E27">
        <w:rPr>
          <w:rFonts w:ascii="Arial" w:hAnsi="Arial" w:cs="Arial"/>
          <w:color w:val="0000FF"/>
          <w:sz w:val="16"/>
          <w:szCs w:val="16"/>
        </w:rPr>
        <w:t>"</w:t>
      </w:r>
      <w:r w:rsidRPr="00366E27">
        <w:rPr>
          <w:rFonts w:ascii="Arial" w:hAnsi="Arial" w:cs="Arial"/>
          <w:color w:val="FF0000"/>
          <w:sz w:val="16"/>
          <w:szCs w:val="16"/>
        </w:rPr>
        <w:t xml:space="preserve"> EchoToken</w:t>
      </w:r>
      <w:r w:rsidRPr="00366E27">
        <w:rPr>
          <w:rFonts w:ascii="Arial" w:hAnsi="Arial" w:cs="Arial"/>
          <w:color w:val="0000FF"/>
          <w:sz w:val="16"/>
          <w:szCs w:val="16"/>
        </w:rPr>
        <w:t>="</w:t>
      </w:r>
      <w:r w:rsidRPr="00366E27">
        <w:rPr>
          <w:rFonts w:ascii="Arial" w:hAnsi="Arial" w:cs="Arial"/>
          <w:color w:val="000000"/>
          <w:sz w:val="16"/>
          <w:szCs w:val="16"/>
        </w:rPr>
        <w:t>IG@P030951266257043026-2D491E</w:t>
      </w:r>
      <w:r w:rsidR="0028108F">
        <w:rPr>
          <w:rFonts w:ascii="Arial" w:hAnsi="Arial" w:cs="Arial"/>
          <w:color w:val="000000"/>
          <w:sz w:val="16"/>
          <w:szCs w:val="16"/>
        </w:rPr>
        <w:t>XX</w:t>
      </w:r>
      <w:r w:rsidRPr="00366E27">
        <w:rPr>
          <w:rFonts w:ascii="Arial" w:hAnsi="Arial" w:cs="Arial"/>
          <w:color w:val="000000"/>
          <w:sz w:val="16"/>
          <w:szCs w:val="16"/>
        </w:rPr>
        <w:t>IG</w:t>
      </w:r>
      <w:r w:rsidRPr="00366E27">
        <w:rPr>
          <w:rFonts w:ascii="Arial" w:hAnsi="Arial" w:cs="Arial"/>
          <w:color w:val="0000FF"/>
          <w:sz w:val="16"/>
          <w:szCs w:val="16"/>
        </w:rPr>
        <w:t>"</w:t>
      </w:r>
      <w:r w:rsidRPr="00366E27">
        <w:rPr>
          <w:rFonts w:ascii="Arial" w:hAnsi="Arial" w:cs="Arial"/>
          <w:color w:val="FF0000"/>
          <w:sz w:val="16"/>
          <w:szCs w:val="16"/>
        </w:rPr>
        <w:t xml:space="preserve"> TimeStamp</w:t>
      </w:r>
      <w:r w:rsidRPr="00366E27">
        <w:rPr>
          <w:rFonts w:ascii="Arial" w:hAnsi="Arial" w:cs="Arial"/>
          <w:color w:val="0000FF"/>
          <w:sz w:val="16"/>
          <w:szCs w:val="16"/>
        </w:rPr>
        <w:t>="</w:t>
      </w:r>
      <w:r w:rsidRPr="00366E27">
        <w:rPr>
          <w:rFonts w:ascii="Arial" w:hAnsi="Arial" w:cs="Arial"/>
          <w:color w:val="000000"/>
          <w:sz w:val="16"/>
          <w:szCs w:val="16"/>
        </w:rPr>
        <w:t>2009-07-06T19:46:57.886+02:00</w:t>
      </w:r>
      <w:r w:rsidRPr="00366E27">
        <w:rPr>
          <w:rFonts w:ascii="Arial" w:hAnsi="Arial" w:cs="Arial"/>
          <w:color w:val="0000FF"/>
          <w:sz w:val="16"/>
          <w:szCs w:val="16"/>
        </w:rPr>
        <w:t>"</w:t>
      </w:r>
      <w:r w:rsidRPr="00366E27">
        <w:rPr>
          <w:rFonts w:ascii="Arial" w:hAnsi="Arial" w:cs="Arial"/>
          <w:color w:val="FF0000"/>
          <w:sz w:val="16"/>
          <w:szCs w:val="16"/>
        </w:rPr>
        <w:t xml:space="preserve"> Target</w:t>
      </w:r>
      <w:r w:rsidRPr="00366E27">
        <w:rPr>
          <w:rFonts w:ascii="Arial" w:hAnsi="Arial" w:cs="Arial"/>
          <w:color w:val="0000FF"/>
          <w:sz w:val="16"/>
          <w:szCs w:val="16"/>
        </w:rPr>
        <w:t>="</w:t>
      </w:r>
      <w:r w:rsidRPr="00366E27">
        <w:rPr>
          <w:rFonts w:ascii="Arial" w:hAnsi="Arial" w:cs="Arial"/>
          <w:color w:val="000000"/>
          <w:sz w:val="16"/>
          <w:szCs w:val="16"/>
        </w:rPr>
        <w:t>Production</w:t>
      </w:r>
      <w:r w:rsidRPr="00366E27">
        <w:rPr>
          <w:rFonts w:ascii="Arial" w:hAnsi="Arial" w:cs="Arial"/>
          <w:color w:val="0000FF"/>
          <w:sz w:val="16"/>
          <w:szCs w:val="16"/>
        </w:rPr>
        <w:t>"</w:t>
      </w:r>
      <w:r w:rsidRPr="00366E27">
        <w:rPr>
          <w:rFonts w:ascii="Arial" w:hAnsi="Arial" w:cs="Arial"/>
          <w:color w:val="FF0000"/>
          <w:sz w:val="16"/>
          <w:szCs w:val="16"/>
        </w:rPr>
        <w:t xml:space="preserve"> Version</w:t>
      </w:r>
      <w:r w:rsidRPr="00366E27">
        <w:rPr>
          <w:rFonts w:ascii="Arial" w:hAnsi="Arial" w:cs="Arial"/>
          <w:color w:val="0000FF"/>
          <w:sz w:val="16"/>
          <w:szCs w:val="16"/>
        </w:rPr>
        <w:t>="</w:t>
      </w:r>
      <w:r w:rsidRPr="00366E27">
        <w:rPr>
          <w:rFonts w:ascii="Arial" w:hAnsi="Arial" w:cs="Arial"/>
          <w:color w:val="000000"/>
          <w:sz w:val="16"/>
          <w:szCs w:val="16"/>
        </w:rPr>
        <w:t>1.006</w:t>
      </w:r>
      <w:r w:rsidRPr="00366E27">
        <w:rPr>
          <w:rFonts w:ascii="Arial" w:hAnsi="Arial" w:cs="Arial"/>
          <w:color w:val="0000FF"/>
          <w:sz w:val="16"/>
          <w:szCs w:val="16"/>
        </w:rPr>
        <w:t>"</w:t>
      </w:r>
      <w:r w:rsidRPr="00366E27">
        <w:rPr>
          <w:rFonts w:ascii="Arial" w:hAnsi="Arial" w:cs="Arial"/>
          <w:color w:val="FF0000"/>
          <w:sz w:val="16"/>
          <w:szCs w:val="16"/>
        </w:rPr>
        <w:t xml:space="preserve"> TransactionIdentifier</w:t>
      </w:r>
      <w:r w:rsidRPr="00160E8C">
        <w:rPr>
          <w:rFonts w:ascii="Arial" w:hAnsi="Arial" w:cs="Arial"/>
          <w:color w:val="0000FF"/>
          <w:sz w:val="16"/>
          <w:szCs w:val="16"/>
        </w:rPr>
        <w:t>="</w:t>
      </w:r>
      <w:r w:rsidR="002F7C84" w:rsidRPr="00115991">
        <w:rPr>
          <w:rFonts w:ascii="Arial" w:hAnsi="Arial" w:cs="Arial"/>
          <w:color w:val="000000"/>
          <w:sz w:val="16"/>
          <w:szCs w:val="16"/>
        </w:rPr>
        <w:t>0472MG4126NKDC77F</w:t>
      </w:r>
      <w:r w:rsidR="002F7C84" w:rsidRPr="00160E8C">
        <w:rPr>
          <w:rFonts w:ascii="Arial" w:hAnsi="Arial" w:cs="Arial"/>
          <w:color w:val="0000FF"/>
          <w:sz w:val="16"/>
          <w:szCs w:val="16"/>
        </w:rPr>
        <w:t xml:space="preserve"> </w:t>
      </w:r>
      <w:r w:rsidRPr="00160E8C">
        <w:rPr>
          <w:rFonts w:ascii="Arial" w:hAnsi="Arial" w:cs="Arial"/>
          <w:color w:val="0000FF"/>
          <w:sz w:val="16"/>
          <w:szCs w:val="16"/>
        </w:rPr>
        <w:t>"</w:t>
      </w:r>
      <w:r w:rsidRPr="00160E8C">
        <w:rPr>
          <w:rFonts w:ascii="Arial" w:hAnsi="Arial" w:cs="Arial"/>
          <w:color w:val="FF0000"/>
          <w:sz w:val="16"/>
          <w:szCs w:val="16"/>
        </w:rPr>
        <w:t xml:space="preserve"> PrimaryLangID</w:t>
      </w:r>
      <w:r w:rsidRPr="00366E27">
        <w:rPr>
          <w:rFonts w:ascii="Arial" w:hAnsi="Arial" w:cs="Arial"/>
          <w:color w:val="0000FF"/>
          <w:sz w:val="16"/>
          <w:szCs w:val="16"/>
        </w:rPr>
        <w:t>="</w:t>
      </w:r>
      <w:r w:rsidRPr="00366E27">
        <w:rPr>
          <w:rFonts w:ascii="Arial" w:hAnsi="Arial" w:cs="Arial"/>
          <w:color w:val="000000"/>
          <w:sz w:val="16"/>
          <w:szCs w:val="16"/>
        </w:rPr>
        <w:t>en</w:t>
      </w:r>
      <w:r w:rsidRPr="00366E27">
        <w:rPr>
          <w:rFonts w:ascii="Arial" w:hAnsi="Arial" w:cs="Arial"/>
          <w:color w:val="0000FF"/>
          <w:sz w:val="16"/>
          <w:szCs w:val="16"/>
        </w:rPr>
        <w:t>"</w:t>
      </w:r>
      <w:r w:rsidRPr="00366E27">
        <w:rPr>
          <w:rFonts w:ascii="Arial" w:hAnsi="Arial" w:cs="Arial"/>
          <w:color w:val="FF0000"/>
          <w:sz w:val="16"/>
          <w:szCs w:val="16"/>
        </w:rPr>
        <w:t xml:space="preserve"> ResResponseType</w:t>
      </w:r>
      <w:r w:rsidRPr="00366E27">
        <w:rPr>
          <w:rFonts w:ascii="Arial" w:hAnsi="Arial" w:cs="Arial"/>
          <w:color w:val="0000FF"/>
          <w:sz w:val="16"/>
          <w:szCs w:val="16"/>
        </w:rPr>
        <w:t>="</w:t>
      </w:r>
      <w:r w:rsidRPr="00366E27">
        <w:rPr>
          <w:rFonts w:ascii="Arial" w:hAnsi="Arial" w:cs="Arial"/>
          <w:color w:val="000000"/>
          <w:sz w:val="16"/>
          <w:szCs w:val="16"/>
        </w:rPr>
        <w:t>Ignored</w:t>
      </w:r>
      <w:r w:rsidRPr="00366E27">
        <w:rPr>
          <w:rFonts w:ascii="Arial" w:hAnsi="Arial" w:cs="Arial"/>
          <w:color w:val="0000FF"/>
          <w:sz w:val="16"/>
          <w:szCs w:val="16"/>
        </w:rPr>
        <w:t>"&gt;</w:t>
      </w:r>
    </w:p>
    <w:p w14:paraId="16B34DA1"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POS</w:t>
      </w:r>
      <w:r w:rsidRPr="00366E27">
        <w:rPr>
          <w:rFonts w:ascii="Arial" w:hAnsi="Arial" w:cs="Arial"/>
          <w:color w:val="0000FF"/>
          <w:sz w:val="16"/>
          <w:szCs w:val="16"/>
        </w:rPr>
        <w:t>&gt;</w:t>
      </w:r>
    </w:p>
    <w:p w14:paraId="16B34DA2"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Source</w:t>
      </w:r>
      <w:r w:rsidRPr="00366E27">
        <w:rPr>
          <w:rFonts w:ascii="Arial" w:hAnsi="Arial" w:cs="Arial"/>
          <w:color w:val="FF0000"/>
          <w:sz w:val="16"/>
          <w:szCs w:val="16"/>
        </w:rPr>
        <w:t xml:space="preserve"> TerminalID</w:t>
      </w:r>
      <w:r w:rsidRPr="00366E27">
        <w:rPr>
          <w:rFonts w:ascii="Arial" w:hAnsi="Arial" w:cs="Arial"/>
          <w:color w:val="0000FF"/>
          <w:sz w:val="16"/>
          <w:szCs w:val="16"/>
        </w:rPr>
        <w:t>="</w:t>
      </w:r>
      <w:r w:rsidRPr="00366E27">
        <w:rPr>
          <w:rFonts w:ascii="Arial" w:hAnsi="Arial" w:cs="Arial"/>
          <w:color w:val="000000"/>
          <w:sz w:val="16"/>
          <w:szCs w:val="16"/>
        </w:rPr>
        <w:t>2D491E</w:t>
      </w:r>
      <w:r w:rsidRPr="00366E27">
        <w:rPr>
          <w:rFonts w:ascii="Arial" w:hAnsi="Arial" w:cs="Arial"/>
          <w:color w:val="0000FF"/>
          <w:sz w:val="16"/>
          <w:szCs w:val="16"/>
        </w:rPr>
        <w:t>"&gt;</w:t>
      </w:r>
    </w:p>
    <w:p w14:paraId="16B34DA3"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BookingChannel</w:t>
      </w:r>
      <w:r w:rsidRPr="00366E27">
        <w:rPr>
          <w:rFonts w:ascii="Arial" w:hAnsi="Arial" w:cs="Arial"/>
          <w:color w:val="FF0000"/>
          <w:sz w:val="16"/>
          <w:szCs w:val="16"/>
        </w:rPr>
        <w:t xml:space="preserve"> Type</w:t>
      </w:r>
      <w:r w:rsidRPr="00366E27">
        <w:rPr>
          <w:rFonts w:ascii="Arial" w:hAnsi="Arial" w:cs="Arial"/>
          <w:color w:val="0000FF"/>
          <w:sz w:val="16"/>
          <w:szCs w:val="16"/>
        </w:rPr>
        <w:t>="</w:t>
      </w:r>
      <w:r w:rsidRPr="00366E27">
        <w:rPr>
          <w:rFonts w:ascii="Arial" w:hAnsi="Arial" w:cs="Arial"/>
          <w:color w:val="000000"/>
          <w:sz w:val="16"/>
          <w:szCs w:val="16"/>
        </w:rPr>
        <w:t>1</w:t>
      </w:r>
      <w:r w:rsidRPr="00366E27">
        <w:rPr>
          <w:rFonts w:ascii="Arial" w:hAnsi="Arial" w:cs="Arial"/>
          <w:color w:val="0000FF"/>
          <w:sz w:val="16"/>
          <w:szCs w:val="16"/>
        </w:rPr>
        <w:t>"&gt;</w:t>
      </w:r>
    </w:p>
    <w:p w14:paraId="16B34DA4"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CompanyName</w:t>
      </w:r>
      <w:r w:rsidRPr="00366E27">
        <w:rPr>
          <w:rFonts w:ascii="Arial" w:hAnsi="Arial" w:cs="Arial"/>
          <w:color w:val="FF0000"/>
          <w:sz w:val="16"/>
          <w:szCs w:val="16"/>
        </w:rPr>
        <w:t xml:space="preserve"> Code</w:t>
      </w:r>
      <w:r w:rsidRPr="00366E27">
        <w:rPr>
          <w:rFonts w:ascii="Arial" w:hAnsi="Arial" w:cs="Arial"/>
          <w:color w:val="0000FF"/>
          <w:sz w:val="16"/>
          <w:szCs w:val="16"/>
        </w:rPr>
        <w:t>="</w:t>
      </w:r>
      <w:r w:rsidRPr="00366E27">
        <w:rPr>
          <w:rFonts w:ascii="Arial" w:hAnsi="Arial" w:cs="Arial"/>
          <w:color w:val="000000"/>
          <w:sz w:val="16"/>
          <w:szCs w:val="16"/>
        </w:rPr>
        <w:t>1V</w:t>
      </w:r>
      <w:r w:rsidRPr="00366E27">
        <w:rPr>
          <w:rFonts w:ascii="Arial" w:hAnsi="Arial" w:cs="Arial"/>
          <w:color w:val="0000FF"/>
          <w:sz w:val="16"/>
          <w:szCs w:val="16"/>
        </w:rPr>
        <w:t>"/&gt;</w:t>
      </w:r>
    </w:p>
    <w:p w14:paraId="16B34DA5"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BookingChannel</w:t>
      </w:r>
      <w:r w:rsidRPr="00366E27">
        <w:rPr>
          <w:rFonts w:ascii="Arial" w:hAnsi="Arial" w:cs="Arial"/>
          <w:color w:val="0000FF"/>
          <w:sz w:val="16"/>
          <w:szCs w:val="16"/>
        </w:rPr>
        <w:t>&gt;</w:t>
      </w:r>
    </w:p>
    <w:p w14:paraId="16B34DA6"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Source</w:t>
      </w:r>
      <w:r w:rsidRPr="00366E27">
        <w:rPr>
          <w:rFonts w:ascii="Arial" w:hAnsi="Arial" w:cs="Arial"/>
          <w:color w:val="0000FF"/>
          <w:sz w:val="16"/>
          <w:szCs w:val="16"/>
        </w:rPr>
        <w:t>&gt;</w:t>
      </w:r>
    </w:p>
    <w:p w14:paraId="16B34DA7"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POS</w:t>
      </w:r>
      <w:r w:rsidRPr="00366E27">
        <w:rPr>
          <w:rFonts w:ascii="Arial" w:hAnsi="Arial" w:cs="Arial"/>
          <w:color w:val="0000FF"/>
          <w:sz w:val="16"/>
          <w:szCs w:val="16"/>
        </w:rPr>
        <w:t>&gt;</w:t>
      </w:r>
    </w:p>
    <w:p w14:paraId="16B34DA8"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Success</w:t>
      </w:r>
      <w:r w:rsidRPr="00366E27">
        <w:rPr>
          <w:rFonts w:ascii="Arial" w:hAnsi="Arial" w:cs="Arial"/>
          <w:color w:val="0000FF"/>
          <w:sz w:val="16"/>
          <w:szCs w:val="16"/>
        </w:rPr>
        <w:t>/&gt;</w:t>
      </w:r>
    </w:p>
    <w:p w14:paraId="16B34DA9"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HotelResModifies</w:t>
      </w:r>
      <w:r w:rsidRPr="00366E27">
        <w:rPr>
          <w:rFonts w:ascii="Arial" w:hAnsi="Arial" w:cs="Arial"/>
          <w:color w:val="0000FF"/>
          <w:sz w:val="16"/>
          <w:szCs w:val="16"/>
        </w:rPr>
        <w:t>&gt;</w:t>
      </w:r>
    </w:p>
    <w:p w14:paraId="16B34DAA"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HotelResModify</w:t>
      </w:r>
      <w:r w:rsidRPr="00366E27">
        <w:rPr>
          <w:rFonts w:ascii="Arial" w:hAnsi="Arial" w:cs="Arial"/>
          <w:color w:val="0000FF"/>
          <w:sz w:val="16"/>
          <w:szCs w:val="16"/>
        </w:rPr>
        <w:t>&gt;</w:t>
      </w:r>
    </w:p>
    <w:p w14:paraId="16B34DAB"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RoomStays</w:t>
      </w:r>
      <w:r w:rsidRPr="00366E27">
        <w:rPr>
          <w:rFonts w:ascii="Arial" w:hAnsi="Arial" w:cs="Arial"/>
          <w:color w:val="0000FF"/>
          <w:sz w:val="16"/>
          <w:szCs w:val="16"/>
        </w:rPr>
        <w:t>&gt;</w:t>
      </w:r>
    </w:p>
    <w:p w14:paraId="16B34DAC"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w:t>
      </w:r>
      <w:r w:rsidRPr="00366E27">
        <w:rPr>
          <w:rFonts w:ascii="Arial" w:hAnsi="Arial" w:cs="Arial"/>
          <w:color w:val="0000FF"/>
          <w:sz w:val="16"/>
          <w:szCs w:val="16"/>
        </w:rPr>
        <w:t>&gt;</w:t>
      </w:r>
    </w:p>
    <w:p w14:paraId="16B34DAD"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BasicPropertyInfo</w:t>
      </w:r>
      <w:r w:rsidRPr="00366E27">
        <w:rPr>
          <w:rFonts w:ascii="Arial" w:hAnsi="Arial" w:cs="Arial"/>
          <w:color w:val="FF0000"/>
          <w:sz w:val="16"/>
          <w:szCs w:val="16"/>
        </w:rPr>
        <w:t xml:space="preserve"> ChainCode</w:t>
      </w:r>
      <w:r w:rsidRPr="00366E27">
        <w:rPr>
          <w:rFonts w:ascii="Arial" w:hAnsi="Arial" w:cs="Arial"/>
          <w:color w:val="0000FF"/>
          <w:sz w:val="16"/>
          <w:szCs w:val="16"/>
        </w:rPr>
        <w:t>="</w:t>
      </w:r>
      <w:r w:rsidRPr="00366E27">
        <w:rPr>
          <w:rFonts w:ascii="Arial" w:hAnsi="Arial" w:cs="Arial"/>
          <w:color w:val="000000"/>
          <w:sz w:val="16"/>
          <w:szCs w:val="16"/>
        </w:rPr>
        <w:t>XX</w:t>
      </w:r>
      <w:r w:rsidRPr="00366E27">
        <w:rPr>
          <w:rFonts w:ascii="Arial" w:hAnsi="Arial" w:cs="Arial"/>
          <w:color w:val="0000FF"/>
          <w:sz w:val="16"/>
          <w:szCs w:val="16"/>
        </w:rPr>
        <w:t>"</w:t>
      </w:r>
      <w:r w:rsidRPr="00366E27">
        <w:rPr>
          <w:rFonts w:ascii="Arial" w:hAnsi="Arial" w:cs="Arial"/>
          <w:color w:val="FF0000"/>
          <w:sz w:val="16"/>
          <w:szCs w:val="16"/>
        </w:rPr>
        <w:t xml:space="preserve"> HotelCode</w:t>
      </w:r>
      <w:r w:rsidRPr="00366E27">
        <w:rPr>
          <w:rFonts w:ascii="Arial" w:hAnsi="Arial" w:cs="Arial"/>
          <w:color w:val="0000FF"/>
          <w:sz w:val="16"/>
          <w:szCs w:val="16"/>
        </w:rPr>
        <w:t>="</w:t>
      </w:r>
      <w:r w:rsidRPr="00366E27">
        <w:rPr>
          <w:rFonts w:ascii="Arial" w:hAnsi="Arial" w:cs="Arial"/>
          <w:color w:val="000000"/>
          <w:sz w:val="16"/>
          <w:szCs w:val="16"/>
        </w:rPr>
        <w:t>80833</w:t>
      </w:r>
      <w:r w:rsidRPr="00366E27">
        <w:rPr>
          <w:rFonts w:ascii="Arial" w:hAnsi="Arial" w:cs="Arial"/>
          <w:color w:val="0000FF"/>
          <w:sz w:val="16"/>
          <w:szCs w:val="16"/>
        </w:rPr>
        <w:t>"</w:t>
      </w:r>
      <w:r w:rsidRPr="00366E27">
        <w:rPr>
          <w:rFonts w:ascii="Arial" w:hAnsi="Arial" w:cs="Arial"/>
          <w:color w:val="FF0000"/>
          <w:sz w:val="16"/>
          <w:szCs w:val="16"/>
        </w:rPr>
        <w:t xml:space="preserve"> HotelCodeContext</w:t>
      </w:r>
      <w:r w:rsidRPr="00366E27">
        <w:rPr>
          <w:rFonts w:ascii="Arial" w:hAnsi="Arial" w:cs="Arial"/>
          <w:color w:val="0000FF"/>
          <w:sz w:val="16"/>
          <w:szCs w:val="16"/>
        </w:rPr>
        <w:t>="</w:t>
      </w:r>
      <w:r w:rsidRPr="00366E27">
        <w:rPr>
          <w:rFonts w:ascii="Arial" w:hAnsi="Arial" w:cs="Arial"/>
          <w:color w:val="000000"/>
          <w:sz w:val="16"/>
          <w:szCs w:val="16"/>
        </w:rPr>
        <w:t>UA</w:t>
      </w:r>
      <w:r w:rsidRPr="00366E27">
        <w:rPr>
          <w:rFonts w:ascii="Arial" w:hAnsi="Arial" w:cs="Arial"/>
          <w:color w:val="0000FF"/>
          <w:sz w:val="16"/>
          <w:szCs w:val="16"/>
        </w:rPr>
        <w:t>"/&gt;</w:t>
      </w:r>
    </w:p>
    <w:p w14:paraId="16B34DAE"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w:t>
      </w:r>
      <w:r w:rsidRPr="00366E27">
        <w:rPr>
          <w:rFonts w:ascii="Arial" w:hAnsi="Arial" w:cs="Arial"/>
          <w:color w:val="0000FF"/>
          <w:sz w:val="16"/>
          <w:szCs w:val="16"/>
        </w:rPr>
        <w:t>&gt;</w:t>
      </w:r>
    </w:p>
    <w:p w14:paraId="16B34DAF"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RoomStays</w:t>
      </w:r>
      <w:r w:rsidRPr="00366E27">
        <w:rPr>
          <w:rFonts w:ascii="Arial" w:hAnsi="Arial" w:cs="Arial"/>
          <w:color w:val="0000FF"/>
          <w:sz w:val="16"/>
          <w:szCs w:val="16"/>
        </w:rPr>
        <w:t>&gt;</w:t>
      </w:r>
    </w:p>
    <w:p w14:paraId="16B34DB0"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ResGlobalInfo</w:t>
      </w:r>
      <w:r w:rsidRPr="00366E27">
        <w:rPr>
          <w:rFonts w:ascii="Arial" w:hAnsi="Arial" w:cs="Arial"/>
          <w:color w:val="0000FF"/>
          <w:sz w:val="16"/>
          <w:szCs w:val="16"/>
        </w:rPr>
        <w:t>&gt;</w:t>
      </w:r>
    </w:p>
    <w:p w14:paraId="16B34DB1"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HotelReservationIDs</w:t>
      </w:r>
      <w:r w:rsidRPr="00366E27">
        <w:rPr>
          <w:rFonts w:ascii="Arial" w:hAnsi="Arial" w:cs="Arial"/>
          <w:color w:val="0000FF"/>
          <w:sz w:val="16"/>
          <w:szCs w:val="16"/>
        </w:rPr>
        <w:t>&gt;</w:t>
      </w:r>
    </w:p>
    <w:p w14:paraId="16B34DB2"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HotelReservationID</w:t>
      </w:r>
      <w:r w:rsidRPr="00366E27">
        <w:rPr>
          <w:rFonts w:ascii="Arial" w:hAnsi="Arial" w:cs="Arial"/>
          <w:color w:val="FF0000"/>
          <w:sz w:val="16"/>
          <w:szCs w:val="16"/>
        </w:rPr>
        <w:t xml:space="preserve"> ResID_SourceContext</w:t>
      </w:r>
      <w:r w:rsidRPr="00366E27">
        <w:rPr>
          <w:rFonts w:ascii="Arial" w:hAnsi="Arial" w:cs="Arial"/>
          <w:color w:val="0000FF"/>
          <w:sz w:val="16"/>
          <w:szCs w:val="16"/>
        </w:rPr>
        <w:t>="</w:t>
      </w:r>
      <w:r w:rsidRPr="00366E27">
        <w:rPr>
          <w:rFonts w:ascii="Arial" w:hAnsi="Arial" w:cs="Arial"/>
          <w:color w:val="000000"/>
          <w:sz w:val="16"/>
          <w:szCs w:val="16"/>
        </w:rPr>
        <w:t>XX</w:t>
      </w:r>
      <w:r w:rsidRPr="00366E27">
        <w:rPr>
          <w:rFonts w:ascii="Arial" w:hAnsi="Arial" w:cs="Arial"/>
          <w:color w:val="0000FF"/>
          <w:sz w:val="16"/>
          <w:szCs w:val="16"/>
        </w:rPr>
        <w:t>"</w:t>
      </w:r>
      <w:r w:rsidRPr="00366E27">
        <w:rPr>
          <w:rFonts w:ascii="Arial" w:hAnsi="Arial" w:cs="Arial"/>
          <w:color w:val="FF0000"/>
          <w:sz w:val="16"/>
          <w:szCs w:val="16"/>
        </w:rPr>
        <w:t xml:space="preserve"> ResID_Type</w:t>
      </w:r>
      <w:r w:rsidRPr="00366E27">
        <w:rPr>
          <w:rFonts w:ascii="Arial" w:hAnsi="Arial" w:cs="Arial"/>
          <w:color w:val="0000FF"/>
          <w:sz w:val="16"/>
          <w:szCs w:val="16"/>
        </w:rPr>
        <w:t>="</w:t>
      </w:r>
      <w:r w:rsidRPr="00366E27">
        <w:rPr>
          <w:rFonts w:ascii="Arial" w:hAnsi="Arial" w:cs="Arial"/>
          <w:color w:val="000000"/>
          <w:sz w:val="16"/>
          <w:szCs w:val="16"/>
        </w:rPr>
        <w:t>14</w:t>
      </w:r>
      <w:r w:rsidRPr="00366E27">
        <w:rPr>
          <w:rFonts w:ascii="Arial" w:hAnsi="Arial" w:cs="Arial"/>
          <w:color w:val="0000FF"/>
          <w:sz w:val="16"/>
          <w:szCs w:val="16"/>
        </w:rPr>
        <w:t>"</w:t>
      </w:r>
      <w:r w:rsidRPr="00366E27">
        <w:rPr>
          <w:rFonts w:ascii="Arial" w:hAnsi="Arial" w:cs="Arial"/>
          <w:color w:val="FF0000"/>
          <w:sz w:val="16"/>
          <w:szCs w:val="16"/>
        </w:rPr>
        <w:t xml:space="preserve"> ResID_Value</w:t>
      </w:r>
      <w:r w:rsidRPr="00366E27">
        <w:rPr>
          <w:rFonts w:ascii="Arial" w:hAnsi="Arial" w:cs="Arial"/>
          <w:color w:val="0000FF"/>
          <w:sz w:val="16"/>
          <w:szCs w:val="16"/>
        </w:rPr>
        <w:t>="</w:t>
      </w:r>
      <w:r w:rsidRPr="00366E27">
        <w:rPr>
          <w:rFonts w:ascii="Arial" w:hAnsi="Arial" w:cs="Arial"/>
          <w:color w:val="000000"/>
          <w:sz w:val="16"/>
          <w:szCs w:val="16"/>
        </w:rPr>
        <w:t>6239JGO530</w:t>
      </w:r>
      <w:r w:rsidRPr="00366E27">
        <w:rPr>
          <w:rFonts w:ascii="Arial" w:hAnsi="Arial" w:cs="Arial"/>
          <w:color w:val="0000FF"/>
          <w:sz w:val="16"/>
          <w:szCs w:val="16"/>
        </w:rPr>
        <w:t>"/&gt;</w:t>
      </w:r>
    </w:p>
    <w:p w14:paraId="16B34DB3"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HotelReservationIDs</w:t>
      </w:r>
      <w:r w:rsidRPr="00366E27">
        <w:rPr>
          <w:rFonts w:ascii="Arial" w:hAnsi="Arial" w:cs="Arial"/>
          <w:color w:val="0000FF"/>
          <w:sz w:val="16"/>
          <w:szCs w:val="16"/>
        </w:rPr>
        <w:t>&gt;</w:t>
      </w:r>
    </w:p>
    <w:p w14:paraId="16B34DB4"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ResGlobalInfo</w:t>
      </w:r>
      <w:r w:rsidRPr="00366E27">
        <w:rPr>
          <w:rFonts w:ascii="Arial" w:hAnsi="Arial" w:cs="Arial"/>
          <w:color w:val="0000FF"/>
          <w:sz w:val="16"/>
          <w:szCs w:val="16"/>
        </w:rPr>
        <w:t>&gt;</w:t>
      </w:r>
    </w:p>
    <w:p w14:paraId="16B34DB5"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HotelResModify</w:t>
      </w:r>
      <w:r w:rsidRPr="00366E27">
        <w:rPr>
          <w:rFonts w:ascii="Arial" w:hAnsi="Arial" w:cs="Arial"/>
          <w:color w:val="0000FF"/>
          <w:sz w:val="16"/>
          <w:szCs w:val="16"/>
        </w:rPr>
        <w:t>&gt;</w:t>
      </w:r>
    </w:p>
    <w:p w14:paraId="16B34DB6"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HotelResModifies</w:t>
      </w:r>
      <w:r w:rsidRPr="00366E27">
        <w:rPr>
          <w:rFonts w:ascii="Arial" w:hAnsi="Arial" w:cs="Arial"/>
          <w:color w:val="0000FF"/>
          <w:sz w:val="16"/>
          <w:szCs w:val="16"/>
        </w:rPr>
        <w:t>&gt;</w:t>
      </w:r>
    </w:p>
    <w:p w14:paraId="16B34DB7"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OTA_HotelResModifyRS</w:t>
      </w:r>
      <w:r w:rsidRPr="00366E27">
        <w:rPr>
          <w:rFonts w:ascii="Arial" w:hAnsi="Arial" w:cs="Arial"/>
          <w:color w:val="0000FF"/>
          <w:sz w:val="16"/>
          <w:szCs w:val="16"/>
        </w:rPr>
        <w:t>&gt;</w:t>
      </w:r>
    </w:p>
    <w:p w14:paraId="16B34DB8"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00"/>
          <w:sz w:val="16"/>
          <w:szCs w:val="16"/>
        </w:rPr>
        <w:tab/>
      </w:r>
      <w:r w:rsidRPr="00366E27">
        <w:rPr>
          <w:rFonts w:ascii="Arial" w:hAnsi="Arial" w:cs="Arial"/>
          <w:color w:val="0000FF"/>
          <w:sz w:val="16"/>
          <w:szCs w:val="16"/>
        </w:rPr>
        <w:t>&lt;/</w:t>
      </w:r>
      <w:r w:rsidRPr="00366E27">
        <w:rPr>
          <w:rFonts w:ascii="Arial" w:hAnsi="Arial" w:cs="Arial"/>
          <w:color w:val="800000"/>
          <w:sz w:val="16"/>
          <w:szCs w:val="16"/>
        </w:rPr>
        <w:t>S:Body</w:t>
      </w:r>
      <w:r w:rsidRPr="00366E27">
        <w:rPr>
          <w:rFonts w:ascii="Arial" w:hAnsi="Arial" w:cs="Arial"/>
          <w:color w:val="0000FF"/>
          <w:sz w:val="16"/>
          <w:szCs w:val="16"/>
        </w:rPr>
        <w:t>&gt;</w:t>
      </w:r>
    </w:p>
    <w:p w14:paraId="16B34DB9" w14:textId="77777777" w:rsidR="003F5B4B" w:rsidRPr="00366E27" w:rsidRDefault="003F5B4B" w:rsidP="003F5B4B">
      <w:pPr>
        <w:autoSpaceDE w:val="0"/>
        <w:autoSpaceDN w:val="0"/>
        <w:adjustRightInd w:val="0"/>
        <w:spacing w:after="0" w:line="240" w:lineRule="auto"/>
        <w:rPr>
          <w:rFonts w:ascii="Arial" w:hAnsi="Arial" w:cs="Arial"/>
          <w:color w:val="000000"/>
          <w:sz w:val="16"/>
          <w:szCs w:val="16"/>
        </w:rPr>
      </w:pPr>
      <w:r w:rsidRPr="00366E27">
        <w:rPr>
          <w:rFonts w:ascii="Arial" w:hAnsi="Arial" w:cs="Arial"/>
          <w:color w:val="0000FF"/>
          <w:sz w:val="16"/>
          <w:szCs w:val="16"/>
        </w:rPr>
        <w:t>&lt;/</w:t>
      </w:r>
      <w:r w:rsidRPr="00366E27">
        <w:rPr>
          <w:rFonts w:ascii="Arial" w:hAnsi="Arial" w:cs="Arial"/>
          <w:color w:val="800000"/>
          <w:sz w:val="16"/>
          <w:szCs w:val="16"/>
        </w:rPr>
        <w:t>S:Envelope</w:t>
      </w:r>
      <w:r w:rsidRPr="00366E27">
        <w:rPr>
          <w:rFonts w:ascii="Arial" w:hAnsi="Arial" w:cs="Arial"/>
          <w:color w:val="0000FF"/>
          <w:sz w:val="16"/>
          <w:szCs w:val="16"/>
        </w:rPr>
        <w:t>&gt;</w:t>
      </w:r>
    </w:p>
    <w:p w14:paraId="16B34DBA" w14:textId="77777777" w:rsidR="00FD6DDE" w:rsidRPr="009E2834" w:rsidRDefault="00FD6DDE" w:rsidP="006D2568">
      <w:pPr>
        <w:pStyle w:val="Heading1"/>
        <w:pageBreakBefore/>
        <w:spacing w:after="0" w:line="240" w:lineRule="auto"/>
        <w:rPr>
          <w:szCs w:val="40"/>
        </w:rPr>
      </w:pPr>
      <w:bookmarkStart w:id="169" w:name="_Toc351022527"/>
      <w:r w:rsidRPr="009E2834">
        <w:rPr>
          <w:szCs w:val="40"/>
        </w:rPr>
        <w:t xml:space="preserve">XML Direct Connect </w:t>
      </w:r>
      <w:r w:rsidR="004F213A">
        <w:rPr>
          <w:szCs w:val="40"/>
        </w:rPr>
        <w:t>–</w:t>
      </w:r>
      <w:r w:rsidRPr="009E2834">
        <w:rPr>
          <w:szCs w:val="40"/>
        </w:rPr>
        <w:t xml:space="preserve"> </w:t>
      </w:r>
      <w:r w:rsidR="004F213A">
        <w:rPr>
          <w:szCs w:val="40"/>
        </w:rPr>
        <w:t xml:space="preserve">Modify </w:t>
      </w:r>
      <w:r w:rsidRPr="009E2834">
        <w:rPr>
          <w:szCs w:val="40"/>
        </w:rPr>
        <w:t>OTA XML Re</w:t>
      </w:r>
      <w:r>
        <w:rPr>
          <w:szCs w:val="40"/>
        </w:rPr>
        <w:t>sponse</w:t>
      </w:r>
      <w:r w:rsidRPr="009E2834">
        <w:rPr>
          <w:szCs w:val="40"/>
        </w:rPr>
        <w:t xml:space="preserve"> Example</w:t>
      </w:r>
      <w:r>
        <w:rPr>
          <w:szCs w:val="40"/>
        </w:rPr>
        <w:t xml:space="preserve"> – Res Status Committed</w:t>
      </w:r>
      <w:bookmarkEnd w:id="169"/>
    </w:p>
    <w:p w14:paraId="16B34DBB" w14:textId="77777777" w:rsidR="00551DC1" w:rsidRPr="00160E8C" w:rsidRDefault="00551DC1" w:rsidP="00551DC1">
      <w:pPr>
        <w:rPr>
          <w:rFonts w:ascii="Arial" w:hAnsi="Arial" w:cs="Arial"/>
          <w:b/>
          <w:color w:val="000000"/>
          <w:sz w:val="20"/>
          <w:szCs w:val="20"/>
        </w:rPr>
      </w:pPr>
      <w:r w:rsidRPr="00160E8C">
        <w:rPr>
          <w:rFonts w:ascii="Arial" w:hAnsi="Arial" w:cs="Arial"/>
          <w:b/>
          <w:color w:val="000000"/>
          <w:sz w:val="20"/>
          <w:szCs w:val="20"/>
        </w:rPr>
        <w:t>SOAP Note:</w:t>
      </w:r>
    </w:p>
    <w:p w14:paraId="16B34DBC" w14:textId="77777777" w:rsidR="00551DC1" w:rsidRPr="00160E8C" w:rsidRDefault="00551DC1" w:rsidP="00551DC1">
      <w:pPr>
        <w:pStyle w:val="ListParagraph"/>
        <w:numPr>
          <w:ilvl w:val="0"/>
          <w:numId w:val="19"/>
        </w:numPr>
        <w:overflowPunct/>
        <w:autoSpaceDE/>
        <w:autoSpaceDN/>
        <w:adjustRightInd/>
        <w:contextualSpacing w:val="0"/>
        <w:textAlignment w:val="auto"/>
        <w:rPr>
          <w:rFonts w:cs="Arial"/>
          <w:color w:val="000000"/>
        </w:rPr>
      </w:pPr>
      <w:r w:rsidRPr="00160E8C">
        <w:rPr>
          <w:rFonts w:cs="Arial"/>
          <w:color w:val="000000"/>
        </w:rPr>
        <w:t>Travelport OTA XML Messages are wrapped in a standard SOAP Envelope as illustrated in the example below.</w:t>
      </w:r>
    </w:p>
    <w:p w14:paraId="16B34DBD" w14:textId="77777777" w:rsidR="00551DC1" w:rsidRPr="00160E8C" w:rsidRDefault="00551DC1" w:rsidP="00551DC1">
      <w:pPr>
        <w:pStyle w:val="ListParagraph"/>
        <w:numPr>
          <w:ilvl w:val="0"/>
          <w:numId w:val="19"/>
        </w:numPr>
        <w:overflowPunct/>
        <w:autoSpaceDE/>
        <w:autoSpaceDN/>
        <w:adjustRightInd/>
        <w:contextualSpacing w:val="0"/>
        <w:textAlignment w:val="auto"/>
        <w:rPr>
          <w:rFonts w:cs="Arial"/>
          <w:color w:val="000000"/>
        </w:rPr>
      </w:pPr>
      <w:r w:rsidRPr="00160E8C">
        <w:rPr>
          <w:rFonts w:cs="Arial"/>
          <w:color w:val="000000"/>
        </w:rPr>
        <w:t>The Hotel Supplier provides a single Travelport UserID and Password to populate the userid and password elements.</w:t>
      </w:r>
    </w:p>
    <w:p w14:paraId="16B34DBE" w14:textId="77777777" w:rsidR="00551DC1" w:rsidRPr="00160E8C" w:rsidRDefault="00551DC1" w:rsidP="00551DC1">
      <w:pPr>
        <w:pStyle w:val="ListParagraph"/>
        <w:numPr>
          <w:ilvl w:val="0"/>
          <w:numId w:val="19"/>
        </w:numPr>
        <w:overflowPunct/>
        <w:autoSpaceDE/>
        <w:autoSpaceDN/>
        <w:adjustRightInd/>
        <w:spacing w:after="240"/>
        <w:contextualSpacing w:val="0"/>
        <w:textAlignment w:val="auto"/>
        <w:rPr>
          <w:rFonts w:cs="Arial"/>
          <w:color w:val="000000"/>
        </w:rPr>
      </w:pPr>
      <w:r w:rsidRPr="00160E8C">
        <w:rPr>
          <w:rFonts w:cs="Arial"/>
          <w:color w:val="000000"/>
        </w:rPr>
        <w:t>The UserID and Password values passed in the Request must be echoed in the Response.</w:t>
      </w:r>
    </w:p>
    <w:p w14:paraId="16B34DBF"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S:Envelope</w:t>
      </w:r>
      <w:r w:rsidRPr="00761A48">
        <w:rPr>
          <w:rFonts w:ascii="Arial" w:hAnsi="Arial" w:cs="Arial"/>
          <w:color w:val="FF0000"/>
          <w:sz w:val="18"/>
          <w:szCs w:val="18"/>
          <w:highlight w:val="white"/>
        </w:rPr>
        <w:t xml:space="preserve"> xmlns:S</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http://schemas.xmlsoap.org/soap/envelope/</w:t>
      </w:r>
      <w:r w:rsidRPr="00761A48">
        <w:rPr>
          <w:rFonts w:ascii="Arial" w:hAnsi="Arial" w:cs="Arial"/>
          <w:color w:val="0000FF"/>
          <w:sz w:val="18"/>
          <w:szCs w:val="18"/>
          <w:highlight w:val="white"/>
        </w:rPr>
        <w:t>"&gt;</w:t>
      </w:r>
    </w:p>
    <w:p w14:paraId="16B34DC0"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S:Header</w:t>
      </w:r>
      <w:r w:rsidRPr="00761A48">
        <w:rPr>
          <w:rFonts w:ascii="Arial" w:hAnsi="Arial" w:cs="Arial"/>
          <w:color w:val="0000FF"/>
          <w:sz w:val="18"/>
          <w:szCs w:val="18"/>
          <w:highlight w:val="white"/>
        </w:rPr>
        <w:t>&gt;</w:t>
      </w:r>
    </w:p>
    <w:p w14:paraId="16B34DC1"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wsp:authentication</w:t>
      </w:r>
      <w:r w:rsidRPr="00761A48">
        <w:rPr>
          <w:rFonts w:ascii="Arial" w:hAnsi="Arial" w:cs="Arial"/>
          <w:color w:val="FF0000"/>
          <w:sz w:val="18"/>
          <w:szCs w:val="18"/>
          <w:highlight w:val="white"/>
        </w:rPr>
        <w:t xml:space="preserve"> xmlns:wsp</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http://xmlota.wspan.com/webservice/</w:t>
      </w:r>
      <w:r w:rsidRPr="00761A48">
        <w:rPr>
          <w:rFonts w:ascii="Arial" w:hAnsi="Arial" w:cs="Arial"/>
          <w:color w:val="0000FF"/>
          <w:sz w:val="18"/>
          <w:szCs w:val="18"/>
          <w:highlight w:val="white"/>
        </w:rPr>
        <w:t>"&gt;</w:t>
      </w:r>
    </w:p>
    <w:p w14:paraId="16B34DC2"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wsp:userid</w:t>
      </w:r>
      <w:r w:rsidRPr="00761A48">
        <w:rPr>
          <w:rFonts w:ascii="Arial" w:hAnsi="Arial" w:cs="Arial"/>
          <w:color w:val="0000FF"/>
          <w:sz w:val="18"/>
          <w:szCs w:val="18"/>
          <w:highlight w:val="white"/>
        </w:rPr>
        <w:t>&gt;</w:t>
      </w:r>
      <w:r w:rsidRPr="00761A48">
        <w:rPr>
          <w:rFonts w:ascii="Arial" w:hAnsi="Arial" w:cs="Arial"/>
          <w:color w:val="000000"/>
          <w:sz w:val="18"/>
          <w:szCs w:val="18"/>
          <w:highlight w:val="white"/>
        </w:rPr>
        <w:t>XXUserName</w:t>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wsp:userid</w:t>
      </w:r>
      <w:r w:rsidRPr="00761A48">
        <w:rPr>
          <w:rFonts w:ascii="Arial" w:hAnsi="Arial" w:cs="Arial"/>
          <w:color w:val="0000FF"/>
          <w:sz w:val="18"/>
          <w:szCs w:val="18"/>
          <w:highlight w:val="white"/>
        </w:rPr>
        <w:t>&gt;</w:t>
      </w:r>
    </w:p>
    <w:p w14:paraId="16B34DC3"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wsp:password</w:t>
      </w:r>
      <w:r w:rsidRPr="00761A48">
        <w:rPr>
          <w:rFonts w:ascii="Arial" w:hAnsi="Arial" w:cs="Arial"/>
          <w:color w:val="0000FF"/>
          <w:sz w:val="18"/>
          <w:szCs w:val="18"/>
          <w:highlight w:val="white"/>
        </w:rPr>
        <w:t>&gt;</w:t>
      </w:r>
      <w:r w:rsidRPr="00761A48">
        <w:rPr>
          <w:rFonts w:ascii="Arial" w:hAnsi="Arial" w:cs="Arial"/>
          <w:color w:val="000000"/>
          <w:sz w:val="18"/>
          <w:szCs w:val="18"/>
          <w:highlight w:val="white"/>
        </w:rPr>
        <w:t>XXPassword</w:t>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wsp:password</w:t>
      </w:r>
      <w:r w:rsidRPr="00761A48">
        <w:rPr>
          <w:rFonts w:ascii="Arial" w:hAnsi="Arial" w:cs="Arial"/>
          <w:color w:val="0000FF"/>
          <w:sz w:val="18"/>
          <w:szCs w:val="18"/>
          <w:highlight w:val="white"/>
        </w:rPr>
        <w:t>&gt;</w:t>
      </w:r>
    </w:p>
    <w:p w14:paraId="16B34DC4"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wsp:payloadVersion</w:t>
      </w:r>
      <w:r w:rsidRPr="00761A48">
        <w:rPr>
          <w:rFonts w:ascii="Arial" w:hAnsi="Arial" w:cs="Arial"/>
          <w:color w:val="0000FF"/>
          <w:sz w:val="18"/>
          <w:szCs w:val="18"/>
          <w:highlight w:val="white"/>
        </w:rPr>
        <w:t>&gt;</w:t>
      </w:r>
      <w:r w:rsidRPr="00761A48">
        <w:rPr>
          <w:rFonts w:ascii="Arial" w:hAnsi="Arial" w:cs="Arial"/>
          <w:color w:val="000000"/>
          <w:sz w:val="18"/>
          <w:szCs w:val="18"/>
          <w:highlight w:val="white"/>
        </w:rPr>
        <w:t>2007B</w:t>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wsp:payloadVersion</w:t>
      </w:r>
      <w:r w:rsidRPr="00761A48">
        <w:rPr>
          <w:rFonts w:ascii="Arial" w:hAnsi="Arial" w:cs="Arial"/>
          <w:color w:val="0000FF"/>
          <w:sz w:val="18"/>
          <w:szCs w:val="18"/>
          <w:highlight w:val="white"/>
        </w:rPr>
        <w:t>&gt;</w:t>
      </w:r>
    </w:p>
    <w:p w14:paraId="16B34DC5"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wsp:authentication</w:t>
      </w:r>
      <w:r w:rsidRPr="00761A48">
        <w:rPr>
          <w:rFonts w:ascii="Arial" w:hAnsi="Arial" w:cs="Arial"/>
          <w:color w:val="0000FF"/>
          <w:sz w:val="18"/>
          <w:szCs w:val="18"/>
          <w:highlight w:val="white"/>
        </w:rPr>
        <w:t>&gt;</w:t>
      </w:r>
    </w:p>
    <w:p w14:paraId="16B34DC6"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S:Header</w:t>
      </w:r>
      <w:r w:rsidRPr="00761A48">
        <w:rPr>
          <w:rFonts w:ascii="Arial" w:hAnsi="Arial" w:cs="Arial"/>
          <w:color w:val="0000FF"/>
          <w:sz w:val="18"/>
          <w:szCs w:val="18"/>
          <w:highlight w:val="white"/>
        </w:rPr>
        <w:t>&gt;</w:t>
      </w:r>
    </w:p>
    <w:p w14:paraId="16B34DC7"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S:Body</w:t>
      </w:r>
      <w:r w:rsidRPr="00761A48">
        <w:rPr>
          <w:rFonts w:ascii="Arial" w:hAnsi="Arial" w:cs="Arial"/>
          <w:color w:val="0000FF"/>
          <w:sz w:val="18"/>
          <w:szCs w:val="18"/>
          <w:highlight w:val="white"/>
        </w:rPr>
        <w:t>&gt;</w:t>
      </w:r>
    </w:p>
    <w:p w14:paraId="16B34DC8"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OTA_HotelResModifyRS</w:t>
      </w:r>
      <w:r w:rsidRPr="00761A48">
        <w:rPr>
          <w:rFonts w:ascii="Arial" w:hAnsi="Arial" w:cs="Arial"/>
          <w:color w:val="FF0000"/>
          <w:sz w:val="18"/>
          <w:szCs w:val="18"/>
          <w:highlight w:val="white"/>
        </w:rPr>
        <w:t xml:space="preserve"> xmlns</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http://www.opentravel.org/OTA/2003/05</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EchoToken</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PS@D104651335988393136-04014AXXP</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Target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Production</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Version</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1.0</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TransactionIdentifier</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AQ202052210118530</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ResResponseType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Committed</w:t>
      </w:r>
      <w:r w:rsidRPr="00761A48">
        <w:rPr>
          <w:rFonts w:ascii="Arial" w:hAnsi="Arial" w:cs="Arial"/>
          <w:color w:val="0000FF"/>
          <w:sz w:val="18"/>
          <w:szCs w:val="18"/>
          <w:highlight w:val="white"/>
        </w:rPr>
        <w:t>"&gt;</w:t>
      </w:r>
    </w:p>
    <w:p w14:paraId="16B34DC9"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POS</w:t>
      </w:r>
      <w:r w:rsidRPr="00761A48">
        <w:rPr>
          <w:rFonts w:ascii="Arial" w:hAnsi="Arial" w:cs="Arial"/>
          <w:color w:val="0000FF"/>
          <w:sz w:val="18"/>
          <w:szCs w:val="18"/>
          <w:highlight w:val="white"/>
        </w:rPr>
        <w:t>&gt;</w:t>
      </w:r>
    </w:p>
    <w:p w14:paraId="16B34DCA"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Source</w:t>
      </w:r>
      <w:r w:rsidRPr="00761A48">
        <w:rPr>
          <w:rFonts w:ascii="Arial" w:hAnsi="Arial" w:cs="Arial"/>
          <w:color w:val="FF0000"/>
          <w:sz w:val="18"/>
          <w:szCs w:val="18"/>
          <w:highlight w:val="white"/>
        </w:rPr>
        <w:t xml:space="preserve"> TerminalID</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04014A</w:t>
      </w:r>
      <w:r w:rsidRPr="00761A48">
        <w:rPr>
          <w:rFonts w:ascii="Arial" w:hAnsi="Arial" w:cs="Arial"/>
          <w:color w:val="0000FF"/>
          <w:sz w:val="18"/>
          <w:szCs w:val="18"/>
          <w:highlight w:val="white"/>
        </w:rPr>
        <w:t>"&gt;</w:t>
      </w:r>
    </w:p>
    <w:p w14:paraId="16B34DCB"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BookingChannel</w:t>
      </w:r>
      <w:r w:rsidRPr="00761A48">
        <w:rPr>
          <w:rFonts w:ascii="Arial" w:hAnsi="Arial" w:cs="Arial"/>
          <w:color w:val="FF0000"/>
          <w:sz w:val="18"/>
          <w:szCs w:val="18"/>
          <w:highlight w:val="white"/>
        </w:rPr>
        <w:t xml:space="preserve"> 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w:t>
      </w:r>
      <w:r w:rsidRPr="00761A48">
        <w:rPr>
          <w:rFonts w:ascii="Arial" w:hAnsi="Arial" w:cs="Arial"/>
          <w:color w:val="0000FF"/>
          <w:sz w:val="18"/>
          <w:szCs w:val="18"/>
          <w:highlight w:val="white"/>
        </w:rPr>
        <w:t>"&gt;</w:t>
      </w:r>
    </w:p>
    <w:p w14:paraId="16B34DCC"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CompanyName</w:t>
      </w:r>
      <w:r w:rsidRPr="00761A48">
        <w:rPr>
          <w:rFonts w:ascii="Arial" w:hAnsi="Arial" w:cs="Arial"/>
          <w:color w:val="FF0000"/>
          <w:sz w:val="18"/>
          <w:szCs w:val="18"/>
          <w:highlight w:val="white"/>
        </w:rPr>
        <w:t xml:space="preserve"> Code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1G</w:t>
      </w:r>
      <w:r w:rsidRPr="00761A48">
        <w:rPr>
          <w:rFonts w:ascii="Arial" w:hAnsi="Arial" w:cs="Arial"/>
          <w:color w:val="0000FF"/>
          <w:sz w:val="18"/>
          <w:szCs w:val="18"/>
          <w:highlight w:val="white"/>
        </w:rPr>
        <w:t>"/&gt;</w:t>
      </w:r>
    </w:p>
    <w:p w14:paraId="16B34DCD"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BookingChannel</w:t>
      </w:r>
      <w:r w:rsidRPr="00761A48">
        <w:rPr>
          <w:rFonts w:ascii="Arial" w:hAnsi="Arial" w:cs="Arial"/>
          <w:color w:val="0000FF"/>
          <w:sz w:val="18"/>
          <w:szCs w:val="18"/>
          <w:highlight w:val="white"/>
        </w:rPr>
        <w:t>&gt;</w:t>
      </w:r>
    </w:p>
    <w:p w14:paraId="16B34DCE"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Source</w:t>
      </w:r>
      <w:r w:rsidRPr="00761A48">
        <w:rPr>
          <w:rFonts w:ascii="Arial" w:hAnsi="Arial" w:cs="Arial"/>
          <w:color w:val="0000FF"/>
          <w:sz w:val="18"/>
          <w:szCs w:val="18"/>
          <w:highlight w:val="white"/>
        </w:rPr>
        <w:t>&gt;</w:t>
      </w:r>
    </w:p>
    <w:p w14:paraId="16B34DCF"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POS</w:t>
      </w:r>
      <w:r w:rsidRPr="00761A48">
        <w:rPr>
          <w:rFonts w:ascii="Arial" w:hAnsi="Arial" w:cs="Arial"/>
          <w:color w:val="0000FF"/>
          <w:sz w:val="18"/>
          <w:szCs w:val="18"/>
          <w:highlight w:val="white"/>
        </w:rPr>
        <w:t>&gt;</w:t>
      </w:r>
    </w:p>
    <w:p w14:paraId="16B34DD0"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Success</w:t>
      </w:r>
      <w:r w:rsidRPr="00761A48">
        <w:rPr>
          <w:rFonts w:ascii="Arial" w:hAnsi="Arial" w:cs="Arial"/>
          <w:color w:val="0000FF"/>
          <w:sz w:val="18"/>
          <w:szCs w:val="18"/>
          <w:highlight w:val="white"/>
        </w:rPr>
        <w:t>/&gt;</w:t>
      </w:r>
    </w:p>
    <w:p w14:paraId="16B34DD1"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HotelResModifies</w:t>
      </w:r>
      <w:r w:rsidRPr="00761A48">
        <w:rPr>
          <w:rFonts w:ascii="Arial" w:hAnsi="Arial" w:cs="Arial"/>
          <w:color w:val="0000FF"/>
          <w:sz w:val="18"/>
          <w:szCs w:val="18"/>
          <w:highlight w:val="white"/>
        </w:rPr>
        <w:t>&gt;</w:t>
      </w:r>
    </w:p>
    <w:p w14:paraId="16B34DD2"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HotelResModify</w:t>
      </w:r>
      <w:r w:rsidRPr="00761A48">
        <w:rPr>
          <w:rFonts w:ascii="Arial" w:hAnsi="Arial" w:cs="Arial"/>
          <w:color w:val="0000FF"/>
          <w:sz w:val="18"/>
          <w:szCs w:val="18"/>
          <w:highlight w:val="white"/>
        </w:rPr>
        <w:t>&gt;</w:t>
      </w:r>
    </w:p>
    <w:p w14:paraId="16B34DD3"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UniqueID</w:t>
      </w:r>
      <w:r w:rsidRPr="00761A48">
        <w:rPr>
          <w:rFonts w:ascii="Arial" w:hAnsi="Arial" w:cs="Arial"/>
          <w:color w:val="FF0000"/>
          <w:sz w:val="18"/>
          <w:szCs w:val="18"/>
          <w:highlight w:val="white"/>
        </w:rPr>
        <w:t xml:space="preserve"> ID</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P7CH54</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ID_Context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1V</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14</w:t>
      </w:r>
      <w:r w:rsidRPr="00761A48">
        <w:rPr>
          <w:rFonts w:ascii="Arial" w:hAnsi="Arial" w:cs="Arial"/>
          <w:color w:val="0000FF"/>
          <w:sz w:val="18"/>
          <w:szCs w:val="18"/>
          <w:highlight w:val="white"/>
        </w:rPr>
        <w:t>"/&gt;</w:t>
      </w:r>
    </w:p>
    <w:p w14:paraId="16B34DD4"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RoomStays</w:t>
      </w:r>
      <w:r w:rsidRPr="00761A48">
        <w:rPr>
          <w:rFonts w:ascii="Arial" w:hAnsi="Arial" w:cs="Arial"/>
          <w:color w:val="0000FF"/>
          <w:sz w:val="18"/>
          <w:szCs w:val="18"/>
          <w:highlight w:val="white"/>
        </w:rPr>
        <w:t>&gt;</w:t>
      </w:r>
    </w:p>
    <w:p w14:paraId="16B34DD5"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w:t>
      </w:r>
      <w:r w:rsidRPr="00761A48">
        <w:rPr>
          <w:rFonts w:ascii="Arial" w:hAnsi="Arial" w:cs="Arial"/>
          <w:color w:val="0000FF"/>
          <w:sz w:val="18"/>
          <w:szCs w:val="18"/>
          <w:highlight w:val="white"/>
        </w:rPr>
        <w:t>&gt;</w:t>
      </w:r>
    </w:p>
    <w:p w14:paraId="16B34DD6"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BasicPropertyInfo</w:t>
      </w:r>
      <w:r w:rsidRPr="00761A48">
        <w:rPr>
          <w:rFonts w:ascii="Arial" w:hAnsi="Arial" w:cs="Arial"/>
          <w:color w:val="FF0000"/>
          <w:sz w:val="18"/>
          <w:szCs w:val="18"/>
          <w:highlight w:val="white"/>
        </w:rPr>
        <w:t xml:space="preserve"> ChainCode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XX</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HotelCodeContext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1V</w:t>
      </w:r>
      <w:r w:rsidRPr="00761A48">
        <w:rPr>
          <w:rFonts w:ascii="Arial" w:hAnsi="Arial" w:cs="Arial"/>
          <w:color w:val="0000FF"/>
          <w:sz w:val="18"/>
          <w:szCs w:val="18"/>
          <w:highlight w:val="white"/>
        </w:rPr>
        <w:t>"/&gt;</w:t>
      </w:r>
    </w:p>
    <w:p w14:paraId="16B34DD7"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w:t>
      </w:r>
      <w:r w:rsidRPr="00761A48">
        <w:rPr>
          <w:rFonts w:ascii="Arial" w:hAnsi="Arial" w:cs="Arial"/>
          <w:color w:val="0000FF"/>
          <w:sz w:val="18"/>
          <w:szCs w:val="18"/>
          <w:highlight w:val="white"/>
        </w:rPr>
        <w:t>&gt;</w:t>
      </w:r>
    </w:p>
    <w:p w14:paraId="16B34DD8"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RoomStays</w:t>
      </w:r>
      <w:r w:rsidRPr="00761A48">
        <w:rPr>
          <w:rFonts w:ascii="Arial" w:hAnsi="Arial" w:cs="Arial"/>
          <w:color w:val="0000FF"/>
          <w:sz w:val="18"/>
          <w:szCs w:val="18"/>
          <w:highlight w:val="white"/>
        </w:rPr>
        <w:t>&gt;</w:t>
      </w:r>
    </w:p>
    <w:p w14:paraId="16B34DD9"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ResGlobalInfo</w:t>
      </w:r>
      <w:r w:rsidRPr="00761A48">
        <w:rPr>
          <w:rFonts w:ascii="Arial" w:hAnsi="Arial" w:cs="Arial"/>
          <w:color w:val="0000FF"/>
          <w:sz w:val="18"/>
          <w:szCs w:val="18"/>
          <w:highlight w:val="white"/>
        </w:rPr>
        <w:t>&gt;</w:t>
      </w:r>
    </w:p>
    <w:p w14:paraId="16B34DDA"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HotelReservationIDs</w:t>
      </w:r>
      <w:r w:rsidRPr="00761A48">
        <w:rPr>
          <w:rFonts w:ascii="Arial" w:hAnsi="Arial" w:cs="Arial"/>
          <w:color w:val="0000FF"/>
          <w:sz w:val="18"/>
          <w:szCs w:val="18"/>
          <w:highlight w:val="white"/>
        </w:rPr>
        <w:t>&gt;</w:t>
      </w:r>
    </w:p>
    <w:p w14:paraId="16B34DDB"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HotelReservationID</w:t>
      </w:r>
      <w:r w:rsidRPr="00761A48">
        <w:rPr>
          <w:rFonts w:ascii="Arial" w:hAnsi="Arial" w:cs="Arial"/>
          <w:color w:val="FF0000"/>
          <w:sz w:val="18"/>
          <w:szCs w:val="18"/>
          <w:highlight w:val="white"/>
        </w:rPr>
        <w:t xml:space="preserve"> ResID_Type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14</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ResID_Value</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45421116</w:t>
      </w:r>
      <w:r w:rsidRPr="00761A48">
        <w:rPr>
          <w:rFonts w:ascii="Arial" w:hAnsi="Arial" w:cs="Arial"/>
          <w:color w:val="0000FF"/>
          <w:sz w:val="18"/>
          <w:szCs w:val="18"/>
          <w:highlight w:val="white"/>
        </w:rPr>
        <w:t>"</w:t>
      </w:r>
      <w:r w:rsidRPr="00761A48">
        <w:rPr>
          <w:rFonts w:ascii="Arial" w:hAnsi="Arial" w:cs="Arial"/>
          <w:color w:val="FF0000"/>
          <w:sz w:val="18"/>
          <w:szCs w:val="18"/>
          <w:highlight w:val="white"/>
        </w:rPr>
        <w:t xml:space="preserve"> ResID_SourceContext</w:t>
      </w:r>
      <w:r w:rsidRPr="00761A48">
        <w:rPr>
          <w:rFonts w:ascii="Arial" w:hAnsi="Arial" w:cs="Arial"/>
          <w:color w:val="0000FF"/>
          <w:sz w:val="18"/>
          <w:szCs w:val="18"/>
          <w:highlight w:val="white"/>
        </w:rPr>
        <w:t>="</w:t>
      </w:r>
      <w:r w:rsidRPr="00761A48">
        <w:rPr>
          <w:rFonts w:ascii="Arial" w:hAnsi="Arial" w:cs="Arial"/>
          <w:color w:val="000000"/>
          <w:sz w:val="18"/>
          <w:szCs w:val="18"/>
          <w:highlight w:val="white"/>
        </w:rPr>
        <w:t>XX</w:t>
      </w:r>
      <w:r w:rsidRPr="00761A48">
        <w:rPr>
          <w:rFonts w:ascii="Arial" w:hAnsi="Arial" w:cs="Arial"/>
          <w:color w:val="0000FF"/>
          <w:sz w:val="18"/>
          <w:szCs w:val="18"/>
          <w:highlight w:val="white"/>
        </w:rPr>
        <w:t>"/&gt;</w:t>
      </w:r>
    </w:p>
    <w:p w14:paraId="16B34DDC"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HotelReservationIDs</w:t>
      </w:r>
      <w:r w:rsidRPr="00761A48">
        <w:rPr>
          <w:rFonts w:ascii="Arial" w:hAnsi="Arial" w:cs="Arial"/>
          <w:color w:val="0000FF"/>
          <w:sz w:val="18"/>
          <w:szCs w:val="18"/>
          <w:highlight w:val="white"/>
        </w:rPr>
        <w:t>&gt;</w:t>
      </w:r>
    </w:p>
    <w:p w14:paraId="16B34DDD"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ResGlobalInfo</w:t>
      </w:r>
      <w:r w:rsidRPr="00761A48">
        <w:rPr>
          <w:rFonts w:ascii="Arial" w:hAnsi="Arial" w:cs="Arial"/>
          <w:color w:val="0000FF"/>
          <w:sz w:val="18"/>
          <w:szCs w:val="18"/>
          <w:highlight w:val="white"/>
        </w:rPr>
        <w:t>&gt;</w:t>
      </w:r>
    </w:p>
    <w:p w14:paraId="16B34DDE"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HotelResModify</w:t>
      </w:r>
      <w:r w:rsidRPr="00761A48">
        <w:rPr>
          <w:rFonts w:ascii="Arial" w:hAnsi="Arial" w:cs="Arial"/>
          <w:color w:val="0000FF"/>
          <w:sz w:val="18"/>
          <w:szCs w:val="18"/>
          <w:highlight w:val="white"/>
        </w:rPr>
        <w:t>&gt;</w:t>
      </w:r>
    </w:p>
    <w:p w14:paraId="16B34DDF"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HotelResModifies</w:t>
      </w:r>
      <w:r w:rsidRPr="00761A48">
        <w:rPr>
          <w:rFonts w:ascii="Arial" w:hAnsi="Arial" w:cs="Arial"/>
          <w:color w:val="0000FF"/>
          <w:sz w:val="18"/>
          <w:szCs w:val="18"/>
          <w:highlight w:val="white"/>
        </w:rPr>
        <w:t>&gt;</w:t>
      </w:r>
    </w:p>
    <w:p w14:paraId="16B34DE0"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OTA_HotelResModifyRS</w:t>
      </w:r>
      <w:r w:rsidRPr="00761A48">
        <w:rPr>
          <w:rFonts w:ascii="Arial" w:hAnsi="Arial" w:cs="Arial"/>
          <w:color w:val="0000FF"/>
          <w:sz w:val="18"/>
          <w:szCs w:val="18"/>
          <w:highlight w:val="white"/>
        </w:rPr>
        <w:t>&gt;</w:t>
      </w:r>
    </w:p>
    <w:p w14:paraId="16B34DE1"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00"/>
          <w:sz w:val="18"/>
          <w:szCs w:val="18"/>
          <w:highlight w:val="white"/>
        </w:rPr>
        <w:tab/>
      </w: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S:Body</w:t>
      </w:r>
      <w:r w:rsidRPr="00761A48">
        <w:rPr>
          <w:rFonts w:ascii="Arial" w:hAnsi="Arial" w:cs="Arial"/>
          <w:color w:val="0000FF"/>
          <w:sz w:val="18"/>
          <w:szCs w:val="18"/>
          <w:highlight w:val="white"/>
        </w:rPr>
        <w:t>&gt;</w:t>
      </w:r>
    </w:p>
    <w:p w14:paraId="16B34DE2" w14:textId="77777777" w:rsidR="00761A48" w:rsidRPr="00761A48" w:rsidRDefault="00761A48" w:rsidP="00761A48">
      <w:pPr>
        <w:autoSpaceDE w:val="0"/>
        <w:autoSpaceDN w:val="0"/>
        <w:adjustRightInd w:val="0"/>
        <w:spacing w:after="0" w:line="240" w:lineRule="auto"/>
        <w:rPr>
          <w:rFonts w:ascii="Arial" w:hAnsi="Arial" w:cs="Arial"/>
          <w:color w:val="000000"/>
          <w:sz w:val="18"/>
          <w:szCs w:val="18"/>
          <w:highlight w:val="white"/>
        </w:rPr>
      </w:pPr>
      <w:r w:rsidRPr="00761A48">
        <w:rPr>
          <w:rFonts w:ascii="Arial" w:hAnsi="Arial" w:cs="Arial"/>
          <w:color w:val="0000FF"/>
          <w:sz w:val="18"/>
          <w:szCs w:val="18"/>
          <w:highlight w:val="white"/>
        </w:rPr>
        <w:t>&lt;/</w:t>
      </w:r>
      <w:r w:rsidRPr="00761A48">
        <w:rPr>
          <w:rFonts w:ascii="Arial" w:hAnsi="Arial" w:cs="Arial"/>
          <w:color w:val="800000"/>
          <w:sz w:val="18"/>
          <w:szCs w:val="18"/>
          <w:highlight w:val="white"/>
        </w:rPr>
        <w:t>S:Envelope</w:t>
      </w:r>
      <w:r w:rsidRPr="00761A48">
        <w:rPr>
          <w:rFonts w:ascii="Arial" w:hAnsi="Arial" w:cs="Arial"/>
          <w:color w:val="0000FF"/>
          <w:sz w:val="18"/>
          <w:szCs w:val="18"/>
          <w:highlight w:val="white"/>
        </w:rPr>
        <w:t>&gt;</w:t>
      </w:r>
    </w:p>
    <w:p w14:paraId="16B34DE3" w14:textId="77777777" w:rsidR="00E82D06" w:rsidRPr="00FE4EB0" w:rsidRDefault="00E82D06" w:rsidP="00FE4EB0">
      <w:pPr>
        <w:spacing w:after="0" w:line="240" w:lineRule="auto"/>
        <w:rPr>
          <w:rFonts w:ascii="Arial" w:hAnsi="Arial" w:cs="Arial"/>
          <w:sz w:val="16"/>
          <w:szCs w:val="16"/>
        </w:rPr>
      </w:pPr>
    </w:p>
    <w:p w14:paraId="16B34DE4" w14:textId="77777777" w:rsidR="00FD6DDE" w:rsidRDefault="00FD6DDE" w:rsidP="006D2568">
      <w:pPr>
        <w:pStyle w:val="Heading1"/>
        <w:pageBreakBefore/>
        <w:spacing w:line="240" w:lineRule="auto"/>
        <w:rPr>
          <w:szCs w:val="40"/>
        </w:rPr>
      </w:pPr>
      <w:bookmarkStart w:id="170" w:name="_Toc351022528"/>
      <w:r w:rsidRPr="00F24907">
        <w:rPr>
          <w:szCs w:val="40"/>
        </w:rPr>
        <w:t xml:space="preserve">XML Direct Connect </w:t>
      </w:r>
      <w:r w:rsidR="004F213A">
        <w:rPr>
          <w:szCs w:val="40"/>
        </w:rPr>
        <w:t>–</w:t>
      </w:r>
      <w:r w:rsidRPr="00F24907">
        <w:rPr>
          <w:szCs w:val="40"/>
        </w:rPr>
        <w:t xml:space="preserve"> </w:t>
      </w:r>
      <w:r w:rsidR="004F213A">
        <w:rPr>
          <w:szCs w:val="40"/>
        </w:rPr>
        <w:t xml:space="preserve">Modify </w:t>
      </w:r>
      <w:r w:rsidRPr="00F24907">
        <w:rPr>
          <w:szCs w:val="40"/>
        </w:rPr>
        <w:t>Response Specification Table</w:t>
      </w:r>
      <w:r>
        <w:rPr>
          <w:szCs w:val="40"/>
        </w:rPr>
        <w:t xml:space="preserve"> – Res Status Ignored and Committed</w:t>
      </w:r>
      <w:bookmarkEnd w:id="170"/>
    </w:p>
    <w:p w14:paraId="16B34DE5" w14:textId="77777777" w:rsidR="00BC03C2" w:rsidRPr="006D2568" w:rsidRDefault="00BC03C2" w:rsidP="006D2568">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sidR="00D52E93">
        <w:rPr>
          <w:rFonts w:ascii="Arial" w:hAnsi="Arial" w:cs="Arial"/>
        </w:rPr>
        <w:t>A</w:t>
      </w:r>
      <w:r w:rsidRPr="006D2568">
        <w:rPr>
          <w:rFonts w:ascii="Arial" w:hAnsi="Arial" w:cs="Arial"/>
        </w:rPr>
        <w:t>pplicable to Travelport Galileo, Apollo</w:t>
      </w:r>
      <w:r w:rsidR="006D2568">
        <w:rPr>
          <w:rFonts w:ascii="Arial" w:hAnsi="Arial" w:cs="Arial"/>
        </w:rPr>
        <w:t>,</w:t>
      </w:r>
      <w:r w:rsidRPr="006D2568">
        <w:rPr>
          <w:rFonts w:ascii="Arial" w:hAnsi="Arial" w:cs="Arial"/>
        </w:rPr>
        <w:t xml:space="preserve"> and Worldspan Global Distribution </w:t>
      </w:r>
      <w:r w:rsidR="005A017B" w:rsidRPr="006D2568">
        <w:rPr>
          <w:rFonts w:ascii="Arial" w:hAnsi="Arial" w:cs="Arial"/>
        </w:rPr>
        <w:t xml:space="preserve">Systems </w:t>
      </w:r>
      <w:r w:rsidRPr="006D2568">
        <w:rPr>
          <w:rFonts w:ascii="Arial" w:hAnsi="Arial" w:cs="Arial"/>
        </w:rPr>
        <w:t>(GDS)</w:t>
      </w:r>
      <w:r w:rsidR="00D52E93">
        <w:rPr>
          <w:rFonts w:ascii="Arial" w:hAnsi="Arial" w:cs="Arial"/>
        </w:rPr>
        <w:t>.</w:t>
      </w:r>
    </w:p>
    <w:p w14:paraId="16B34DE6" w14:textId="77777777" w:rsidR="00323262" w:rsidRPr="006D2568" w:rsidRDefault="00323262" w:rsidP="00323262">
      <w:pPr>
        <w:rPr>
          <w:rFonts w:ascii="Arial" w:hAnsi="Arial" w:cs="Arial"/>
        </w:rPr>
      </w:pPr>
      <w:r w:rsidRPr="00022198">
        <w:rPr>
          <w:rFonts w:ascii="Arial" w:hAnsi="Arial" w:cs="Arial"/>
          <w:b/>
        </w:rPr>
        <w:t xml:space="preserve">Complete Pricing Plus (CP2) </w:t>
      </w:r>
      <w:r w:rsidRPr="00022198">
        <w:rPr>
          <w:rFonts w:ascii="Arial" w:hAnsi="Arial" w:cs="Arial"/>
        </w:rPr>
        <w:t xml:space="preserve">= </w:t>
      </w:r>
      <w:r w:rsidRPr="00022198">
        <w:rPr>
          <w:rFonts w:ascii="Arial" w:hAnsi="Arial" w:cs="Arial"/>
          <w:color w:val="3333FF"/>
        </w:rPr>
        <w:t>Blue Text, applicable to Travelport Galileo Complete Pricing Plus functionality.</w:t>
      </w:r>
    </w:p>
    <w:p w14:paraId="16B34DE7" w14:textId="77777777" w:rsidR="002D2E89" w:rsidRPr="006343E9" w:rsidRDefault="002D2E89" w:rsidP="002D2E89">
      <w:pPr>
        <w:pStyle w:val="Heading4"/>
      </w:pPr>
      <w:r w:rsidRPr="006343E9">
        <w:t>Nbr of Occurs column values:</w:t>
      </w:r>
    </w:p>
    <w:p w14:paraId="16B34DE8" w14:textId="77777777" w:rsidR="002D2E89" w:rsidRPr="006343E9" w:rsidRDefault="002D2E89" w:rsidP="002D2E89">
      <w:pPr>
        <w:spacing w:after="0"/>
        <w:ind w:left="720" w:hanging="360"/>
        <w:rPr>
          <w:rFonts w:ascii="Arial" w:hAnsi="Arial" w:cs="Arial"/>
          <w:sz w:val="18"/>
          <w:szCs w:val="18"/>
        </w:rPr>
      </w:pPr>
      <w:r w:rsidRPr="006343E9">
        <w:rPr>
          <w:rFonts w:ascii="Arial" w:hAnsi="Arial" w:cs="Arial"/>
          <w:b/>
          <w:sz w:val="18"/>
          <w:szCs w:val="18"/>
        </w:rPr>
        <w:t>Type = M</w:t>
      </w:r>
      <w:r w:rsidRPr="006343E9">
        <w:rPr>
          <w:rFonts w:ascii="Arial" w:hAnsi="Arial" w:cs="Arial"/>
          <w:sz w:val="18"/>
          <w:szCs w:val="18"/>
        </w:rPr>
        <w:tab/>
      </w:r>
      <w:r w:rsidRPr="006343E9">
        <w:rPr>
          <w:rFonts w:ascii="Arial" w:hAnsi="Arial" w:cs="Arial"/>
          <w:sz w:val="18"/>
          <w:szCs w:val="18"/>
        </w:rPr>
        <w:tab/>
        <w:t>Single value, e.g. 1</w:t>
      </w:r>
      <w:r w:rsidRPr="006343E9">
        <w:rPr>
          <w:rFonts w:ascii="Arial" w:hAnsi="Arial" w:cs="Arial"/>
          <w:sz w:val="18"/>
          <w:szCs w:val="18"/>
        </w:rPr>
        <w:tab/>
        <w:t>One occurrence must be passed</w:t>
      </w:r>
    </w:p>
    <w:p w14:paraId="16B34DE9" w14:textId="77777777" w:rsidR="002D2E89" w:rsidRPr="006343E9" w:rsidRDefault="002D2E89" w:rsidP="002D2E89">
      <w:pPr>
        <w:spacing w:after="0"/>
        <w:ind w:left="720" w:hanging="360"/>
        <w:rPr>
          <w:rFonts w:ascii="Arial" w:hAnsi="Arial" w:cs="Arial"/>
          <w:sz w:val="18"/>
          <w:szCs w:val="18"/>
        </w:rPr>
      </w:pPr>
      <w:r w:rsidRPr="006343E9">
        <w:rPr>
          <w:rFonts w:ascii="Arial" w:hAnsi="Arial" w:cs="Arial"/>
          <w:b/>
          <w:sz w:val="18"/>
          <w:szCs w:val="18"/>
        </w:rPr>
        <w:t>Type = M</w:t>
      </w:r>
      <w:r w:rsidRPr="006343E9">
        <w:rPr>
          <w:rFonts w:ascii="Arial" w:hAnsi="Arial" w:cs="Arial"/>
          <w:sz w:val="18"/>
          <w:szCs w:val="18"/>
        </w:rPr>
        <w:tab/>
      </w:r>
      <w:r w:rsidRPr="006343E9">
        <w:rPr>
          <w:rFonts w:ascii="Arial" w:hAnsi="Arial" w:cs="Arial"/>
          <w:sz w:val="18"/>
          <w:szCs w:val="18"/>
        </w:rPr>
        <w:tab/>
        <w:t>Range value, e.g. 1-4</w:t>
      </w:r>
      <w:r w:rsidRPr="006343E9">
        <w:rPr>
          <w:rFonts w:ascii="Arial" w:hAnsi="Arial" w:cs="Arial"/>
          <w:sz w:val="18"/>
          <w:szCs w:val="18"/>
        </w:rPr>
        <w:tab/>
        <w:t>Minimum of one, maximum of four occurrences must be passed</w:t>
      </w:r>
    </w:p>
    <w:p w14:paraId="16B34DEA" w14:textId="77777777" w:rsidR="002D2E89" w:rsidRPr="006343E9" w:rsidRDefault="002D2E89" w:rsidP="002D2E89">
      <w:pPr>
        <w:spacing w:after="0"/>
        <w:ind w:left="720" w:hanging="360"/>
        <w:rPr>
          <w:rFonts w:ascii="Arial" w:hAnsi="Arial" w:cs="Arial"/>
          <w:sz w:val="18"/>
          <w:szCs w:val="18"/>
        </w:rPr>
      </w:pPr>
      <w:r w:rsidRPr="006343E9">
        <w:rPr>
          <w:rFonts w:ascii="Arial" w:hAnsi="Arial" w:cs="Arial"/>
          <w:b/>
          <w:sz w:val="18"/>
          <w:szCs w:val="18"/>
        </w:rPr>
        <w:t>Type = A or R</w:t>
      </w:r>
      <w:r w:rsidRPr="006343E9">
        <w:rPr>
          <w:rFonts w:ascii="Arial" w:hAnsi="Arial" w:cs="Arial"/>
          <w:sz w:val="18"/>
          <w:szCs w:val="18"/>
        </w:rPr>
        <w:tab/>
        <w:t>Single Value, e.g. 1</w:t>
      </w:r>
      <w:r w:rsidRPr="006343E9">
        <w:rPr>
          <w:rFonts w:ascii="Arial" w:hAnsi="Arial" w:cs="Arial"/>
          <w:sz w:val="18"/>
          <w:szCs w:val="18"/>
        </w:rPr>
        <w:tab/>
        <w:t>If passed,one occurrence</w:t>
      </w:r>
    </w:p>
    <w:p w14:paraId="16B34DEB" w14:textId="77777777" w:rsidR="002D2E89" w:rsidRPr="003A212D" w:rsidRDefault="002D2E89" w:rsidP="002D2E89">
      <w:pPr>
        <w:spacing w:after="0"/>
        <w:ind w:left="720" w:hanging="360"/>
        <w:rPr>
          <w:rFonts w:ascii="Arial" w:hAnsi="Arial" w:cs="Arial"/>
          <w:sz w:val="18"/>
          <w:szCs w:val="18"/>
        </w:rPr>
      </w:pPr>
      <w:r w:rsidRPr="006343E9">
        <w:rPr>
          <w:rFonts w:ascii="Arial" w:hAnsi="Arial" w:cs="Arial"/>
          <w:b/>
          <w:sz w:val="18"/>
          <w:szCs w:val="18"/>
        </w:rPr>
        <w:t>Type = A or R</w:t>
      </w:r>
      <w:r w:rsidRPr="006343E9">
        <w:rPr>
          <w:rFonts w:ascii="Arial" w:hAnsi="Arial" w:cs="Arial"/>
          <w:sz w:val="18"/>
          <w:szCs w:val="18"/>
        </w:rPr>
        <w:tab/>
        <w:t>Range value, e.g. 1-4</w:t>
      </w:r>
      <w:r w:rsidRPr="006343E9">
        <w:rPr>
          <w:rFonts w:ascii="Arial" w:hAnsi="Arial" w:cs="Arial"/>
          <w:sz w:val="18"/>
          <w:szCs w:val="18"/>
        </w:rPr>
        <w:tab/>
        <w:t>If passed, minimum of one, maximum of four occurrences</w:t>
      </w:r>
    </w:p>
    <w:p w14:paraId="16B34DEC" w14:textId="77777777" w:rsidR="00BC03C2" w:rsidRPr="00D52E93" w:rsidRDefault="00BC03C2" w:rsidP="00D52E93">
      <w:pPr>
        <w:pStyle w:val="Heading4"/>
        <w:rPr>
          <w:i w:val="0"/>
        </w:rPr>
      </w:pPr>
      <w:r w:rsidRPr="001A3862">
        <w:t xml:space="preserve">Type </w:t>
      </w:r>
      <w:r w:rsidRPr="00D52E93">
        <w:rPr>
          <w:i w:val="0"/>
        </w:rPr>
        <w:t>column values:</w:t>
      </w:r>
    </w:p>
    <w:p w14:paraId="16B34DED" w14:textId="77777777" w:rsidR="00BC03C2" w:rsidRPr="001A3862" w:rsidRDefault="00BC03C2" w:rsidP="00BC03C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16B34DEE" w14:textId="77777777" w:rsidR="00BC03C2" w:rsidRPr="001A3862" w:rsidRDefault="00BC03C2" w:rsidP="00BC03C2">
      <w:pPr>
        <w:spacing w:after="60"/>
        <w:ind w:left="720" w:hanging="360"/>
      </w:pPr>
      <w:r w:rsidRPr="001A3862">
        <w:rPr>
          <w:rFonts w:ascii="Arial" w:hAnsi="Arial" w:cs="Arial"/>
          <w:b/>
          <w:sz w:val="18"/>
          <w:szCs w:val="18"/>
        </w:rPr>
        <w:t>A</w:t>
      </w:r>
      <w:r w:rsidRPr="001A3862">
        <w:rPr>
          <w:rFonts w:ascii="Arial" w:hAnsi="Arial" w:cs="Arial"/>
          <w:b/>
          <w:sz w:val="18"/>
          <w:szCs w:val="18"/>
        </w:rPr>
        <w:tab/>
      </w:r>
      <w:r w:rsidRPr="001A3862">
        <w:rPr>
          <w:rFonts w:ascii="Arial" w:hAnsi="Arial" w:cs="Arial"/>
          <w:sz w:val="18"/>
          <w:szCs w:val="18"/>
        </w:rPr>
        <w:t>If Applicable/Optional</w:t>
      </w:r>
    </w:p>
    <w:p w14:paraId="16B34DEF" w14:textId="77777777" w:rsidR="00174F7A" w:rsidRPr="009C486E" w:rsidRDefault="00174F7A" w:rsidP="00174F7A">
      <w:pPr>
        <w:ind w:left="720" w:hanging="360"/>
        <w:rPr>
          <w:rFonts w:ascii="Arial" w:hAnsi="Arial" w:cs="Arial"/>
          <w:sz w:val="18"/>
          <w:szCs w:val="18"/>
        </w:rPr>
      </w:pPr>
      <w:r w:rsidRPr="00E07112">
        <w:rPr>
          <w:rFonts w:ascii="Arial" w:hAnsi="Arial" w:cs="Arial"/>
          <w:b/>
          <w:sz w:val="18"/>
          <w:szCs w:val="18"/>
        </w:rPr>
        <w:t>R</w:t>
      </w:r>
      <w:r w:rsidRPr="00E07112">
        <w:rPr>
          <w:rFonts w:ascii="Arial" w:hAnsi="Arial" w:cs="Arial"/>
          <w:b/>
          <w:sz w:val="18"/>
          <w:szCs w:val="18"/>
        </w:rPr>
        <w:tab/>
      </w:r>
      <w:r w:rsidRPr="00E07112">
        <w:rPr>
          <w:rFonts w:ascii="Arial" w:hAnsi="Arial" w:cs="Arial"/>
          <w:sz w:val="18"/>
          <w:szCs w:val="18"/>
        </w:rPr>
        <w:t xml:space="preserve">Required </w:t>
      </w:r>
      <w:r>
        <w:rPr>
          <w:rFonts w:ascii="Arial" w:hAnsi="Arial" w:cs="Arial"/>
          <w:sz w:val="18"/>
          <w:szCs w:val="18"/>
        </w:rPr>
        <w:t>for Certification</w:t>
      </w:r>
    </w:p>
    <w:p w14:paraId="16B34DF0" w14:textId="77777777" w:rsidR="00BC03C2" w:rsidRPr="001A3862" w:rsidRDefault="00BC03C2" w:rsidP="00D52E93">
      <w:pPr>
        <w:pStyle w:val="Heading4"/>
      </w:pPr>
      <w:r w:rsidRPr="001A3862">
        <w:t xml:space="preserve">Description </w:t>
      </w:r>
      <w:r w:rsidRPr="00D52E93">
        <w:rPr>
          <w:i w:val="0"/>
        </w:rPr>
        <w:t>column values:</w:t>
      </w:r>
    </w:p>
    <w:p w14:paraId="16B34DF1" w14:textId="77777777" w:rsidR="00BC03C2" w:rsidRPr="003A212D" w:rsidRDefault="00BC03C2" w:rsidP="00BC03C2">
      <w:pPr>
        <w:ind w:left="720" w:hanging="360"/>
        <w:rPr>
          <w:rFonts w:ascii="Arial" w:hAnsi="Arial" w:cs="Arial"/>
          <w:sz w:val="18"/>
          <w:szCs w:val="18"/>
        </w:rPr>
      </w:pPr>
      <w:r w:rsidRPr="001A3862">
        <w:rPr>
          <w:rFonts w:ascii="Arial" w:hAnsi="Arial" w:cs="Arial"/>
          <w:b/>
          <w:sz w:val="18"/>
          <w:szCs w:val="18"/>
        </w:rPr>
        <w:t>GDS</w:t>
      </w:r>
      <w:r w:rsidRPr="001A3862">
        <w:rPr>
          <w:rFonts w:ascii="Arial" w:hAnsi="Arial" w:cs="Arial"/>
          <w:sz w:val="18"/>
          <w:szCs w:val="18"/>
        </w:rPr>
        <w:t xml:space="preserve"> = Travelport Galileo, Apollo</w:t>
      </w:r>
      <w:r w:rsidR="006D2568">
        <w:rPr>
          <w:rFonts w:ascii="Arial" w:hAnsi="Arial" w:cs="Arial"/>
          <w:sz w:val="18"/>
          <w:szCs w:val="18"/>
        </w:rPr>
        <w:t>,</w:t>
      </w:r>
      <w:r w:rsidRPr="001A3862">
        <w:rPr>
          <w:rFonts w:ascii="Arial" w:hAnsi="Arial" w:cs="Arial"/>
          <w:sz w:val="18"/>
          <w:szCs w:val="18"/>
        </w:rPr>
        <w:t xml:space="preserve"> and Worlds</w:t>
      </w:r>
      <w:r w:rsidR="002A3032">
        <w:rPr>
          <w:rFonts w:ascii="Arial" w:hAnsi="Arial" w:cs="Arial"/>
          <w:sz w:val="18"/>
          <w:szCs w:val="18"/>
        </w:rPr>
        <w:t>p</w:t>
      </w:r>
      <w:r w:rsidRPr="001A3862">
        <w:rPr>
          <w:rFonts w:ascii="Arial" w:hAnsi="Arial" w:cs="Arial"/>
          <w:sz w:val="18"/>
          <w:szCs w:val="18"/>
        </w:rPr>
        <w:t>an Global Distribution System</w:t>
      </w:r>
      <w:r w:rsidR="005A017B" w:rsidRPr="001A3862">
        <w:rPr>
          <w:rFonts w:ascii="Arial" w:hAnsi="Arial" w:cs="Arial"/>
          <w:sz w:val="18"/>
          <w:szCs w:val="18"/>
        </w:rPr>
        <w:t>s</w:t>
      </w:r>
      <w:r w:rsidRPr="001A3862">
        <w:rPr>
          <w:rFonts w:ascii="Arial" w:hAnsi="Arial" w:cs="Arial"/>
          <w:sz w:val="18"/>
          <w:szCs w:val="18"/>
        </w:rPr>
        <w:t xml:space="preserve"> (GDS) maximum length</w:t>
      </w:r>
    </w:p>
    <w:tbl>
      <w:tblPr>
        <w:tblW w:w="1254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600"/>
      </w:tblGrid>
      <w:tr w:rsidR="000876E3" w:rsidRPr="00830C51" w14:paraId="16B34DF9" w14:textId="77777777" w:rsidTr="000876E3">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p w14:paraId="16B34DF2" w14:textId="77777777" w:rsidR="000876E3" w:rsidRPr="00A32571" w:rsidRDefault="000876E3" w:rsidP="00A6797F">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16B34DF3" w14:textId="77777777" w:rsidR="000876E3" w:rsidRPr="00A32571" w:rsidRDefault="000876E3" w:rsidP="00A6797F">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16B34DF4" w14:textId="77777777" w:rsidR="000876E3" w:rsidRPr="00A32571" w:rsidRDefault="000876E3" w:rsidP="00A6797F">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16B34DF5" w14:textId="77777777" w:rsidR="000876E3" w:rsidRPr="00A32571" w:rsidRDefault="000876E3" w:rsidP="00A6797F">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16B34DF6" w14:textId="77777777" w:rsidR="000876E3" w:rsidRPr="00A32571" w:rsidRDefault="000876E3" w:rsidP="00A6797F">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16B34DF7" w14:textId="77777777" w:rsidR="000876E3" w:rsidRPr="00A32571" w:rsidRDefault="000876E3" w:rsidP="00A6797F">
            <w:pPr>
              <w:pStyle w:val="TableText"/>
              <w:rPr>
                <w:b/>
                <w:sz w:val="16"/>
                <w:szCs w:val="16"/>
              </w:rPr>
            </w:pPr>
            <w:r w:rsidRPr="00A32571">
              <w:rPr>
                <w:b/>
                <w:sz w:val="16"/>
                <w:szCs w:val="16"/>
              </w:rPr>
              <w:t>Value</w:t>
            </w:r>
          </w:p>
        </w:tc>
        <w:tc>
          <w:tcPr>
            <w:tcW w:w="3600" w:type="dxa"/>
            <w:tcBorders>
              <w:top w:val="single" w:sz="4" w:space="0" w:color="C0C0C0"/>
              <w:left w:val="single" w:sz="4" w:space="0" w:color="C0C0C0"/>
              <w:bottom w:val="single" w:sz="4" w:space="0" w:color="C0C0C0"/>
              <w:right w:val="single" w:sz="4" w:space="0" w:color="C0C0C0"/>
            </w:tcBorders>
            <w:shd w:val="pct12" w:color="auto" w:fill="auto"/>
          </w:tcPr>
          <w:p w14:paraId="16B34DF8" w14:textId="77777777" w:rsidR="000876E3" w:rsidRPr="00A32571" w:rsidRDefault="000876E3" w:rsidP="000876E3">
            <w:pPr>
              <w:pStyle w:val="TableText"/>
              <w:rPr>
                <w:b/>
                <w:sz w:val="16"/>
                <w:szCs w:val="16"/>
              </w:rPr>
            </w:pPr>
            <w:r w:rsidRPr="00A32571">
              <w:rPr>
                <w:b/>
                <w:sz w:val="16"/>
                <w:szCs w:val="16"/>
              </w:rPr>
              <w:t>Description</w:t>
            </w:r>
          </w:p>
        </w:tc>
      </w:tr>
      <w:tr w:rsidR="000876E3" w:rsidRPr="00F860DF" w14:paraId="16B34E00"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DFA" w14:textId="77777777" w:rsidR="000876E3" w:rsidRPr="00F860DF" w:rsidRDefault="000876E3" w:rsidP="00353ACC">
            <w:pPr>
              <w:pStyle w:val="TableText"/>
              <w:numPr>
                <w:ilvl w:val="0"/>
                <w:numId w:val="13"/>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DFB" w14:textId="77777777" w:rsidR="000876E3" w:rsidRPr="00F860DF" w:rsidRDefault="000876E3" w:rsidP="00A6797F">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DFC" w14:textId="77777777" w:rsidR="000876E3" w:rsidRPr="00F860DF" w:rsidRDefault="000876E3" w:rsidP="00A6797F">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DFD" w14:textId="77777777" w:rsidR="000876E3" w:rsidRPr="00F860DF" w:rsidRDefault="000876E3" w:rsidP="00A6797F">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DFE" w14:textId="77777777" w:rsidR="000876E3" w:rsidRPr="00F860DF" w:rsidRDefault="000876E3" w:rsidP="00A6797F">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DFF" w14:textId="77777777" w:rsidR="000876E3" w:rsidRPr="00F860DF" w:rsidRDefault="000876E3" w:rsidP="00A6797F">
            <w:pPr>
              <w:pStyle w:val="TableText"/>
              <w:spacing w:before="0" w:after="0"/>
              <w:rPr>
                <w:b/>
                <w:sz w:val="16"/>
                <w:szCs w:val="16"/>
              </w:rPr>
            </w:pPr>
          </w:p>
        </w:tc>
      </w:tr>
      <w:tr w:rsidR="000876E3" w:rsidRPr="00F860DF" w14:paraId="16B34E0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16B34E01" w14:textId="77777777" w:rsidR="000876E3" w:rsidRPr="00F860DF" w:rsidRDefault="000876E3" w:rsidP="00A6797F">
            <w:pPr>
              <w:pStyle w:val="TableText"/>
              <w:rPr>
                <w:b/>
                <w:sz w:val="16"/>
                <w:szCs w:val="16"/>
              </w:rPr>
            </w:pPr>
            <w:r w:rsidRPr="00F860DF">
              <w:rPr>
                <w:b/>
                <w:sz w:val="16"/>
                <w:szCs w:val="16"/>
              </w:rPr>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16B34E02" w14:textId="77777777" w:rsidR="000876E3" w:rsidRPr="00F860DF" w:rsidRDefault="000876E3" w:rsidP="00A6797F">
            <w:pPr>
              <w:pStyle w:val="TableText"/>
              <w:rPr>
                <w:b/>
                <w:sz w:val="16"/>
                <w:szCs w:val="16"/>
              </w:rPr>
            </w:pPr>
            <w:r w:rsidRPr="00F860DF">
              <w:rPr>
                <w:b/>
                <w:sz w:val="16"/>
                <w:szCs w:val="16"/>
              </w:rPr>
              <w:t>OTA_HotelRes</w:t>
            </w:r>
            <w:r>
              <w:rPr>
                <w:b/>
                <w:sz w:val="16"/>
                <w:szCs w:val="16"/>
              </w:rPr>
              <w:t>Modify</w:t>
            </w:r>
            <w:r w:rsidRPr="00F860DF">
              <w:rPr>
                <w:b/>
                <w:sz w:val="16"/>
                <w:szCs w:val="16"/>
              </w:rPr>
              <w:t>R</w:t>
            </w:r>
            <w:r>
              <w:rPr>
                <w:b/>
                <w:sz w:val="16"/>
                <w:szCs w:val="16"/>
              </w:rPr>
              <w:t>S</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16B34E03" w14:textId="77777777" w:rsidR="000876E3" w:rsidRPr="00F860DF" w:rsidRDefault="000876E3" w:rsidP="00A6797F">
            <w:pPr>
              <w:pStyle w:val="TableText"/>
              <w:rPr>
                <w:b/>
                <w:sz w:val="16"/>
                <w:szCs w:val="16"/>
              </w:rPr>
            </w:pPr>
            <w:r w:rsidRPr="00F860DF">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16B34E04" w14:textId="77777777" w:rsidR="000876E3" w:rsidRPr="008A1875" w:rsidRDefault="000876E3" w:rsidP="005B1728">
            <w:pPr>
              <w:pStyle w:val="TableText"/>
              <w:ind w:left="166" w:hanging="166"/>
              <w:rPr>
                <w:b/>
                <w:strike/>
                <w:sz w:val="16"/>
                <w:szCs w:val="16"/>
                <w:highlight w:val="green"/>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16B34E05" w14:textId="77777777" w:rsidR="000876E3" w:rsidRPr="00F860DF" w:rsidRDefault="000876E3" w:rsidP="00B12CDA">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16B34E06" w14:textId="77777777" w:rsidR="000876E3" w:rsidRPr="00F860DF" w:rsidRDefault="000876E3" w:rsidP="00A6797F">
            <w:pPr>
              <w:pStyle w:val="TableText"/>
              <w:rPr>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pct5" w:color="auto" w:fill="auto"/>
          </w:tcPr>
          <w:p w14:paraId="16B34E07" w14:textId="77777777" w:rsidR="000876E3" w:rsidRPr="00F860DF" w:rsidRDefault="000876E3" w:rsidP="00A6797F">
            <w:pPr>
              <w:pStyle w:val="TableText"/>
              <w:spacing w:before="0" w:after="0"/>
              <w:rPr>
                <w:b/>
                <w:sz w:val="16"/>
                <w:szCs w:val="16"/>
              </w:rPr>
            </w:pPr>
          </w:p>
        </w:tc>
      </w:tr>
      <w:tr w:rsidR="000876E3" w:rsidRPr="0037626C" w14:paraId="16B34E1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09"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0A" w14:textId="77777777" w:rsidR="000876E3" w:rsidRPr="00920F73" w:rsidRDefault="000876E3" w:rsidP="005B3015">
            <w:pPr>
              <w:pStyle w:val="StyleArial8ptAfter0ptLinespacingsingle"/>
            </w:pPr>
            <w:r w:rsidRPr="00920F73">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0B" w14:textId="77777777" w:rsidR="000876E3" w:rsidRPr="00920F73" w:rsidRDefault="000876E3" w:rsidP="001F179A">
            <w:pPr>
              <w:pStyle w:val="StyleTableText8pt"/>
            </w:pPr>
            <w:r w:rsidRPr="00920F73">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0C" w14:textId="77777777" w:rsidR="000876E3" w:rsidRPr="00920F73" w:rsidRDefault="000876E3" w:rsidP="001F179A">
            <w:pPr>
              <w:pStyle w:val="StyleTableText8pt"/>
            </w:pPr>
            <w:r w:rsidRPr="00920F73">
              <w:t>StringLength1to128</w:t>
            </w:r>
          </w:p>
          <w:p w14:paraId="16B34E0D" w14:textId="77777777" w:rsidR="000876E3" w:rsidRPr="00920F73" w:rsidRDefault="000876E3" w:rsidP="001F179A">
            <w:pPr>
              <w:pStyle w:val="StyleTableText8pt"/>
            </w:pPr>
            <w:r w:rsidRPr="00920F73">
              <w:rPr>
                <w:i/>
              </w:rPr>
              <w:t>Example:</w:t>
            </w:r>
          </w:p>
          <w:p w14:paraId="16B34E0E" w14:textId="77777777" w:rsidR="000876E3" w:rsidRPr="00920F73" w:rsidRDefault="000876E3" w:rsidP="005B3015">
            <w:pPr>
              <w:pStyle w:val="StyleTableText8ptAfter0pt2"/>
              <w:rPr>
                <w:b/>
                <w:szCs w:val="16"/>
              </w:rPr>
            </w:pPr>
            <w:r w:rsidRPr="00920F73">
              <w:t xml:space="preserve">&lt;OTA_HotelResModifyRS </w:t>
            </w:r>
            <w:r w:rsidRPr="00920F73">
              <w:rPr>
                <w:b/>
                <w:color w:val="000000"/>
                <w:szCs w:val="16"/>
                <w:lang w:eastAsia="ar-SA"/>
              </w:rPr>
              <w:t>EchoToken=”ET</w:t>
            </w:r>
            <w:r w:rsidRPr="00920F73">
              <w:rPr>
                <w:rFonts w:cs="Arial"/>
                <w:b/>
                <w:szCs w:val="18"/>
              </w:rPr>
              <w:t>@P033191266259779500-C77F7RT</w:t>
            </w:r>
            <w:r w:rsidRPr="00920F73">
              <w:rPr>
                <w:b/>
              </w:rPr>
              <w:t>ET</w:t>
            </w:r>
            <w:r w:rsidRPr="00920F73">
              <w:rPr>
                <w:rFonts w:cs="Arial"/>
                <w:b/>
                <w:szCs w:val="18"/>
              </w:rPr>
              <w:t>”</w:t>
            </w:r>
            <w:r w:rsidRPr="00920F73">
              <w:rPr>
                <w:color w:val="000000"/>
                <w:szCs w:val="16"/>
                <w:shd w:val="clear" w:color="auto" w:fill="FFFFFF"/>
              </w:rPr>
              <w:t>/</w:t>
            </w:r>
            <w:r w:rsidRPr="00920F73">
              <w:rPr>
                <w:bCs/>
                <w:color w:val="000000"/>
                <w:szCs w:val="16"/>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0F" w14:textId="77777777" w:rsidR="000876E3" w:rsidRPr="00920F73" w:rsidRDefault="000876E3" w:rsidP="00B12CDA">
            <w:pPr>
              <w:pStyle w:val="TableText"/>
              <w:jc w:val="center"/>
              <w:rPr>
                <w:sz w:val="16"/>
                <w:szCs w:val="16"/>
              </w:rPr>
            </w:pPr>
            <w:r w:rsidRPr="00920F7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10" w14:textId="77777777" w:rsidR="000876E3" w:rsidRPr="00920F73" w:rsidRDefault="000876E3" w:rsidP="001F179A">
            <w:pPr>
              <w:pStyle w:val="StyleTableText8pt"/>
            </w:pPr>
            <w:r w:rsidRPr="00920F73">
              <w:rPr>
                <w:i/>
              </w:rPr>
              <w:t>Valid value</w:t>
            </w:r>
            <w:r w:rsidRPr="00920F73">
              <w:t>:</w:t>
            </w:r>
          </w:p>
          <w:p w14:paraId="16B34E11" w14:textId="77777777" w:rsidR="000876E3" w:rsidRPr="00920F73" w:rsidRDefault="000876E3" w:rsidP="00353ACC">
            <w:pPr>
              <w:pStyle w:val="StyleTableText6ptAfterbefore"/>
              <w:numPr>
                <w:ilvl w:val="0"/>
                <w:numId w:val="15"/>
              </w:numPr>
              <w:ind w:left="252" w:hanging="252"/>
            </w:pPr>
            <w:r w:rsidRPr="00920F73">
              <w:t>IG = Ignored</w:t>
            </w:r>
          </w:p>
          <w:p w14:paraId="16B34E12" w14:textId="77777777" w:rsidR="000876E3" w:rsidRPr="00920F73" w:rsidRDefault="000876E3" w:rsidP="00353ACC">
            <w:pPr>
              <w:pStyle w:val="StyleTableText6ptAfterbefore"/>
              <w:numPr>
                <w:ilvl w:val="0"/>
                <w:numId w:val="15"/>
              </w:numPr>
              <w:ind w:left="252" w:hanging="252"/>
              <w:rPr>
                <w:color w:val="000000"/>
                <w:szCs w:val="16"/>
              </w:rPr>
            </w:pPr>
            <w:r w:rsidRPr="00920F73">
              <w:t>ET = Committed</w:t>
            </w:r>
          </w:p>
          <w:p w14:paraId="16B34E13" w14:textId="77777777" w:rsidR="000876E3" w:rsidRPr="00920F73" w:rsidRDefault="000876E3" w:rsidP="00366E27">
            <w:pPr>
              <w:pStyle w:val="StyleTableText6ptAfterbefore"/>
              <w:rPr>
                <w:color w:val="000000"/>
                <w:szCs w:val="16"/>
              </w:rPr>
            </w:pPr>
            <w:r w:rsidRPr="00920F73">
              <w:rPr>
                <w:b/>
                <w:color w:val="000000"/>
                <w:szCs w:val="16"/>
              </w:rPr>
              <w:t>Note:</w:t>
            </w:r>
            <w:r w:rsidRPr="00920F73">
              <w:rPr>
                <w:color w:val="000000"/>
                <w:szCs w:val="16"/>
              </w:rPr>
              <w:br/>
            </w:r>
            <w:r w:rsidRPr="00920F73">
              <w:rPr>
                <w:rFonts w:cs="Arial"/>
                <w:szCs w:val="18"/>
              </w:rPr>
              <w:t>@P033191266259779500-C77F7RT</w:t>
            </w:r>
            <w:r w:rsidRPr="00920F73">
              <w:t xml:space="preserve">ET </w:t>
            </w:r>
            <w:r w:rsidRPr="00920F73">
              <w:rPr>
                <w:rFonts w:cs="Arial"/>
                <w:szCs w:val="18"/>
              </w:rPr>
              <w:t>= Tracking ID assigned by Travelport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14" w14:textId="77777777" w:rsidR="000876E3" w:rsidRPr="00920F73" w:rsidRDefault="000876E3" w:rsidP="001F179A">
            <w:pPr>
              <w:pStyle w:val="StyleTableText8pt"/>
            </w:pPr>
            <w:r w:rsidRPr="00920F73">
              <w:t>Action Code</w:t>
            </w:r>
          </w:p>
          <w:p w14:paraId="16B34E15" w14:textId="77777777" w:rsidR="000876E3" w:rsidRPr="00920F73" w:rsidRDefault="000876E3" w:rsidP="00CA7F1D">
            <w:pPr>
              <w:pStyle w:val="StyleTableText8pt"/>
            </w:pPr>
            <w:r w:rsidRPr="00920F73">
              <w:t>GDS=6</w:t>
            </w:r>
          </w:p>
        </w:tc>
      </w:tr>
      <w:tr w:rsidR="000876E3" w:rsidRPr="00022198" w14:paraId="16B34E2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17" w14:textId="77777777" w:rsidR="000876E3" w:rsidRPr="0037626C"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18" w14:textId="77777777" w:rsidR="000876E3" w:rsidRPr="00022198" w:rsidRDefault="000876E3" w:rsidP="00D52E93">
            <w:pPr>
              <w:pStyle w:val="StyleTableText6ptAfterbefore"/>
            </w:pPr>
            <w:r w:rsidRPr="00022198">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19" w14:textId="77777777" w:rsidR="000876E3" w:rsidRPr="00022198" w:rsidRDefault="000876E3" w:rsidP="00022198">
            <w:pPr>
              <w:pStyle w:val="TableText"/>
              <w:spacing w:before="120" w:after="120"/>
              <w:jc w:val="center"/>
            </w:pPr>
            <w:r w:rsidRPr="00022198">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1A" w14:textId="77777777" w:rsidR="000876E3" w:rsidRPr="00022198" w:rsidRDefault="000876E3" w:rsidP="001F179A">
            <w:pPr>
              <w:pStyle w:val="StyleTableText8pt"/>
            </w:pPr>
            <w:r w:rsidRPr="00022198">
              <w:t>YYYY</w:t>
            </w:r>
            <w:r w:rsidRPr="00022198">
              <w:noBreakHyphen/>
              <w:t>MM</w:t>
            </w:r>
            <w:r w:rsidRPr="00022198">
              <w:noBreakHyphen/>
              <w:t>DDT hh:mm:ss.ss[+/-] hh:mm</w:t>
            </w:r>
          </w:p>
          <w:p w14:paraId="16B34E1B" w14:textId="77777777" w:rsidR="000876E3" w:rsidRPr="00022198" w:rsidRDefault="000876E3" w:rsidP="001F179A">
            <w:pPr>
              <w:pStyle w:val="StyleTableText8pt"/>
            </w:pPr>
            <w:r w:rsidRPr="00022198">
              <w:rPr>
                <w:i/>
              </w:rPr>
              <w:t>Example:</w:t>
            </w:r>
          </w:p>
          <w:p w14:paraId="16B34E1C" w14:textId="77777777" w:rsidR="000876E3" w:rsidRPr="00022198" w:rsidRDefault="000876E3" w:rsidP="001F179A">
            <w:pPr>
              <w:pStyle w:val="StyleTableText8pt"/>
            </w:pPr>
            <w:r w:rsidRPr="00022198">
              <w:t xml:space="preserve">&lt;OTA_HotelResModifyRS </w:t>
            </w:r>
            <w:r w:rsidRPr="00022198">
              <w:rPr>
                <w:b/>
              </w:rPr>
              <w:t>TimeStamp="2009-04-16T16:00:22.111+02:00</w:t>
            </w:r>
            <w:r w:rsidRPr="00022198">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1D" w14:textId="77777777" w:rsidR="000876E3" w:rsidRPr="00022198" w:rsidRDefault="000876E3" w:rsidP="00950E3F">
            <w:pPr>
              <w:pStyle w:val="TableText"/>
              <w:jc w:val="center"/>
              <w:rPr>
                <w:sz w:val="16"/>
                <w:szCs w:val="16"/>
              </w:rPr>
            </w:pPr>
            <w:r w:rsidRPr="00022198">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1E" w14:textId="77777777" w:rsidR="000876E3" w:rsidRPr="00022198" w:rsidRDefault="000876E3" w:rsidP="00A6797F">
            <w:pPr>
              <w:pStyle w:val="TableText"/>
              <w:rPr>
                <w:i/>
                <w:sz w:val="16"/>
                <w:szCs w:val="16"/>
              </w:rPr>
            </w:pPr>
            <w:r w:rsidRPr="00022198">
              <w:rPr>
                <w:i/>
                <w:sz w:val="16"/>
                <w:szCs w:val="16"/>
              </w:rPr>
              <w:t>Example Value:</w:t>
            </w:r>
          </w:p>
          <w:p w14:paraId="16B34E1F" w14:textId="77777777" w:rsidR="000876E3" w:rsidRPr="00022198" w:rsidRDefault="000876E3" w:rsidP="001F179A">
            <w:pPr>
              <w:pStyle w:val="StyleTableText8pt"/>
            </w:pPr>
            <w:r w:rsidRPr="00022198">
              <w:t>YYYY</w:t>
            </w:r>
            <w:r w:rsidRPr="00022198">
              <w:noBreakHyphen/>
              <w:t>MM</w:t>
            </w:r>
            <w:r w:rsidRPr="00022198">
              <w:noBreakHyphen/>
              <w:t>DDT hh:mm:ss.ss[+/-] hh:mm</w:t>
            </w:r>
          </w:p>
          <w:p w14:paraId="16B34E20" w14:textId="77777777" w:rsidR="000876E3" w:rsidRPr="00022198" w:rsidRDefault="000876E3" w:rsidP="00A6797F">
            <w:pPr>
              <w:pStyle w:val="TableText"/>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21" w14:textId="77777777" w:rsidR="000876E3" w:rsidRPr="00022198" w:rsidRDefault="000876E3" w:rsidP="001F179A">
            <w:pPr>
              <w:pStyle w:val="StyleTableText8pt"/>
            </w:pPr>
            <w:r w:rsidRPr="00022198">
              <w:t>Time Stamp</w:t>
            </w:r>
          </w:p>
        </w:tc>
      </w:tr>
      <w:tr w:rsidR="000876E3" w:rsidRPr="00A572F2" w14:paraId="16B34E3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23" w14:textId="77777777" w:rsidR="000876E3" w:rsidRPr="00022198"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24" w14:textId="77777777" w:rsidR="000876E3" w:rsidRPr="00022198" w:rsidRDefault="000876E3" w:rsidP="001F179A">
            <w:pPr>
              <w:pStyle w:val="StyleArial8ptAfter0ptLinespacingsingle"/>
            </w:pPr>
            <w:r w:rsidRPr="00022198">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25" w14:textId="77777777" w:rsidR="000876E3" w:rsidRPr="00022198" w:rsidRDefault="000876E3" w:rsidP="001F179A">
            <w:pPr>
              <w:pStyle w:val="StyleArial8ptCenteredAfter0ptLinespacingsingle"/>
            </w:pPr>
            <w:r w:rsidRPr="00022198">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26" w14:textId="77777777" w:rsidR="000876E3" w:rsidRPr="00022198" w:rsidRDefault="000876E3" w:rsidP="001F179A">
            <w:pPr>
              <w:pStyle w:val="StyleTableText8pt"/>
            </w:pPr>
            <w:r w:rsidRPr="00022198">
              <w:t>xs:NMTOKEN</w:t>
            </w:r>
          </w:p>
          <w:p w14:paraId="16B34E27" w14:textId="77777777" w:rsidR="000876E3" w:rsidRPr="00022198" w:rsidRDefault="000876E3" w:rsidP="001F179A">
            <w:pPr>
              <w:pStyle w:val="StyleTableText8pt"/>
            </w:pPr>
            <w:r w:rsidRPr="00022198">
              <w:t>Enumeration</w:t>
            </w:r>
          </w:p>
          <w:p w14:paraId="16B34E28" w14:textId="77777777" w:rsidR="000876E3" w:rsidRPr="00022198" w:rsidRDefault="000876E3" w:rsidP="001F179A">
            <w:pPr>
              <w:pStyle w:val="StyleTableText8pt"/>
            </w:pPr>
            <w:r w:rsidRPr="00022198">
              <w:rPr>
                <w:i/>
              </w:rPr>
              <w:t>Example:</w:t>
            </w:r>
          </w:p>
          <w:p w14:paraId="16B34E29" w14:textId="77777777" w:rsidR="000876E3" w:rsidRPr="00022198" w:rsidRDefault="000876E3" w:rsidP="001F179A">
            <w:pPr>
              <w:pStyle w:val="StyleTableText8pt"/>
            </w:pPr>
            <w:r w:rsidRPr="00022198">
              <w:t xml:space="preserve">&lt;OTA_HotelResModifyRS </w:t>
            </w:r>
            <w:r w:rsidRPr="00022198">
              <w:rPr>
                <w:b/>
                <w:bCs/>
              </w:rPr>
              <w:t>Target="Production</w:t>
            </w:r>
            <w:r w:rsidRPr="00022198">
              <w:rPr>
                <w:b/>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2A" w14:textId="77777777" w:rsidR="000876E3" w:rsidRPr="00022198" w:rsidRDefault="000876E3" w:rsidP="00950E3F">
            <w:pPr>
              <w:pStyle w:val="TableText"/>
              <w:jc w:val="center"/>
              <w:rPr>
                <w:sz w:val="16"/>
                <w:szCs w:val="16"/>
              </w:rPr>
            </w:pPr>
            <w:r w:rsidRPr="00022198">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2B" w14:textId="77777777" w:rsidR="000876E3" w:rsidRPr="00022198" w:rsidRDefault="000876E3" w:rsidP="001F179A">
            <w:pPr>
              <w:pStyle w:val="StyleTableText8pt"/>
            </w:pPr>
            <w:r w:rsidRPr="00022198">
              <w:rPr>
                <w:i/>
              </w:rPr>
              <w:t>Valid values</w:t>
            </w:r>
            <w:r w:rsidRPr="00022198">
              <w:t>:</w:t>
            </w:r>
          </w:p>
          <w:p w14:paraId="16B34E2C" w14:textId="77777777" w:rsidR="000876E3" w:rsidRPr="00022198" w:rsidRDefault="000876E3" w:rsidP="001F179A">
            <w:pPr>
              <w:pStyle w:val="StyleTableText8pt"/>
            </w:pPr>
            <w:r w:rsidRPr="00022198">
              <w:t>Production, Test</w:t>
            </w:r>
          </w:p>
          <w:p w14:paraId="16B34E2D" w14:textId="77777777" w:rsidR="000876E3" w:rsidRPr="00022198" w:rsidRDefault="000876E3" w:rsidP="001544A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color w:val="000000"/>
                <w:sz w:val="16"/>
                <w:szCs w:val="16"/>
                <w:shd w:val="clear" w:color="auto" w:fill="FFFFFF"/>
              </w:rPr>
            </w:pPr>
            <w:r w:rsidRPr="00022198">
              <w:rPr>
                <w:rFonts w:ascii="Arial" w:hAnsi="Arial" w:cs="Arial"/>
                <w:b/>
                <w:color w:val="000000"/>
                <w:sz w:val="16"/>
                <w:szCs w:val="16"/>
                <w:shd w:val="clear" w:color="auto" w:fill="FFFFFF"/>
              </w:rPr>
              <w:t xml:space="preserve">GDS Note: </w:t>
            </w:r>
            <w:r w:rsidRPr="00022198">
              <w:rPr>
                <w:rFonts w:ascii="Arial" w:hAnsi="Arial" w:cs="Arial"/>
                <w:b/>
                <w:color w:val="000000"/>
                <w:sz w:val="16"/>
                <w:szCs w:val="16"/>
                <w:shd w:val="clear" w:color="auto" w:fill="FFFFFF"/>
              </w:rPr>
              <w:tab/>
            </w:r>
            <w:r w:rsidRPr="00022198">
              <w:rPr>
                <w:rFonts w:ascii="Arial" w:hAnsi="Arial" w:cs="Arial"/>
                <w:color w:val="000000"/>
                <w:sz w:val="16"/>
                <w:szCs w:val="16"/>
                <w:shd w:val="clear" w:color="auto" w:fill="FFFFFF"/>
              </w:rPr>
              <w:t>Galileo/Apollo enumeration value will always be “Production”</w:t>
            </w:r>
          </w:p>
          <w:p w14:paraId="16B34E2E" w14:textId="77777777" w:rsidR="000876E3" w:rsidRPr="00022198" w:rsidRDefault="000876E3" w:rsidP="001F179A">
            <w:pPr>
              <w:pStyle w:val="StyleTableText8pt"/>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2F" w14:textId="77777777" w:rsidR="000876E3" w:rsidRPr="00022198" w:rsidRDefault="000876E3" w:rsidP="00CA7F1D">
            <w:pPr>
              <w:pStyle w:val="StyleTableText8pt"/>
            </w:pPr>
            <w:r w:rsidRPr="00022198">
              <w:t>Target</w:t>
            </w:r>
          </w:p>
        </w:tc>
      </w:tr>
      <w:tr w:rsidR="000876E3" w:rsidRPr="00F860DF" w14:paraId="16B34E3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31" w14:textId="77777777" w:rsidR="000876E3" w:rsidRPr="00A572F2"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32" w14:textId="77777777" w:rsidR="000876E3" w:rsidRPr="00A572F2" w:rsidRDefault="000876E3" w:rsidP="001F179A">
            <w:pPr>
              <w:pStyle w:val="StyleArial8ptAfter0ptLinespacingsingle"/>
            </w:pPr>
            <w:r w:rsidRPr="00A572F2">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33" w14:textId="77777777" w:rsidR="000876E3" w:rsidRPr="00A572F2" w:rsidRDefault="000876E3" w:rsidP="00D52E93">
            <w:pPr>
              <w:pStyle w:val="StyleTableText8pt"/>
              <w:jc w:val="center"/>
            </w:pPr>
            <w:r w:rsidRPr="00A572F2">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34" w14:textId="77777777" w:rsidR="000876E3" w:rsidRPr="00A572F2" w:rsidRDefault="000876E3" w:rsidP="001F179A">
            <w:pPr>
              <w:pStyle w:val="StyleTableText8pt"/>
            </w:pPr>
            <w:r w:rsidRPr="00A572F2">
              <w:t>xs:decimal</w:t>
            </w:r>
          </w:p>
          <w:p w14:paraId="16B34E35" w14:textId="77777777" w:rsidR="000876E3" w:rsidRPr="00A572F2" w:rsidRDefault="000876E3" w:rsidP="001F179A">
            <w:pPr>
              <w:pStyle w:val="StyleTableText8pt"/>
            </w:pPr>
            <w:r w:rsidRPr="00A572F2">
              <w:t>&lt;OTA_Hotel</w:t>
            </w:r>
            <w:r>
              <w:t>ResModify</w:t>
            </w:r>
            <w:r w:rsidRPr="00A572F2">
              <w:t xml:space="preserve">RS </w:t>
            </w:r>
            <w:r w:rsidRPr="00A572F2">
              <w:rPr>
                <w:b/>
                <w:bCs/>
              </w:rPr>
              <w:t>Version=”2.0”</w:t>
            </w:r>
            <w:r w:rsidRPr="00A572F2">
              <w:rPr>
                <w:b/>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36" w14:textId="77777777" w:rsidR="000876E3" w:rsidRPr="00A572F2" w:rsidRDefault="000876E3" w:rsidP="00950E3F">
            <w:pPr>
              <w:pStyle w:val="TableText"/>
              <w:jc w:val="center"/>
              <w:rPr>
                <w:sz w:val="16"/>
                <w:szCs w:val="16"/>
                <w:lang w:val="es-MX"/>
              </w:rPr>
            </w:pPr>
            <w:r w:rsidRPr="00A572F2">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37" w14:textId="77777777" w:rsidR="000876E3" w:rsidRPr="00A572F2" w:rsidRDefault="000876E3" w:rsidP="001F179A">
            <w:pPr>
              <w:pStyle w:val="StyleTableText8pt"/>
            </w:pPr>
            <w:r w:rsidRPr="00A572F2">
              <w:rPr>
                <w:b/>
              </w:rPr>
              <w:t>Note:</w:t>
            </w:r>
            <w:r>
              <w:rPr>
                <w:b/>
              </w:rPr>
              <w:t xml:space="preserve">  </w:t>
            </w:r>
            <w:r w:rsidRPr="00A572F2">
              <w:t>For Action Code value ‘SS’ in the EchoToken, the Version is as follows:</w:t>
            </w:r>
          </w:p>
          <w:p w14:paraId="16B34E38" w14:textId="77777777" w:rsidR="000876E3" w:rsidRPr="00A572F2" w:rsidRDefault="000876E3" w:rsidP="00A6797F">
            <w:pPr>
              <w:pStyle w:val="TableText"/>
              <w:rPr>
                <w:i/>
                <w:color w:val="000000"/>
                <w:sz w:val="16"/>
                <w:szCs w:val="16"/>
              </w:rPr>
            </w:pPr>
            <w:r w:rsidRPr="00A572F2">
              <w:rPr>
                <w:i/>
                <w:color w:val="000000"/>
                <w:sz w:val="16"/>
                <w:szCs w:val="16"/>
              </w:rPr>
              <w:t>Valid Value:</w:t>
            </w:r>
          </w:p>
          <w:p w14:paraId="16B34E39" w14:textId="77777777" w:rsidR="000876E3" w:rsidRPr="00D52E93" w:rsidRDefault="000876E3" w:rsidP="00353ACC">
            <w:pPr>
              <w:pStyle w:val="StyleTableText6ptAfterbefore"/>
              <w:numPr>
                <w:ilvl w:val="0"/>
                <w:numId w:val="15"/>
              </w:numPr>
              <w:ind w:left="252" w:hanging="252"/>
            </w:pPr>
            <w:r w:rsidRPr="00A572F2">
              <w:rPr>
                <w:szCs w:val="16"/>
              </w:rPr>
              <w:t>1</w:t>
            </w:r>
            <w:r w:rsidRPr="00D52E93">
              <w:t>.0 = Complete Pricing (CP-1)</w:t>
            </w:r>
          </w:p>
          <w:p w14:paraId="16B34E3A" w14:textId="77777777" w:rsidR="000876E3" w:rsidRPr="00D52E93" w:rsidRDefault="000876E3" w:rsidP="00353ACC">
            <w:pPr>
              <w:pStyle w:val="StyleTableText6ptAfterbefore"/>
              <w:numPr>
                <w:ilvl w:val="0"/>
                <w:numId w:val="15"/>
              </w:numPr>
              <w:ind w:left="252" w:hanging="252"/>
            </w:pPr>
            <w:r w:rsidRPr="00D52E93">
              <w:t>2.0 = Complete Pricing Plus(CP-2)</w:t>
            </w:r>
          </w:p>
          <w:p w14:paraId="16B34E3B" w14:textId="77777777" w:rsidR="000876E3" w:rsidRPr="00A572F2" w:rsidRDefault="000876E3" w:rsidP="00353ACC">
            <w:pPr>
              <w:pStyle w:val="StyleTableText6ptAfterbefore"/>
              <w:numPr>
                <w:ilvl w:val="0"/>
                <w:numId w:val="15"/>
              </w:numPr>
              <w:ind w:left="252" w:hanging="252"/>
              <w:rPr>
                <w:szCs w:val="16"/>
              </w:rPr>
            </w:pPr>
            <w:r w:rsidRPr="00D52E93">
              <w:t>0.0 = All other</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3C" w14:textId="77777777" w:rsidR="000876E3" w:rsidRPr="00F839E4" w:rsidRDefault="000876E3" w:rsidP="00F839E4">
            <w:pPr>
              <w:spacing w:after="0"/>
              <w:rPr>
                <w:rFonts w:ascii="Arial" w:hAnsi="Arial" w:cs="Arial"/>
                <w:sz w:val="16"/>
                <w:szCs w:val="16"/>
              </w:rPr>
            </w:pPr>
            <w:r w:rsidRPr="00F839E4">
              <w:rPr>
                <w:rFonts w:ascii="Arial" w:hAnsi="Arial" w:cs="Arial"/>
                <w:color w:val="000000"/>
                <w:sz w:val="16"/>
                <w:szCs w:val="16"/>
              </w:rPr>
              <w:t>Version</w:t>
            </w:r>
          </w:p>
        </w:tc>
      </w:tr>
      <w:tr w:rsidR="000876E3" w:rsidRPr="00F860DF" w14:paraId="16B34E4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3E" w14:textId="77777777" w:rsidR="000876E3" w:rsidRPr="00F860DF" w:rsidRDefault="000876E3" w:rsidP="00F0259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3F" w14:textId="77777777" w:rsidR="000876E3" w:rsidRPr="00022198" w:rsidRDefault="000876E3" w:rsidP="00C775C7">
            <w:pPr>
              <w:pStyle w:val="TableText"/>
              <w:ind w:left="166" w:hanging="166"/>
              <w:rPr>
                <w:sz w:val="16"/>
                <w:szCs w:val="16"/>
              </w:rPr>
            </w:pPr>
            <w:r w:rsidRPr="00022198">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40" w14:textId="77777777" w:rsidR="000876E3" w:rsidRPr="00022198" w:rsidRDefault="000876E3" w:rsidP="00022198">
            <w:pPr>
              <w:pStyle w:val="TableText"/>
              <w:ind w:left="166" w:hanging="166"/>
              <w:jc w:val="center"/>
              <w:rPr>
                <w:strike/>
                <w:sz w:val="16"/>
                <w:szCs w:val="16"/>
              </w:rPr>
            </w:pPr>
            <w:r w:rsidRPr="0002219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41" w14:textId="77777777" w:rsidR="000876E3" w:rsidRPr="00022198" w:rsidRDefault="000876E3" w:rsidP="00F0259F">
            <w:pPr>
              <w:pStyle w:val="TableText"/>
              <w:ind w:left="166" w:hanging="166"/>
              <w:rPr>
                <w:sz w:val="16"/>
                <w:szCs w:val="16"/>
              </w:rPr>
            </w:pPr>
            <w:r w:rsidRPr="00022198">
              <w:rPr>
                <w:sz w:val="16"/>
                <w:szCs w:val="16"/>
              </w:rPr>
              <w:t>StringLength1-32</w:t>
            </w:r>
          </w:p>
          <w:p w14:paraId="16B34E42" w14:textId="77777777" w:rsidR="000876E3" w:rsidRPr="00022198" w:rsidRDefault="000876E3" w:rsidP="00F0259F">
            <w:pPr>
              <w:pStyle w:val="TableText"/>
              <w:ind w:left="166" w:hanging="166"/>
              <w:rPr>
                <w:sz w:val="16"/>
                <w:szCs w:val="16"/>
              </w:rPr>
            </w:pPr>
            <w:r w:rsidRPr="00022198">
              <w:rPr>
                <w:i/>
                <w:sz w:val="16"/>
                <w:szCs w:val="16"/>
              </w:rPr>
              <w:t>Example:</w:t>
            </w:r>
          </w:p>
          <w:p w14:paraId="16B34E43" w14:textId="77777777" w:rsidR="000876E3" w:rsidRPr="00022198" w:rsidRDefault="000876E3" w:rsidP="00C00056">
            <w:pPr>
              <w:pStyle w:val="TableText"/>
              <w:ind w:left="166" w:hanging="166"/>
              <w:rPr>
                <w:sz w:val="16"/>
                <w:szCs w:val="16"/>
              </w:rPr>
            </w:pPr>
            <w:r w:rsidRPr="00022198">
              <w:rPr>
                <w:sz w:val="16"/>
                <w:szCs w:val="16"/>
              </w:rPr>
              <w:t>&lt;OTA_HotelResModifyRS EchoToken=”ET</w:t>
            </w:r>
            <w:r w:rsidRPr="00022198">
              <w:rPr>
                <w:sz w:val="16"/>
              </w:rPr>
              <w:t>@P033191266259779500-C77F7XXET</w:t>
            </w:r>
            <w:r w:rsidRPr="00022198">
              <w:t>”</w:t>
            </w:r>
            <w:r w:rsidRPr="00022198">
              <w:rPr>
                <w:sz w:val="16"/>
                <w:szCs w:val="16"/>
              </w:rPr>
              <w:t xml:space="preserve"> Target=”Production” Version=”1.0”</w:t>
            </w:r>
            <w:r w:rsidRPr="00022198">
              <w:rPr>
                <w:b/>
                <w:sz w:val="16"/>
                <w:szCs w:val="16"/>
              </w:rPr>
              <w:t xml:space="preserve"> TransactionIdentifier=”</w:t>
            </w:r>
            <w:r w:rsidRPr="00022198">
              <w:rPr>
                <w:b/>
                <w:color w:val="000000"/>
                <w:sz w:val="16"/>
                <w:szCs w:val="16"/>
              </w:rPr>
              <w:t>0472MG4126NKDC77F</w:t>
            </w:r>
            <w:r w:rsidRPr="00022198">
              <w:rPr>
                <w:b/>
                <w:sz w:val="16"/>
              </w:rPr>
              <w:t>”</w:t>
            </w:r>
            <w:r w:rsidRPr="00022198">
              <w:rPr>
                <w:b/>
                <w:color w:val="000000"/>
                <w:sz w:val="16"/>
                <w:szCs w:val="16"/>
              </w:rPr>
              <w:t xml:space="preserve"> ”</w:t>
            </w:r>
            <w:r w:rsidRPr="00022198">
              <w:rPr>
                <w:sz w:val="16"/>
                <w:szCs w:val="16"/>
              </w:rPr>
              <w:t>ResResponseType=”Committed”/&gt;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44" w14:textId="77777777" w:rsidR="000876E3" w:rsidRPr="00022198" w:rsidRDefault="000876E3" w:rsidP="00C775C7">
            <w:pPr>
              <w:pStyle w:val="TableText"/>
              <w:ind w:left="166" w:hanging="166"/>
              <w:jc w:val="center"/>
              <w:rPr>
                <w:sz w:val="16"/>
                <w:szCs w:val="16"/>
              </w:rPr>
            </w:pPr>
            <w:r w:rsidRPr="00022198">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45" w14:textId="77777777" w:rsidR="000876E3" w:rsidRPr="004703E7" w:rsidRDefault="000876E3" w:rsidP="00616622">
            <w:pPr>
              <w:pStyle w:val="StyleArial8ptAfter0ptLinespacingsingle"/>
              <w:rPr>
                <w:rFonts w:cs="Arial"/>
                <w:szCs w:val="16"/>
              </w:rPr>
            </w:pPr>
            <w:r w:rsidRPr="004703E7">
              <w:rPr>
                <w:rFonts w:cs="Arial"/>
                <w:b/>
                <w:szCs w:val="16"/>
              </w:rPr>
              <w:t>GDS Note</w:t>
            </w:r>
            <w:r w:rsidRPr="004703E7">
              <w:rPr>
                <w:rFonts w:cs="Arial"/>
                <w:szCs w:val="16"/>
              </w:rPr>
              <w:t>:  Unique identifier assigned by Travelport.  It is passed in all request and response booking messages related to the on-going transaction until concluded with a Commit or Ignore.</w:t>
            </w:r>
          </w:p>
          <w:p w14:paraId="16B34E46" w14:textId="77777777" w:rsidR="000876E3" w:rsidRPr="004703E7" w:rsidRDefault="000876E3" w:rsidP="00C00056">
            <w:pPr>
              <w:rPr>
                <w:i/>
                <w:szCs w:val="16"/>
              </w:rPr>
            </w:pPr>
            <w:r w:rsidRPr="004703E7">
              <w:rPr>
                <w:rFonts w:ascii="Arial" w:hAnsi="Arial" w:cs="Arial"/>
                <w:b/>
                <w:sz w:val="16"/>
                <w:szCs w:val="16"/>
              </w:rPr>
              <w:t xml:space="preserve">GDS Note2:  </w:t>
            </w:r>
            <w:r w:rsidRPr="004703E7">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47" w14:textId="77777777" w:rsidR="000876E3" w:rsidRPr="004703E7" w:rsidRDefault="000876E3" w:rsidP="00F0259F">
            <w:pPr>
              <w:spacing w:before="60" w:after="60" w:line="240" w:lineRule="auto"/>
              <w:rPr>
                <w:rFonts w:ascii="Arial" w:hAnsi="Arial" w:cs="Arial"/>
                <w:sz w:val="16"/>
                <w:szCs w:val="16"/>
              </w:rPr>
            </w:pPr>
            <w:r w:rsidRPr="004703E7">
              <w:rPr>
                <w:rFonts w:ascii="Arial" w:hAnsi="Arial" w:cs="Arial"/>
                <w:sz w:val="16"/>
                <w:szCs w:val="16"/>
              </w:rPr>
              <w:t>Transaction Identifier</w:t>
            </w:r>
          </w:p>
        </w:tc>
      </w:tr>
      <w:tr w:rsidR="000876E3" w:rsidRPr="00F860DF" w14:paraId="16B34E5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49"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4A" w14:textId="77777777" w:rsidR="000876E3" w:rsidRPr="0037626C" w:rsidRDefault="000876E3" w:rsidP="00D52E93">
            <w:pPr>
              <w:pStyle w:val="StyleTableText6ptAfterbefore"/>
            </w:pPr>
            <w:r w:rsidRPr="0037626C">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4B" w14:textId="77777777" w:rsidR="000876E3" w:rsidRPr="0037626C" w:rsidRDefault="000876E3" w:rsidP="00D52E93">
            <w:pPr>
              <w:pStyle w:val="StyleTableText6ptAfterbefore"/>
              <w:jc w:val="center"/>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4C" w14:textId="77777777" w:rsidR="000876E3" w:rsidRPr="0037626C" w:rsidRDefault="000876E3" w:rsidP="00A6797F">
            <w:pPr>
              <w:ind w:right="-720"/>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4D" w14:textId="77777777" w:rsidR="000876E3" w:rsidRPr="0037626C" w:rsidRDefault="000876E3" w:rsidP="00D52E93">
            <w:pPr>
              <w:pStyle w:val="StyleTableText6ptAfterbefor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B34E4E" w14:textId="77777777" w:rsidR="000876E3" w:rsidRPr="0037626C" w:rsidRDefault="00B9226C" w:rsidP="00A6797F">
            <w:pPr>
              <w:pStyle w:val="TableText"/>
              <w:rPr>
                <w:sz w:val="16"/>
                <w:szCs w:val="16"/>
              </w:rPr>
            </w:pPr>
            <w:hyperlink r:id="rId37" w:history="1">
              <w:r w:rsidR="000876E3" w:rsidRPr="002F7B14">
                <w:rPr>
                  <w:rStyle w:val="Hyperlink"/>
                  <w:sz w:val="16"/>
                </w:rPr>
                <w:t>http://www.opentravel.org/OTA/2007/05</w:t>
              </w:r>
            </w:hyperlink>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4F" w14:textId="77777777" w:rsidR="000876E3" w:rsidRPr="0037626C" w:rsidRDefault="000876E3" w:rsidP="00A6797F">
            <w:pPr>
              <w:spacing w:after="0" w:line="240" w:lineRule="auto"/>
              <w:rPr>
                <w:rFonts w:ascii="Arial" w:hAnsi="Arial" w:cs="Arial"/>
                <w:sz w:val="16"/>
                <w:szCs w:val="16"/>
              </w:rPr>
            </w:pPr>
          </w:p>
        </w:tc>
      </w:tr>
      <w:tr w:rsidR="000876E3" w:rsidRPr="00F860DF" w14:paraId="16B34E5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51"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52" w14:textId="77777777" w:rsidR="000876E3" w:rsidRPr="0037626C" w:rsidRDefault="000876E3" w:rsidP="00D52E93">
            <w:pPr>
              <w:pStyle w:val="StyleTableText6ptAfterbefore"/>
            </w:pPr>
            <w:r w:rsidRPr="0037626C">
              <w:t>@PrimaryLanguageID=”EN”&gt;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53" w14:textId="77777777" w:rsidR="000876E3" w:rsidRPr="0037626C" w:rsidRDefault="000876E3" w:rsidP="001F179A">
            <w:pPr>
              <w:pStyle w:val="StyleTableText8pt"/>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54" w14:textId="77777777" w:rsidR="000876E3" w:rsidRPr="0037626C" w:rsidRDefault="000876E3" w:rsidP="00D52E93">
            <w:pPr>
              <w:pStyle w:val="StyleTableText6ptAfterbefore"/>
              <w:rPr>
                <w:lang w:val="fr-FR"/>
              </w:rPr>
            </w:pPr>
            <w:r w:rsidRPr="0037626C">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55" w14:textId="77777777" w:rsidR="000876E3" w:rsidRPr="0037626C" w:rsidRDefault="000876E3" w:rsidP="00950E3F">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56" w14:textId="77777777" w:rsidR="000876E3" w:rsidRPr="0037626C" w:rsidRDefault="000876E3" w:rsidP="00D52E93">
            <w:pPr>
              <w:pStyle w:val="StyleTableText6ptAfterbefore"/>
            </w:pPr>
            <w:r w:rsidRPr="0037626C">
              <w:t>ISO 639 Code</w:t>
            </w:r>
          </w:p>
          <w:p w14:paraId="16B34E57" w14:textId="77777777" w:rsidR="000876E3" w:rsidRPr="0037626C" w:rsidRDefault="000876E3" w:rsidP="00A6797F">
            <w:pPr>
              <w:pStyle w:val="TableText"/>
              <w:spacing w:before="0" w:after="0"/>
              <w:ind w:left="521" w:hanging="521"/>
              <w:rPr>
                <w:sz w:val="16"/>
                <w:szCs w:val="16"/>
              </w:rPr>
            </w:pPr>
            <w:r w:rsidRPr="0037626C">
              <w:rPr>
                <w:sz w:val="16"/>
                <w:szCs w:val="16"/>
              </w:rPr>
              <w:t xml:space="preserve"> “EN” = English</w:t>
            </w:r>
          </w:p>
          <w:p w14:paraId="16B34E58" w14:textId="77777777" w:rsidR="000876E3" w:rsidRPr="0037626C" w:rsidRDefault="00B9226C" w:rsidP="001F179A">
            <w:pPr>
              <w:pStyle w:val="StyleTableText8pt"/>
            </w:pPr>
            <w:hyperlink r:id="rId38" w:history="1">
              <w:r w:rsidR="000876E3" w:rsidRPr="0037626C">
                <w:rPr>
                  <w:rStyle w:val="Hyperlink"/>
                </w:rPr>
                <w:t>http://www.w3.org/WAI/ER/IG/ert/iso639.htm</w:t>
              </w:r>
            </w:hyperlink>
          </w:p>
          <w:p w14:paraId="16B34E59" w14:textId="77777777" w:rsidR="000876E3" w:rsidRPr="0037626C" w:rsidRDefault="000876E3" w:rsidP="00A6797F">
            <w:pPr>
              <w:pStyle w:val="TableText"/>
              <w:spacing w:before="0" w:after="0"/>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5A" w14:textId="77777777" w:rsidR="000876E3" w:rsidRPr="0037626C" w:rsidRDefault="000876E3" w:rsidP="001F179A">
            <w:pPr>
              <w:pStyle w:val="StyleArial8ptAfter0pt"/>
            </w:pPr>
            <w:r w:rsidRPr="0037626C">
              <w:t>Language Preference</w:t>
            </w:r>
          </w:p>
          <w:p w14:paraId="16B34E5B" w14:textId="77777777" w:rsidR="000876E3" w:rsidRPr="0037626C" w:rsidRDefault="000876E3" w:rsidP="001F179A">
            <w:pPr>
              <w:pStyle w:val="StyleArial8ptAfter0pt"/>
            </w:pPr>
          </w:p>
          <w:p w14:paraId="16B34E5C" w14:textId="77777777" w:rsidR="000876E3" w:rsidRPr="00D52E93" w:rsidRDefault="000876E3" w:rsidP="001F179A">
            <w:pPr>
              <w:pStyle w:val="StyleArial8ptAfter0pt"/>
              <w:rPr>
                <w:b/>
              </w:rPr>
            </w:pPr>
            <w:r w:rsidRPr="00D52E93">
              <w:rPr>
                <w:b/>
              </w:rPr>
              <w:t>Note:</w:t>
            </w:r>
            <w:r w:rsidRPr="00D52E93">
              <w:rPr>
                <w:b/>
              </w:rPr>
              <w:tab/>
            </w:r>
          </w:p>
          <w:p w14:paraId="16B34E5D" w14:textId="77777777" w:rsidR="000876E3" w:rsidRPr="0037626C" w:rsidRDefault="000876E3" w:rsidP="00D52E93">
            <w:pPr>
              <w:pStyle w:val="StyleTableText6ptAfterbefore"/>
            </w:pPr>
            <w:r w:rsidRPr="0037626C">
              <w:t>Use of @PrimaryLangID is under review by Travelport.  While under review, current GDS functionality should remain unchanged with regard to the text language returned in the XML response.</w:t>
            </w:r>
          </w:p>
        </w:tc>
      </w:tr>
      <w:tr w:rsidR="000876E3" w:rsidRPr="00F860DF" w14:paraId="16B34E6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5F" w14:textId="77777777" w:rsidR="000876E3" w:rsidRPr="00F860DF" w:rsidRDefault="000876E3"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60" w14:textId="77777777" w:rsidR="000876E3" w:rsidRPr="0037626C" w:rsidRDefault="000876E3" w:rsidP="001F179A">
            <w:pPr>
              <w:pStyle w:val="StyleArial8ptAfter0ptLinespacingsingle"/>
            </w:pPr>
            <w:r w:rsidRPr="0037626C">
              <w:t>@ResResponseType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61" w14:textId="77777777" w:rsidR="000876E3" w:rsidRPr="0037626C" w:rsidRDefault="000876E3" w:rsidP="001F179A">
            <w:pPr>
              <w:pStyle w:val="StyleArial8ptCentered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62" w14:textId="77777777" w:rsidR="000876E3" w:rsidRPr="0037626C" w:rsidRDefault="000876E3" w:rsidP="00A878BD">
            <w:pPr>
              <w:pStyle w:val="StyleArial8ptAfter0ptLinespacingsingle"/>
            </w:pPr>
            <w:r w:rsidRPr="0037626C">
              <w:t>TransactionStatusType</w:t>
            </w:r>
          </w:p>
          <w:p w14:paraId="16B34E63" w14:textId="77777777" w:rsidR="000876E3" w:rsidRPr="00A878BD" w:rsidRDefault="000876E3" w:rsidP="001F179A">
            <w:pPr>
              <w:pStyle w:val="StyleArial8ptAfter0ptLinespacingsingle"/>
              <w:rPr>
                <w:i/>
              </w:rPr>
            </w:pPr>
            <w:r w:rsidRPr="00A878BD">
              <w:rPr>
                <w:i/>
              </w:rPr>
              <w:t>Example:</w:t>
            </w:r>
          </w:p>
          <w:p w14:paraId="16B34E64" w14:textId="77777777" w:rsidR="000876E3" w:rsidRPr="0037626C" w:rsidRDefault="000876E3" w:rsidP="001F179A">
            <w:pPr>
              <w:pStyle w:val="StyleTableText8pt"/>
            </w:pPr>
            <w:r w:rsidRPr="0037626C">
              <w:t>&lt;OTA_HotelResModifyRS</w:t>
            </w:r>
            <w:r w:rsidRPr="0037626C">
              <w:rPr>
                <w:color w:val="000000"/>
                <w:shd w:val="clear" w:color="auto" w:fill="FFFFFF"/>
              </w:rPr>
              <w:t xml:space="preserve"> </w:t>
            </w:r>
            <w:r w:rsidRPr="0037626C">
              <w:rPr>
                <w:b/>
                <w:color w:val="000000"/>
                <w:shd w:val="clear" w:color="auto" w:fill="FFFFFF"/>
              </w:rPr>
              <w:t>ResResponseType=”Committed</w:t>
            </w:r>
            <w:r w:rsidRPr="0037626C">
              <w:rPr>
                <w:color w:val="000000"/>
                <w:shd w:val="clear" w:color="auto" w:fill="FFFFFF"/>
              </w:rPr>
              <w:t>”/</w:t>
            </w:r>
            <w:r w:rsidRPr="0037626C">
              <w:rPr>
                <w:bCs/>
                <w:color w:val="000000"/>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65"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66" w14:textId="77777777" w:rsidR="000876E3" w:rsidRPr="0037626C" w:rsidRDefault="000876E3" w:rsidP="00A878BD">
            <w:pPr>
              <w:pStyle w:val="TableText"/>
              <w:spacing w:before="120"/>
              <w:rPr>
                <w:i/>
                <w:color w:val="000000"/>
                <w:sz w:val="16"/>
                <w:szCs w:val="16"/>
              </w:rPr>
            </w:pPr>
            <w:r w:rsidRPr="0037626C">
              <w:rPr>
                <w:i/>
                <w:color w:val="000000"/>
                <w:sz w:val="16"/>
                <w:szCs w:val="16"/>
              </w:rPr>
              <w:t>Valid Values</w:t>
            </w:r>
            <w:r>
              <w:rPr>
                <w:i/>
                <w:color w:val="000000"/>
                <w:sz w:val="16"/>
                <w:szCs w:val="16"/>
              </w:rPr>
              <w:t>:</w:t>
            </w:r>
          </w:p>
          <w:p w14:paraId="16B34E67" w14:textId="77777777" w:rsidR="000876E3" w:rsidRPr="00A878BD" w:rsidRDefault="000876E3" w:rsidP="00353ACC">
            <w:pPr>
              <w:pStyle w:val="StyleTableText6ptAfterbefore"/>
              <w:numPr>
                <w:ilvl w:val="0"/>
                <w:numId w:val="15"/>
              </w:numPr>
              <w:ind w:left="252" w:hanging="252"/>
            </w:pPr>
            <w:r w:rsidRPr="00A878BD">
              <w:t>Ignored</w:t>
            </w:r>
          </w:p>
          <w:p w14:paraId="16B34E68" w14:textId="77777777" w:rsidR="000876E3" w:rsidRPr="00A878BD" w:rsidRDefault="000876E3" w:rsidP="00353ACC">
            <w:pPr>
              <w:pStyle w:val="StyleTableText6ptAfterbefore"/>
              <w:numPr>
                <w:ilvl w:val="0"/>
                <w:numId w:val="15"/>
              </w:numPr>
              <w:ind w:left="252" w:hanging="252"/>
            </w:pPr>
            <w:r w:rsidRPr="00A878BD">
              <w:t>Committed</w:t>
            </w:r>
          </w:p>
          <w:p w14:paraId="16B34E69" w14:textId="77777777" w:rsidR="000876E3" w:rsidRPr="0037626C" w:rsidRDefault="000876E3" w:rsidP="00353ACC">
            <w:pPr>
              <w:pStyle w:val="StyleTableText6ptAfterbefore"/>
              <w:numPr>
                <w:ilvl w:val="0"/>
                <w:numId w:val="15"/>
              </w:numPr>
              <w:ind w:left="252" w:hanging="252"/>
              <w:rPr>
                <w:szCs w:val="16"/>
              </w:rPr>
            </w:pPr>
            <w:r w:rsidRPr="00A878BD">
              <w:t>Unsuccessful</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6A" w14:textId="77777777" w:rsidR="000876E3" w:rsidRPr="0037626C" w:rsidRDefault="000876E3" w:rsidP="00CA7F1D">
            <w:pPr>
              <w:pStyle w:val="StyleArial8ptBefore3ptAfter3ptLinespacingsing"/>
            </w:pPr>
            <w:r w:rsidRPr="0037626C">
              <w:t>Action Code</w:t>
            </w:r>
          </w:p>
        </w:tc>
      </w:tr>
      <w:tr w:rsidR="000876E3" w:rsidRPr="00F860DF" w14:paraId="16B34E72"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E6C" w14:textId="77777777" w:rsidR="000876E3" w:rsidRPr="003152CE"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6D" w14:textId="77777777" w:rsidR="000876E3" w:rsidRPr="009E2834" w:rsidRDefault="000876E3" w:rsidP="00A6797F">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6E" w14:textId="77777777" w:rsidR="000876E3" w:rsidRPr="003152CE" w:rsidRDefault="000876E3" w:rsidP="00A6797F">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6F" w14:textId="77777777" w:rsidR="000876E3" w:rsidRPr="003152CE" w:rsidRDefault="000876E3" w:rsidP="00A6797F">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70" w14:textId="77777777" w:rsidR="000876E3" w:rsidRPr="003152CE" w:rsidRDefault="000876E3" w:rsidP="00A6797F">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71" w14:textId="77777777" w:rsidR="000876E3" w:rsidRPr="003152CE" w:rsidRDefault="000876E3" w:rsidP="00A6797F">
            <w:pPr>
              <w:spacing w:after="0" w:line="240" w:lineRule="auto"/>
              <w:rPr>
                <w:rFonts w:ascii="Arial" w:hAnsi="Arial" w:cs="Arial"/>
                <w:sz w:val="16"/>
                <w:szCs w:val="16"/>
              </w:rPr>
            </w:pPr>
          </w:p>
        </w:tc>
      </w:tr>
      <w:tr w:rsidR="000876E3" w:rsidRPr="00920539" w14:paraId="16B34E7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E73" w14:textId="77777777" w:rsidR="000876E3" w:rsidRPr="00920539" w:rsidRDefault="000876E3" w:rsidP="001F179A">
            <w:pPr>
              <w:pStyle w:val="StyleArial8ptBoldAfter0ptLinespacing15lines"/>
            </w:pPr>
            <w:r w:rsidRPr="00920539">
              <w:t>1</w:t>
            </w:r>
          </w:p>
          <w:p w14:paraId="16B34E74" w14:textId="77777777" w:rsidR="000876E3" w:rsidRPr="00920539" w:rsidRDefault="000876E3" w:rsidP="001F179A">
            <w:pPr>
              <w:pStyle w:val="StyleArial8ptBoldAfter0ptLinespacing15lines"/>
            </w:pPr>
            <w:r w:rsidRPr="00920539">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E75" w14:textId="77777777" w:rsidR="000876E3" w:rsidRPr="00920539" w:rsidRDefault="000876E3" w:rsidP="001F179A">
            <w:pPr>
              <w:pStyle w:val="StyleArial8ptBoldAfter0ptLinespacing15lines"/>
            </w:pPr>
            <w:r w:rsidRPr="00920539">
              <w:t>POS</w:t>
            </w:r>
          </w:p>
          <w:p w14:paraId="16B34E76" w14:textId="77777777" w:rsidR="000876E3" w:rsidRPr="00920539" w:rsidRDefault="000876E3" w:rsidP="001F179A">
            <w:pPr>
              <w:pStyle w:val="StyleArial8ptBoldAfter0ptLinespacing15lines"/>
            </w:pPr>
            <w:r w:rsidRPr="00920539">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E77" w14:textId="77777777" w:rsidR="000876E3" w:rsidRPr="00920539" w:rsidRDefault="000876E3" w:rsidP="001F179A">
            <w:pPr>
              <w:pStyle w:val="StyleArial8ptBoldAfter0ptLinespacing15lines"/>
            </w:pPr>
            <w:r w:rsidRPr="00920539">
              <w:t>M</w:t>
            </w:r>
          </w:p>
          <w:p w14:paraId="16B34E78" w14:textId="77777777" w:rsidR="000876E3" w:rsidRPr="00920539" w:rsidRDefault="000876E3" w:rsidP="001F179A">
            <w:pPr>
              <w:pStyle w:val="StyleArial8ptBoldAfter0ptLinespacing15lines"/>
            </w:pPr>
            <w:r w:rsidRPr="0092053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E79" w14:textId="77777777" w:rsidR="000876E3" w:rsidRPr="00920539" w:rsidRDefault="000876E3"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E7A" w14:textId="77777777" w:rsidR="000876E3" w:rsidRPr="00920539" w:rsidRDefault="000876E3" w:rsidP="00B12CDA">
            <w:pPr>
              <w:spacing w:after="0" w:line="360" w:lineRule="auto"/>
              <w:jc w:val="center"/>
              <w:rPr>
                <w:rFonts w:ascii="Arial" w:hAnsi="Arial" w:cs="Arial"/>
                <w:b/>
                <w:sz w:val="16"/>
                <w:szCs w:val="16"/>
              </w:rPr>
            </w:pPr>
            <w:r w:rsidRPr="0092053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E7B" w14:textId="77777777" w:rsidR="000876E3" w:rsidRPr="00920539" w:rsidRDefault="000876E3" w:rsidP="00920539">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E7C" w14:textId="77777777" w:rsidR="000876E3" w:rsidRPr="00920539" w:rsidRDefault="000876E3" w:rsidP="00920539">
            <w:pPr>
              <w:spacing w:after="0" w:line="360" w:lineRule="auto"/>
              <w:rPr>
                <w:rFonts w:ascii="Arial" w:hAnsi="Arial" w:cs="Arial"/>
                <w:b/>
                <w:sz w:val="16"/>
                <w:szCs w:val="16"/>
              </w:rPr>
            </w:pPr>
          </w:p>
        </w:tc>
      </w:tr>
      <w:tr w:rsidR="000876E3" w:rsidRPr="00A572F2" w14:paraId="16B34E8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7E" w14:textId="77777777" w:rsidR="000876E3" w:rsidRPr="003152CE" w:rsidRDefault="000876E3" w:rsidP="00920539">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7F" w14:textId="77777777" w:rsidR="000876E3" w:rsidRPr="0037626C" w:rsidRDefault="000876E3" w:rsidP="001F179A">
            <w:pPr>
              <w:pStyle w:val="StyleArial8ptAfter0ptLinespacingsingle"/>
            </w:pPr>
            <w:r w:rsidRPr="0037626C">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80"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81" w14:textId="77777777" w:rsidR="000876E3" w:rsidRPr="0037626C" w:rsidRDefault="000876E3" w:rsidP="001F179A">
            <w:pPr>
              <w:pStyle w:val="StyleTableText8pt"/>
            </w:pPr>
            <w:r w:rsidRPr="0037626C">
              <w:t>StringLength1to32</w:t>
            </w:r>
          </w:p>
          <w:p w14:paraId="16B34E82" w14:textId="77777777" w:rsidR="000876E3" w:rsidRPr="0037626C" w:rsidRDefault="000876E3" w:rsidP="001F179A">
            <w:pPr>
              <w:pStyle w:val="StyleTableText8pt"/>
            </w:pPr>
            <w:r w:rsidRPr="0037626C">
              <w:rPr>
                <w:i/>
              </w:rPr>
              <w:t>Example:</w:t>
            </w:r>
          </w:p>
          <w:p w14:paraId="16B34E83" w14:textId="77777777" w:rsidR="000876E3" w:rsidRPr="0037626C" w:rsidRDefault="000876E3" w:rsidP="001F179A">
            <w:pPr>
              <w:pStyle w:val="StyleTableText8pt"/>
            </w:pPr>
            <w:r w:rsidRPr="0037626C">
              <w:t xml:space="preserve">&lt;Source </w:t>
            </w:r>
            <w:r w:rsidRPr="0037626C">
              <w:rPr>
                <w:b/>
              </w:rPr>
              <w:t>TerminalID=“123456”</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84" w14:textId="77777777" w:rsidR="000876E3" w:rsidRPr="0037626C" w:rsidRDefault="000876E3" w:rsidP="00193745">
            <w:pPr>
              <w:pStyle w:val="StyleTableText6ptAfterbefore"/>
              <w:jc w:val="center"/>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85" w14:textId="77777777" w:rsidR="000876E3" w:rsidRPr="0037626C" w:rsidRDefault="000876E3" w:rsidP="00A6797F">
            <w:pPr>
              <w:pStyle w:val="TableText"/>
              <w:rPr>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86" w14:textId="77777777" w:rsidR="000876E3" w:rsidRPr="0037626C" w:rsidRDefault="000876E3" w:rsidP="00193745">
            <w:pPr>
              <w:pStyle w:val="StyleTableText6ptAfterbefore"/>
            </w:pPr>
            <w:r w:rsidRPr="0037626C">
              <w:t>Terminal ID/LINIATA</w:t>
            </w:r>
          </w:p>
          <w:p w14:paraId="16B34E87" w14:textId="77777777" w:rsidR="000876E3" w:rsidRPr="0037626C" w:rsidRDefault="000876E3" w:rsidP="00CA7F1D">
            <w:pPr>
              <w:pStyle w:val="StyleTableText6ptAfterbefore"/>
            </w:pPr>
            <w:r w:rsidRPr="0037626C">
              <w:t>GDS=6</w:t>
            </w:r>
          </w:p>
        </w:tc>
      </w:tr>
      <w:tr w:rsidR="000876E3" w:rsidRPr="00920539" w14:paraId="16B34E8F"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E89" w14:textId="77777777" w:rsidR="000876E3" w:rsidRPr="00920539"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8A" w14:textId="77777777" w:rsidR="000876E3" w:rsidRPr="00920539" w:rsidRDefault="000876E3" w:rsidP="0092053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8B" w14:textId="77777777" w:rsidR="000876E3" w:rsidRPr="00920539" w:rsidRDefault="000876E3"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8C" w14:textId="77777777" w:rsidR="000876E3" w:rsidRPr="00920539" w:rsidRDefault="000876E3" w:rsidP="0092053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8D" w14:textId="77777777" w:rsidR="000876E3" w:rsidRPr="00920539" w:rsidRDefault="000876E3" w:rsidP="00920539">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8E" w14:textId="77777777" w:rsidR="000876E3" w:rsidRPr="00920539" w:rsidRDefault="000876E3" w:rsidP="00920539">
            <w:pPr>
              <w:spacing w:after="0" w:line="360" w:lineRule="auto"/>
              <w:rPr>
                <w:rFonts w:ascii="Arial" w:hAnsi="Arial" w:cs="Arial"/>
                <w:b/>
                <w:sz w:val="16"/>
                <w:szCs w:val="16"/>
              </w:rPr>
            </w:pPr>
          </w:p>
        </w:tc>
      </w:tr>
      <w:tr w:rsidR="000876E3" w:rsidRPr="00920539" w14:paraId="16B34E9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E90" w14:textId="77777777" w:rsidR="000876E3" w:rsidRPr="00920539" w:rsidRDefault="000876E3" w:rsidP="001F179A">
            <w:pPr>
              <w:pStyle w:val="StyleArial8ptBoldAfter0ptLinespacing15lines"/>
            </w:pPr>
            <w:r w:rsidRPr="00920539">
              <w:t>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E91" w14:textId="77777777" w:rsidR="000876E3" w:rsidRPr="00920539" w:rsidRDefault="000876E3" w:rsidP="001F179A">
            <w:pPr>
              <w:pStyle w:val="StyleArial8ptBoldAfter0ptLinespacing15lines"/>
            </w:pPr>
            <w:r w:rsidRPr="00920539">
              <w:t>@Success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E92" w14:textId="77777777" w:rsidR="000876E3" w:rsidRPr="00920539" w:rsidRDefault="000876E3" w:rsidP="001F179A">
            <w:pPr>
              <w:pStyle w:val="StyleArial8ptBoldAfter0ptLinespacing15lines"/>
            </w:pPr>
            <w:r w:rsidRPr="0092053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E93" w14:textId="77777777" w:rsidR="000876E3" w:rsidRPr="00920539" w:rsidRDefault="000876E3" w:rsidP="001F179A">
            <w:pPr>
              <w:pStyle w:val="StyleArial8ptBoldAfter0ptLinespacing15lines"/>
            </w:pPr>
            <w:r w:rsidRPr="00920539">
              <w:t>SuccessType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E94" w14:textId="77777777" w:rsidR="000876E3" w:rsidRPr="00920539" w:rsidRDefault="000876E3" w:rsidP="00B12CDA">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E95" w14:textId="77777777" w:rsidR="000876E3" w:rsidRPr="00920539" w:rsidRDefault="000876E3" w:rsidP="00920539">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E96" w14:textId="77777777" w:rsidR="000876E3" w:rsidRPr="00920539" w:rsidRDefault="000876E3" w:rsidP="00920539">
            <w:pPr>
              <w:spacing w:after="0" w:line="360" w:lineRule="auto"/>
              <w:rPr>
                <w:rFonts w:ascii="Arial" w:hAnsi="Arial" w:cs="Arial"/>
                <w:b/>
                <w:sz w:val="16"/>
                <w:szCs w:val="16"/>
              </w:rPr>
            </w:pPr>
          </w:p>
        </w:tc>
      </w:tr>
      <w:tr w:rsidR="000876E3" w:rsidRPr="00920539" w14:paraId="16B34E9E"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E98" w14:textId="77777777" w:rsidR="000876E3" w:rsidRPr="00920539"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99" w14:textId="77777777" w:rsidR="000876E3" w:rsidRPr="00920539" w:rsidRDefault="000876E3" w:rsidP="0092053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9A" w14:textId="77777777" w:rsidR="000876E3" w:rsidRPr="00920539" w:rsidRDefault="000876E3"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9B" w14:textId="77777777" w:rsidR="000876E3" w:rsidRPr="00920539" w:rsidRDefault="000876E3" w:rsidP="0092053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9C" w14:textId="77777777" w:rsidR="000876E3" w:rsidRPr="00920539" w:rsidRDefault="000876E3" w:rsidP="00920539">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9D" w14:textId="77777777" w:rsidR="000876E3" w:rsidRPr="00920539" w:rsidRDefault="000876E3" w:rsidP="00920539">
            <w:pPr>
              <w:spacing w:after="0" w:line="360" w:lineRule="auto"/>
              <w:rPr>
                <w:rFonts w:ascii="Arial" w:hAnsi="Arial" w:cs="Arial"/>
                <w:b/>
                <w:sz w:val="16"/>
                <w:szCs w:val="16"/>
              </w:rPr>
            </w:pPr>
          </w:p>
        </w:tc>
      </w:tr>
      <w:tr w:rsidR="000876E3" w:rsidRPr="00920539" w14:paraId="16B34EAD"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E9F" w14:textId="77777777" w:rsidR="000876E3" w:rsidRPr="001A3862" w:rsidRDefault="000876E3" w:rsidP="001F179A">
            <w:pPr>
              <w:pStyle w:val="StyleArial8ptBoldAfter0ptLinespacing15lines"/>
            </w:pPr>
            <w:r w:rsidRPr="001A3862">
              <w:t>1</w:t>
            </w:r>
          </w:p>
          <w:p w14:paraId="16B34EA0" w14:textId="77777777" w:rsidR="000876E3" w:rsidRPr="001A3862" w:rsidRDefault="000876E3" w:rsidP="001F179A">
            <w:pPr>
              <w:pStyle w:val="StyleArial8ptBoldAfter0ptLinespacing15lines"/>
            </w:pPr>
            <w:r w:rsidRPr="001A3862">
              <w:t>2</w:t>
            </w:r>
          </w:p>
          <w:p w14:paraId="16B34EA1" w14:textId="77777777" w:rsidR="000876E3" w:rsidRPr="001A3862" w:rsidRDefault="000876E3" w:rsidP="001F179A">
            <w:pPr>
              <w:pStyle w:val="StyleArial8ptBoldAfter0ptLinespacing15lines"/>
            </w:pPr>
            <w:r w:rsidRPr="001A3862">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EA2" w14:textId="77777777" w:rsidR="000876E3" w:rsidRPr="001A3862" w:rsidRDefault="000876E3" w:rsidP="001F179A">
            <w:pPr>
              <w:pStyle w:val="StyleArial8ptBoldAfter0ptLinespacing15lines"/>
            </w:pPr>
            <w:r w:rsidRPr="001A3862">
              <w:t>POS</w:t>
            </w:r>
          </w:p>
          <w:p w14:paraId="16B34EA3" w14:textId="77777777" w:rsidR="000876E3" w:rsidRPr="001A3862" w:rsidRDefault="000876E3" w:rsidP="001F179A">
            <w:pPr>
              <w:pStyle w:val="StyleArial8ptBoldAfter0ptLinespacing15lines"/>
            </w:pPr>
            <w:r w:rsidRPr="001A3862">
              <w:t>Source</w:t>
            </w:r>
          </w:p>
          <w:p w14:paraId="16B34EA4" w14:textId="77777777" w:rsidR="000876E3" w:rsidRPr="001A3862" w:rsidRDefault="000876E3" w:rsidP="001F179A">
            <w:pPr>
              <w:pStyle w:val="StyleArial8ptBoldAfter0ptLinespacing15lines"/>
            </w:pPr>
            <w:r w:rsidRPr="001A3862">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EA5" w14:textId="77777777" w:rsidR="000876E3" w:rsidRPr="004E1C64" w:rsidRDefault="000876E3" w:rsidP="004E1C64">
            <w:pPr>
              <w:pStyle w:val="StyleArial8ptBoldAfter0ptLinespacing15lines"/>
            </w:pPr>
            <w:r w:rsidRPr="004E1C64">
              <w:t>M</w:t>
            </w:r>
          </w:p>
          <w:p w14:paraId="16B34EA6" w14:textId="77777777" w:rsidR="000876E3" w:rsidRPr="004E1C64" w:rsidRDefault="000876E3" w:rsidP="004E1C64">
            <w:pPr>
              <w:pStyle w:val="StyleArial8ptBoldAfter0ptLinespacing15lines"/>
            </w:pPr>
            <w:r w:rsidRPr="004E1C64">
              <w:t>M</w:t>
            </w:r>
          </w:p>
          <w:p w14:paraId="16B34EA7" w14:textId="77777777" w:rsidR="000876E3" w:rsidRPr="004E1C64" w:rsidRDefault="000876E3" w:rsidP="004E1C64">
            <w:pPr>
              <w:pStyle w:val="StyleArial8ptBoldAfter0ptLinespacing15lines"/>
            </w:pPr>
            <w:r w:rsidRPr="004E1C64">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EA8" w14:textId="77777777" w:rsidR="000876E3" w:rsidRPr="001A3862" w:rsidRDefault="000876E3"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EA9" w14:textId="77777777" w:rsidR="000876E3" w:rsidRPr="001A3862" w:rsidRDefault="000876E3" w:rsidP="00B12CDA">
            <w:pPr>
              <w:spacing w:after="0" w:line="360" w:lineRule="auto"/>
              <w:jc w:val="center"/>
              <w:rPr>
                <w:rFonts w:ascii="Arial" w:hAnsi="Arial" w:cs="Arial"/>
                <w:b/>
                <w:sz w:val="16"/>
                <w:szCs w:val="16"/>
              </w:rPr>
            </w:pPr>
            <w:r w:rsidRPr="001A3862">
              <w:rPr>
                <w:rFonts w:ascii="Arial" w:hAnsi="Arial" w:cs="Arial"/>
                <w:b/>
                <w:sz w:val="16"/>
                <w:szCs w:val="16"/>
              </w:rPr>
              <w:t>GDS</w:t>
            </w:r>
          </w:p>
          <w:p w14:paraId="16B34EAA" w14:textId="77777777" w:rsidR="000876E3" w:rsidRPr="00920539" w:rsidRDefault="000876E3" w:rsidP="00B12CDA">
            <w:pPr>
              <w:spacing w:after="0" w:line="360" w:lineRule="auto"/>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EAB" w14:textId="77777777" w:rsidR="000876E3" w:rsidRPr="00920539" w:rsidRDefault="000876E3" w:rsidP="00920539">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EAC" w14:textId="77777777" w:rsidR="000876E3" w:rsidRPr="00920539" w:rsidRDefault="000876E3" w:rsidP="00920539">
            <w:pPr>
              <w:spacing w:after="0" w:line="360" w:lineRule="auto"/>
              <w:rPr>
                <w:rFonts w:ascii="Arial" w:hAnsi="Arial" w:cs="Arial"/>
                <w:b/>
                <w:sz w:val="16"/>
                <w:szCs w:val="16"/>
              </w:rPr>
            </w:pPr>
          </w:p>
        </w:tc>
      </w:tr>
      <w:tr w:rsidR="000876E3" w:rsidRPr="00F860DF" w14:paraId="16B34EB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AE" w14:textId="77777777" w:rsidR="000876E3" w:rsidRPr="003152CE" w:rsidRDefault="000876E3" w:rsidP="00920539">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AF" w14:textId="77777777" w:rsidR="000876E3" w:rsidRPr="0037626C" w:rsidRDefault="000876E3" w:rsidP="001F179A">
            <w:pPr>
              <w:pStyle w:val="StyleArial8ptAfter0ptLinespacingsingle"/>
            </w:pPr>
            <w:r w:rsidRPr="0037626C">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B0" w14:textId="77777777" w:rsidR="000876E3" w:rsidRPr="0037626C" w:rsidRDefault="000876E3" w:rsidP="001F179A">
            <w:pPr>
              <w:pStyle w:val="StyleArial8ptCentered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B1" w14:textId="77777777" w:rsidR="000876E3" w:rsidRPr="0037626C" w:rsidRDefault="000876E3" w:rsidP="001F179A">
            <w:pPr>
              <w:pStyle w:val="StyleTableText8pt"/>
            </w:pPr>
            <w:r w:rsidRPr="0037626C">
              <w:t>OTA_CodeType</w:t>
            </w:r>
          </w:p>
          <w:p w14:paraId="16B34EB2" w14:textId="77777777" w:rsidR="000876E3" w:rsidRPr="0037626C" w:rsidRDefault="000876E3" w:rsidP="00A6797F">
            <w:pPr>
              <w:pStyle w:val="TableText"/>
              <w:rPr>
                <w:color w:val="000000"/>
                <w:sz w:val="16"/>
                <w:szCs w:val="16"/>
              </w:rPr>
            </w:pPr>
            <w:r w:rsidRPr="0037626C">
              <w:rPr>
                <w:i/>
                <w:color w:val="000000"/>
                <w:sz w:val="16"/>
                <w:szCs w:val="16"/>
              </w:rPr>
              <w:t>Example:</w:t>
            </w:r>
          </w:p>
          <w:p w14:paraId="16B34EB3" w14:textId="77777777" w:rsidR="000876E3" w:rsidRPr="0037626C" w:rsidRDefault="000876E3" w:rsidP="001F179A">
            <w:pPr>
              <w:pStyle w:val="StyleTableText8ptAfter0pt2"/>
            </w:pPr>
            <w:r w:rsidRPr="0037626C">
              <w:t>&lt;OTA_HotelResModifyRS&gt;</w:t>
            </w:r>
          </w:p>
          <w:p w14:paraId="16B34EB4" w14:textId="77777777" w:rsidR="000876E3" w:rsidRPr="0037626C" w:rsidRDefault="000876E3" w:rsidP="001F179A">
            <w:pPr>
              <w:pStyle w:val="StyleTableText8ptAfter0pt2"/>
            </w:pPr>
            <w:r w:rsidRPr="0037626C">
              <w:t xml:space="preserve">&lt;POS&gt; </w:t>
            </w:r>
          </w:p>
          <w:p w14:paraId="16B34EB5" w14:textId="77777777" w:rsidR="000876E3" w:rsidRPr="0037626C" w:rsidRDefault="000876E3" w:rsidP="001F179A">
            <w:pPr>
              <w:pStyle w:val="StyleTableText8ptAfter0pt2"/>
            </w:pPr>
            <w:r w:rsidRPr="0037626C">
              <w:t xml:space="preserve">&lt;Source&gt; </w:t>
            </w:r>
          </w:p>
          <w:p w14:paraId="16B34EB6" w14:textId="77777777" w:rsidR="000876E3" w:rsidRPr="001F179A" w:rsidRDefault="000876E3" w:rsidP="001F179A">
            <w:pPr>
              <w:pStyle w:val="StyleTableText8pt"/>
            </w:pPr>
            <w:r w:rsidRPr="0037626C">
              <w:t xml:space="preserve">&lt;BookingChannel </w:t>
            </w:r>
            <w:r w:rsidRPr="0037626C">
              <w:rPr>
                <w:b/>
              </w:rPr>
              <w:t>Type="1"</w:t>
            </w:r>
            <w:r w:rsidRPr="001F179A">
              <w:t>/&gt;</w:t>
            </w:r>
          </w:p>
          <w:p w14:paraId="16B34EB7" w14:textId="77777777" w:rsidR="000876E3" w:rsidRPr="0037626C" w:rsidRDefault="000876E3" w:rsidP="001F179A">
            <w:pPr>
              <w:pStyle w:val="StyleTableText8ptAfter0pt2"/>
            </w:pPr>
            <w:r w:rsidRPr="0037626C">
              <w:t>&lt;CompanyName Code="1G"/&gt;</w:t>
            </w:r>
          </w:p>
          <w:p w14:paraId="16B34EB8" w14:textId="77777777" w:rsidR="000876E3" w:rsidRPr="0037626C" w:rsidRDefault="000876E3" w:rsidP="001F179A">
            <w:pPr>
              <w:pStyle w:val="StyleTableText8pt"/>
              <w:rPr>
                <w:color w:val="000000"/>
              </w:rPr>
            </w:pPr>
            <w:r w:rsidRPr="0037626C">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B9" w14:textId="77777777" w:rsidR="000876E3" w:rsidRPr="0037626C" w:rsidRDefault="000876E3" w:rsidP="00E07383">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BA" w14:textId="77777777" w:rsidR="000876E3" w:rsidRPr="0037626C" w:rsidRDefault="000876E3" w:rsidP="001F179A">
            <w:pPr>
              <w:pStyle w:val="StyleTableText8pt"/>
            </w:pPr>
            <w:r w:rsidRPr="0037626C">
              <w:t>OTA Code List –(BCT)</w:t>
            </w:r>
          </w:p>
          <w:p w14:paraId="16B34EBB" w14:textId="77777777" w:rsidR="000876E3" w:rsidRPr="0037626C" w:rsidRDefault="000876E3" w:rsidP="001F179A">
            <w:pPr>
              <w:pStyle w:val="StyleTableText8pt"/>
            </w:pPr>
            <w:r w:rsidRPr="0037626C">
              <w:t>Booking Channel Type</w:t>
            </w:r>
          </w:p>
          <w:p w14:paraId="16B34EBC" w14:textId="77777777" w:rsidR="000876E3" w:rsidRPr="0037626C" w:rsidRDefault="000876E3" w:rsidP="00A6797F">
            <w:pPr>
              <w:pStyle w:val="TableText"/>
              <w:rPr>
                <w:i/>
                <w:color w:val="000000"/>
                <w:sz w:val="16"/>
                <w:szCs w:val="16"/>
              </w:rPr>
            </w:pPr>
            <w:r w:rsidRPr="0037626C">
              <w:rPr>
                <w:i/>
                <w:color w:val="000000"/>
                <w:sz w:val="16"/>
                <w:szCs w:val="16"/>
              </w:rPr>
              <w:t>Valid Value:</w:t>
            </w:r>
          </w:p>
          <w:p w14:paraId="16B34EBD" w14:textId="77777777" w:rsidR="000876E3" w:rsidRPr="0037626C" w:rsidRDefault="000876E3" w:rsidP="001F179A">
            <w:pPr>
              <w:pStyle w:val="StyleTableText8pt"/>
            </w:pPr>
            <w:r w:rsidRPr="0037626C">
              <w:t>1 = Global Distribution system (GDS)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BE" w14:textId="77777777" w:rsidR="000876E3" w:rsidRPr="0037626C" w:rsidRDefault="000876E3" w:rsidP="00CA7F1D">
            <w:pPr>
              <w:pStyle w:val="StyleArial8ptAfter0pt"/>
            </w:pPr>
            <w:r w:rsidRPr="0037626C">
              <w:t>Source System/ Partition Identifier</w:t>
            </w:r>
          </w:p>
        </w:tc>
      </w:tr>
      <w:tr w:rsidR="000876E3" w:rsidRPr="00920539" w14:paraId="16B34EC6"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EC0" w14:textId="77777777" w:rsidR="000876E3" w:rsidRPr="00920539"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C1" w14:textId="77777777" w:rsidR="000876E3" w:rsidRPr="00920539" w:rsidRDefault="000876E3" w:rsidP="0092053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C2" w14:textId="77777777" w:rsidR="000876E3" w:rsidRPr="00920539" w:rsidRDefault="000876E3"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C3" w14:textId="77777777" w:rsidR="000876E3" w:rsidRPr="00920539" w:rsidRDefault="000876E3" w:rsidP="0092053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C4" w14:textId="77777777" w:rsidR="000876E3" w:rsidRPr="00920539" w:rsidRDefault="000876E3" w:rsidP="00920539">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C5" w14:textId="77777777" w:rsidR="000876E3" w:rsidRPr="00920539" w:rsidRDefault="000876E3" w:rsidP="00920539">
            <w:pPr>
              <w:spacing w:after="0" w:line="360" w:lineRule="auto"/>
              <w:rPr>
                <w:rFonts w:ascii="Arial" w:hAnsi="Arial" w:cs="Arial"/>
                <w:b/>
                <w:sz w:val="16"/>
                <w:szCs w:val="16"/>
              </w:rPr>
            </w:pPr>
          </w:p>
        </w:tc>
      </w:tr>
      <w:tr w:rsidR="000876E3" w:rsidRPr="00920539" w14:paraId="16B34ED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EC7" w14:textId="77777777" w:rsidR="000876E3" w:rsidRPr="001A3862" w:rsidRDefault="000876E3" w:rsidP="001F179A">
            <w:pPr>
              <w:pStyle w:val="StyleArial8ptBoldAfter0ptLinespacing15lines"/>
            </w:pPr>
            <w:r w:rsidRPr="001A3862">
              <w:t>1</w:t>
            </w:r>
          </w:p>
          <w:p w14:paraId="16B34EC8" w14:textId="77777777" w:rsidR="000876E3" w:rsidRPr="001A3862" w:rsidRDefault="000876E3" w:rsidP="001F179A">
            <w:pPr>
              <w:pStyle w:val="StyleArial8ptBoldAfter0ptLinespacing15lines"/>
            </w:pPr>
            <w:r w:rsidRPr="001A3862">
              <w:t>2</w:t>
            </w:r>
          </w:p>
          <w:p w14:paraId="16B34EC9" w14:textId="77777777" w:rsidR="000876E3" w:rsidRPr="001A3862" w:rsidRDefault="000876E3" w:rsidP="001F179A">
            <w:pPr>
              <w:pStyle w:val="StyleArial8ptBoldAfter0ptLinespacing15lines"/>
            </w:pPr>
            <w:r w:rsidRPr="001A3862">
              <w:t>3</w:t>
            </w:r>
          </w:p>
          <w:p w14:paraId="16B34ECA" w14:textId="77777777" w:rsidR="000876E3" w:rsidRPr="001A3862" w:rsidRDefault="000876E3" w:rsidP="001F179A">
            <w:pPr>
              <w:pStyle w:val="StyleArial8ptBoldAfter0ptLinespacing15lines"/>
            </w:pPr>
            <w:r w:rsidRPr="001A3862">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ECB" w14:textId="77777777" w:rsidR="000876E3" w:rsidRPr="001A3862" w:rsidRDefault="000876E3" w:rsidP="001F179A">
            <w:pPr>
              <w:pStyle w:val="StyleArial8ptBoldAfter0ptLinespacing15lines"/>
            </w:pPr>
            <w:r w:rsidRPr="001A3862">
              <w:t>POS</w:t>
            </w:r>
          </w:p>
          <w:p w14:paraId="16B34ECC" w14:textId="77777777" w:rsidR="000876E3" w:rsidRPr="001A3862" w:rsidRDefault="000876E3" w:rsidP="001F179A">
            <w:pPr>
              <w:pStyle w:val="StyleArial8ptBoldAfter0ptLinespacing15lines"/>
            </w:pPr>
            <w:r w:rsidRPr="001A3862">
              <w:t>Source</w:t>
            </w:r>
          </w:p>
          <w:p w14:paraId="16B34ECD" w14:textId="77777777" w:rsidR="000876E3" w:rsidRPr="001A3862" w:rsidRDefault="000876E3" w:rsidP="001F179A">
            <w:pPr>
              <w:pStyle w:val="StyleArial8ptBoldAfter0ptLinespacing15lines"/>
            </w:pPr>
            <w:r w:rsidRPr="001A3862">
              <w:t>BookingChannel</w:t>
            </w:r>
          </w:p>
          <w:p w14:paraId="16B34ECE" w14:textId="77777777" w:rsidR="000876E3" w:rsidRPr="001A3862" w:rsidRDefault="000876E3" w:rsidP="001F179A">
            <w:pPr>
              <w:pStyle w:val="StyleArial8ptBoldAfter0ptLinespacing15lines"/>
            </w:pPr>
            <w:r w:rsidRPr="001A3862">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ECF" w14:textId="77777777" w:rsidR="000876E3" w:rsidRPr="001A3862" w:rsidRDefault="000876E3" w:rsidP="001F179A">
            <w:pPr>
              <w:pStyle w:val="StyleArial8ptBoldAfter0ptLinespacing15lines"/>
            </w:pPr>
            <w:r w:rsidRPr="001A3862">
              <w:t>M</w:t>
            </w:r>
          </w:p>
          <w:p w14:paraId="16B34ED0" w14:textId="77777777" w:rsidR="000876E3" w:rsidRPr="001A3862" w:rsidRDefault="000876E3" w:rsidP="001F179A">
            <w:pPr>
              <w:pStyle w:val="StyleArial8ptBoldAfter0ptLinespacing15lines"/>
            </w:pPr>
            <w:r w:rsidRPr="001A3862">
              <w:t>M</w:t>
            </w:r>
          </w:p>
          <w:p w14:paraId="16B34ED1" w14:textId="77777777" w:rsidR="000876E3" w:rsidRPr="001A3862" w:rsidRDefault="000876E3" w:rsidP="001F179A">
            <w:pPr>
              <w:pStyle w:val="StyleArial8ptBoldAfter0ptLinespacing15lines"/>
            </w:pPr>
            <w:r w:rsidRPr="001A3862">
              <w:t>M</w:t>
            </w:r>
          </w:p>
          <w:p w14:paraId="16B34ED2" w14:textId="77777777" w:rsidR="000876E3" w:rsidRPr="001A3862" w:rsidRDefault="000876E3" w:rsidP="001F179A">
            <w:pPr>
              <w:pStyle w:val="StyleArial8ptBoldAfter0ptLinespacing15lines"/>
            </w:pPr>
            <w:r w:rsidRPr="001A386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ED3" w14:textId="77777777" w:rsidR="000876E3" w:rsidRPr="001A3862" w:rsidRDefault="000876E3"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ED4" w14:textId="77777777" w:rsidR="000876E3" w:rsidRPr="001A3862" w:rsidRDefault="000876E3" w:rsidP="00B12CDA">
            <w:pPr>
              <w:spacing w:after="0" w:line="360" w:lineRule="auto"/>
              <w:jc w:val="center"/>
              <w:rPr>
                <w:rFonts w:ascii="Arial" w:hAnsi="Arial" w:cs="Arial"/>
                <w:b/>
                <w:sz w:val="16"/>
                <w:szCs w:val="16"/>
              </w:rPr>
            </w:pPr>
            <w:r w:rsidRPr="001A3862">
              <w:rPr>
                <w:rFonts w:ascii="Arial" w:hAnsi="Arial" w:cs="Arial"/>
                <w:b/>
                <w:sz w:val="16"/>
                <w:szCs w:val="16"/>
              </w:rPr>
              <w:t>GDS</w:t>
            </w:r>
          </w:p>
          <w:p w14:paraId="16B34ED5" w14:textId="77777777" w:rsidR="000876E3" w:rsidRPr="00920539" w:rsidRDefault="000876E3" w:rsidP="00B12CDA">
            <w:pPr>
              <w:spacing w:after="0" w:line="360" w:lineRule="auto"/>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ED6" w14:textId="77777777" w:rsidR="000876E3" w:rsidRPr="00920539" w:rsidRDefault="000876E3" w:rsidP="00920539">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ED7" w14:textId="77777777" w:rsidR="000876E3" w:rsidRPr="00920539" w:rsidRDefault="000876E3" w:rsidP="00920539">
            <w:pPr>
              <w:spacing w:after="0" w:line="360" w:lineRule="auto"/>
              <w:rPr>
                <w:rFonts w:ascii="Arial" w:hAnsi="Arial" w:cs="Arial"/>
                <w:b/>
                <w:sz w:val="16"/>
                <w:szCs w:val="16"/>
              </w:rPr>
            </w:pPr>
          </w:p>
        </w:tc>
      </w:tr>
      <w:tr w:rsidR="000876E3" w:rsidRPr="00F860DF" w14:paraId="16B34EE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D9" w14:textId="77777777" w:rsidR="000876E3" w:rsidRPr="003152CE" w:rsidRDefault="000876E3" w:rsidP="00920539">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EDA" w14:textId="77777777" w:rsidR="000876E3" w:rsidRPr="0037626C" w:rsidRDefault="000876E3" w:rsidP="001F179A">
            <w:pPr>
              <w:pStyle w:val="StyleArial8ptAfter0ptLinespacingsingle"/>
            </w:pPr>
            <w:r w:rsidRPr="0037626C">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DB"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DC" w14:textId="77777777" w:rsidR="000876E3" w:rsidRPr="0037626C" w:rsidRDefault="000876E3" w:rsidP="001F179A">
            <w:pPr>
              <w:pStyle w:val="StyleTableText8pt"/>
            </w:pPr>
            <w:r w:rsidRPr="0037626C">
              <w:t>StringLength1to16</w:t>
            </w:r>
          </w:p>
          <w:p w14:paraId="16B34EDD" w14:textId="77777777" w:rsidR="000876E3" w:rsidRPr="0037626C" w:rsidRDefault="000876E3" w:rsidP="00A6797F">
            <w:pPr>
              <w:pStyle w:val="TableText"/>
              <w:rPr>
                <w:color w:val="000000"/>
                <w:sz w:val="16"/>
                <w:szCs w:val="16"/>
              </w:rPr>
            </w:pPr>
            <w:r w:rsidRPr="0037626C">
              <w:rPr>
                <w:i/>
                <w:color w:val="000000"/>
                <w:sz w:val="16"/>
                <w:szCs w:val="16"/>
              </w:rPr>
              <w:t>Example:</w:t>
            </w:r>
          </w:p>
          <w:p w14:paraId="16B34EDE" w14:textId="77777777" w:rsidR="000876E3" w:rsidRPr="0037626C" w:rsidRDefault="000876E3" w:rsidP="001F179A">
            <w:pPr>
              <w:pStyle w:val="StyleTableText8ptAfter0pt2"/>
            </w:pPr>
            <w:r w:rsidRPr="0037626C">
              <w:t>&lt;OTA_HotelResModifyRS&gt;</w:t>
            </w:r>
          </w:p>
          <w:p w14:paraId="16B34EDF" w14:textId="77777777" w:rsidR="000876E3" w:rsidRPr="0037626C" w:rsidRDefault="000876E3" w:rsidP="001F179A">
            <w:pPr>
              <w:pStyle w:val="StyleTableText8ptAfter0pt2"/>
            </w:pPr>
            <w:r w:rsidRPr="0037626C">
              <w:t xml:space="preserve">&lt;POS&gt; </w:t>
            </w:r>
          </w:p>
          <w:p w14:paraId="16B34EE0" w14:textId="77777777" w:rsidR="000876E3" w:rsidRPr="0037626C" w:rsidRDefault="000876E3" w:rsidP="001F179A">
            <w:pPr>
              <w:pStyle w:val="StyleTableText8ptAfter0pt2"/>
            </w:pPr>
            <w:r w:rsidRPr="0037626C">
              <w:t xml:space="preserve">&lt;Source&gt; </w:t>
            </w:r>
          </w:p>
          <w:p w14:paraId="16B34EE1" w14:textId="77777777" w:rsidR="000876E3" w:rsidRPr="0037626C" w:rsidRDefault="000876E3" w:rsidP="001F179A">
            <w:pPr>
              <w:pStyle w:val="StyleTableText8ptAfter0pt2"/>
            </w:pPr>
            <w:r w:rsidRPr="0037626C">
              <w:t>&lt;BookingChannel Type="1"/&gt;</w:t>
            </w:r>
          </w:p>
          <w:p w14:paraId="16B34EE2" w14:textId="77777777" w:rsidR="000876E3" w:rsidRPr="0037626C" w:rsidRDefault="000876E3" w:rsidP="001F179A">
            <w:pPr>
              <w:pStyle w:val="StyleTableText8pt"/>
            </w:pPr>
            <w:r w:rsidRPr="0037626C">
              <w:t xml:space="preserve">&lt;CompanyName </w:t>
            </w:r>
            <w:r w:rsidRPr="0037626C">
              <w:rPr>
                <w:b/>
              </w:rPr>
              <w:t>Code="1G</w:t>
            </w:r>
            <w:r w:rsidRPr="0037626C">
              <w:t>"/&gt;</w:t>
            </w:r>
          </w:p>
          <w:p w14:paraId="16B34EE3" w14:textId="77777777" w:rsidR="000876E3" w:rsidRPr="0037626C" w:rsidRDefault="000876E3" w:rsidP="001F179A">
            <w:pPr>
              <w:pStyle w:val="StyleTableText8pt"/>
              <w:rPr>
                <w:szCs w:val="16"/>
              </w:rPr>
            </w:pPr>
            <w:r w:rsidRPr="0037626C">
              <w:rPr>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E4" w14:textId="77777777" w:rsidR="000876E3" w:rsidRPr="0037626C" w:rsidRDefault="000876E3" w:rsidP="00E07383">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E5" w14:textId="77777777" w:rsidR="000876E3" w:rsidRPr="0037626C" w:rsidRDefault="000876E3" w:rsidP="001F179A">
            <w:pPr>
              <w:pStyle w:val="StyleTableText8pt"/>
            </w:pPr>
            <w:r w:rsidRPr="0037626C">
              <w:rPr>
                <w:i/>
              </w:rPr>
              <w:t>Valid values</w:t>
            </w:r>
            <w:r w:rsidRPr="0037626C">
              <w:t>:</w:t>
            </w:r>
          </w:p>
          <w:p w14:paraId="16B34EE6" w14:textId="77777777" w:rsidR="000876E3" w:rsidRPr="00F07EAE" w:rsidRDefault="000876E3" w:rsidP="00353ACC">
            <w:pPr>
              <w:pStyle w:val="StyleTableText6ptAfterbefore"/>
              <w:numPr>
                <w:ilvl w:val="0"/>
                <w:numId w:val="15"/>
              </w:numPr>
              <w:ind w:left="252" w:hanging="252"/>
            </w:pPr>
            <w:r w:rsidRPr="00F07EAE">
              <w:t xml:space="preserve">1V </w:t>
            </w:r>
            <w:r>
              <w:t>=</w:t>
            </w:r>
            <w:r w:rsidRPr="00F07EAE">
              <w:t xml:space="preserve"> Apollo</w:t>
            </w:r>
            <w:r w:rsidRPr="0037626C">
              <w:sym w:font="Symbol" w:char="F0E2"/>
            </w:r>
            <w:r w:rsidRPr="00F07EAE">
              <w:t xml:space="preserve"> </w:t>
            </w:r>
          </w:p>
          <w:p w14:paraId="16B34EE7" w14:textId="77777777" w:rsidR="000876E3" w:rsidRDefault="000876E3" w:rsidP="00353ACC">
            <w:pPr>
              <w:pStyle w:val="StyleTableText6ptAfterbefore"/>
              <w:numPr>
                <w:ilvl w:val="0"/>
                <w:numId w:val="15"/>
              </w:numPr>
              <w:ind w:left="252" w:hanging="252"/>
            </w:pPr>
            <w:r w:rsidRPr="0037626C">
              <w:t xml:space="preserve">1G </w:t>
            </w:r>
            <w:r>
              <w:t>=</w:t>
            </w:r>
            <w:r w:rsidRPr="0037626C">
              <w:t xml:space="preserve"> Galileo</w:t>
            </w:r>
            <w:r w:rsidRPr="0037626C">
              <w:sym w:font="Symbol" w:char="F0E2"/>
            </w:r>
            <w:r>
              <w:t xml:space="preserve"> </w:t>
            </w:r>
          </w:p>
          <w:p w14:paraId="16B34EE8" w14:textId="77777777" w:rsidR="000876E3" w:rsidRPr="0037626C" w:rsidRDefault="000876E3" w:rsidP="00353ACC">
            <w:pPr>
              <w:pStyle w:val="StyleTableText6ptAfterbefore"/>
              <w:numPr>
                <w:ilvl w:val="0"/>
                <w:numId w:val="15"/>
              </w:numPr>
              <w:ind w:left="252" w:hanging="252"/>
            </w:pPr>
            <w:r w:rsidRPr="0037626C">
              <w:t xml:space="preserve">1P </w:t>
            </w:r>
            <w:r>
              <w:t>=</w:t>
            </w:r>
            <w:r w:rsidRPr="0037626C">
              <w:t xml:space="preserve"> Worldspan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E9" w14:textId="77777777" w:rsidR="000876E3" w:rsidRPr="0037626C" w:rsidRDefault="000876E3" w:rsidP="001F179A">
            <w:pPr>
              <w:pStyle w:val="StyleArial8ptAfter0pt"/>
            </w:pPr>
            <w:r w:rsidRPr="0037626C">
              <w:t>Source System/Partition Identifier</w:t>
            </w:r>
          </w:p>
          <w:p w14:paraId="16B34EEA" w14:textId="77777777" w:rsidR="000876E3" w:rsidRPr="0037626C" w:rsidRDefault="000876E3" w:rsidP="00CA7F1D">
            <w:pPr>
              <w:pStyle w:val="StyleArial8ptAfter0pt"/>
            </w:pPr>
            <w:r w:rsidRPr="0037626C">
              <w:t>GDS=2</w:t>
            </w:r>
          </w:p>
        </w:tc>
      </w:tr>
      <w:tr w:rsidR="000876E3" w:rsidRPr="00B12CDA" w14:paraId="16B34EF2"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EEC" w14:textId="77777777" w:rsidR="000876E3" w:rsidRPr="00557D9E"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EED" w14:textId="77777777" w:rsidR="000876E3" w:rsidRPr="00557D9E" w:rsidRDefault="000876E3" w:rsidP="00557D9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EEE" w14:textId="77777777" w:rsidR="000876E3" w:rsidRPr="00557D9E" w:rsidRDefault="000876E3" w:rsidP="00557D9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EEF" w14:textId="77777777" w:rsidR="000876E3" w:rsidRPr="00557D9E" w:rsidRDefault="000876E3" w:rsidP="00557D9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EF0" w14:textId="77777777" w:rsidR="000876E3" w:rsidRPr="00557D9E" w:rsidRDefault="000876E3" w:rsidP="00557D9E">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EF1" w14:textId="77777777" w:rsidR="000876E3" w:rsidRPr="00557D9E" w:rsidRDefault="000876E3" w:rsidP="00557D9E">
            <w:pPr>
              <w:spacing w:after="0" w:line="360" w:lineRule="auto"/>
              <w:rPr>
                <w:rFonts w:ascii="Arial" w:hAnsi="Arial" w:cs="Arial"/>
                <w:b/>
                <w:sz w:val="16"/>
                <w:szCs w:val="16"/>
              </w:rPr>
            </w:pPr>
          </w:p>
        </w:tc>
      </w:tr>
      <w:tr w:rsidR="000876E3" w:rsidRPr="00B12CDA" w14:paraId="16B34EF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EF3" w14:textId="77777777" w:rsidR="000876E3" w:rsidRPr="00276660" w:rsidRDefault="000876E3" w:rsidP="001F179A">
            <w:pPr>
              <w:pStyle w:val="StyleArial8ptBoldAfter0ptLinespacing15lines"/>
            </w:pPr>
            <w:r w:rsidRPr="00276660">
              <w:t>1</w:t>
            </w:r>
          </w:p>
          <w:p w14:paraId="16B34EF4" w14:textId="77777777" w:rsidR="000876E3" w:rsidRPr="00276660" w:rsidRDefault="000876E3" w:rsidP="001F179A">
            <w:pPr>
              <w:pStyle w:val="StyleArial8ptBoldAfter0ptLinespacing15lines"/>
            </w:pPr>
            <w:r w:rsidRPr="00276660">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EF5" w14:textId="77777777" w:rsidR="000876E3" w:rsidRPr="00276660" w:rsidRDefault="000876E3" w:rsidP="001F179A">
            <w:pPr>
              <w:pStyle w:val="StyleArial8ptBoldAfter0ptLinespacing15lines"/>
            </w:pPr>
            <w:r w:rsidRPr="00276660">
              <w:t>Warnings</w:t>
            </w:r>
          </w:p>
          <w:p w14:paraId="16B34EF6" w14:textId="77777777" w:rsidR="000876E3" w:rsidRPr="00276660" w:rsidRDefault="000876E3" w:rsidP="001F179A">
            <w:pPr>
              <w:pStyle w:val="StyleArial8ptBoldAfter0ptLinespacing15lines"/>
            </w:pPr>
            <w:r w:rsidRPr="00276660">
              <w:t>Warning</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EF7" w14:textId="77777777" w:rsidR="000876E3" w:rsidRPr="00276660" w:rsidRDefault="000876E3" w:rsidP="001F179A">
            <w:pPr>
              <w:pStyle w:val="StyleArial8ptBoldAfter0ptLinespacing15lines"/>
            </w:pPr>
            <w:r w:rsidRPr="00276660">
              <w:t>A</w:t>
            </w:r>
          </w:p>
          <w:p w14:paraId="16B34EF8" w14:textId="77777777" w:rsidR="000876E3" w:rsidRPr="00276660" w:rsidRDefault="000876E3" w:rsidP="001F179A">
            <w:pPr>
              <w:pStyle w:val="StyleArial8ptBoldAfter0ptLinespacing15lines"/>
            </w:pPr>
            <w:r w:rsidRPr="00276660">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EF9" w14:textId="77777777" w:rsidR="000876E3" w:rsidRPr="00276660" w:rsidRDefault="000876E3" w:rsidP="00046D10">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EFA" w14:textId="77777777" w:rsidR="000876E3" w:rsidRPr="00276660" w:rsidRDefault="000876E3" w:rsidP="00046D10">
            <w:pPr>
              <w:spacing w:after="0" w:line="360" w:lineRule="auto"/>
              <w:jc w:val="center"/>
              <w:rPr>
                <w:rFonts w:ascii="Arial" w:hAnsi="Arial" w:cs="Arial"/>
                <w:b/>
                <w:sz w:val="16"/>
                <w:szCs w:val="16"/>
              </w:rPr>
            </w:pPr>
            <w:r w:rsidRPr="00276660">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EFB" w14:textId="77777777" w:rsidR="000876E3" w:rsidRPr="00276660" w:rsidRDefault="000876E3" w:rsidP="001F179A">
            <w:pPr>
              <w:pStyle w:val="StyleArial8ptBoldAfter0ptLinespacing15lines"/>
            </w:pPr>
            <w:r w:rsidRPr="00276660">
              <w:t>Warnings</w:t>
            </w:r>
          </w:p>
          <w:p w14:paraId="16B34EFC" w14:textId="77777777" w:rsidR="000876E3" w:rsidRPr="00276660" w:rsidRDefault="000876E3" w:rsidP="001F179A">
            <w:pPr>
              <w:pStyle w:val="StyleArial8ptBoldAfter0ptLinespacing15lines"/>
            </w:pPr>
            <w:r w:rsidRPr="00276660">
              <w:t>(Non-fatal errors)</w:t>
            </w: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EFD" w14:textId="77777777" w:rsidR="000876E3" w:rsidRPr="00276660" w:rsidRDefault="000876E3" w:rsidP="00046D10">
            <w:pPr>
              <w:spacing w:after="0" w:line="360" w:lineRule="auto"/>
              <w:rPr>
                <w:rFonts w:ascii="Arial" w:hAnsi="Arial" w:cs="Arial"/>
                <w:b/>
                <w:sz w:val="16"/>
                <w:szCs w:val="16"/>
              </w:rPr>
            </w:pPr>
          </w:p>
        </w:tc>
      </w:tr>
      <w:tr w:rsidR="000876E3" w:rsidRPr="0037626C" w14:paraId="16B34F0C"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EFF" w14:textId="77777777" w:rsidR="000876E3" w:rsidRPr="003152CE" w:rsidRDefault="000876E3" w:rsidP="00046D10">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00" w14:textId="77777777" w:rsidR="000876E3" w:rsidRPr="0037626C" w:rsidRDefault="000876E3" w:rsidP="001F179A">
            <w:pPr>
              <w:pStyle w:val="StyleArial8ptAfter0ptLinespacingsingle"/>
            </w:pPr>
            <w:r w:rsidRPr="0037626C">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01"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02" w14:textId="77777777" w:rsidR="000876E3" w:rsidRPr="0037626C" w:rsidRDefault="000876E3" w:rsidP="00193745">
            <w:pPr>
              <w:pStyle w:val="StyleTableText6ptAfterbefore"/>
            </w:pPr>
            <w:r w:rsidRPr="0037626C">
              <w:t>OTA_CodeType</w:t>
            </w:r>
          </w:p>
          <w:p w14:paraId="16B34F03" w14:textId="77777777" w:rsidR="000876E3" w:rsidRPr="0037626C" w:rsidRDefault="000876E3" w:rsidP="00046D10">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F04" w14:textId="77777777" w:rsidR="000876E3" w:rsidRPr="0037626C" w:rsidRDefault="000876E3" w:rsidP="001F179A">
            <w:pPr>
              <w:pStyle w:val="StyleArial8ptAfter0ptLinespacingsingle"/>
            </w:pPr>
            <w:r w:rsidRPr="0037626C">
              <w:t>&lt;Warnings&gt;</w:t>
            </w:r>
          </w:p>
          <w:p w14:paraId="16B34F05" w14:textId="77777777" w:rsidR="000876E3" w:rsidRPr="0037626C" w:rsidRDefault="000876E3" w:rsidP="001F179A">
            <w:pPr>
              <w:pStyle w:val="StyleTableText8pt"/>
            </w:pPr>
            <w:r w:rsidRPr="0037626C">
              <w:t xml:space="preserve">&lt;Warning </w:t>
            </w:r>
            <w:r w:rsidRPr="0037626C">
              <w:rPr>
                <w:b/>
              </w:rPr>
              <w:t>Type=”3”</w:t>
            </w:r>
            <w:r w:rsidRPr="001F179A">
              <w:t xml:space="preserve"> ShortText=”Note Rate Change Applies” Code=”440”/&gt;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06" w14:textId="77777777" w:rsidR="000876E3" w:rsidRPr="0037626C" w:rsidRDefault="000876E3" w:rsidP="00046D10">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07" w14:textId="77777777" w:rsidR="000876E3" w:rsidRPr="0037626C" w:rsidRDefault="000876E3" w:rsidP="00193745">
            <w:pPr>
              <w:pStyle w:val="StyleTableText6ptAfterbefore"/>
            </w:pPr>
            <w:r w:rsidRPr="0037626C">
              <w:t>OTA Code List Error Warning Type (EWT)</w:t>
            </w:r>
          </w:p>
          <w:p w14:paraId="16B34F08" w14:textId="77777777" w:rsidR="000876E3" w:rsidRPr="0037626C" w:rsidRDefault="000876E3" w:rsidP="00193745">
            <w:pPr>
              <w:pStyle w:val="StyleTableText6ptAfterbefore"/>
            </w:pPr>
            <w:r w:rsidRPr="0037626C">
              <w:t>See App</w:t>
            </w:r>
            <w:r>
              <w:t>endix</w:t>
            </w:r>
            <w:r w:rsidRPr="0037626C">
              <w:t xml:space="preserve"> A, Figure 7 for list</w:t>
            </w:r>
            <w:r>
              <w:t>.</w:t>
            </w:r>
          </w:p>
          <w:p w14:paraId="16B34F09" w14:textId="77777777" w:rsidR="000876E3" w:rsidRPr="0037626C" w:rsidRDefault="000876E3" w:rsidP="00193745">
            <w:pPr>
              <w:pStyle w:val="StyleTableText6ptAfterbefore"/>
            </w:pPr>
            <w:r w:rsidRPr="0037626C">
              <w:rPr>
                <w:i/>
                <w:iCs/>
              </w:rPr>
              <w:t>Example value</w:t>
            </w:r>
            <w:r w:rsidRPr="0037626C">
              <w:t>:</w:t>
            </w:r>
          </w:p>
          <w:p w14:paraId="16B34F0A" w14:textId="77777777" w:rsidR="000876E3" w:rsidRPr="0037626C" w:rsidRDefault="000876E3" w:rsidP="00193745">
            <w:pPr>
              <w:pStyle w:val="StyleTableText6ptAfterbefore"/>
            </w:pPr>
            <w:r w:rsidRPr="0037626C">
              <w:t>3 = Biz rule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0B" w14:textId="77777777" w:rsidR="000876E3" w:rsidRPr="0037626C" w:rsidRDefault="000876E3" w:rsidP="00046D10">
            <w:pPr>
              <w:pStyle w:val="TableText"/>
              <w:spacing w:before="0" w:after="0"/>
              <w:rPr>
                <w:color w:val="000000"/>
                <w:sz w:val="16"/>
                <w:szCs w:val="16"/>
              </w:rPr>
            </w:pPr>
          </w:p>
        </w:tc>
      </w:tr>
      <w:tr w:rsidR="000876E3" w:rsidRPr="00B12CDA" w14:paraId="16B34F17"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0D" w14:textId="77777777" w:rsidR="000876E3" w:rsidRPr="0037626C" w:rsidRDefault="000876E3" w:rsidP="00046D10">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0E" w14:textId="77777777" w:rsidR="000876E3" w:rsidRPr="0037626C" w:rsidRDefault="000876E3" w:rsidP="001F179A">
            <w:pPr>
              <w:pStyle w:val="StyleArial8ptAfter0ptLinespacingsingle"/>
            </w:pPr>
            <w:r w:rsidRPr="0037626C">
              <w:t>@ShortText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0F" w14:textId="77777777" w:rsidR="000876E3" w:rsidRPr="0037626C" w:rsidRDefault="000876E3" w:rsidP="001F179A">
            <w:pPr>
              <w:pStyle w:val="StyleTableText8pt"/>
            </w:pPr>
            <w:r w:rsidRPr="0037626C">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10" w14:textId="77777777" w:rsidR="000876E3" w:rsidRPr="0037626C" w:rsidRDefault="000876E3" w:rsidP="00193745">
            <w:pPr>
              <w:pStyle w:val="StyleTableText6ptAfterbefore"/>
            </w:pPr>
            <w:r w:rsidRPr="0037626C">
              <w:t>StringLength1to64</w:t>
            </w:r>
          </w:p>
          <w:p w14:paraId="16B34F11" w14:textId="77777777" w:rsidR="000876E3" w:rsidRPr="0037626C" w:rsidRDefault="000876E3" w:rsidP="00046D10">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F12" w14:textId="77777777" w:rsidR="000876E3" w:rsidRPr="0037626C" w:rsidRDefault="000876E3" w:rsidP="001F179A">
            <w:pPr>
              <w:pStyle w:val="StyleArial8ptAfter0ptLinespacingsingle"/>
            </w:pPr>
            <w:r w:rsidRPr="0037626C">
              <w:t>&lt;Warnings&gt;</w:t>
            </w:r>
          </w:p>
          <w:p w14:paraId="16B34F13" w14:textId="77777777" w:rsidR="000876E3" w:rsidRPr="0037626C" w:rsidRDefault="000876E3" w:rsidP="00193745">
            <w:pPr>
              <w:pStyle w:val="StyleTableText6ptAfterbefore"/>
            </w:pPr>
            <w:r w:rsidRPr="0037626C">
              <w:t>&lt;Warning Type=”3” ShortText=”</w:t>
            </w:r>
            <w:r w:rsidRPr="0037626C">
              <w:rPr>
                <w:b/>
              </w:rPr>
              <w:t>Note Rate Change Applies”</w:t>
            </w:r>
            <w:r w:rsidRPr="0037626C">
              <w:t xml:space="preserve"> Code=”440”/&gt;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14" w14:textId="77777777" w:rsidR="000876E3" w:rsidRPr="006D49B2"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15" w14:textId="77777777" w:rsidR="000876E3" w:rsidRPr="006D49B2" w:rsidRDefault="000876E3" w:rsidP="00046D10">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16" w14:textId="77777777" w:rsidR="000876E3" w:rsidRPr="006D49B2" w:rsidRDefault="000876E3" w:rsidP="00046D10">
            <w:pPr>
              <w:spacing w:after="0" w:line="240" w:lineRule="auto"/>
              <w:rPr>
                <w:rFonts w:ascii="Arial" w:hAnsi="Arial" w:cs="Arial"/>
                <w:sz w:val="16"/>
                <w:szCs w:val="16"/>
              </w:rPr>
            </w:pPr>
          </w:p>
        </w:tc>
      </w:tr>
      <w:tr w:rsidR="000876E3" w:rsidRPr="00B12CDA" w14:paraId="16B34F2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18" w14:textId="77777777" w:rsidR="000876E3" w:rsidRPr="006D49B2" w:rsidRDefault="000876E3" w:rsidP="00046D10">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19" w14:textId="77777777" w:rsidR="000876E3" w:rsidRPr="0037626C" w:rsidRDefault="000876E3" w:rsidP="001F179A">
            <w:pPr>
              <w:pStyle w:val="StyleArial8ptAfter0ptLinespacingsingle"/>
            </w:pPr>
            <w:r w:rsidRPr="0037626C">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1A" w14:textId="77777777" w:rsidR="000876E3" w:rsidRPr="0037626C" w:rsidRDefault="000876E3" w:rsidP="001F179A">
            <w:pPr>
              <w:pStyle w:val="StyleTableText8pt"/>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1B" w14:textId="77777777" w:rsidR="000876E3" w:rsidRPr="0037626C" w:rsidRDefault="000876E3" w:rsidP="00193745">
            <w:pPr>
              <w:pStyle w:val="StyleTableText6ptAfterbefore"/>
            </w:pPr>
            <w:r w:rsidRPr="0037626C">
              <w:t>OTA_CodeType</w:t>
            </w:r>
          </w:p>
          <w:p w14:paraId="16B34F1C" w14:textId="77777777" w:rsidR="000876E3" w:rsidRPr="0037626C" w:rsidRDefault="000876E3" w:rsidP="00046D10">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F1D" w14:textId="77777777" w:rsidR="000876E3" w:rsidRPr="0037626C" w:rsidRDefault="000876E3" w:rsidP="001F179A">
            <w:pPr>
              <w:pStyle w:val="StyleArial8ptAfter0ptLinespacingsingle"/>
            </w:pPr>
            <w:r w:rsidRPr="0037626C">
              <w:t>&lt;Warnings&gt;</w:t>
            </w:r>
          </w:p>
          <w:p w14:paraId="16B34F1E" w14:textId="77777777" w:rsidR="000876E3" w:rsidRPr="0037626C" w:rsidRDefault="000876E3" w:rsidP="001F179A">
            <w:pPr>
              <w:pStyle w:val="StyleTableText8pt"/>
            </w:pPr>
            <w:r w:rsidRPr="0037626C">
              <w:t xml:space="preserve">&lt;Warning Type=”3” ShortText=”Note Rate Change Applies” </w:t>
            </w:r>
            <w:r w:rsidRPr="0037626C">
              <w:rPr>
                <w:b/>
              </w:rPr>
              <w:t>Code=”440</w:t>
            </w:r>
            <w:r w:rsidRPr="001F179A">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1F" w14:textId="77777777" w:rsidR="000876E3" w:rsidRPr="0037626C" w:rsidRDefault="000876E3" w:rsidP="00046D10">
            <w:pPr>
              <w:pStyle w:val="TableText"/>
              <w:jc w:val="center"/>
              <w:rPr>
                <w:sz w:val="16"/>
                <w:szCs w:val="16"/>
              </w:rPr>
            </w:pPr>
            <w:r w:rsidRPr="0037626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20" w14:textId="77777777" w:rsidR="000876E3" w:rsidRPr="0037626C" w:rsidRDefault="000876E3" w:rsidP="00193745">
            <w:pPr>
              <w:pStyle w:val="StyleTableText6ptAfterbefore"/>
            </w:pPr>
            <w:r w:rsidRPr="0037626C">
              <w:t>OTA Code List Error Codes (ERR)</w:t>
            </w:r>
          </w:p>
          <w:p w14:paraId="16B34F21" w14:textId="77777777" w:rsidR="000876E3" w:rsidRPr="0037626C" w:rsidRDefault="000876E3" w:rsidP="00193745">
            <w:pPr>
              <w:pStyle w:val="StyleTableText6ptAfterbefore"/>
            </w:pPr>
            <w:r w:rsidRPr="0037626C">
              <w:t>See App</w:t>
            </w:r>
            <w:r>
              <w:t>endix</w:t>
            </w:r>
            <w:r w:rsidRPr="0037626C">
              <w:t xml:space="preserve"> A, Figure 8 for list</w:t>
            </w:r>
            <w:r>
              <w:t>.</w:t>
            </w:r>
          </w:p>
          <w:p w14:paraId="16B34F22" w14:textId="77777777" w:rsidR="000876E3" w:rsidRPr="0037626C" w:rsidRDefault="000876E3" w:rsidP="00193745">
            <w:pPr>
              <w:pStyle w:val="StyleTableText6ptAfterbefore"/>
            </w:pPr>
            <w:r w:rsidRPr="0037626C">
              <w:rPr>
                <w:i/>
              </w:rPr>
              <w:t>Example value</w:t>
            </w:r>
            <w:r w:rsidRPr="0037626C">
              <w:t>:</w:t>
            </w:r>
          </w:p>
          <w:p w14:paraId="16B34F23" w14:textId="77777777" w:rsidR="000876E3" w:rsidRPr="006D49B2" w:rsidRDefault="000876E3" w:rsidP="00193745">
            <w:pPr>
              <w:pStyle w:val="StyleTableText6ptAfterbefore"/>
            </w:pPr>
            <w:r w:rsidRPr="0037626C">
              <w:t>440 = RequestCompleted</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24" w14:textId="77777777" w:rsidR="000876E3" w:rsidRPr="006D49B2" w:rsidRDefault="000876E3" w:rsidP="00046D10">
            <w:pPr>
              <w:spacing w:after="0" w:line="240" w:lineRule="auto"/>
              <w:rPr>
                <w:rFonts w:ascii="Arial" w:hAnsi="Arial" w:cs="Arial"/>
                <w:sz w:val="16"/>
                <w:szCs w:val="16"/>
              </w:rPr>
            </w:pPr>
          </w:p>
        </w:tc>
      </w:tr>
      <w:tr w:rsidR="000876E3" w:rsidRPr="00B12CDA" w14:paraId="16B34F2C"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F26" w14:textId="77777777" w:rsidR="000876E3" w:rsidRPr="00557D9E"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27" w14:textId="77777777" w:rsidR="000876E3" w:rsidRPr="00557D9E" w:rsidRDefault="000876E3" w:rsidP="00557D9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28" w14:textId="77777777" w:rsidR="000876E3" w:rsidRPr="00557D9E" w:rsidRDefault="000876E3" w:rsidP="00557D9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29" w14:textId="77777777" w:rsidR="000876E3" w:rsidRPr="00557D9E" w:rsidRDefault="000876E3" w:rsidP="00557D9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2A" w14:textId="77777777" w:rsidR="000876E3" w:rsidRPr="00557D9E" w:rsidRDefault="000876E3" w:rsidP="00557D9E">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2B" w14:textId="77777777" w:rsidR="000876E3" w:rsidRPr="00557D9E" w:rsidRDefault="000876E3" w:rsidP="00557D9E">
            <w:pPr>
              <w:spacing w:after="0" w:line="360" w:lineRule="auto"/>
              <w:rPr>
                <w:rFonts w:ascii="Arial" w:hAnsi="Arial" w:cs="Arial"/>
                <w:b/>
                <w:sz w:val="16"/>
                <w:szCs w:val="16"/>
              </w:rPr>
            </w:pPr>
          </w:p>
        </w:tc>
      </w:tr>
      <w:tr w:rsidR="000876E3" w:rsidRPr="00B12CDA" w14:paraId="16B34F3A"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F2D" w14:textId="77777777" w:rsidR="000876E3" w:rsidRPr="00557D9E" w:rsidRDefault="000876E3" w:rsidP="001F179A">
            <w:pPr>
              <w:pStyle w:val="StyleArial8ptBoldAfter0ptLinespacing15lines"/>
            </w:pPr>
            <w:r w:rsidRPr="00557D9E">
              <w:t>1</w:t>
            </w:r>
          </w:p>
          <w:p w14:paraId="16B34F2E" w14:textId="77777777" w:rsidR="000876E3" w:rsidRPr="00557D9E" w:rsidRDefault="000876E3" w:rsidP="001F179A">
            <w:pPr>
              <w:pStyle w:val="StyleArial8ptBoldAfter0ptLinespacing15lines"/>
            </w:pPr>
            <w:r w:rsidRPr="00557D9E">
              <w:t>2</w:t>
            </w:r>
          </w:p>
          <w:p w14:paraId="16B34F2F" w14:textId="77777777" w:rsidR="000876E3" w:rsidRPr="00557D9E" w:rsidRDefault="000876E3" w:rsidP="001F179A">
            <w:pPr>
              <w:pStyle w:val="StyleArial8ptBoldAfter0ptLinespacing15lines"/>
            </w:pPr>
            <w:r w:rsidRPr="00557D9E">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F30" w14:textId="77777777" w:rsidR="000876E3" w:rsidRPr="00557D9E" w:rsidRDefault="000876E3" w:rsidP="001F179A">
            <w:pPr>
              <w:pStyle w:val="StyleArial8ptBoldAfter0ptLinespacing15lines"/>
            </w:pPr>
            <w:r w:rsidRPr="00557D9E">
              <w:t>HotelRese</w:t>
            </w:r>
            <w:r>
              <w:t>Modifies</w:t>
            </w:r>
          </w:p>
          <w:p w14:paraId="16B34F31" w14:textId="77777777" w:rsidR="000876E3" w:rsidRPr="00557D9E" w:rsidRDefault="000876E3" w:rsidP="001F179A">
            <w:pPr>
              <w:pStyle w:val="StyleArial8ptBoldAfter0ptLinespacing15lines"/>
            </w:pPr>
            <w:r w:rsidRPr="00557D9E">
              <w:t>HotelRes</w:t>
            </w:r>
            <w:r>
              <w:t>Modify</w:t>
            </w:r>
          </w:p>
          <w:p w14:paraId="16B34F32" w14:textId="77777777" w:rsidR="000876E3" w:rsidRPr="00557D9E" w:rsidRDefault="000876E3" w:rsidP="001F179A">
            <w:pPr>
              <w:pStyle w:val="StyleArial8ptBoldAfter0ptLinespacing15lines"/>
            </w:pPr>
            <w:r w:rsidRPr="00557D9E">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F33" w14:textId="77777777" w:rsidR="000876E3" w:rsidRPr="00557D9E" w:rsidRDefault="000876E3" w:rsidP="001F179A">
            <w:pPr>
              <w:pStyle w:val="StyleArial8ptBoldAfter0ptLinespacing15lines"/>
            </w:pPr>
            <w:r w:rsidRPr="00557D9E">
              <w:t>A</w:t>
            </w:r>
          </w:p>
          <w:p w14:paraId="16B34F34" w14:textId="77777777" w:rsidR="000876E3" w:rsidRPr="00557D9E" w:rsidRDefault="000876E3" w:rsidP="001F179A">
            <w:pPr>
              <w:pStyle w:val="StyleArial8ptBoldAfter0ptLinespacing15lines"/>
            </w:pPr>
            <w:r w:rsidRPr="00557D9E">
              <w:t>M</w:t>
            </w:r>
          </w:p>
          <w:p w14:paraId="16B34F35" w14:textId="77777777" w:rsidR="000876E3" w:rsidRPr="00557D9E" w:rsidRDefault="000876E3" w:rsidP="001F179A">
            <w:pPr>
              <w:pStyle w:val="StyleArial8ptBoldAfter0ptLinespacing15lines"/>
            </w:pPr>
            <w:r w:rsidRPr="00557D9E">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4F36" w14:textId="77777777" w:rsidR="000876E3" w:rsidRPr="00557D9E" w:rsidRDefault="000876E3" w:rsidP="00557D9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37" w14:textId="77777777" w:rsidR="000876E3" w:rsidRPr="00557D9E" w:rsidRDefault="000876E3" w:rsidP="006C54B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F38" w14:textId="77777777" w:rsidR="000876E3" w:rsidRPr="00557D9E" w:rsidRDefault="000876E3" w:rsidP="00557D9E">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F39" w14:textId="77777777" w:rsidR="000876E3" w:rsidRPr="00557D9E" w:rsidRDefault="000876E3" w:rsidP="00557D9E">
            <w:pPr>
              <w:spacing w:after="0" w:line="360" w:lineRule="auto"/>
              <w:rPr>
                <w:rFonts w:ascii="Arial" w:hAnsi="Arial" w:cs="Arial"/>
                <w:b/>
                <w:sz w:val="16"/>
                <w:szCs w:val="16"/>
              </w:rPr>
            </w:pPr>
          </w:p>
        </w:tc>
      </w:tr>
      <w:tr w:rsidR="000876E3" w:rsidRPr="00B12CDA" w14:paraId="16B34F48"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3B" w14:textId="77777777" w:rsidR="000876E3" w:rsidRPr="003152CE" w:rsidRDefault="000876E3" w:rsidP="00557D9E">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3C" w14:textId="77777777" w:rsidR="000876E3" w:rsidRPr="0037626C" w:rsidRDefault="000876E3" w:rsidP="001F179A">
            <w:pPr>
              <w:pStyle w:val="StyleArial8ptAfter0ptLinespacingsingle"/>
            </w:pPr>
            <w:r w:rsidRPr="0037626C">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3D"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3E" w14:textId="77777777" w:rsidR="000876E3" w:rsidRPr="0037626C" w:rsidRDefault="000876E3" w:rsidP="001F179A">
            <w:pPr>
              <w:pStyle w:val="StyleArial8ptAfter0ptLinespacingsingle"/>
            </w:pPr>
            <w:r w:rsidRPr="0037626C">
              <w:t>OTA_CodeType</w:t>
            </w:r>
          </w:p>
          <w:p w14:paraId="16B34F3F" w14:textId="77777777" w:rsidR="000876E3" w:rsidRPr="0037626C" w:rsidRDefault="000876E3" w:rsidP="00A6797F">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r w:rsidRPr="0037626C">
              <w:rPr>
                <w:rFonts w:ascii="Arial" w:hAnsi="Arial" w:cs="Arial"/>
                <w:sz w:val="16"/>
                <w:szCs w:val="16"/>
              </w:rPr>
              <w:t>:</w:t>
            </w:r>
          </w:p>
          <w:p w14:paraId="16B34F40" w14:textId="77777777" w:rsidR="000876E3" w:rsidRPr="0037626C" w:rsidRDefault="000876E3" w:rsidP="001F179A">
            <w:pPr>
              <w:pStyle w:val="StyleArial8ptAfter0ptLinespacingsingle"/>
            </w:pPr>
            <w:r w:rsidRPr="0037626C">
              <w:t>&lt;HotelReservation&gt;</w:t>
            </w:r>
          </w:p>
          <w:p w14:paraId="16B34F41"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&lt;UniqueID “</w:t>
            </w:r>
            <w:r w:rsidRPr="0037626C">
              <w:rPr>
                <w:rFonts w:ascii="Arial" w:hAnsi="Arial" w:cs="Arial"/>
                <w:b/>
                <w:sz w:val="16"/>
                <w:szCs w:val="16"/>
              </w:rPr>
              <w:t>Type="14</w:t>
            </w:r>
            <w:r w:rsidRPr="0037626C">
              <w:rPr>
                <w:rFonts w:ascii="Arial" w:hAnsi="Arial" w:cs="Arial"/>
                <w:sz w:val="16"/>
                <w:szCs w:val="16"/>
              </w:rPr>
              <w:t>" ID="OVQPEI"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42"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43" w14:textId="77777777" w:rsidR="000876E3" w:rsidRPr="0037626C" w:rsidRDefault="000876E3" w:rsidP="001F179A">
            <w:pPr>
              <w:pStyle w:val="StyleTableText8pt"/>
            </w:pPr>
            <w:r w:rsidRPr="0037626C">
              <w:t>OTA Code List – UIT</w:t>
            </w:r>
          </w:p>
          <w:p w14:paraId="16B34F44" w14:textId="77777777" w:rsidR="000876E3" w:rsidRPr="0037626C" w:rsidRDefault="000876E3" w:rsidP="001F179A">
            <w:pPr>
              <w:pStyle w:val="StyleTableText8pt"/>
            </w:pPr>
            <w:r w:rsidRPr="0037626C">
              <w:t>Unique ID</w:t>
            </w:r>
          </w:p>
          <w:p w14:paraId="16B34F45" w14:textId="77777777" w:rsidR="000876E3" w:rsidRPr="0037626C" w:rsidRDefault="000876E3" w:rsidP="001F179A">
            <w:pPr>
              <w:pStyle w:val="StyleTableText8pt"/>
            </w:pPr>
            <w:r w:rsidRPr="0037626C">
              <w:rPr>
                <w:i/>
              </w:rPr>
              <w:t>Valid value</w:t>
            </w:r>
            <w:r w:rsidRPr="0037626C">
              <w:t>:</w:t>
            </w:r>
          </w:p>
          <w:p w14:paraId="16B34F46" w14:textId="77777777" w:rsidR="000876E3" w:rsidRPr="00A572F2" w:rsidRDefault="000876E3" w:rsidP="001F179A">
            <w:pPr>
              <w:pStyle w:val="StyleArial8ptAfter0ptLinespacingsingle"/>
            </w:pPr>
            <w:r w:rsidRPr="0037626C">
              <w:rPr>
                <w:lang w:val="en-AU"/>
              </w:rPr>
              <w:t>14 = Reservation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47" w14:textId="77777777" w:rsidR="000876E3" w:rsidRPr="00A572F2" w:rsidRDefault="000876E3" w:rsidP="00A6797F">
            <w:pPr>
              <w:spacing w:after="0" w:line="240" w:lineRule="auto"/>
              <w:jc w:val="center"/>
              <w:rPr>
                <w:rFonts w:ascii="Arial" w:hAnsi="Arial" w:cs="Arial"/>
                <w:sz w:val="16"/>
                <w:szCs w:val="16"/>
              </w:rPr>
            </w:pPr>
          </w:p>
        </w:tc>
      </w:tr>
      <w:tr w:rsidR="000876E3" w:rsidRPr="0037626C" w14:paraId="16B34F55"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49" w14:textId="77777777" w:rsidR="000876E3" w:rsidRPr="00A572F2" w:rsidRDefault="000876E3"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4A" w14:textId="77777777" w:rsidR="000876E3" w:rsidRPr="0037626C" w:rsidRDefault="000876E3" w:rsidP="001F179A">
            <w:pPr>
              <w:pStyle w:val="StyleArial8ptAfter0ptLinespacingsingle"/>
            </w:pPr>
            <w:r w:rsidRPr="0037626C">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4B"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4C" w14:textId="77777777" w:rsidR="000876E3" w:rsidRPr="0037626C" w:rsidRDefault="000876E3" w:rsidP="001F179A">
            <w:pPr>
              <w:pStyle w:val="StyleArial8ptAfter0ptLinespacingsingle"/>
            </w:pPr>
            <w:r w:rsidRPr="0037626C">
              <w:t>StringLength1to32</w:t>
            </w:r>
          </w:p>
          <w:p w14:paraId="16B34F4D" w14:textId="77777777" w:rsidR="000876E3" w:rsidRPr="0037626C" w:rsidRDefault="000876E3" w:rsidP="00A6797F">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F4E" w14:textId="77777777" w:rsidR="000876E3" w:rsidRPr="0037626C" w:rsidRDefault="000876E3" w:rsidP="001F179A">
            <w:pPr>
              <w:pStyle w:val="StyleArial8ptAfter0ptLinespacingsingle"/>
            </w:pPr>
            <w:r w:rsidRPr="0037626C">
              <w:t>&lt;HotelReservation&gt;</w:t>
            </w:r>
          </w:p>
          <w:p w14:paraId="16B34F4F"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 xml:space="preserve">&lt;UniqueID “Type="14" </w:t>
            </w:r>
            <w:r w:rsidRPr="0037626C">
              <w:rPr>
                <w:rFonts w:ascii="Arial" w:hAnsi="Arial" w:cs="Arial"/>
                <w:b/>
                <w:sz w:val="16"/>
                <w:szCs w:val="16"/>
              </w:rPr>
              <w:t>”ID="OVQPEI"</w:t>
            </w:r>
            <w:r w:rsidRPr="0037626C">
              <w:rPr>
                <w:rFonts w:ascii="Arial" w:hAnsi="Arial" w:cs="Arial"/>
                <w:sz w:val="16"/>
                <w:szCs w:val="16"/>
              </w:rPr>
              <w:t xml:space="preserve">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50"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51" w14:textId="77777777" w:rsidR="000876E3" w:rsidRPr="0037626C" w:rsidRDefault="000876E3" w:rsidP="00A6797F">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52" w14:textId="77777777" w:rsidR="000876E3" w:rsidRPr="00FC2334" w:rsidRDefault="000876E3" w:rsidP="001F179A">
            <w:pPr>
              <w:pStyle w:val="StyleArial8ptBefore3ptAfter3ptLinespacingsing"/>
            </w:pPr>
            <w:r w:rsidRPr="00FC2334">
              <w:t>PNR Record Locator (If PNR has been ended/ committed)</w:t>
            </w:r>
          </w:p>
          <w:p w14:paraId="16B34F53" w14:textId="77777777" w:rsidR="000876E3" w:rsidRPr="00FC2334" w:rsidRDefault="000876E3" w:rsidP="001F179A">
            <w:pPr>
              <w:pStyle w:val="StyleArial8ptBefore3ptAfter3ptLinespacingsing"/>
            </w:pPr>
            <w:r w:rsidRPr="00FC2334">
              <w:t>GDS=6</w:t>
            </w:r>
          </w:p>
          <w:p w14:paraId="16B34F54" w14:textId="77777777" w:rsidR="000876E3" w:rsidRPr="00FC2334" w:rsidRDefault="000876E3" w:rsidP="00CA7F1D">
            <w:pPr>
              <w:spacing w:before="60" w:after="60"/>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  </w:t>
            </w:r>
            <w:r w:rsidRPr="00FC2334">
              <w:rPr>
                <w:rFonts w:ascii="Arial" w:hAnsi="Arial" w:cs="Arial"/>
                <w:sz w:val="16"/>
                <w:szCs w:val="16"/>
              </w:rPr>
              <w:t>Applicable to Worldspan.</w:t>
            </w:r>
          </w:p>
        </w:tc>
      </w:tr>
      <w:tr w:rsidR="000876E3" w:rsidRPr="00B12CDA" w14:paraId="16B34F6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56" w14:textId="77777777" w:rsidR="000876E3" w:rsidRPr="0037626C" w:rsidRDefault="000876E3"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57" w14:textId="77777777" w:rsidR="000876E3" w:rsidRPr="0037626C" w:rsidRDefault="000876E3" w:rsidP="001F179A">
            <w:pPr>
              <w:pStyle w:val="StyleArial8ptAfter0ptLinespacingsingle"/>
            </w:pPr>
            <w:r w:rsidRPr="0037626C">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58"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59" w14:textId="77777777" w:rsidR="000876E3" w:rsidRPr="0037626C" w:rsidRDefault="000876E3" w:rsidP="001F179A">
            <w:pPr>
              <w:pStyle w:val="StyleArial8ptAfter0ptLinespacingsingle"/>
            </w:pPr>
            <w:r w:rsidRPr="0037626C">
              <w:t>StringLength1to32</w:t>
            </w:r>
          </w:p>
          <w:p w14:paraId="16B34F5A" w14:textId="77777777" w:rsidR="000876E3" w:rsidRPr="0037626C" w:rsidRDefault="000876E3" w:rsidP="00A6797F">
            <w:pPr>
              <w:autoSpaceDE w:val="0"/>
              <w:autoSpaceDN w:val="0"/>
              <w:adjustRightInd w:val="0"/>
              <w:spacing w:before="60" w:after="60"/>
              <w:rPr>
                <w:rFonts w:ascii="Arial" w:hAnsi="Arial" w:cs="Arial"/>
                <w:sz w:val="16"/>
                <w:szCs w:val="16"/>
              </w:rPr>
            </w:pPr>
            <w:r w:rsidRPr="0037626C">
              <w:rPr>
                <w:rFonts w:ascii="Arial" w:hAnsi="Arial" w:cs="Arial"/>
                <w:i/>
                <w:iCs/>
                <w:sz w:val="16"/>
                <w:szCs w:val="16"/>
              </w:rPr>
              <w:t>Example:</w:t>
            </w:r>
          </w:p>
          <w:p w14:paraId="16B34F5B" w14:textId="77777777" w:rsidR="000876E3" w:rsidRPr="0037626C" w:rsidRDefault="000876E3" w:rsidP="001F179A">
            <w:pPr>
              <w:pStyle w:val="StyleArial8ptAfter0ptLinespacingsingle"/>
            </w:pPr>
            <w:r w:rsidRPr="0037626C">
              <w:t>&lt;HotelReservation&gt;</w:t>
            </w:r>
          </w:p>
          <w:p w14:paraId="16B34F5C"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 xml:space="preserve">&lt;UniqueID ID="Type="14" "OVQPEI" </w:t>
            </w:r>
            <w:r w:rsidRPr="0037626C">
              <w:rPr>
                <w:rFonts w:ascii="Arial" w:hAnsi="Arial" w:cs="Arial"/>
                <w:b/>
                <w:sz w:val="16"/>
                <w:szCs w:val="16"/>
              </w:rPr>
              <w:t>ID_Context="1P</w:t>
            </w:r>
            <w:r w:rsidRPr="0037626C">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5D"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5E" w14:textId="77777777" w:rsidR="000876E3" w:rsidRPr="0037626C" w:rsidRDefault="000876E3" w:rsidP="001F179A">
            <w:pPr>
              <w:pStyle w:val="StyleTableText8pt"/>
            </w:pPr>
            <w:r w:rsidRPr="0037626C">
              <w:rPr>
                <w:i/>
              </w:rPr>
              <w:t>Valid values</w:t>
            </w:r>
            <w:r w:rsidRPr="0037626C">
              <w:t>:</w:t>
            </w:r>
          </w:p>
          <w:p w14:paraId="16B34F5F" w14:textId="77777777" w:rsidR="000876E3" w:rsidRPr="00F07EAE" w:rsidRDefault="000876E3" w:rsidP="00353ACC">
            <w:pPr>
              <w:pStyle w:val="StyleTableText6ptAfterbefore"/>
              <w:numPr>
                <w:ilvl w:val="0"/>
                <w:numId w:val="15"/>
              </w:numPr>
              <w:ind w:left="252" w:hanging="252"/>
            </w:pPr>
            <w:r w:rsidRPr="00F07EAE">
              <w:t xml:space="preserve">1V </w:t>
            </w:r>
            <w:r>
              <w:t>=</w:t>
            </w:r>
            <w:r w:rsidRPr="00F07EAE">
              <w:t xml:space="preserve"> Apollo</w:t>
            </w:r>
            <w:r w:rsidRPr="0037626C">
              <w:sym w:font="Symbol" w:char="F0E2"/>
            </w:r>
            <w:r w:rsidRPr="00F07EAE">
              <w:t xml:space="preserve"> </w:t>
            </w:r>
          </w:p>
          <w:p w14:paraId="16B34F60" w14:textId="77777777" w:rsidR="000876E3" w:rsidRDefault="000876E3" w:rsidP="00353ACC">
            <w:pPr>
              <w:pStyle w:val="StyleTableText6ptAfterbefore"/>
              <w:numPr>
                <w:ilvl w:val="0"/>
                <w:numId w:val="15"/>
              </w:numPr>
              <w:ind w:left="252" w:hanging="252"/>
            </w:pPr>
            <w:r w:rsidRPr="0037626C">
              <w:t xml:space="preserve">1G </w:t>
            </w:r>
            <w:r>
              <w:t>=</w:t>
            </w:r>
            <w:r w:rsidRPr="0037626C">
              <w:t xml:space="preserve"> Galileo</w:t>
            </w:r>
            <w:r w:rsidRPr="0037626C">
              <w:sym w:font="Symbol" w:char="F0E2"/>
            </w:r>
            <w:r>
              <w:t xml:space="preserve"> </w:t>
            </w:r>
          </w:p>
          <w:p w14:paraId="16B34F61" w14:textId="77777777" w:rsidR="000876E3" w:rsidRPr="00A572F2" w:rsidRDefault="000876E3" w:rsidP="00353ACC">
            <w:pPr>
              <w:pStyle w:val="StyleTableText6ptAfterbefore"/>
              <w:numPr>
                <w:ilvl w:val="0"/>
                <w:numId w:val="15"/>
              </w:numPr>
              <w:ind w:left="252" w:hanging="252"/>
            </w:pPr>
            <w:r w:rsidRPr="0037626C">
              <w:t xml:space="preserve">1P </w:t>
            </w:r>
            <w:r>
              <w:t>=</w:t>
            </w:r>
            <w:r w:rsidRPr="0037626C">
              <w:t xml:space="preserve"> Worldspan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62" w14:textId="77777777" w:rsidR="000876E3" w:rsidRPr="00A572F2" w:rsidRDefault="000876E3" w:rsidP="00F839E4">
            <w:pPr>
              <w:spacing w:before="60" w:after="60" w:line="240" w:lineRule="auto"/>
              <w:rPr>
                <w:rFonts w:ascii="Arial" w:hAnsi="Arial" w:cs="Arial"/>
                <w:sz w:val="16"/>
                <w:szCs w:val="16"/>
              </w:rPr>
            </w:pPr>
          </w:p>
        </w:tc>
      </w:tr>
      <w:tr w:rsidR="000876E3" w:rsidRPr="00E12807" w14:paraId="16B34F6A"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F64" w14:textId="77777777" w:rsidR="000876E3" w:rsidRPr="00E12807"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65" w14:textId="77777777" w:rsidR="000876E3" w:rsidRPr="00E12807" w:rsidRDefault="000876E3" w:rsidP="00E1280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66" w14:textId="77777777" w:rsidR="000876E3" w:rsidRPr="00E12807" w:rsidRDefault="000876E3" w:rsidP="00E1280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67" w14:textId="77777777" w:rsidR="000876E3" w:rsidRPr="00E12807" w:rsidRDefault="000876E3" w:rsidP="00E1280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68" w14:textId="77777777" w:rsidR="000876E3" w:rsidRPr="00E12807" w:rsidRDefault="000876E3" w:rsidP="00E12807">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69" w14:textId="77777777" w:rsidR="000876E3" w:rsidRPr="00E12807" w:rsidRDefault="000876E3" w:rsidP="00E12807">
            <w:pPr>
              <w:spacing w:after="0" w:line="360" w:lineRule="auto"/>
              <w:rPr>
                <w:rFonts w:ascii="Arial" w:hAnsi="Arial" w:cs="Arial"/>
                <w:b/>
                <w:sz w:val="16"/>
                <w:szCs w:val="16"/>
              </w:rPr>
            </w:pPr>
          </w:p>
        </w:tc>
      </w:tr>
      <w:tr w:rsidR="000876E3" w:rsidRPr="00E12807" w14:paraId="16B34F7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4F6B" w14:textId="77777777" w:rsidR="000876E3" w:rsidRPr="001A3862" w:rsidRDefault="000876E3" w:rsidP="001F179A">
            <w:pPr>
              <w:pStyle w:val="StyleArial8ptBoldAfter0ptLinespacing15lines"/>
            </w:pPr>
            <w:r w:rsidRPr="001A3862">
              <w:t>1</w:t>
            </w:r>
          </w:p>
          <w:p w14:paraId="16B34F6C" w14:textId="77777777" w:rsidR="000876E3" w:rsidRPr="001A3862" w:rsidRDefault="000876E3" w:rsidP="001F179A">
            <w:pPr>
              <w:pStyle w:val="StyleArial8ptBoldAfter0ptLinespacing15lines"/>
            </w:pPr>
            <w:r w:rsidRPr="001A3862">
              <w:t>2</w:t>
            </w:r>
          </w:p>
          <w:p w14:paraId="16B34F6D" w14:textId="77777777" w:rsidR="000876E3" w:rsidRPr="001A3862" w:rsidRDefault="000876E3" w:rsidP="001F179A">
            <w:pPr>
              <w:pStyle w:val="StyleArial8ptBoldAfter0ptLinespacing15lines"/>
            </w:pPr>
            <w:r w:rsidRPr="001A3862">
              <w:t>3</w:t>
            </w:r>
          </w:p>
          <w:p w14:paraId="16B34F6E" w14:textId="77777777" w:rsidR="000876E3" w:rsidRPr="001A3862" w:rsidRDefault="000876E3" w:rsidP="001F179A">
            <w:pPr>
              <w:pStyle w:val="StyleArial8ptBoldAfter0ptLinespacing15lines"/>
            </w:pPr>
            <w:r w:rsidRPr="001A3862">
              <w:t>4</w:t>
            </w:r>
          </w:p>
          <w:p w14:paraId="16B34F6F" w14:textId="77777777" w:rsidR="000876E3" w:rsidRPr="001A3862" w:rsidRDefault="000876E3" w:rsidP="001F179A">
            <w:pPr>
              <w:pStyle w:val="StyleArial8ptBoldAfter0ptLinespacing15lines"/>
            </w:pPr>
            <w:r w:rsidRPr="001A3862">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4F70" w14:textId="77777777" w:rsidR="000876E3" w:rsidRPr="00557D9E" w:rsidRDefault="000876E3" w:rsidP="001F179A">
            <w:pPr>
              <w:pStyle w:val="StyleArial8ptBoldAfter0ptLinespacing15lines"/>
            </w:pPr>
            <w:r w:rsidRPr="00557D9E">
              <w:t>HotelRese</w:t>
            </w:r>
            <w:r>
              <w:t>Modifies</w:t>
            </w:r>
          </w:p>
          <w:p w14:paraId="16B34F71" w14:textId="77777777" w:rsidR="000876E3" w:rsidRPr="00557D9E" w:rsidRDefault="000876E3" w:rsidP="001F179A">
            <w:pPr>
              <w:pStyle w:val="StyleArial8ptBoldAfter0ptLinespacing15lines"/>
            </w:pPr>
            <w:r w:rsidRPr="00557D9E">
              <w:t>HotelRes</w:t>
            </w:r>
            <w:r>
              <w:t>Modify</w:t>
            </w:r>
          </w:p>
          <w:p w14:paraId="16B34F72" w14:textId="77777777" w:rsidR="000876E3" w:rsidRPr="001A3862" w:rsidRDefault="000876E3" w:rsidP="001F179A">
            <w:pPr>
              <w:pStyle w:val="StyleArial8ptBoldAfter0ptLinespacing15lines"/>
            </w:pPr>
            <w:r w:rsidRPr="001A3862">
              <w:t>RoomStays</w:t>
            </w:r>
          </w:p>
          <w:p w14:paraId="16B34F73" w14:textId="77777777" w:rsidR="000876E3" w:rsidRPr="001A3862" w:rsidRDefault="000876E3" w:rsidP="001F179A">
            <w:pPr>
              <w:pStyle w:val="StyleArial8ptBoldAfter0ptLinespacing15lines"/>
            </w:pPr>
            <w:r w:rsidRPr="001A3862">
              <w:t>RoomStay</w:t>
            </w:r>
          </w:p>
          <w:p w14:paraId="16B34F74" w14:textId="77777777" w:rsidR="000876E3" w:rsidRPr="001A3862" w:rsidRDefault="000876E3" w:rsidP="001F179A">
            <w:pPr>
              <w:pStyle w:val="StyleArial8ptBoldAfter0ptLinespacing15lines"/>
            </w:pPr>
            <w:r w:rsidRPr="001A3862">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4F75" w14:textId="77777777" w:rsidR="000876E3" w:rsidRPr="001A3862" w:rsidRDefault="000876E3" w:rsidP="001F179A">
            <w:pPr>
              <w:pStyle w:val="StyleArial8ptBoldAfter0ptLinespacing15lines"/>
            </w:pPr>
            <w:r w:rsidRPr="001A3862">
              <w:t>A</w:t>
            </w:r>
          </w:p>
          <w:p w14:paraId="16B34F76" w14:textId="77777777" w:rsidR="000876E3" w:rsidRPr="001A3862" w:rsidRDefault="000876E3" w:rsidP="001F179A">
            <w:pPr>
              <w:pStyle w:val="StyleArial8ptBoldAfter0ptLinespacing15lines"/>
            </w:pPr>
            <w:r w:rsidRPr="001A3862">
              <w:t>M</w:t>
            </w:r>
          </w:p>
          <w:p w14:paraId="16B34F77" w14:textId="77777777" w:rsidR="000876E3" w:rsidRPr="001A3862" w:rsidRDefault="000876E3" w:rsidP="001F179A">
            <w:pPr>
              <w:pStyle w:val="StyleArial8ptBoldAfter0ptLinespacing15lines"/>
            </w:pPr>
            <w:r w:rsidRPr="001A3862">
              <w:t>M</w:t>
            </w:r>
          </w:p>
          <w:p w14:paraId="16B34F78" w14:textId="77777777" w:rsidR="000876E3" w:rsidRPr="001A3862" w:rsidRDefault="000876E3" w:rsidP="001F179A">
            <w:pPr>
              <w:pStyle w:val="StyleArial8ptBoldAfter0ptLinespacing15lines"/>
            </w:pPr>
            <w:r w:rsidRPr="001A3862">
              <w:t>M</w:t>
            </w:r>
          </w:p>
          <w:p w14:paraId="16B34F79" w14:textId="77777777" w:rsidR="000876E3" w:rsidRPr="001A3862" w:rsidRDefault="000876E3" w:rsidP="001F179A">
            <w:pPr>
              <w:pStyle w:val="StyleArial8ptBoldAfter0ptLinespacing15lines"/>
            </w:pPr>
            <w:r w:rsidRPr="001A386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7A" w14:textId="77777777" w:rsidR="000876E3" w:rsidRPr="001A3862" w:rsidRDefault="000876E3" w:rsidP="009751C2">
            <w:pPr>
              <w:pStyle w:val="StyleTableText6ptAfterbefore"/>
              <w:spacing w:line="276" w:lineRule="auto"/>
              <w:rPr>
                <w:rFonts w:cs="Arial"/>
                <w:b/>
                <w:szCs w:val="16"/>
              </w:rPr>
            </w:pPr>
            <w:r w:rsidRPr="009B14DE">
              <w:rPr>
                <w:b/>
              </w:rPr>
              <w:t xml:space="preserve">GDS Note: </w:t>
            </w:r>
            <w:r w:rsidRPr="009B14DE">
              <w:t xml:space="preserve"> Mandatory for @ResStatus=”Commited” or “Ignored”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7B" w14:textId="77777777" w:rsidR="000876E3" w:rsidRPr="001A3862" w:rsidRDefault="000876E3" w:rsidP="00B12CDA">
            <w:pPr>
              <w:spacing w:after="0" w:line="360" w:lineRule="auto"/>
              <w:jc w:val="center"/>
              <w:rPr>
                <w:rFonts w:ascii="Arial" w:hAnsi="Arial" w:cs="Arial"/>
                <w:b/>
                <w:sz w:val="16"/>
                <w:szCs w:val="16"/>
              </w:rPr>
            </w:pPr>
            <w:r w:rsidRPr="001A3862">
              <w:rPr>
                <w:rFonts w:ascii="Arial" w:hAnsi="Arial" w:cs="Arial"/>
                <w:b/>
                <w:sz w:val="16"/>
                <w:szCs w:val="16"/>
              </w:rPr>
              <w:t>GDS</w:t>
            </w:r>
          </w:p>
          <w:p w14:paraId="16B34F7C" w14:textId="77777777" w:rsidR="000876E3" w:rsidRPr="00E12807" w:rsidRDefault="000876E3" w:rsidP="00B12CDA">
            <w:pPr>
              <w:spacing w:after="0" w:line="360" w:lineRule="auto"/>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F7D" w14:textId="77777777" w:rsidR="000876E3" w:rsidRPr="00E12807" w:rsidRDefault="000876E3" w:rsidP="00E12807">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F7E" w14:textId="77777777" w:rsidR="000876E3" w:rsidRPr="00E12807" w:rsidRDefault="000876E3" w:rsidP="00E12807">
            <w:pPr>
              <w:spacing w:after="0" w:line="360" w:lineRule="auto"/>
              <w:rPr>
                <w:rFonts w:ascii="Arial" w:hAnsi="Arial" w:cs="Arial"/>
                <w:b/>
                <w:sz w:val="16"/>
                <w:szCs w:val="16"/>
              </w:rPr>
            </w:pPr>
          </w:p>
        </w:tc>
      </w:tr>
      <w:tr w:rsidR="000876E3" w:rsidRPr="00F860DF" w14:paraId="16B34F8B"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80" w14:textId="77777777" w:rsidR="000876E3" w:rsidRPr="00F860DF" w:rsidRDefault="000876E3" w:rsidP="00E12807">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81" w14:textId="77777777" w:rsidR="000876E3" w:rsidRPr="0037626C" w:rsidRDefault="000876E3" w:rsidP="001F179A">
            <w:pPr>
              <w:pStyle w:val="StyleArial8ptAfter0ptLinespacingsingle"/>
            </w:pPr>
            <w:r w:rsidRPr="0037626C">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82"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83" w14:textId="77777777" w:rsidR="000876E3" w:rsidRPr="0037626C" w:rsidRDefault="000876E3" w:rsidP="00193745">
            <w:pPr>
              <w:pStyle w:val="StyleTableText6ptAfterbefore"/>
            </w:pPr>
            <w:r w:rsidRPr="0037626C">
              <w:t>StringLength1to8</w:t>
            </w:r>
          </w:p>
          <w:p w14:paraId="16B34F84" w14:textId="77777777" w:rsidR="000876E3" w:rsidRPr="0037626C" w:rsidRDefault="000876E3" w:rsidP="001F179A">
            <w:pPr>
              <w:pStyle w:val="StyleTableText8pt"/>
            </w:pPr>
            <w:r w:rsidRPr="0037626C">
              <w:rPr>
                <w:i/>
              </w:rPr>
              <w:t>Example:</w:t>
            </w:r>
          </w:p>
          <w:p w14:paraId="16B34F85" w14:textId="77777777" w:rsidR="000876E3" w:rsidRPr="0037626C" w:rsidRDefault="000876E3" w:rsidP="005E043B">
            <w:pPr>
              <w:spacing w:after="0" w:line="240" w:lineRule="auto"/>
              <w:rPr>
                <w:rFonts w:ascii="Arial" w:hAnsi="Arial" w:cs="Arial"/>
                <w:sz w:val="16"/>
                <w:szCs w:val="16"/>
              </w:rPr>
            </w:pPr>
            <w:r w:rsidRPr="0037626C">
              <w:rPr>
                <w:rFonts w:ascii="Arial" w:hAnsi="Arial" w:cs="Arial"/>
                <w:sz w:val="16"/>
                <w:szCs w:val="16"/>
              </w:rPr>
              <w:t xml:space="preserve">&lt;BasicPropertyInfo </w:t>
            </w:r>
            <w:r w:rsidRPr="0037626C">
              <w:rPr>
                <w:rFonts w:ascii="Arial" w:hAnsi="Arial" w:cs="Arial"/>
                <w:b/>
                <w:sz w:val="16"/>
                <w:szCs w:val="16"/>
              </w:rPr>
              <w:t>ChainCode="XX"</w:t>
            </w:r>
            <w:r w:rsidRPr="0037626C">
              <w:rPr>
                <w:rFonts w:ascii="Arial" w:hAnsi="Arial" w:cs="Arial"/>
                <w:sz w:val="16"/>
                <w:szCs w:val="16"/>
              </w:rPr>
              <w:t xml:space="preserve">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86"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87" w14:textId="77777777" w:rsidR="000876E3" w:rsidRPr="0037626C" w:rsidRDefault="000876E3" w:rsidP="00A6797F">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88" w14:textId="77777777" w:rsidR="000876E3" w:rsidRPr="00FC2334" w:rsidRDefault="000876E3" w:rsidP="001F179A">
            <w:pPr>
              <w:pStyle w:val="StyleArial8ptBefore3ptAfter3ptLinespacingsing"/>
            </w:pPr>
            <w:r w:rsidRPr="00FC2334">
              <w:t>Chain Code</w:t>
            </w:r>
          </w:p>
          <w:p w14:paraId="16B34F89" w14:textId="77777777" w:rsidR="000876E3" w:rsidRPr="00FC2334" w:rsidRDefault="000876E3" w:rsidP="001F179A">
            <w:pPr>
              <w:pStyle w:val="StyleArial8ptBefore3ptAfter3ptLinespacingsing"/>
            </w:pPr>
            <w:r w:rsidRPr="00FC2334">
              <w:t>GDS = 3</w:t>
            </w:r>
          </w:p>
          <w:p w14:paraId="16B34F8A" w14:textId="77777777" w:rsidR="000876E3" w:rsidRPr="00FC2334" w:rsidRDefault="000876E3" w:rsidP="00CA7F1D">
            <w:pPr>
              <w:spacing w:before="60" w:after="60"/>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  </w:t>
            </w:r>
            <w:r w:rsidRPr="00FC2334">
              <w:rPr>
                <w:rFonts w:ascii="Arial" w:hAnsi="Arial" w:cs="Arial"/>
                <w:sz w:val="16"/>
                <w:szCs w:val="16"/>
              </w:rPr>
              <w:t>Applicable to Worldspan.</w:t>
            </w:r>
          </w:p>
        </w:tc>
      </w:tr>
      <w:tr w:rsidR="000876E3" w:rsidRPr="00920F73" w14:paraId="16B34F96"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8C" w14:textId="77777777" w:rsidR="000876E3" w:rsidRPr="00F860DF" w:rsidRDefault="000876E3" w:rsidP="00E12807">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8D" w14:textId="77777777" w:rsidR="000876E3" w:rsidRPr="00920F73" w:rsidRDefault="000876E3" w:rsidP="00BD3722">
            <w:pPr>
              <w:spacing w:before="60" w:after="0" w:line="240" w:lineRule="auto"/>
              <w:rPr>
                <w:rFonts w:ascii="Arial" w:hAnsi="Arial" w:cs="Arial"/>
                <w:sz w:val="16"/>
                <w:szCs w:val="16"/>
              </w:rPr>
            </w:pPr>
            <w:r w:rsidRPr="00920F73">
              <w:rPr>
                <w:rFonts w:ascii="Arial" w:hAnsi="Arial" w:cs="Arial"/>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8E" w14:textId="77777777" w:rsidR="000876E3" w:rsidRPr="00920F73" w:rsidRDefault="000876E3" w:rsidP="00BD3722">
            <w:pPr>
              <w:spacing w:before="60" w:after="0" w:line="240" w:lineRule="auto"/>
              <w:rPr>
                <w:rFonts w:ascii="Arial" w:hAnsi="Arial" w:cs="Arial"/>
                <w:sz w:val="16"/>
                <w:szCs w:val="16"/>
              </w:rPr>
            </w:pPr>
            <w:r w:rsidRPr="00920F73">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8F" w14:textId="77777777" w:rsidR="000876E3" w:rsidRPr="00920F73" w:rsidRDefault="000876E3" w:rsidP="00BD3722">
            <w:pPr>
              <w:spacing w:before="60" w:after="0" w:line="240" w:lineRule="auto"/>
              <w:rPr>
                <w:rFonts w:ascii="Arial" w:hAnsi="Arial" w:cs="Arial"/>
                <w:sz w:val="16"/>
                <w:szCs w:val="16"/>
              </w:rPr>
            </w:pPr>
            <w:r w:rsidRPr="00920F73">
              <w:rPr>
                <w:rFonts w:ascii="Arial" w:hAnsi="Arial" w:cs="Arial"/>
                <w:sz w:val="16"/>
                <w:szCs w:val="16"/>
              </w:rPr>
              <w:t>StringLength1to16</w:t>
            </w:r>
          </w:p>
          <w:p w14:paraId="16B34F90" w14:textId="77777777" w:rsidR="000876E3" w:rsidRPr="00920F73" w:rsidRDefault="000876E3" w:rsidP="00BD3722">
            <w:pPr>
              <w:pStyle w:val="TableText"/>
              <w:ind w:left="166" w:hanging="166"/>
              <w:rPr>
                <w:sz w:val="16"/>
                <w:szCs w:val="16"/>
              </w:rPr>
            </w:pPr>
            <w:r w:rsidRPr="00920F73">
              <w:rPr>
                <w:i/>
                <w:sz w:val="16"/>
                <w:szCs w:val="16"/>
              </w:rPr>
              <w:t>Example:</w:t>
            </w:r>
          </w:p>
          <w:p w14:paraId="16B34F91" w14:textId="77777777" w:rsidR="000876E3" w:rsidRPr="00920F73" w:rsidRDefault="000876E3" w:rsidP="00BD3722">
            <w:pPr>
              <w:spacing w:after="0" w:line="240" w:lineRule="auto"/>
              <w:rPr>
                <w:rFonts w:ascii="Arial" w:hAnsi="Arial" w:cs="Arial"/>
                <w:sz w:val="16"/>
                <w:szCs w:val="16"/>
              </w:rPr>
            </w:pPr>
            <w:r w:rsidRPr="00920F73">
              <w:rPr>
                <w:rFonts w:ascii="Arial" w:hAnsi="Arial" w:cs="Arial"/>
                <w:sz w:val="16"/>
                <w:szCs w:val="16"/>
              </w:rPr>
              <w:t xml:space="preserve">&lt;BasicPropertyInfo ChainCode="XX" HotelCityCode="LBA" </w:t>
            </w:r>
            <w:r w:rsidRPr="00920F73">
              <w:rPr>
                <w:rFonts w:ascii="Arial" w:hAnsi="Arial" w:cs="Arial"/>
                <w:b/>
                <w:sz w:val="16"/>
                <w:szCs w:val="16"/>
              </w:rPr>
              <w:t>HotelCode="MTLBA"</w:t>
            </w:r>
            <w:r w:rsidRPr="00920F73">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92" w14:textId="77777777" w:rsidR="000876E3" w:rsidRPr="00920F73" w:rsidRDefault="000876E3" w:rsidP="00BD3722">
            <w:pPr>
              <w:spacing w:before="60" w:after="0" w:line="240" w:lineRule="auto"/>
              <w:jc w:val="center"/>
              <w:rPr>
                <w:rFonts w:ascii="Arial" w:hAnsi="Arial" w:cs="Arial"/>
                <w:sz w:val="16"/>
                <w:szCs w:val="16"/>
              </w:rPr>
            </w:pPr>
            <w:r w:rsidRPr="00920F7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93" w14:textId="77777777" w:rsidR="000876E3" w:rsidRPr="00920F73" w:rsidRDefault="000876E3" w:rsidP="00BD3722">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94" w14:textId="77777777" w:rsidR="000876E3" w:rsidRPr="00920F73" w:rsidRDefault="000876E3" w:rsidP="00BD3722">
            <w:pPr>
              <w:spacing w:before="60" w:after="60" w:line="240" w:lineRule="auto"/>
              <w:rPr>
                <w:rFonts w:ascii="Arial" w:hAnsi="Arial" w:cs="Arial"/>
                <w:sz w:val="16"/>
                <w:szCs w:val="16"/>
              </w:rPr>
            </w:pPr>
            <w:r w:rsidRPr="00920F73">
              <w:rPr>
                <w:rFonts w:ascii="Arial" w:hAnsi="Arial" w:cs="Arial"/>
                <w:sz w:val="16"/>
                <w:szCs w:val="16"/>
              </w:rPr>
              <w:t>Hotel Code/ Property Number</w:t>
            </w:r>
          </w:p>
          <w:p w14:paraId="16B34F95" w14:textId="77777777" w:rsidR="000876E3" w:rsidRPr="00920F73" w:rsidRDefault="000876E3" w:rsidP="00BD3722">
            <w:pPr>
              <w:spacing w:before="60" w:after="60" w:line="240" w:lineRule="auto"/>
              <w:rPr>
                <w:rFonts w:ascii="Arial" w:hAnsi="Arial" w:cs="Arial"/>
                <w:sz w:val="16"/>
                <w:szCs w:val="16"/>
              </w:rPr>
            </w:pPr>
            <w:r w:rsidRPr="00920F73">
              <w:rPr>
                <w:rFonts w:ascii="Arial" w:hAnsi="Arial" w:cs="Arial"/>
                <w:sz w:val="16"/>
                <w:szCs w:val="16"/>
              </w:rPr>
              <w:t>GDS  = 5</w:t>
            </w:r>
          </w:p>
        </w:tc>
      </w:tr>
      <w:tr w:rsidR="000876E3" w:rsidRPr="00F860DF" w14:paraId="16B34FA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97" w14:textId="77777777" w:rsidR="000876E3" w:rsidRPr="00920F73" w:rsidRDefault="000876E3" w:rsidP="00E12807">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98" w14:textId="77777777" w:rsidR="000876E3" w:rsidRPr="00920F73" w:rsidRDefault="000876E3" w:rsidP="00BD3722">
            <w:pPr>
              <w:spacing w:before="60" w:after="0" w:line="240" w:lineRule="auto"/>
              <w:rPr>
                <w:rFonts w:ascii="Arial" w:hAnsi="Arial" w:cs="Arial"/>
                <w:sz w:val="16"/>
                <w:szCs w:val="16"/>
              </w:rPr>
            </w:pPr>
            <w:r w:rsidRPr="00920F73">
              <w:rPr>
                <w:rFonts w:ascii="Arial" w:hAnsi="Arial" w:cs="Arial"/>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99" w14:textId="77777777" w:rsidR="000876E3" w:rsidRPr="00920F73" w:rsidRDefault="000876E3" w:rsidP="00BD3722">
            <w:pPr>
              <w:spacing w:before="60" w:after="0" w:line="240" w:lineRule="auto"/>
              <w:rPr>
                <w:rFonts w:ascii="Arial" w:hAnsi="Arial" w:cs="Arial"/>
                <w:sz w:val="16"/>
                <w:szCs w:val="16"/>
              </w:rPr>
            </w:pPr>
            <w:r w:rsidRPr="00920F73">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9A" w14:textId="77777777" w:rsidR="000876E3" w:rsidRPr="00920F73" w:rsidRDefault="000876E3" w:rsidP="00BD3722">
            <w:pPr>
              <w:spacing w:before="60" w:after="0" w:line="240" w:lineRule="auto"/>
              <w:rPr>
                <w:rFonts w:ascii="Arial" w:hAnsi="Arial" w:cs="Arial"/>
                <w:sz w:val="16"/>
                <w:szCs w:val="16"/>
              </w:rPr>
            </w:pPr>
            <w:r w:rsidRPr="00920F73">
              <w:rPr>
                <w:rFonts w:ascii="Arial" w:hAnsi="Arial" w:cs="Arial"/>
                <w:sz w:val="16"/>
                <w:szCs w:val="16"/>
              </w:rPr>
              <w:t>StringLength1to32</w:t>
            </w:r>
          </w:p>
          <w:p w14:paraId="16B34F9B" w14:textId="77777777" w:rsidR="000876E3" w:rsidRPr="00920F73" w:rsidRDefault="000876E3" w:rsidP="00BD3722">
            <w:pPr>
              <w:pStyle w:val="TableText"/>
              <w:ind w:left="166" w:hanging="166"/>
              <w:rPr>
                <w:sz w:val="16"/>
                <w:szCs w:val="16"/>
              </w:rPr>
            </w:pPr>
            <w:r w:rsidRPr="00920F73">
              <w:rPr>
                <w:i/>
                <w:sz w:val="16"/>
                <w:szCs w:val="16"/>
              </w:rPr>
              <w:t>Example:</w:t>
            </w:r>
          </w:p>
          <w:p w14:paraId="16B34F9C" w14:textId="77777777" w:rsidR="000876E3" w:rsidRPr="00920F73" w:rsidRDefault="000876E3" w:rsidP="00BD3722">
            <w:pPr>
              <w:spacing w:after="0" w:line="240" w:lineRule="auto"/>
              <w:rPr>
                <w:rFonts w:ascii="Arial" w:hAnsi="Arial" w:cs="Arial"/>
                <w:sz w:val="16"/>
                <w:szCs w:val="16"/>
              </w:rPr>
            </w:pPr>
            <w:r w:rsidRPr="00920F73">
              <w:rPr>
                <w:rFonts w:ascii="Arial" w:hAnsi="Arial" w:cs="Arial"/>
                <w:sz w:val="16"/>
                <w:szCs w:val="16"/>
              </w:rPr>
              <w:t xml:space="preserve">&lt;BasicPropertyInfo ChainCode="XX" HotelCityCode="LBA" HotelCode="MTLBA" </w:t>
            </w:r>
            <w:r w:rsidRPr="00920F73">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9D" w14:textId="77777777" w:rsidR="000876E3" w:rsidRPr="00920F73" w:rsidRDefault="000876E3" w:rsidP="00BD3722">
            <w:pPr>
              <w:spacing w:after="0" w:line="240" w:lineRule="auto"/>
              <w:jc w:val="center"/>
              <w:rPr>
                <w:rFonts w:ascii="Arial" w:hAnsi="Arial" w:cs="Arial"/>
                <w:sz w:val="16"/>
                <w:szCs w:val="16"/>
              </w:rPr>
            </w:pPr>
            <w:r w:rsidRPr="00920F7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9E" w14:textId="77777777" w:rsidR="000876E3" w:rsidRPr="00920F73" w:rsidRDefault="000876E3" w:rsidP="00F74861">
            <w:pPr>
              <w:pStyle w:val="StyleTableText8pt"/>
            </w:pPr>
            <w:r w:rsidRPr="00920F73">
              <w:rPr>
                <w:i/>
              </w:rPr>
              <w:t>Valid values</w:t>
            </w:r>
            <w:r w:rsidRPr="00920F73">
              <w:t>:</w:t>
            </w:r>
          </w:p>
          <w:p w14:paraId="16B34F9F" w14:textId="77777777" w:rsidR="000876E3" w:rsidRPr="00920F73" w:rsidRDefault="000876E3" w:rsidP="00F74861">
            <w:pPr>
              <w:pStyle w:val="StyleTableText6ptAfterbefore"/>
              <w:numPr>
                <w:ilvl w:val="0"/>
                <w:numId w:val="15"/>
              </w:numPr>
              <w:ind w:left="252" w:hanging="252"/>
            </w:pPr>
            <w:r w:rsidRPr="00920F73">
              <w:t>1V = Apollo</w:t>
            </w:r>
            <w:r w:rsidRPr="00920F73">
              <w:sym w:font="Symbol" w:char="F0E2"/>
            </w:r>
            <w:r w:rsidRPr="00920F73">
              <w:t xml:space="preserve"> GDS</w:t>
            </w:r>
          </w:p>
          <w:p w14:paraId="16B34FA0" w14:textId="77777777" w:rsidR="000876E3" w:rsidRPr="00920F73" w:rsidRDefault="000876E3" w:rsidP="00F74861">
            <w:pPr>
              <w:pStyle w:val="StyleTableText6ptAfterbefore"/>
              <w:numPr>
                <w:ilvl w:val="0"/>
                <w:numId w:val="15"/>
              </w:numPr>
              <w:ind w:left="252" w:hanging="252"/>
            </w:pPr>
            <w:r w:rsidRPr="00920F73">
              <w:t>1G = Galileo</w:t>
            </w:r>
            <w:r w:rsidRPr="00920F73">
              <w:sym w:font="Symbol" w:char="F0E2"/>
            </w:r>
            <w:r w:rsidRPr="00920F73">
              <w:t xml:space="preserve"> GDS </w:t>
            </w:r>
          </w:p>
          <w:p w14:paraId="16B34FA1" w14:textId="77777777" w:rsidR="000876E3" w:rsidRPr="00920F73" w:rsidRDefault="000876E3" w:rsidP="00F74861">
            <w:pPr>
              <w:pStyle w:val="StyleTableText6ptAfterbefore"/>
              <w:numPr>
                <w:ilvl w:val="0"/>
                <w:numId w:val="15"/>
              </w:numPr>
              <w:ind w:left="252" w:hanging="252"/>
              <w:rPr>
                <w:rFonts w:cs="Arial"/>
                <w:szCs w:val="16"/>
              </w:rPr>
            </w:pPr>
            <w:r w:rsidRPr="00920F73">
              <w:t>1P = Worldspan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A2" w14:textId="77777777" w:rsidR="000876E3" w:rsidRPr="00920F73" w:rsidRDefault="000876E3" w:rsidP="00BD3722">
            <w:pPr>
              <w:spacing w:before="60" w:after="60" w:line="240" w:lineRule="auto"/>
              <w:rPr>
                <w:rFonts w:ascii="Arial" w:hAnsi="Arial" w:cs="Arial"/>
                <w:sz w:val="16"/>
                <w:szCs w:val="16"/>
              </w:rPr>
            </w:pPr>
            <w:r w:rsidRPr="00920F73">
              <w:rPr>
                <w:rFonts w:ascii="Arial" w:hAnsi="Arial" w:cs="Arial"/>
                <w:sz w:val="16"/>
                <w:szCs w:val="16"/>
              </w:rPr>
              <w:t>GDS Identifier</w:t>
            </w:r>
          </w:p>
        </w:tc>
      </w:tr>
      <w:tr w:rsidR="000876E3" w:rsidRPr="00E12807" w14:paraId="16B34FAA"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4FA4" w14:textId="77777777" w:rsidR="000876E3" w:rsidRPr="00E12807"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A5" w14:textId="77777777" w:rsidR="000876E3" w:rsidRPr="00E12807" w:rsidRDefault="000876E3" w:rsidP="00E1280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16B34FA6" w14:textId="77777777" w:rsidR="000876E3" w:rsidRPr="00E12807" w:rsidRDefault="000876E3" w:rsidP="00E12807">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A7" w14:textId="77777777" w:rsidR="000876E3" w:rsidRPr="00E12807" w:rsidRDefault="000876E3" w:rsidP="00E1280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A8" w14:textId="77777777" w:rsidR="000876E3" w:rsidRPr="00E12807" w:rsidRDefault="000876E3" w:rsidP="00E12807">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A9" w14:textId="77777777" w:rsidR="000876E3" w:rsidRPr="00E12807" w:rsidRDefault="000876E3" w:rsidP="00E12807">
            <w:pPr>
              <w:spacing w:after="0" w:line="360" w:lineRule="auto"/>
              <w:rPr>
                <w:rFonts w:ascii="Arial" w:hAnsi="Arial" w:cs="Arial"/>
                <w:b/>
                <w:sz w:val="16"/>
                <w:szCs w:val="16"/>
              </w:rPr>
            </w:pPr>
          </w:p>
        </w:tc>
      </w:tr>
      <w:tr w:rsidR="000876E3" w:rsidRPr="00E12807" w14:paraId="16B34FB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AB" w14:textId="77777777" w:rsidR="000876E3" w:rsidRPr="001A3862" w:rsidRDefault="000876E3" w:rsidP="001F179A">
            <w:pPr>
              <w:pStyle w:val="StyleArial8ptBoldAfter0ptLinespacing15lines"/>
            </w:pPr>
            <w:r w:rsidRPr="001A3862">
              <w:t>1</w:t>
            </w:r>
          </w:p>
          <w:p w14:paraId="16B34FAC" w14:textId="77777777" w:rsidR="000876E3" w:rsidRPr="001A3862" w:rsidRDefault="000876E3" w:rsidP="001F179A">
            <w:pPr>
              <w:pStyle w:val="StyleArial8ptBoldAfter0ptLinespacing15lines"/>
            </w:pPr>
            <w:r w:rsidRPr="001A3862">
              <w:t>2</w:t>
            </w:r>
          </w:p>
          <w:p w14:paraId="16B34FAD" w14:textId="77777777" w:rsidR="000876E3" w:rsidRPr="001A3862" w:rsidRDefault="000876E3" w:rsidP="001F179A">
            <w:pPr>
              <w:pStyle w:val="StyleArial8ptBoldAfter0ptLinespacing15lines"/>
            </w:pPr>
            <w:r w:rsidRPr="001A3862">
              <w:t>3</w:t>
            </w:r>
          </w:p>
          <w:p w14:paraId="16B34FAE" w14:textId="77777777" w:rsidR="000876E3" w:rsidRPr="001A3862" w:rsidRDefault="000876E3" w:rsidP="001F179A">
            <w:pPr>
              <w:pStyle w:val="StyleArial8ptBoldAfter0ptLinespacing15lines"/>
            </w:pPr>
            <w:r w:rsidRPr="001A3862">
              <w:t>4</w:t>
            </w:r>
          </w:p>
          <w:p w14:paraId="16B34FAF" w14:textId="77777777" w:rsidR="000876E3" w:rsidRPr="001A3862" w:rsidRDefault="000876E3" w:rsidP="001F179A">
            <w:pPr>
              <w:pStyle w:val="StyleArial8ptBoldAfter0ptLinespacing15lines"/>
            </w:pPr>
            <w:r w:rsidRPr="001A3862">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B0" w14:textId="77777777" w:rsidR="000876E3" w:rsidRPr="00557D9E" w:rsidRDefault="000876E3" w:rsidP="001F179A">
            <w:pPr>
              <w:pStyle w:val="StyleArial8ptBoldAfter0ptLinespacing15lines"/>
            </w:pPr>
            <w:r w:rsidRPr="00557D9E">
              <w:t>HotelRese</w:t>
            </w:r>
            <w:r>
              <w:t>Modifies</w:t>
            </w:r>
          </w:p>
          <w:p w14:paraId="16B34FB1" w14:textId="77777777" w:rsidR="000876E3" w:rsidRPr="00557D9E" w:rsidRDefault="000876E3" w:rsidP="001F179A">
            <w:pPr>
              <w:pStyle w:val="StyleArial8ptBoldAfter0ptLinespacing15lines"/>
            </w:pPr>
            <w:r w:rsidRPr="00557D9E">
              <w:t>HotelRes</w:t>
            </w:r>
            <w:r>
              <w:t>Modify</w:t>
            </w:r>
          </w:p>
          <w:p w14:paraId="16B34FB2" w14:textId="77777777" w:rsidR="000876E3" w:rsidRPr="001A3862" w:rsidRDefault="000876E3" w:rsidP="001F179A">
            <w:pPr>
              <w:pStyle w:val="StyleArial8ptBoldAfter0ptLinespacing15lines"/>
            </w:pPr>
            <w:r w:rsidRPr="001A3862">
              <w:t>ResGlobalInfo</w:t>
            </w:r>
          </w:p>
          <w:p w14:paraId="16B34FB3" w14:textId="77777777" w:rsidR="000876E3" w:rsidRPr="001A3862" w:rsidRDefault="000876E3" w:rsidP="001F179A">
            <w:pPr>
              <w:pStyle w:val="StyleArial8ptBoldAfter0ptLinespacing15lines"/>
            </w:pPr>
            <w:r w:rsidRPr="001A3862">
              <w:t>HotelReservationIDs</w:t>
            </w:r>
          </w:p>
          <w:p w14:paraId="16B34FB4" w14:textId="77777777" w:rsidR="000876E3" w:rsidRPr="001A3862" w:rsidRDefault="000876E3" w:rsidP="001F179A">
            <w:pPr>
              <w:pStyle w:val="StyleArial8ptBoldAfter0ptLinespacing15lines"/>
            </w:pPr>
            <w:r w:rsidRPr="001A3862">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B5" w14:textId="77777777" w:rsidR="000876E3" w:rsidRPr="001A3862" w:rsidRDefault="000876E3" w:rsidP="001F179A">
            <w:pPr>
              <w:pStyle w:val="StyleArial8ptBoldAfter0ptLinespacing15lines"/>
            </w:pPr>
            <w:r w:rsidRPr="001A3862">
              <w:t>A</w:t>
            </w:r>
          </w:p>
          <w:p w14:paraId="16B34FB6" w14:textId="77777777" w:rsidR="000876E3" w:rsidRPr="001A3862" w:rsidRDefault="000876E3" w:rsidP="001F179A">
            <w:pPr>
              <w:pStyle w:val="StyleArial8ptBoldAfter0ptLinespacing15lines"/>
            </w:pPr>
            <w:r w:rsidRPr="001A3862">
              <w:t>A</w:t>
            </w:r>
          </w:p>
          <w:p w14:paraId="16B34FB7" w14:textId="77777777" w:rsidR="000876E3" w:rsidRPr="001A3862" w:rsidRDefault="000876E3" w:rsidP="001F179A">
            <w:pPr>
              <w:pStyle w:val="StyleArial8ptBoldAfter0ptLinespacing15lines"/>
            </w:pPr>
            <w:r w:rsidRPr="001A3862">
              <w:t>A</w:t>
            </w:r>
          </w:p>
          <w:p w14:paraId="16B34FB8" w14:textId="77777777" w:rsidR="000876E3" w:rsidRPr="001A3862" w:rsidRDefault="000876E3" w:rsidP="001F179A">
            <w:pPr>
              <w:pStyle w:val="StyleArial8ptBoldAfter0ptLinespacing15lines"/>
            </w:pPr>
            <w:r w:rsidRPr="001A3862">
              <w:t>M</w:t>
            </w:r>
          </w:p>
          <w:p w14:paraId="16B34FB9" w14:textId="77777777" w:rsidR="000876E3" w:rsidRPr="001A3862" w:rsidRDefault="000876E3" w:rsidP="001F179A">
            <w:pPr>
              <w:pStyle w:val="StyleArial8ptBoldAfter0ptLinespacing15lines"/>
            </w:pPr>
            <w:r w:rsidRPr="001A386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BA" w14:textId="77777777" w:rsidR="000876E3" w:rsidRPr="001A3862" w:rsidRDefault="000876E3" w:rsidP="009751C2">
            <w:pPr>
              <w:pStyle w:val="StyleArial8ptAfter0ptLinespacingsingle"/>
              <w:spacing w:line="276" w:lineRule="auto"/>
              <w:rPr>
                <w:rFonts w:cs="Arial"/>
                <w:b/>
                <w:szCs w:val="16"/>
              </w:rPr>
            </w:pPr>
            <w:r w:rsidRPr="009B14DE">
              <w:rPr>
                <w:b/>
              </w:rPr>
              <w:t>GDS Note:</w:t>
            </w:r>
            <w:r w:rsidRPr="009B14DE">
              <w:t xml:space="preserve">  One occurrence of Confirmation Number (@Type=”14”)</w:t>
            </w:r>
            <w:r>
              <w:t xml:space="preserve"> is </w:t>
            </w:r>
            <w:r w:rsidRPr="009B14DE">
              <w:t>required when @ResStatus=”Ignored”or “Committed”.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4FBB" w14:textId="77777777" w:rsidR="000876E3" w:rsidRPr="00920F73" w:rsidRDefault="000876E3" w:rsidP="00B12CDA">
            <w:pPr>
              <w:spacing w:after="0" w:line="360" w:lineRule="auto"/>
              <w:jc w:val="center"/>
              <w:rPr>
                <w:rFonts w:ascii="Arial" w:hAnsi="Arial" w:cs="Arial"/>
                <w:b/>
                <w:sz w:val="16"/>
                <w:szCs w:val="16"/>
              </w:rPr>
            </w:pPr>
            <w:r w:rsidRPr="00920F73">
              <w:rPr>
                <w:rFonts w:ascii="Arial" w:hAnsi="Arial" w:cs="Arial"/>
                <w:b/>
                <w:sz w:val="16"/>
                <w:szCs w:val="16"/>
              </w:rPr>
              <w:t>GDS</w:t>
            </w:r>
          </w:p>
          <w:p w14:paraId="16B34FBC" w14:textId="77777777" w:rsidR="000876E3" w:rsidRPr="00920F73" w:rsidRDefault="000876E3" w:rsidP="00B12CDA">
            <w:pPr>
              <w:spacing w:after="0" w:line="360" w:lineRule="auto"/>
              <w:jc w:val="center"/>
              <w:rPr>
                <w:rFonts w:ascii="Arial" w:hAnsi="Arial" w:cs="Arial"/>
                <w:b/>
                <w:sz w:val="16"/>
                <w:szCs w:val="16"/>
              </w:rPr>
            </w:pPr>
            <w:r w:rsidRPr="00920F73">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4FBD" w14:textId="77777777" w:rsidR="000876E3" w:rsidRPr="00E12807" w:rsidRDefault="000876E3" w:rsidP="00E12807">
            <w:pPr>
              <w:spacing w:after="0" w:line="360" w:lineRule="auto"/>
              <w:rPr>
                <w:rFonts w:ascii="Arial" w:hAnsi="Arial" w:cs="Arial"/>
                <w:b/>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4FBE" w14:textId="77777777" w:rsidR="000876E3" w:rsidRPr="00E12807" w:rsidRDefault="000876E3" w:rsidP="00E12807">
            <w:pPr>
              <w:spacing w:after="0" w:line="360" w:lineRule="auto"/>
              <w:rPr>
                <w:rFonts w:ascii="Arial" w:hAnsi="Arial" w:cs="Arial"/>
                <w:b/>
                <w:sz w:val="16"/>
                <w:szCs w:val="16"/>
              </w:rPr>
            </w:pPr>
          </w:p>
        </w:tc>
      </w:tr>
      <w:tr w:rsidR="000876E3" w:rsidRPr="00D80A94" w14:paraId="16B34FD3"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C0" w14:textId="77777777" w:rsidR="000876E3" w:rsidRPr="003152CE" w:rsidRDefault="000876E3" w:rsidP="00E12807">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C1" w14:textId="77777777" w:rsidR="000876E3" w:rsidRPr="0037626C" w:rsidRDefault="000876E3" w:rsidP="001F179A">
            <w:pPr>
              <w:pStyle w:val="StyleArial8ptAfter0ptLinespacingsingle"/>
            </w:pPr>
            <w:r w:rsidRPr="0037626C">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C2" w14:textId="77777777" w:rsidR="000876E3" w:rsidRPr="0037626C" w:rsidRDefault="000876E3" w:rsidP="001F179A">
            <w:pPr>
              <w:pStyle w:val="StyleArial8ptAfter0ptLinespacingsingle"/>
            </w:pPr>
            <w:r w:rsidRPr="0037626C">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C3" w14:textId="77777777" w:rsidR="000876E3" w:rsidRPr="00BB30AA" w:rsidRDefault="000876E3" w:rsidP="001F179A">
            <w:pPr>
              <w:pStyle w:val="StyleArial8ptAfter0ptLinespacingsingle"/>
            </w:pPr>
            <w:r w:rsidRPr="00BB30AA">
              <w:t>OTA_CodeType</w:t>
            </w:r>
          </w:p>
          <w:p w14:paraId="16B34FC4" w14:textId="77777777" w:rsidR="000876E3" w:rsidRPr="00BB30AA" w:rsidRDefault="000876E3" w:rsidP="001F179A">
            <w:pPr>
              <w:pStyle w:val="StyleTableText8pt"/>
            </w:pPr>
            <w:r w:rsidRPr="00BB30AA">
              <w:rPr>
                <w:i/>
              </w:rPr>
              <w:t>Example – Confirmation Number:</w:t>
            </w:r>
          </w:p>
          <w:p w14:paraId="16B34FC5" w14:textId="77777777" w:rsidR="000876E3" w:rsidRPr="00BB30AA" w:rsidRDefault="000876E3" w:rsidP="001F179A">
            <w:pPr>
              <w:pStyle w:val="StyleArial8ptAfter0ptLinespacingsingle"/>
            </w:pPr>
            <w:r w:rsidRPr="00BB30AA">
              <w:t>&lt;HotelReservationID</w:t>
            </w:r>
          </w:p>
          <w:p w14:paraId="16B34FC6" w14:textId="77777777" w:rsidR="000876E3" w:rsidRPr="00BB30AA" w:rsidRDefault="000876E3" w:rsidP="00A6797F">
            <w:pPr>
              <w:spacing w:after="0" w:line="240" w:lineRule="auto"/>
              <w:rPr>
                <w:rFonts w:ascii="Arial" w:hAnsi="Arial" w:cs="Arial"/>
                <w:sz w:val="16"/>
                <w:szCs w:val="16"/>
              </w:rPr>
            </w:pPr>
            <w:r w:rsidRPr="00BB30AA">
              <w:rPr>
                <w:rFonts w:ascii="Arial" w:hAnsi="Arial" w:cs="Arial"/>
                <w:b/>
                <w:sz w:val="16"/>
                <w:szCs w:val="16"/>
              </w:rPr>
              <w:t>ResID_Type=”14”</w:t>
            </w:r>
            <w:r w:rsidRPr="00BB30AA">
              <w:rPr>
                <w:rFonts w:ascii="Arial" w:hAnsi="Arial" w:cs="Arial"/>
                <w:sz w:val="16"/>
                <w:szCs w:val="16"/>
              </w:rPr>
              <w:t xml:space="preserve"> ResID_Value=”1234567890”</w:t>
            </w:r>
          </w:p>
          <w:p w14:paraId="16B34FC7" w14:textId="77777777" w:rsidR="000876E3" w:rsidRPr="00BB30AA" w:rsidRDefault="000876E3" w:rsidP="001F179A">
            <w:pPr>
              <w:pStyle w:val="StyleArial8ptAfter0ptLinespacingsingle"/>
            </w:pPr>
            <w:r w:rsidRPr="00BB30AA">
              <w:t>ResIDSource_Context=”XX”/&gt;</w:t>
            </w:r>
          </w:p>
          <w:p w14:paraId="16B34FC8" w14:textId="77777777" w:rsidR="000876E3" w:rsidRPr="00BB30AA" w:rsidRDefault="000876E3" w:rsidP="001F179A">
            <w:pPr>
              <w:pStyle w:val="StyleArial8ptAfter0ptLinespacingsingle"/>
            </w:pPr>
          </w:p>
          <w:p w14:paraId="16B34FC9" w14:textId="77777777" w:rsidR="000876E3" w:rsidRPr="00BB30AA" w:rsidRDefault="000876E3" w:rsidP="001F179A">
            <w:pPr>
              <w:pStyle w:val="StyleTableText8pt"/>
            </w:pPr>
            <w:r w:rsidRPr="00BB30AA">
              <w:rPr>
                <w:i/>
              </w:rPr>
              <w:t>Example – Booking Reference</w:t>
            </w:r>
          </w:p>
          <w:p w14:paraId="16B34FCA" w14:textId="77777777" w:rsidR="000876E3" w:rsidRPr="00BB30AA" w:rsidRDefault="000876E3" w:rsidP="001F179A">
            <w:pPr>
              <w:pStyle w:val="StyleArial8ptAfter0ptLinespacingsingle"/>
            </w:pPr>
            <w:r w:rsidRPr="00BB30AA">
              <w:t>&lt;HotelReservationID</w:t>
            </w:r>
          </w:p>
          <w:p w14:paraId="16B34FCB" w14:textId="77777777" w:rsidR="000876E3" w:rsidRPr="00BB30AA" w:rsidRDefault="000876E3" w:rsidP="00A6797F">
            <w:pPr>
              <w:spacing w:after="0" w:line="240" w:lineRule="auto"/>
              <w:rPr>
                <w:rFonts w:ascii="Arial" w:hAnsi="Arial" w:cs="Arial"/>
                <w:sz w:val="16"/>
                <w:szCs w:val="16"/>
              </w:rPr>
            </w:pPr>
            <w:r w:rsidRPr="00BB30AA">
              <w:rPr>
                <w:rFonts w:ascii="Arial" w:hAnsi="Arial" w:cs="Arial"/>
                <w:b/>
                <w:sz w:val="16"/>
                <w:szCs w:val="16"/>
              </w:rPr>
              <w:t>ResID_Type=</w:t>
            </w:r>
            <w:r w:rsidRPr="00BB30AA">
              <w:rPr>
                <w:rFonts w:ascii="Arial" w:hAnsi="Arial" w:cs="Arial"/>
                <w:sz w:val="16"/>
                <w:szCs w:val="16"/>
                <w:lang w:val="en-AU"/>
              </w:rPr>
              <w:t>“18”</w:t>
            </w:r>
            <w:r w:rsidRPr="00BB30AA">
              <w:rPr>
                <w:rFonts w:ascii="Arial" w:hAnsi="Arial" w:cs="Arial"/>
                <w:sz w:val="16"/>
                <w:szCs w:val="16"/>
              </w:rPr>
              <w:t xml:space="preserve"> ResID_Value=”1234567890”</w:t>
            </w:r>
          </w:p>
          <w:p w14:paraId="16B34FCC" w14:textId="77777777" w:rsidR="000876E3" w:rsidRPr="00BB30AA" w:rsidRDefault="000876E3" w:rsidP="005F343E">
            <w:pPr>
              <w:pStyle w:val="StyleArial8ptAfter0ptLinespacingsingle"/>
            </w:pPr>
            <w:r w:rsidRPr="00BB30AA">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CD"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CE" w14:textId="77777777" w:rsidR="000876E3" w:rsidRPr="00160E8C" w:rsidRDefault="000876E3" w:rsidP="001F179A">
            <w:pPr>
              <w:pStyle w:val="StyleTableText8pt"/>
            </w:pPr>
            <w:r w:rsidRPr="00160E8C">
              <w:t>OTA Code List – Unique ID (UID</w:t>
            </w:r>
          </w:p>
          <w:p w14:paraId="16B34FCF" w14:textId="77777777" w:rsidR="000876E3" w:rsidRPr="00160E8C" w:rsidRDefault="000876E3" w:rsidP="001F179A">
            <w:pPr>
              <w:pStyle w:val="StyleTableText8pt"/>
            </w:pPr>
            <w:r w:rsidRPr="00160E8C">
              <w:rPr>
                <w:i/>
              </w:rPr>
              <w:t>Valid values</w:t>
            </w:r>
            <w:r w:rsidRPr="00160E8C">
              <w:t>:</w:t>
            </w:r>
          </w:p>
          <w:p w14:paraId="16B34FD0" w14:textId="77777777" w:rsidR="000876E3" w:rsidRPr="00160E8C" w:rsidRDefault="000876E3" w:rsidP="00353ACC">
            <w:pPr>
              <w:pStyle w:val="StyleTableText6ptAfterbefore"/>
              <w:numPr>
                <w:ilvl w:val="0"/>
                <w:numId w:val="15"/>
              </w:numPr>
              <w:ind w:left="252" w:hanging="252"/>
            </w:pPr>
            <w:r w:rsidRPr="00160E8C">
              <w:t>14 = Reservation (Confirmation Number)</w:t>
            </w:r>
          </w:p>
          <w:p w14:paraId="16B34FD1" w14:textId="77777777" w:rsidR="000876E3" w:rsidRPr="00160E8C" w:rsidRDefault="000876E3" w:rsidP="00160E8C">
            <w:pPr>
              <w:pStyle w:val="StyleTableText6ptAfterbefore"/>
              <w:numPr>
                <w:ilvl w:val="0"/>
                <w:numId w:val="15"/>
              </w:numPr>
              <w:ind w:left="252" w:hanging="252"/>
            </w:pPr>
            <w:r w:rsidRPr="00160E8C">
              <w:rPr>
                <w:rFonts w:cs="Arial"/>
                <w:szCs w:val="16"/>
              </w:rPr>
              <w:t xml:space="preserve">“18” </w:t>
            </w:r>
            <w:r w:rsidRPr="00160E8C">
              <w:t>= Other</w:t>
            </w:r>
            <w:r w:rsidRPr="00160E8C">
              <w:br/>
              <w:t>(Booking Reference ID)</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D2" w14:textId="77777777" w:rsidR="000876E3" w:rsidRPr="00D80A94" w:rsidRDefault="000876E3" w:rsidP="00A6797F">
            <w:pPr>
              <w:spacing w:after="0" w:line="240" w:lineRule="auto"/>
              <w:rPr>
                <w:rFonts w:ascii="Arial" w:hAnsi="Arial" w:cs="Arial"/>
                <w:sz w:val="16"/>
                <w:szCs w:val="16"/>
              </w:rPr>
            </w:pPr>
          </w:p>
        </w:tc>
      </w:tr>
      <w:tr w:rsidR="000876E3" w:rsidRPr="00F860DF" w14:paraId="16B34FE5" w14:textId="77777777" w:rsidTr="000876E3">
        <w:trPr>
          <w:cantSplit/>
          <w:trHeight w:val="1313"/>
        </w:trPr>
        <w:tc>
          <w:tcPr>
            <w:tcW w:w="450" w:type="dxa"/>
            <w:vMerge w:val="restart"/>
            <w:tcBorders>
              <w:top w:val="single" w:sz="4" w:space="0" w:color="C0C0C0"/>
              <w:left w:val="single" w:sz="4" w:space="0" w:color="C0C0C0"/>
              <w:right w:val="single" w:sz="4" w:space="0" w:color="C0C0C0"/>
            </w:tcBorders>
            <w:shd w:val="clear" w:color="auto" w:fill="auto"/>
          </w:tcPr>
          <w:p w14:paraId="16B34FD4" w14:textId="77777777" w:rsidR="000876E3" w:rsidRPr="00D80A94" w:rsidRDefault="000876E3" w:rsidP="00A6797F">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16B34FD5" w14:textId="77777777" w:rsidR="000876E3" w:rsidRPr="0037626C" w:rsidRDefault="000876E3" w:rsidP="001F179A">
            <w:pPr>
              <w:pStyle w:val="StyleArial8ptAfter0ptLinespacingsingle"/>
            </w:pPr>
            <w:r w:rsidRPr="0037626C">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16B34FD6" w14:textId="77777777" w:rsidR="000876E3" w:rsidRPr="0037626C" w:rsidRDefault="000876E3" w:rsidP="001F179A">
            <w:pPr>
              <w:pStyle w:val="StyleArial8ptAfter0ptLinespacingsingle"/>
            </w:pPr>
            <w:r w:rsidRPr="0037626C">
              <w:t>M</w:t>
            </w:r>
          </w:p>
        </w:tc>
        <w:tc>
          <w:tcPr>
            <w:tcW w:w="2610" w:type="dxa"/>
            <w:vMerge w:val="restart"/>
            <w:tcBorders>
              <w:top w:val="single" w:sz="4" w:space="0" w:color="C0C0C0"/>
              <w:left w:val="single" w:sz="4" w:space="0" w:color="C0C0C0"/>
              <w:right w:val="single" w:sz="4" w:space="0" w:color="C0C0C0"/>
            </w:tcBorders>
            <w:shd w:val="clear" w:color="auto" w:fill="auto"/>
          </w:tcPr>
          <w:p w14:paraId="16B34FD7" w14:textId="77777777" w:rsidR="000876E3" w:rsidRPr="0037626C" w:rsidRDefault="000876E3" w:rsidP="001F179A">
            <w:pPr>
              <w:pStyle w:val="StyleArial8ptAfter0ptLinespacingsingle"/>
            </w:pPr>
            <w:r w:rsidRPr="0037626C">
              <w:t>StringLength1to64</w:t>
            </w:r>
          </w:p>
          <w:p w14:paraId="16B34FD8" w14:textId="77777777" w:rsidR="000876E3" w:rsidRPr="0037626C" w:rsidRDefault="000876E3" w:rsidP="001F179A">
            <w:pPr>
              <w:pStyle w:val="StyleTableText8pt"/>
            </w:pPr>
            <w:r w:rsidRPr="0037626C">
              <w:rPr>
                <w:i/>
              </w:rPr>
              <w:t>Example – Confirmation Number</w:t>
            </w:r>
          </w:p>
          <w:p w14:paraId="16B34FD9" w14:textId="77777777" w:rsidR="000876E3" w:rsidRPr="0037626C" w:rsidRDefault="000876E3" w:rsidP="001F179A">
            <w:pPr>
              <w:pStyle w:val="StyleArial8ptAfter0ptLinespacingsingle"/>
            </w:pPr>
            <w:r w:rsidRPr="0037626C">
              <w:t>&lt;HotelReservationID</w:t>
            </w:r>
          </w:p>
          <w:p w14:paraId="16B34FDA" w14:textId="77777777" w:rsidR="000876E3" w:rsidRPr="0037626C" w:rsidRDefault="000876E3" w:rsidP="00A6797F">
            <w:pPr>
              <w:spacing w:after="0" w:line="240" w:lineRule="auto"/>
              <w:rPr>
                <w:rFonts w:ascii="Arial" w:hAnsi="Arial" w:cs="Arial"/>
                <w:sz w:val="16"/>
                <w:szCs w:val="16"/>
              </w:rPr>
            </w:pPr>
            <w:r w:rsidRPr="0037626C">
              <w:rPr>
                <w:rFonts w:ascii="Arial" w:hAnsi="Arial" w:cs="Arial"/>
                <w:sz w:val="16"/>
                <w:szCs w:val="16"/>
              </w:rPr>
              <w:t>ResID</w:t>
            </w:r>
            <w:r>
              <w:rPr>
                <w:rFonts w:ascii="Arial" w:hAnsi="Arial" w:cs="Arial"/>
                <w:sz w:val="16"/>
                <w:szCs w:val="16"/>
              </w:rPr>
              <w:t>_</w:t>
            </w:r>
            <w:r w:rsidRPr="0037626C">
              <w:rPr>
                <w:rFonts w:ascii="Arial" w:hAnsi="Arial" w:cs="Arial"/>
                <w:sz w:val="16"/>
                <w:szCs w:val="16"/>
              </w:rPr>
              <w:t xml:space="preserve">Type=”14” </w:t>
            </w:r>
            <w:r w:rsidRPr="0037626C">
              <w:rPr>
                <w:rFonts w:ascii="Arial" w:hAnsi="Arial" w:cs="Arial"/>
                <w:b/>
                <w:sz w:val="16"/>
                <w:szCs w:val="16"/>
              </w:rPr>
              <w:t>ResID</w:t>
            </w:r>
            <w:r>
              <w:rPr>
                <w:rFonts w:ascii="Arial" w:hAnsi="Arial" w:cs="Arial"/>
                <w:b/>
                <w:sz w:val="16"/>
                <w:szCs w:val="16"/>
              </w:rPr>
              <w:t>_</w:t>
            </w:r>
            <w:r w:rsidRPr="0037626C">
              <w:rPr>
                <w:rFonts w:ascii="Arial" w:hAnsi="Arial" w:cs="Arial"/>
                <w:b/>
                <w:sz w:val="16"/>
                <w:szCs w:val="16"/>
              </w:rPr>
              <w:t>Value=”1234567890</w:t>
            </w:r>
            <w:r w:rsidRPr="0037626C">
              <w:rPr>
                <w:rFonts w:ascii="Arial" w:hAnsi="Arial" w:cs="Arial"/>
                <w:sz w:val="16"/>
                <w:szCs w:val="16"/>
              </w:rPr>
              <w:t>”</w:t>
            </w:r>
          </w:p>
          <w:p w14:paraId="16B34FDB" w14:textId="77777777" w:rsidR="000876E3" w:rsidRPr="0037626C" w:rsidRDefault="000876E3" w:rsidP="001F179A">
            <w:pPr>
              <w:pStyle w:val="StyleArial8ptAfter0ptLinespacingsingle"/>
            </w:pPr>
            <w:r w:rsidRPr="0037626C">
              <w:t>ResIDSource_Context=”XX”/&gt;</w:t>
            </w:r>
          </w:p>
          <w:p w14:paraId="16B34FDC" w14:textId="77777777" w:rsidR="000876E3" w:rsidRPr="0037626C" w:rsidRDefault="000876E3" w:rsidP="001F179A">
            <w:pPr>
              <w:pStyle w:val="StyleArial8ptAfter0ptLinespacingsingle"/>
            </w:pPr>
          </w:p>
          <w:p w14:paraId="16B34FDD" w14:textId="77777777" w:rsidR="000876E3" w:rsidRPr="0037626C" w:rsidRDefault="000876E3" w:rsidP="001F179A">
            <w:pPr>
              <w:pStyle w:val="StyleTableText8pt"/>
            </w:pPr>
            <w:r w:rsidRPr="0037626C">
              <w:rPr>
                <w:i/>
              </w:rPr>
              <w:t>Example – Booking Reference</w:t>
            </w:r>
          </w:p>
          <w:p w14:paraId="16B34FDE" w14:textId="77777777" w:rsidR="000876E3" w:rsidRPr="0037626C" w:rsidRDefault="000876E3" w:rsidP="001F179A">
            <w:pPr>
              <w:pStyle w:val="StyleArial8ptAfter0ptLinespacingsingle"/>
            </w:pPr>
            <w:r w:rsidRPr="0037626C">
              <w:t>&lt;HotelReservationID</w:t>
            </w:r>
          </w:p>
          <w:p w14:paraId="16B34FDF" w14:textId="77777777" w:rsidR="000876E3" w:rsidRPr="0037626C" w:rsidRDefault="000876E3" w:rsidP="00A6797F">
            <w:pPr>
              <w:spacing w:after="0" w:line="240" w:lineRule="auto"/>
              <w:rPr>
                <w:rFonts w:ascii="Arial" w:hAnsi="Arial" w:cs="Arial"/>
                <w:b/>
                <w:sz w:val="16"/>
                <w:szCs w:val="16"/>
              </w:rPr>
            </w:pPr>
            <w:r w:rsidRPr="0037626C">
              <w:rPr>
                <w:rFonts w:ascii="Arial" w:hAnsi="Arial" w:cs="Arial"/>
                <w:sz w:val="16"/>
                <w:szCs w:val="16"/>
              </w:rPr>
              <w:t>ResID</w:t>
            </w:r>
            <w:r>
              <w:rPr>
                <w:rFonts w:ascii="Arial" w:hAnsi="Arial" w:cs="Arial"/>
                <w:sz w:val="16"/>
                <w:szCs w:val="16"/>
              </w:rPr>
              <w:t>_</w:t>
            </w:r>
            <w:r w:rsidRPr="00BB30AA">
              <w:rPr>
                <w:rFonts w:ascii="Arial" w:hAnsi="Arial" w:cs="Arial"/>
                <w:sz w:val="16"/>
                <w:szCs w:val="16"/>
              </w:rPr>
              <w:t>Type=</w:t>
            </w:r>
            <w:r w:rsidRPr="00BB30AA">
              <w:rPr>
                <w:rFonts w:ascii="Arial" w:hAnsi="Arial" w:cs="Arial"/>
                <w:sz w:val="16"/>
                <w:szCs w:val="16"/>
                <w:lang w:val="en-AU"/>
              </w:rPr>
              <w:t>“18</w:t>
            </w:r>
            <w:r w:rsidRPr="0037626C">
              <w:rPr>
                <w:rFonts w:ascii="Arial" w:hAnsi="Arial" w:cs="Arial"/>
                <w:sz w:val="16"/>
                <w:szCs w:val="16"/>
              </w:rPr>
              <w:t xml:space="preserve"> </w:t>
            </w:r>
            <w:r w:rsidRPr="0037626C">
              <w:rPr>
                <w:rFonts w:ascii="Arial" w:hAnsi="Arial" w:cs="Arial"/>
                <w:b/>
                <w:sz w:val="16"/>
                <w:szCs w:val="16"/>
              </w:rPr>
              <w:t>ResID</w:t>
            </w:r>
            <w:r>
              <w:rPr>
                <w:rFonts w:ascii="Arial" w:hAnsi="Arial" w:cs="Arial"/>
                <w:b/>
                <w:sz w:val="16"/>
                <w:szCs w:val="16"/>
              </w:rPr>
              <w:t>_</w:t>
            </w:r>
            <w:r w:rsidRPr="0037626C">
              <w:rPr>
                <w:rFonts w:ascii="Arial" w:hAnsi="Arial" w:cs="Arial"/>
                <w:b/>
                <w:sz w:val="16"/>
                <w:szCs w:val="16"/>
              </w:rPr>
              <w:t>Value=”1234567890”</w:t>
            </w:r>
          </w:p>
          <w:p w14:paraId="16B34FE0" w14:textId="77777777" w:rsidR="000876E3" w:rsidRPr="0037626C" w:rsidRDefault="000876E3" w:rsidP="005F343E">
            <w:pPr>
              <w:pStyle w:val="StyleArial8ptAfter0ptLinespacingsingle"/>
            </w:pPr>
            <w:r w:rsidRPr="0037626C">
              <w:t>ResID_Source=”</w:t>
            </w:r>
            <w:r>
              <w:t>1</w:t>
            </w:r>
            <w:r w:rsidRPr="0037626C">
              <w:t>G”/&gt;</w:t>
            </w:r>
          </w:p>
        </w:tc>
        <w:tc>
          <w:tcPr>
            <w:tcW w:w="810" w:type="dxa"/>
            <w:vMerge w:val="restart"/>
            <w:tcBorders>
              <w:top w:val="single" w:sz="4" w:space="0" w:color="C0C0C0"/>
              <w:left w:val="single" w:sz="4" w:space="0" w:color="C0C0C0"/>
              <w:right w:val="single" w:sz="4" w:space="0" w:color="C0C0C0"/>
            </w:tcBorders>
            <w:shd w:val="clear" w:color="auto" w:fill="auto"/>
          </w:tcPr>
          <w:p w14:paraId="16B34FE1" w14:textId="77777777" w:rsidR="000876E3" w:rsidRPr="0037626C" w:rsidRDefault="000876E3" w:rsidP="001F179A">
            <w:pPr>
              <w:pStyle w:val="StyleArial8ptCenteredAfter0ptLinespacingsingle"/>
            </w:pPr>
            <w:r w:rsidRPr="0037626C">
              <w:t>1</w:t>
            </w:r>
          </w:p>
        </w:tc>
        <w:tc>
          <w:tcPr>
            <w:tcW w:w="2250" w:type="dxa"/>
            <w:vMerge w:val="restart"/>
            <w:tcBorders>
              <w:top w:val="single" w:sz="4" w:space="0" w:color="C0C0C0"/>
              <w:left w:val="single" w:sz="4" w:space="0" w:color="C0C0C0"/>
              <w:right w:val="single" w:sz="4" w:space="0" w:color="C0C0C0"/>
            </w:tcBorders>
            <w:shd w:val="clear" w:color="auto" w:fill="auto"/>
          </w:tcPr>
          <w:p w14:paraId="16B34FE2" w14:textId="77777777" w:rsidR="000876E3" w:rsidRPr="0037626C" w:rsidRDefault="000876E3" w:rsidP="00276660">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E3" w14:textId="77777777" w:rsidR="000876E3" w:rsidRPr="0037626C" w:rsidRDefault="000876E3" w:rsidP="001F179A">
            <w:pPr>
              <w:pStyle w:val="StyleArial8ptBefore3ptAfter3ptLinespacingsing"/>
            </w:pPr>
            <w:r w:rsidRPr="0037626C">
              <w:t xml:space="preserve">Confirmation Number </w:t>
            </w:r>
          </w:p>
          <w:p w14:paraId="16B34FE4" w14:textId="77777777" w:rsidR="000876E3" w:rsidRPr="0037626C" w:rsidRDefault="000876E3" w:rsidP="00CA7F1D">
            <w:pPr>
              <w:pStyle w:val="StyleArial8ptBefore3ptAfter3ptLinespacingsing"/>
            </w:pPr>
            <w:r>
              <w:t>GDS</w:t>
            </w:r>
            <w:r w:rsidRPr="0037626C">
              <w:t>=25</w:t>
            </w:r>
          </w:p>
        </w:tc>
      </w:tr>
      <w:tr w:rsidR="000876E3" w:rsidRPr="00F860DF" w14:paraId="16B34FF0" w14:textId="77777777" w:rsidTr="000876E3">
        <w:trPr>
          <w:cantSplit/>
          <w:trHeight w:val="1312"/>
        </w:trPr>
        <w:tc>
          <w:tcPr>
            <w:tcW w:w="450" w:type="dxa"/>
            <w:vMerge/>
            <w:tcBorders>
              <w:left w:val="single" w:sz="4" w:space="0" w:color="C0C0C0"/>
              <w:bottom w:val="single" w:sz="4" w:space="0" w:color="C0C0C0"/>
              <w:right w:val="single" w:sz="4" w:space="0" w:color="C0C0C0"/>
            </w:tcBorders>
            <w:shd w:val="clear" w:color="auto" w:fill="auto"/>
          </w:tcPr>
          <w:p w14:paraId="16B34FE6" w14:textId="77777777" w:rsidR="000876E3" w:rsidRPr="003152CE" w:rsidRDefault="000876E3" w:rsidP="00A6797F">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16B34FE7" w14:textId="77777777" w:rsidR="000876E3" w:rsidRPr="003152CE" w:rsidRDefault="000876E3" w:rsidP="00A6797F">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16B34FE8" w14:textId="77777777" w:rsidR="000876E3" w:rsidRDefault="000876E3" w:rsidP="00A6797F">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16B34FE9" w14:textId="77777777" w:rsidR="000876E3" w:rsidRPr="00D56ABB" w:rsidRDefault="000876E3" w:rsidP="00A6797F">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16B34FEA" w14:textId="77777777" w:rsidR="000876E3" w:rsidRDefault="000876E3" w:rsidP="00A6797F">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16B34FEB" w14:textId="77777777" w:rsidR="000876E3" w:rsidRDefault="000876E3" w:rsidP="00A6797F">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EC" w14:textId="77777777" w:rsidR="000876E3" w:rsidRPr="00FC2334" w:rsidRDefault="000876E3" w:rsidP="00F839E4">
            <w:pPr>
              <w:spacing w:before="60" w:after="60"/>
              <w:rPr>
                <w:rFonts w:ascii="Arial" w:hAnsi="Arial" w:cs="Arial"/>
                <w:sz w:val="16"/>
                <w:szCs w:val="16"/>
              </w:rPr>
            </w:pPr>
            <w:r w:rsidRPr="00FC2334">
              <w:rPr>
                <w:rFonts w:ascii="Arial" w:hAnsi="Arial" w:cs="Arial"/>
                <w:sz w:val="16"/>
                <w:szCs w:val="16"/>
              </w:rPr>
              <w:t>Booking Reference ID</w:t>
            </w:r>
          </w:p>
          <w:p w14:paraId="16B34FED" w14:textId="77777777" w:rsidR="000876E3" w:rsidRPr="00FC2334" w:rsidRDefault="000876E3" w:rsidP="00F839E4">
            <w:pPr>
              <w:spacing w:before="60" w:after="60"/>
              <w:rPr>
                <w:rFonts w:ascii="Arial" w:hAnsi="Arial" w:cs="Arial"/>
                <w:sz w:val="16"/>
                <w:szCs w:val="16"/>
              </w:rPr>
            </w:pPr>
            <w:r w:rsidRPr="00FC2334">
              <w:rPr>
                <w:rFonts w:ascii="Arial" w:hAnsi="Arial" w:cs="Arial"/>
                <w:sz w:val="16"/>
                <w:szCs w:val="16"/>
              </w:rPr>
              <w:t>GDS=25</w:t>
            </w:r>
          </w:p>
          <w:p w14:paraId="16B34FEE" w14:textId="77777777" w:rsidR="000876E3" w:rsidRPr="00FC2334" w:rsidRDefault="000876E3" w:rsidP="00F839E4">
            <w:pPr>
              <w:spacing w:before="60" w:after="60" w:line="240" w:lineRule="auto"/>
              <w:rPr>
                <w:rFonts w:ascii="Arial" w:hAnsi="Arial" w:cs="Arial"/>
                <w:sz w:val="16"/>
                <w:szCs w:val="16"/>
              </w:rPr>
            </w:pPr>
            <w:r w:rsidRPr="00FC2334">
              <w:rPr>
                <w:rFonts w:ascii="Arial" w:hAnsi="Arial" w:cs="Arial"/>
                <w:b/>
                <w:sz w:val="16"/>
                <w:szCs w:val="16"/>
              </w:rPr>
              <w:t>GDS Note1:</w:t>
            </w:r>
            <w:r w:rsidRPr="00FC2334">
              <w:rPr>
                <w:rFonts w:ascii="Arial" w:hAnsi="Arial" w:cs="Arial"/>
                <w:sz w:val="16"/>
                <w:szCs w:val="16"/>
              </w:rPr>
              <w:t xml:space="preserve">  Assigned by the originating System.  This ID permanently resides with the booking.</w:t>
            </w:r>
          </w:p>
          <w:p w14:paraId="16B34FEF" w14:textId="77777777" w:rsidR="000876E3" w:rsidRPr="00FC2334" w:rsidRDefault="000876E3" w:rsidP="00F839E4">
            <w:pPr>
              <w:spacing w:before="60" w:after="60" w:line="240" w:lineRule="auto"/>
              <w:rPr>
                <w:rFonts w:ascii="Arial" w:hAnsi="Arial" w:cs="Arial"/>
                <w:sz w:val="16"/>
                <w:szCs w:val="16"/>
              </w:rPr>
            </w:pPr>
            <w:r w:rsidRPr="00FC2334">
              <w:rPr>
                <w:rFonts w:ascii="Arial" w:hAnsi="Arial" w:cs="Arial"/>
                <w:b/>
                <w:sz w:val="16"/>
                <w:szCs w:val="16"/>
              </w:rPr>
              <w:t xml:space="preserve">GDS </w:t>
            </w:r>
            <w:r w:rsidRPr="00FC2334">
              <w:rPr>
                <w:rFonts w:ascii="Arial" w:hAnsi="Arial" w:cs="Arial"/>
                <w:b/>
                <w:i/>
                <w:sz w:val="16"/>
                <w:szCs w:val="16"/>
              </w:rPr>
              <w:t>Certification Testing Note</w:t>
            </w:r>
            <w:r w:rsidRPr="00FC2334">
              <w:rPr>
                <w:rFonts w:ascii="Arial" w:hAnsi="Arial" w:cs="Arial"/>
                <w:b/>
                <w:sz w:val="16"/>
                <w:szCs w:val="16"/>
              </w:rPr>
              <w:t xml:space="preserve">2:  </w:t>
            </w:r>
            <w:r w:rsidRPr="00FC2334">
              <w:rPr>
                <w:rFonts w:ascii="Arial" w:hAnsi="Arial" w:cs="Arial"/>
                <w:sz w:val="16"/>
                <w:szCs w:val="16"/>
              </w:rPr>
              <w:t>Applicable to Worldspan</w:t>
            </w:r>
          </w:p>
        </w:tc>
      </w:tr>
      <w:tr w:rsidR="000876E3" w:rsidRPr="0037626C" w14:paraId="16B3500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4FF1" w14:textId="77777777" w:rsidR="000876E3" w:rsidRPr="003152CE" w:rsidRDefault="000876E3"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4FF2" w14:textId="77777777" w:rsidR="000876E3" w:rsidRPr="0037626C" w:rsidRDefault="000876E3" w:rsidP="001F179A">
            <w:pPr>
              <w:pStyle w:val="StyleArial8ptAfter0ptLinespacingsingle"/>
            </w:pPr>
            <w:r w:rsidRPr="0037626C">
              <w:t>@ResID_Source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4FF3" w14:textId="77777777" w:rsidR="000876E3" w:rsidRPr="00920F73" w:rsidRDefault="000876E3" w:rsidP="00920F73">
            <w:pPr>
              <w:pStyle w:val="StyleArial8ptAfter0ptLinespacingsingle"/>
              <w:rPr>
                <w:strike/>
              </w:rPr>
            </w:pPr>
            <w:r w:rsidRPr="00920F73">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4FF4" w14:textId="77777777" w:rsidR="000876E3" w:rsidRPr="00A52F22" w:rsidRDefault="000876E3" w:rsidP="00193745">
            <w:pPr>
              <w:pStyle w:val="StyleTableText6ptAfterbefore"/>
            </w:pPr>
            <w:r w:rsidRPr="00A52F22">
              <w:t>StringLength1to64</w:t>
            </w:r>
          </w:p>
          <w:p w14:paraId="16B34FF5" w14:textId="77777777" w:rsidR="000876E3" w:rsidRPr="00A52F22" w:rsidRDefault="000876E3" w:rsidP="00073DC3">
            <w:pPr>
              <w:spacing w:after="0" w:line="240" w:lineRule="auto"/>
              <w:rPr>
                <w:rFonts w:ascii="Arial" w:hAnsi="Arial" w:cs="Arial"/>
                <w:sz w:val="16"/>
                <w:szCs w:val="16"/>
              </w:rPr>
            </w:pPr>
            <w:r w:rsidRPr="00A52F22">
              <w:rPr>
                <w:rFonts w:ascii="Arial" w:hAnsi="Arial" w:cs="Arial"/>
                <w:b/>
                <w:sz w:val="16"/>
                <w:szCs w:val="16"/>
              </w:rPr>
              <w:t>GDS Note:</w:t>
            </w:r>
            <w:r w:rsidRPr="00A52F22">
              <w:rPr>
                <w:rFonts w:ascii="Arial" w:hAnsi="Arial" w:cs="Arial"/>
                <w:sz w:val="16"/>
                <w:szCs w:val="16"/>
              </w:rPr>
              <w:tab/>
              <w:t>*Mandatory for Booking Reference ID @ResID_Type=</w:t>
            </w:r>
            <w:r w:rsidRPr="00A52F22">
              <w:rPr>
                <w:rFonts w:ascii="Arial" w:hAnsi="Arial" w:cs="Arial"/>
                <w:sz w:val="16"/>
                <w:szCs w:val="16"/>
                <w:lang w:val="en-AU"/>
              </w:rPr>
              <w:t>“18”</w:t>
            </w:r>
          </w:p>
          <w:p w14:paraId="16B34FF6" w14:textId="77777777" w:rsidR="000876E3" w:rsidRPr="00A52F22" w:rsidRDefault="000876E3" w:rsidP="00193745">
            <w:pPr>
              <w:pStyle w:val="StyleTableText6ptAfterbefore"/>
              <w:rPr>
                <w:i/>
              </w:rPr>
            </w:pPr>
            <w:r w:rsidRPr="00A52F22">
              <w:rPr>
                <w:i/>
              </w:rPr>
              <w:t>Example Booking Reference ID:</w:t>
            </w:r>
          </w:p>
          <w:p w14:paraId="16B34FF7" w14:textId="77777777" w:rsidR="000876E3" w:rsidRPr="00A52F22" w:rsidRDefault="000876E3" w:rsidP="00193745">
            <w:pPr>
              <w:pStyle w:val="StyleTableText6ptAfterbefore"/>
            </w:pPr>
            <w:r w:rsidRPr="00A52F22">
              <w:t>&lt;HotelReservationID</w:t>
            </w:r>
          </w:p>
          <w:p w14:paraId="16B34FF8" w14:textId="77777777" w:rsidR="000876E3" w:rsidRPr="00A52F22" w:rsidRDefault="000876E3" w:rsidP="00193745">
            <w:pPr>
              <w:pStyle w:val="StyleTableText6ptAfterbefore"/>
            </w:pPr>
            <w:r w:rsidRPr="00A52F22">
              <w:t>ResID</w:t>
            </w:r>
            <w:r>
              <w:t>_</w:t>
            </w:r>
            <w:r w:rsidRPr="00A52F22">
              <w:t>Type=</w:t>
            </w:r>
            <w:r w:rsidRPr="00A52F22">
              <w:rPr>
                <w:rFonts w:cs="Arial"/>
                <w:szCs w:val="16"/>
              </w:rPr>
              <w:t>“18”</w:t>
            </w:r>
            <w:r w:rsidRPr="00A52F22">
              <w:t xml:space="preserve"> ResID</w:t>
            </w:r>
            <w:r>
              <w:t>_</w:t>
            </w:r>
            <w:r w:rsidRPr="00A52F22">
              <w:t>Value=”1234567890”</w:t>
            </w:r>
          </w:p>
          <w:p w14:paraId="16B34FF9" w14:textId="77777777" w:rsidR="000876E3" w:rsidRPr="00A52F22" w:rsidRDefault="000876E3" w:rsidP="005F343E">
            <w:pPr>
              <w:pStyle w:val="StyleTableText6ptAfterbefore"/>
              <w:rPr>
                <w:rFonts w:cs="Arial"/>
                <w:b/>
                <w:szCs w:val="16"/>
              </w:rPr>
            </w:pPr>
            <w:r w:rsidRPr="00A52F22">
              <w:rPr>
                <w:rFonts w:cs="Arial"/>
                <w:b/>
                <w:szCs w:val="16"/>
              </w:rPr>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4FFA"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4FFB" w14:textId="77777777" w:rsidR="000876E3" w:rsidRPr="00A52F22" w:rsidRDefault="000876E3" w:rsidP="00193745">
            <w:pPr>
              <w:pStyle w:val="TableText"/>
              <w:spacing w:before="120" w:after="120"/>
              <w:rPr>
                <w:i/>
                <w:sz w:val="16"/>
                <w:szCs w:val="16"/>
              </w:rPr>
            </w:pPr>
            <w:r w:rsidRPr="00A52F22">
              <w:rPr>
                <w:i/>
                <w:sz w:val="16"/>
                <w:szCs w:val="16"/>
              </w:rPr>
              <w:t>Valid value  for Booking Reference ID @ResID_Type=</w:t>
            </w:r>
            <w:r w:rsidRPr="00A52F22">
              <w:rPr>
                <w:sz w:val="16"/>
                <w:szCs w:val="16"/>
              </w:rPr>
              <w:t>“18”</w:t>
            </w:r>
          </w:p>
          <w:p w14:paraId="16B34FFC" w14:textId="77777777" w:rsidR="000876E3" w:rsidRPr="00A52F22" w:rsidRDefault="000876E3" w:rsidP="00353ACC">
            <w:pPr>
              <w:pStyle w:val="StyleTableText6ptAfterbefore"/>
              <w:numPr>
                <w:ilvl w:val="0"/>
                <w:numId w:val="15"/>
              </w:numPr>
              <w:ind w:left="252" w:hanging="252"/>
            </w:pPr>
            <w:r w:rsidRPr="00A52F22">
              <w:t>1V = Apollo</w:t>
            </w:r>
            <w:r w:rsidRPr="00A52F22">
              <w:sym w:font="Symbol" w:char="F0E2"/>
            </w:r>
            <w:r w:rsidRPr="00A52F22">
              <w:t xml:space="preserve"> </w:t>
            </w:r>
          </w:p>
          <w:p w14:paraId="16B34FFD" w14:textId="77777777" w:rsidR="000876E3" w:rsidRPr="00A52F22" w:rsidRDefault="000876E3" w:rsidP="00353ACC">
            <w:pPr>
              <w:pStyle w:val="StyleTableText6ptAfterbefore"/>
              <w:numPr>
                <w:ilvl w:val="0"/>
                <w:numId w:val="15"/>
              </w:numPr>
              <w:ind w:left="252" w:hanging="252"/>
            </w:pPr>
            <w:r w:rsidRPr="00A52F22">
              <w:t>1G = Galileo</w:t>
            </w:r>
            <w:r w:rsidRPr="00A52F22">
              <w:sym w:font="Symbol" w:char="F0E2"/>
            </w:r>
            <w:r w:rsidRPr="00A52F22">
              <w:t xml:space="preserve"> </w:t>
            </w:r>
          </w:p>
          <w:p w14:paraId="16B34FFE" w14:textId="77777777" w:rsidR="000876E3" w:rsidRPr="00A52F22" w:rsidRDefault="000876E3" w:rsidP="00353ACC">
            <w:pPr>
              <w:pStyle w:val="StyleTableText6ptAfterbefore"/>
              <w:numPr>
                <w:ilvl w:val="0"/>
                <w:numId w:val="15"/>
              </w:numPr>
              <w:ind w:left="252" w:hanging="252"/>
            </w:pPr>
            <w:r w:rsidRPr="00A52F22">
              <w:t>1P = Worldspan</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4FFF" w14:textId="77777777" w:rsidR="000876E3" w:rsidRPr="0037626C" w:rsidRDefault="000876E3" w:rsidP="001F179A">
            <w:pPr>
              <w:pStyle w:val="StyleArial8ptBefore3ptAfter3ptLinespacingsing"/>
            </w:pPr>
            <w:r w:rsidRPr="0037626C">
              <w:t>System Originating the Booking Reference ID</w:t>
            </w:r>
          </w:p>
        </w:tc>
      </w:tr>
      <w:tr w:rsidR="000876E3" w:rsidRPr="00F860DF" w14:paraId="16B3500E"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5001" w14:textId="77777777" w:rsidR="000876E3" w:rsidRPr="0037626C" w:rsidRDefault="000876E3"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5002" w14:textId="77777777" w:rsidR="000876E3" w:rsidRPr="0037626C" w:rsidRDefault="000876E3" w:rsidP="00DC75E7">
            <w:pPr>
              <w:pStyle w:val="StyleArial8ptAfter0ptLinespacingsingle"/>
            </w:pPr>
            <w:r w:rsidRPr="0037626C">
              <w:t>@ResI</w:t>
            </w:r>
            <w:r>
              <w:t>D_</w:t>
            </w:r>
            <w:r w:rsidRPr="0037626C">
              <w:t>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5003" w14:textId="77777777" w:rsidR="000876E3" w:rsidRPr="00920F73" w:rsidRDefault="000876E3" w:rsidP="00920F73">
            <w:pPr>
              <w:pStyle w:val="StyleArial8ptAfter0ptLinespacingsingle"/>
            </w:pPr>
            <w:r w:rsidRPr="00920F73">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5004" w14:textId="77777777" w:rsidR="000876E3" w:rsidRDefault="000876E3" w:rsidP="00193745">
            <w:pPr>
              <w:pStyle w:val="StyleTableText6ptAfterbefore"/>
              <w:rPr>
                <w:szCs w:val="16"/>
              </w:rPr>
            </w:pPr>
            <w:r w:rsidRPr="0037626C">
              <w:rPr>
                <w:szCs w:val="16"/>
              </w:rPr>
              <w:t>StringLength1to64</w:t>
            </w:r>
          </w:p>
          <w:p w14:paraId="16B35005" w14:textId="77777777" w:rsidR="000876E3" w:rsidRDefault="000876E3" w:rsidP="00073DC3">
            <w:pPr>
              <w:spacing w:after="0" w:line="240" w:lineRule="auto"/>
              <w:rPr>
                <w:rFonts w:ascii="Arial" w:hAnsi="Arial" w:cs="Arial"/>
                <w:sz w:val="16"/>
                <w:szCs w:val="16"/>
              </w:rPr>
            </w:pPr>
            <w:r w:rsidRPr="00920F73">
              <w:rPr>
                <w:rFonts w:ascii="Arial" w:hAnsi="Arial" w:cs="Arial"/>
                <w:b/>
                <w:sz w:val="16"/>
                <w:szCs w:val="16"/>
              </w:rPr>
              <w:t>GDS Note:</w:t>
            </w:r>
            <w:r w:rsidRPr="00920F73">
              <w:rPr>
                <w:rFonts w:ascii="Arial" w:hAnsi="Arial" w:cs="Arial"/>
                <w:sz w:val="16"/>
                <w:szCs w:val="16"/>
              </w:rPr>
              <w:tab/>
              <w:t>*Mandatory forConfirmation Number @ResID_Type=”14”</w:t>
            </w:r>
          </w:p>
          <w:p w14:paraId="16B35006" w14:textId="77777777" w:rsidR="000876E3" w:rsidRPr="0037626C" w:rsidRDefault="000876E3" w:rsidP="00193745">
            <w:pPr>
              <w:pStyle w:val="StyleTableText6ptAfterbefore"/>
            </w:pPr>
            <w:r w:rsidRPr="0037626C">
              <w:rPr>
                <w:i/>
              </w:rPr>
              <w:t>Example – Confirmation Number</w:t>
            </w:r>
          </w:p>
          <w:p w14:paraId="16B35007" w14:textId="77777777" w:rsidR="000876E3" w:rsidRPr="0037626C" w:rsidRDefault="000876E3" w:rsidP="00193745">
            <w:pPr>
              <w:pStyle w:val="StyleTableText6ptAfterbefore"/>
            </w:pPr>
            <w:r w:rsidRPr="0037626C">
              <w:t>&lt;HotelReservationID</w:t>
            </w:r>
          </w:p>
          <w:p w14:paraId="16B35008" w14:textId="77777777" w:rsidR="000876E3" w:rsidRPr="0037626C" w:rsidRDefault="000876E3" w:rsidP="00193745">
            <w:pPr>
              <w:pStyle w:val="StyleTableText6ptAfterbefore"/>
            </w:pPr>
            <w:r w:rsidRPr="0037626C">
              <w:t>ResID</w:t>
            </w:r>
            <w:r>
              <w:t>_</w:t>
            </w:r>
            <w:r w:rsidRPr="0037626C">
              <w:t>Type=”14” ResID</w:t>
            </w:r>
            <w:r>
              <w:t>_</w:t>
            </w:r>
            <w:r w:rsidRPr="0037626C">
              <w:t>Value=”1234567890”</w:t>
            </w:r>
          </w:p>
          <w:p w14:paraId="16B35009" w14:textId="77777777" w:rsidR="000876E3" w:rsidRPr="0037626C" w:rsidRDefault="000876E3" w:rsidP="00DC75E7">
            <w:pPr>
              <w:pStyle w:val="StyleTableText6ptAfterbefore"/>
              <w:rPr>
                <w:rFonts w:cs="Arial"/>
                <w:szCs w:val="16"/>
              </w:rPr>
            </w:pPr>
            <w:r w:rsidRPr="0037626C">
              <w:rPr>
                <w:rFonts w:cs="Arial"/>
                <w:b/>
                <w:szCs w:val="16"/>
              </w:rPr>
              <w:t>ResID</w:t>
            </w:r>
            <w:r>
              <w:rPr>
                <w:rFonts w:cs="Arial"/>
                <w:b/>
                <w:szCs w:val="16"/>
              </w:rPr>
              <w:t>_</w:t>
            </w:r>
            <w:r w:rsidRPr="0037626C">
              <w:rPr>
                <w:rFonts w:cs="Arial"/>
                <w:b/>
                <w:szCs w:val="16"/>
              </w:rPr>
              <w:t>Source</w:t>
            </w:r>
            <w:r>
              <w:rPr>
                <w:rFonts w:cs="Arial"/>
                <w:b/>
                <w:szCs w:val="16"/>
              </w:rPr>
              <w:t>C</w:t>
            </w:r>
            <w:r w:rsidRPr="0037626C">
              <w:rPr>
                <w:rFonts w:cs="Arial"/>
                <w:b/>
                <w:szCs w:val="16"/>
              </w:rPr>
              <w:t>ontext=”XX”</w:t>
            </w:r>
            <w:r w:rsidRPr="0037626C">
              <w:rPr>
                <w:rFonts w:cs="Arial"/>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500A" w14:textId="77777777" w:rsidR="000876E3" w:rsidRPr="0037626C" w:rsidRDefault="000876E3" w:rsidP="001F179A">
            <w:pPr>
              <w:pStyle w:val="StyleArial8ptCenteredAfter0ptLinespacingsingle"/>
            </w:pPr>
            <w:r w:rsidRPr="0037626C">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500B" w14:textId="77777777" w:rsidR="000876E3" w:rsidRPr="0037626C" w:rsidRDefault="000876E3" w:rsidP="00193745">
            <w:pPr>
              <w:pStyle w:val="TableText"/>
              <w:spacing w:before="120" w:after="120"/>
              <w:rPr>
                <w:i/>
                <w:sz w:val="16"/>
                <w:szCs w:val="16"/>
              </w:rPr>
            </w:pPr>
            <w:r w:rsidRPr="0037626C">
              <w:rPr>
                <w:i/>
                <w:sz w:val="16"/>
                <w:szCs w:val="16"/>
              </w:rPr>
              <w:t>Valid value  for Confirmation Number @ResID_Type=”14”:</w:t>
            </w:r>
          </w:p>
          <w:p w14:paraId="16B3500C" w14:textId="77777777" w:rsidR="000876E3" w:rsidRPr="0037626C" w:rsidRDefault="000876E3" w:rsidP="00A6797F">
            <w:pPr>
              <w:pStyle w:val="TableText"/>
              <w:rPr>
                <w:i/>
                <w:sz w:val="16"/>
                <w:szCs w:val="16"/>
              </w:rPr>
            </w:pPr>
            <w:r w:rsidRPr="0037626C">
              <w:rPr>
                <w:i/>
                <w:sz w:val="16"/>
                <w:szCs w:val="16"/>
              </w:rPr>
              <w:t>XX=Chain Code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500D" w14:textId="77777777" w:rsidR="000876E3" w:rsidRPr="0037626C" w:rsidRDefault="000876E3" w:rsidP="00CA7F1D">
            <w:pPr>
              <w:pStyle w:val="StyleArial8ptBefore3ptAfter3ptLinespacingsing"/>
            </w:pPr>
            <w:r w:rsidRPr="0037626C">
              <w:t>Hotel Chain Originating Confirmation Number</w:t>
            </w:r>
          </w:p>
        </w:tc>
      </w:tr>
      <w:tr w:rsidR="000876E3" w:rsidRPr="00F860DF" w14:paraId="16B35015" w14:textId="77777777" w:rsidTr="000876E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16B3500F" w14:textId="77777777" w:rsidR="000876E3" w:rsidRPr="00F24907" w:rsidRDefault="000876E3" w:rsidP="00353ACC">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5010" w14:textId="77777777" w:rsidR="000876E3" w:rsidRDefault="000876E3" w:rsidP="00A6797F">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5011" w14:textId="77777777" w:rsidR="000876E3" w:rsidRDefault="000876E3" w:rsidP="00A6797F">
            <w:pPr>
              <w:pStyle w:val="TableText"/>
              <w:rPr>
                <w:i/>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5012" w14:textId="77777777" w:rsidR="000876E3" w:rsidRPr="00214888" w:rsidRDefault="000876E3" w:rsidP="00A6797F">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5013" w14:textId="77777777" w:rsidR="000876E3" w:rsidRPr="00214888" w:rsidRDefault="000876E3" w:rsidP="00A6797F">
            <w:pPr>
              <w:spacing w:after="0" w:line="24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5014" w14:textId="77777777" w:rsidR="000876E3" w:rsidRPr="00214888" w:rsidRDefault="000876E3" w:rsidP="00A6797F">
            <w:pPr>
              <w:spacing w:after="0" w:line="240" w:lineRule="auto"/>
              <w:rPr>
                <w:rFonts w:ascii="Arial" w:hAnsi="Arial" w:cs="Arial"/>
                <w:sz w:val="16"/>
                <w:szCs w:val="16"/>
              </w:rPr>
            </w:pPr>
          </w:p>
        </w:tc>
      </w:tr>
      <w:tr w:rsidR="000876E3" w:rsidRPr="00950E3F" w14:paraId="16B35021"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16B35016" w14:textId="77777777" w:rsidR="000876E3" w:rsidRPr="001A3862" w:rsidRDefault="000876E3" w:rsidP="001F179A">
            <w:pPr>
              <w:pStyle w:val="StyleArial8ptBoldAfter0ptLinespacing15lines"/>
            </w:pPr>
            <w:r w:rsidRPr="001A3862">
              <w:t>1</w:t>
            </w:r>
          </w:p>
          <w:p w14:paraId="16B35017" w14:textId="77777777" w:rsidR="000876E3" w:rsidRPr="001A3862" w:rsidRDefault="000876E3" w:rsidP="001F179A">
            <w:pPr>
              <w:pStyle w:val="StyleArial8ptBoldAfter0ptLinespacing15lines"/>
            </w:pPr>
            <w:r w:rsidRPr="001A3862">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16B35018" w14:textId="77777777" w:rsidR="000876E3" w:rsidRPr="001A3862" w:rsidRDefault="000876E3" w:rsidP="001F179A">
            <w:pPr>
              <w:pStyle w:val="StyleArial8ptBoldAfter0ptLinespacing15lines"/>
            </w:pPr>
            <w:r w:rsidRPr="001A3862">
              <w:t>Errors</w:t>
            </w:r>
          </w:p>
          <w:p w14:paraId="16B35019" w14:textId="77777777" w:rsidR="000876E3" w:rsidRPr="001A3862" w:rsidRDefault="000876E3" w:rsidP="001F179A">
            <w:pPr>
              <w:pStyle w:val="StyleArial8ptBoldAfter0ptLinespacing15lines"/>
            </w:pPr>
            <w:r w:rsidRPr="001A3862">
              <w:t>Error</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16B3501A" w14:textId="77777777" w:rsidR="000876E3" w:rsidRPr="001A3862" w:rsidRDefault="000876E3" w:rsidP="001F179A">
            <w:pPr>
              <w:pStyle w:val="StyleArial8ptBoldAfter0ptLinespacing15lines"/>
            </w:pPr>
            <w:r w:rsidRPr="001A3862">
              <w:t>A</w:t>
            </w:r>
          </w:p>
          <w:p w14:paraId="16B3501B" w14:textId="77777777" w:rsidR="000876E3" w:rsidRPr="001A3862" w:rsidRDefault="000876E3" w:rsidP="001F179A">
            <w:pPr>
              <w:pStyle w:val="StyleArial8ptBoldAfter0ptLinespacing15lines"/>
            </w:pPr>
            <w:r w:rsidRPr="001A386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16B3501C" w14:textId="77777777" w:rsidR="000876E3" w:rsidRPr="001A3862" w:rsidRDefault="000876E3" w:rsidP="00950E3F">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16B3501D" w14:textId="77777777" w:rsidR="000876E3" w:rsidRPr="006343E9" w:rsidRDefault="000876E3" w:rsidP="006C54B5">
            <w:pPr>
              <w:spacing w:after="0" w:line="360" w:lineRule="auto"/>
              <w:jc w:val="center"/>
              <w:rPr>
                <w:rFonts w:ascii="Arial" w:hAnsi="Arial" w:cs="Arial"/>
                <w:b/>
                <w:sz w:val="16"/>
                <w:szCs w:val="16"/>
              </w:rPr>
            </w:pPr>
            <w:r w:rsidRPr="006343E9">
              <w:rPr>
                <w:rFonts w:ascii="Arial" w:hAnsi="Arial" w:cs="Arial"/>
                <w:b/>
                <w:sz w:val="16"/>
                <w:szCs w:val="16"/>
              </w:rPr>
              <w:t>GDS</w:t>
            </w:r>
          </w:p>
          <w:p w14:paraId="16B3501E" w14:textId="77777777" w:rsidR="000876E3" w:rsidRPr="006343E9" w:rsidRDefault="000876E3" w:rsidP="006C54B5">
            <w:pPr>
              <w:spacing w:after="0" w:line="360" w:lineRule="auto"/>
              <w:jc w:val="center"/>
              <w:rPr>
                <w:rFonts w:ascii="Arial" w:hAnsi="Arial" w:cs="Arial"/>
                <w:b/>
                <w:sz w:val="16"/>
                <w:szCs w:val="16"/>
              </w:rPr>
            </w:pPr>
            <w:r w:rsidRPr="006343E9">
              <w:rPr>
                <w:rFonts w:ascii="Arial" w:hAnsi="Arial" w:cs="Arial"/>
                <w:b/>
                <w:sz w:val="16"/>
                <w:szCs w:val="16"/>
              </w:rPr>
              <w:t>1 -6</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16B3501F" w14:textId="77777777" w:rsidR="000876E3" w:rsidRPr="00950E3F" w:rsidRDefault="000876E3" w:rsidP="00950E3F">
            <w:pPr>
              <w:spacing w:after="0" w:line="360" w:lineRule="auto"/>
              <w:rPr>
                <w:rFonts w:ascii="Arial" w:hAnsi="Arial" w:cs="Arial"/>
                <w:sz w:val="16"/>
                <w:szCs w:val="16"/>
              </w:rPr>
            </w:pPr>
          </w:p>
        </w:tc>
        <w:tc>
          <w:tcPr>
            <w:tcW w:w="3600" w:type="dxa"/>
            <w:tcBorders>
              <w:top w:val="single" w:sz="4" w:space="0" w:color="C0C0C0"/>
              <w:left w:val="single" w:sz="4" w:space="0" w:color="C0C0C0"/>
              <w:bottom w:val="single" w:sz="4" w:space="0" w:color="C0C0C0"/>
              <w:right w:val="single" w:sz="4" w:space="0" w:color="C0C0C0"/>
            </w:tcBorders>
            <w:shd w:val="clear" w:color="auto" w:fill="F2F2F2"/>
          </w:tcPr>
          <w:p w14:paraId="16B35020" w14:textId="77777777" w:rsidR="000876E3" w:rsidRPr="00950E3F" w:rsidRDefault="000876E3" w:rsidP="00950E3F">
            <w:pPr>
              <w:spacing w:after="0" w:line="360" w:lineRule="auto"/>
              <w:rPr>
                <w:rFonts w:ascii="Arial" w:hAnsi="Arial" w:cs="Arial"/>
                <w:sz w:val="16"/>
                <w:szCs w:val="16"/>
              </w:rPr>
            </w:pPr>
          </w:p>
        </w:tc>
      </w:tr>
      <w:tr w:rsidR="000876E3" w:rsidRPr="00F860DF" w14:paraId="16B35030"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5022" w14:textId="77777777" w:rsidR="000876E3" w:rsidRPr="00214888" w:rsidRDefault="000876E3" w:rsidP="00E31D2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5023" w14:textId="77777777" w:rsidR="000876E3" w:rsidRPr="00214888" w:rsidRDefault="000876E3" w:rsidP="001F179A">
            <w:pPr>
              <w:pStyle w:val="StyleArial8ptAfter0ptLinespacingsingle"/>
            </w:pPr>
            <w:r w:rsidRPr="00214888">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5024" w14:textId="77777777" w:rsidR="000876E3" w:rsidRPr="00214888" w:rsidRDefault="000876E3" w:rsidP="001F179A">
            <w:pPr>
              <w:pStyle w:val="StyleArial8ptCenteredAfter0ptLinespacingsingle"/>
            </w:pPr>
            <w:r w:rsidRPr="00214888">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5025" w14:textId="77777777" w:rsidR="000876E3" w:rsidRPr="00B845FD" w:rsidRDefault="000876E3" w:rsidP="001F179A">
            <w:pPr>
              <w:pStyle w:val="StyleTableText8pt"/>
            </w:pPr>
            <w:r w:rsidRPr="00B845FD">
              <w:t>OTA_CodeType</w:t>
            </w:r>
          </w:p>
          <w:p w14:paraId="16B35026" w14:textId="77777777" w:rsidR="000876E3" w:rsidRPr="0045111D" w:rsidRDefault="000876E3" w:rsidP="001F179A">
            <w:pPr>
              <w:pStyle w:val="StyleTableText8pt"/>
            </w:pPr>
            <w:r w:rsidRPr="0045111D">
              <w:rPr>
                <w:i/>
              </w:rPr>
              <w:t>Example:</w:t>
            </w:r>
          </w:p>
          <w:p w14:paraId="16B35027" w14:textId="77777777" w:rsidR="000876E3" w:rsidRPr="00BF6155" w:rsidRDefault="000876E3" w:rsidP="001F179A">
            <w:pPr>
              <w:pStyle w:val="StyleArial8ptAfter0ptLinespacingsingle"/>
            </w:pPr>
            <w:r w:rsidRPr="00BF6155">
              <w:t>&lt;Errors&gt;</w:t>
            </w:r>
          </w:p>
          <w:p w14:paraId="16B35028" w14:textId="77777777" w:rsidR="000876E3" w:rsidRPr="00214888" w:rsidRDefault="000876E3" w:rsidP="00E07383">
            <w:pPr>
              <w:spacing w:after="0" w:line="240" w:lineRule="auto"/>
              <w:rPr>
                <w:rFonts w:ascii="Arial" w:hAnsi="Arial" w:cs="Arial"/>
                <w:sz w:val="16"/>
                <w:szCs w:val="16"/>
              </w:rPr>
            </w:pPr>
            <w:r w:rsidRPr="00BF6155">
              <w:rPr>
                <w:rFonts w:ascii="Arial" w:hAnsi="Arial" w:cs="Arial"/>
                <w:sz w:val="16"/>
                <w:szCs w:val="16"/>
              </w:rPr>
              <w:t xml:space="preserve">&lt;Error </w:t>
            </w:r>
            <w:r w:rsidRPr="00E07383">
              <w:rPr>
                <w:rFonts w:ascii="Arial" w:hAnsi="Arial" w:cs="Arial"/>
                <w:b/>
                <w:sz w:val="16"/>
                <w:szCs w:val="16"/>
              </w:rPr>
              <w:t>Type="3"</w:t>
            </w:r>
            <w:r w:rsidRPr="00BF6155">
              <w:rPr>
                <w:rFonts w:ascii="Arial" w:hAnsi="Arial" w:cs="Arial"/>
                <w:sz w:val="16"/>
                <w:szCs w:val="16"/>
              </w:rPr>
              <w:t xml:space="preserve"> </w:t>
            </w:r>
            <w:r w:rsidRPr="00E07383">
              <w:rPr>
                <w:rFonts w:ascii="Arial" w:hAnsi="Arial" w:cs="Arial"/>
                <w:sz w:val="16"/>
                <w:szCs w:val="16"/>
              </w:rPr>
              <w:t>Code="371"&gt;</w:t>
            </w:r>
            <w:r w:rsidRPr="00E07383">
              <w:rPr>
                <w:rFonts w:ascii="Arial" w:hAnsi="Arial" w:cs="Arial"/>
                <w:sz w:val="16"/>
                <w:szCs w:val="16"/>
                <w:lang w:val="en-AU"/>
              </w:rPr>
              <w:t>Deposit Reqired</w:t>
            </w:r>
            <w:r w:rsidRPr="00E07383">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5029" w14:textId="77777777" w:rsidR="000876E3" w:rsidRPr="00214888" w:rsidRDefault="000876E3" w:rsidP="001F179A">
            <w:pPr>
              <w:pStyle w:val="StyleArial8ptCenteredAfter0ptLinespacingsingle"/>
            </w:pPr>
            <w: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502A" w14:textId="77777777" w:rsidR="000876E3" w:rsidRPr="00B845FD" w:rsidRDefault="000876E3" w:rsidP="001F179A">
            <w:pPr>
              <w:pStyle w:val="StyleTableText8pt"/>
            </w:pPr>
            <w:r w:rsidRPr="00B845FD">
              <w:t>OTA Code List – (EWT)</w:t>
            </w:r>
          </w:p>
          <w:p w14:paraId="16B3502B" w14:textId="77777777" w:rsidR="000876E3" w:rsidRPr="00B845FD" w:rsidRDefault="000876E3" w:rsidP="001F179A">
            <w:pPr>
              <w:pStyle w:val="StyleTableText8pt"/>
            </w:pPr>
            <w:r w:rsidRPr="00B845FD">
              <w:t>Error Warning Type</w:t>
            </w:r>
          </w:p>
          <w:p w14:paraId="16B3502C" w14:textId="77777777" w:rsidR="000876E3" w:rsidRPr="00B845FD" w:rsidRDefault="000876E3" w:rsidP="001F179A">
            <w:pPr>
              <w:pStyle w:val="StyleTableText8pt"/>
            </w:pPr>
            <w:r w:rsidRPr="00B845FD">
              <w:t>See App</w:t>
            </w:r>
            <w:r>
              <w:t>endix</w:t>
            </w:r>
            <w:r w:rsidRPr="00B845FD">
              <w:t xml:space="preserve"> A, Figure </w:t>
            </w:r>
            <w:r>
              <w:t>7</w:t>
            </w:r>
            <w:r w:rsidRPr="00B845FD">
              <w:t xml:space="preserve"> for list</w:t>
            </w:r>
            <w:r>
              <w:t>.</w:t>
            </w:r>
          </w:p>
          <w:p w14:paraId="16B3502D" w14:textId="77777777" w:rsidR="000876E3" w:rsidRPr="0088563C" w:rsidRDefault="000876E3" w:rsidP="00E31D29">
            <w:pPr>
              <w:pStyle w:val="TableText"/>
              <w:rPr>
                <w:i/>
                <w:sz w:val="16"/>
                <w:szCs w:val="16"/>
              </w:rPr>
            </w:pPr>
            <w:r w:rsidRPr="0088563C">
              <w:rPr>
                <w:i/>
                <w:sz w:val="16"/>
                <w:szCs w:val="16"/>
              </w:rPr>
              <w:t>Example value:</w:t>
            </w:r>
          </w:p>
          <w:p w14:paraId="16B3502E" w14:textId="77777777" w:rsidR="000876E3" w:rsidRPr="00214888" w:rsidRDefault="000876E3" w:rsidP="00193745">
            <w:pPr>
              <w:pStyle w:val="StyleArial8ptAfter0ptLinespacingsingle"/>
            </w:pPr>
            <w:r w:rsidRPr="0088563C">
              <w:rPr>
                <w:lang w:val="en-AU"/>
              </w:rPr>
              <w:t>3 = Biz rule</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502F" w14:textId="77777777" w:rsidR="000876E3" w:rsidRPr="00214888" w:rsidRDefault="000876E3" w:rsidP="00E31D29">
            <w:pPr>
              <w:spacing w:after="0" w:line="240" w:lineRule="auto"/>
              <w:rPr>
                <w:rFonts w:ascii="Arial" w:hAnsi="Arial" w:cs="Arial"/>
                <w:sz w:val="16"/>
                <w:szCs w:val="16"/>
              </w:rPr>
            </w:pPr>
          </w:p>
        </w:tc>
      </w:tr>
      <w:tr w:rsidR="000876E3" w:rsidRPr="00F860DF" w14:paraId="16B35042"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5031" w14:textId="77777777" w:rsidR="000876E3" w:rsidRPr="00214888" w:rsidRDefault="000876E3" w:rsidP="00E31D2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5032" w14:textId="77777777" w:rsidR="000876E3" w:rsidRPr="00D80A94" w:rsidRDefault="000876E3" w:rsidP="001F179A">
            <w:pPr>
              <w:pStyle w:val="StyleArial8ptAfter0ptLinespacingsingle"/>
            </w:pPr>
            <w:r w:rsidRPr="00D80A94">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5033" w14:textId="77777777" w:rsidR="000876E3" w:rsidRPr="00D80A94" w:rsidRDefault="000876E3" w:rsidP="001F179A">
            <w:pPr>
              <w:pStyle w:val="StyleArial8ptCenteredAfter0ptLinespacingsingle"/>
            </w:pPr>
            <w:r w:rsidRPr="00D80A94">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5034" w14:textId="77777777" w:rsidR="000876E3" w:rsidRPr="00D80A94" w:rsidRDefault="000876E3" w:rsidP="001F179A">
            <w:pPr>
              <w:pStyle w:val="StyleTableText8pt"/>
            </w:pPr>
            <w:r w:rsidRPr="00D80A94">
              <w:t>OTA_CodeType</w:t>
            </w:r>
          </w:p>
          <w:p w14:paraId="16B35035" w14:textId="77777777" w:rsidR="000876E3" w:rsidRPr="00D80A94" w:rsidRDefault="000876E3" w:rsidP="001F179A">
            <w:pPr>
              <w:pStyle w:val="StyleTableText8pt"/>
            </w:pPr>
            <w:r w:rsidRPr="00D80A94">
              <w:rPr>
                <w:i/>
              </w:rPr>
              <w:t>Example:</w:t>
            </w:r>
          </w:p>
          <w:p w14:paraId="16B35036" w14:textId="77777777" w:rsidR="000876E3" w:rsidRPr="00D80A94" w:rsidRDefault="000876E3" w:rsidP="001F179A">
            <w:pPr>
              <w:pStyle w:val="StyleArial8ptAfter0ptLinespacingsingle"/>
            </w:pPr>
            <w:r w:rsidRPr="00D80A94">
              <w:t>&lt;Errors&gt;</w:t>
            </w:r>
          </w:p>
          <w:p w14:paraId="16B35037" w14:textId="77777777" w:rsidR="000876E3" w:rsidRPr="00D80A94" w:rsidRDefault="000876E3" w:rsidP="001F179A">
            <w:pPr>
              <w:pStyle w:val="StyleTableText8pt"/>
              <w:rPr>
                <w:lang w:val="es-MX"/>
              </w:rPr>
            </w:pPr>
            <w:r w:rsidRPr="00D80A94">
              <w:t xml:space="preserve">&lt;Error Type="3" </w:t>
            </w:r>
            <w:r w:rsidRPr="00D80A94">
              <w:rPr>
                <w:b/>
              </w:rPr>
              <w:t>Code="371</w:t>
            </w:r>
            <w:r w:rsidRPr="001F179A">
              <w:t>"&gt;Deposit Reqired&lt;/Error&gt;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5038" w14:textId="77777777" w:rsidR="000876E3" w:rsidRPr="00D80A94" w:rsidRDefault="000876E3" w:rsidP="001F179A">
            <w:pPr>
              <w:pStyle w:val="StyleArial8ptCenteredAfter0ptLinespacingsingle"/>
            </w:pPr>
            <w:r w:rsidRPr="00D80A9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5039" w14:textId="77777777" w:rsidR="000876E3" w:rsidRPr="00D80A94" w:rsidRDefault="000876E3" w:rsidP="001F179A">
            <w:pPr>
              <w:pStyle w:val="StyleTableText8pt"/>
            </w:pPr>
            <w:r w:rsidRPr="00D80A94">
              <w:t>OTA Code List – (ERR)</w:t>
            </w:r>
          </w:p>
          <w:p w14:paraId="16B3503A" w14:textId="77777777" w:rsidR="000876E3" w:rsidRPr="00D80A94" w:rsidRDefault="000876E3" w:rsidP="001F179A">
            <w:pPr>
              <w:pStyle w:val="StyleTableText8pt"/>
            </w:pPr>
            <w:r w:rsidRPr="00D80A94">
              <w:t>Error Codes</w:t>
            </w:r>
          </w:p>
          <w:p w14:paraId="16B3503B" w14:textId="77777777" w:rsidR="000876E3" w:rsidRDefault="000876E3" w:rsidP="001F179A">
            <w:pPr>
              <w:pStyle w:val="StyleTableText8pt"/>
            </w:pPr>
            <w:r w:rsidRPr="00D80A94">
              <w:t>See App</w:t>
            </w:r>
            <w:r>
              <w:t>endix</w:t>
            </w:r>
            <w:r w:rsidRPr="00D80A94">
              <w:t xml:space="preserve"> A, Figure 8 for list</w:t>
            </w:r>
            <w:r>
              <w:t>.</w:t>
            </w:r>
          </w:p>
          <w:p w14:paraId="16B3503C" w14:textId="77777777" w:rsidR="000876E3" w:rsidRPr="00D80A94" w:rsidRDefault="000876E3" w:rsidP="001F179A">
            <w:pPr>
              <w:pStyle w:val="StyleTableText8pt"/>
            </w:pPr>
            <w:r w:rsidRPr="00D80A94">
              <w:rPr>
                <w:b/>
              </w:rPr>
              <w:t>Note:</w:t>
            </w:r>
            <w:r>
              <w:rPr>
                <w:b/>
              </w:rPr>
              <w:t xml:space="preserve">  </w:t>
            </w:r>
            <w:r>
              <w:t>T</w:t>
            </w:r>
            <w:r w:rsidRPr="00D80A94">
              <w:t>hese are the only codes supported by Travelport</w:t>
            </w:r>
            <w:r>
              <w:t>.</w:t>
            </w:r>
          </w:p>
          <w:p w14:paraId="16B3503D" w14:textId="77777777" w:rsidR="000876E3" w:rsidRPr="00D80A94" w:rsidRDefault="000876E3" w:rsidP="001F179A">
            <w:pPr>
              <w:pStyle w:val="StyleTableText8pt"/>
            </w:pPr>
            <w:r w:rsidRPr="00D80A94">
              <w:rPr>
                <w:i/>
              </w:rPr>
              <w:t>Example value</w:t>
            </w:r>
            <w:r w:rsidRPr="00D80A94">
              <w:t>:</w:t>
            </w:r>
          </w:p>
          <w:p w14:paraId="16B3503E" w14:textId="77777777" w:rsidR="000876E3" w:rsidRPr="00D80A94" w:rsidRDefault="000876E3" w:rsidP="00E31D29">
            <w:pPr>
              <w:rPr>
                <w:rFonts w:ascii="Arial" w:hAnsi="Arial" w:cs="Arial"/>
                <w:sz w:val="16"/>
                <w:szCs w:val="16"/>
                <w:lang w:val="en-AU"/>
              </w:rPr>
            </w:pPr>
            <w:r w:rsidRPr="00F839E4">
              <w:rPr>
                <w:rFonts w:ascii="Arial" w:hAnsi="Arial" w:cs="Arial"/>
                <w:sz w:val="16"/>
                <w:szCs w:val="16"/>
              </w:rPr>
              <w:t>371</w:t>
            </w:r>
            <w:r w:rsidRPr="00D80A94">
              <w:rPr>
                <w:sz w:val="16"/>
                <w:szCs w:val="16"/>
              </w:rPr>
              <w:t xml:space="preserve"> = </w:t>
            </w:r>
            <w:r w:rsidRPr="00D80A94">
              <w:rPr>
                <w:rFonts w:ascii="Arial" w:hAnsi="Arial" w:cs="Arial"/>
                <w:sz w:val="16"/>
                <w:szCs w:val="16"/>
                <w:lang w:val="en-AU"/>
              </w:rPr>
              <w:t>Full payment or deposit required</w:t>
            </w:r>
          </w:p>
          <w:p w14:paraId="16B3503F" w14:textId="77777777" w:rsidR="000876E3" w:rsidRPr="00D80A94" w:rsidRDefault="000876E3" w:rsidP="00E31D29">
            <w:pPr>
              <w:rPr>
                <w:rFonts w:ascii="Arial" w:hAnsi="Arial" w:cs="Arial"/>
                <w:sz w:val="16"/>
                <w:szCs w:val="16"/>
                <w:lang w:val="en-AU"/>
              </w:rPr>
            </w:pPr>
            <w:r w:rsidRPr="00F839E4">
              <w:rPr>
                <w:rFonts w:ascii="Arial" w:hAnsi="Arial" w:cs="Arial"/>
                <w:b/>
                <w:sz w:val="16"/>
                <w:szCs w:val="16"/>
                <w:lang w:val="en-AU"/>
              </w:rPr>
              <w:t>Galileo GDS Note:</w:t>
            </w:r>
            <w:r w:rsidRPr="00D80A94">
              <w:rPr>
                <w:rFonts w:ascii="Arial" w:hAnsi="Arial" w:cs="Arial"/>
                <w:sz w:val="16"/>
                <w:szCs w:val="16"/>
                <w:lang w:val="en-AU"/>
              </w:rPr>
              <w:t xml:space="preserve">  The OTA Code will be mapped to Galileo Error Codes as illustrated in App</w:t>
            </w:r>
            <w:r>
              <w:rPr>
                <w:rFonts w:ascii="Arial" w:hAnsi="Arial" w:cs="Arial"/>
                <w:sz w:val="16"/>
                <w:szCs w:val="16"/>
                <w:lang w:val="en-AU"/>
              </w:rPr>
              <w:t>endix</w:t>
            </w:r>
            <w:r w:rsidRPr="00D80A94">
              <w:rPr>
                <w:rFonts w:ascii="Arial" w:hAnsi="Arial" w:cs="Arial"/>
                <w:sz w:val="16"/>
                <w:szCs w:val="16"/>
                <w:lang w:val="en-AU"/>
              </w:rPr>
              <w:t xml:space="preserve"> A, Figure 8.</w:t>
            </w:r>
          </w:p>
          <w:p w14:paraId="16B35040" w14:textId="77777777" w:rsidR="000876E3" w:rsidRPr="00D80A94" w:rsidRDefault="000876E3" w:rsidP="00E31D29">
            <w:pPr>
              <w:rPr>
                <w:rFonts w:ascii="Arial" w:hAnsi="Arial" w:cs="Arial"/>
                <w:sz w:val="16"/>
                <w:szCs w:val="16"/>
              </w:rPr>
            </w:pPr>
            <w:r w:rsidRPr="00F839E4">
              <w:rPr>
                <w:rFonts w:ascii="Arial" w:hAnsi="Arial" w:cs="Arial"/>
                <w:b/>
                <w:sz w:val="16"/>
                <w:szCs w:val="16"/>
                <w:lang w:val="en-AU"/>
              </w:rPr>
              <w:t>Worldspan GDS Note:</w:t>
            </w:r>
            <w:r w:rsidRPr="00D80A94">
              <w:rPr>
                <w:rFonts w:ascii="Arial" w:hAnsi="Arial" w:cs="Arial"/>
                <w:sz w:val="16"/>
                <w:szCs w:val="16"/>
                <w:lang w:val="en-AU"/>
              </w:rPr>
              <w:t xml:space="preserve">  If </w:t>
            </w:r>
            <w:r w:rsidRPr="00D80A94">
              <w:rPr>
                <w:rFonts w:ascii="Arial" w:hAnsi="Arial" w:cs="Arial"/>
                <w:b/>
                <w:sz w:val="16"/>
                <w:szCs w:val="16"/>
                <w:u w:val="single"/>
                <w:lang w:val="en-AU"/>
              </w:rPr>
              <w:t>only</w:t>
            </w:r>
            <w:r w:rsidRPr="00D80A94">
              <w:rPr>
                <w:rFonts w:ascii="Arial" w:hAnsi="Arial" w:cs="Arial"/>
                <w:sz w:val="16"/>
                <w:szCs w:val="16"/>
                <w:lang w:val="en-AU"/>
              </w:rPr>
              <w:t xml:space="preserve"> an OTA Error Code is pa</w:t>
            </w:r>
            <w:r>
              <w:rPr>
                <w:rFonts w:ascii="Arial" w:hAnsi="Arial" w:cs="Arial"/>
                <w:sz w:val="16"/>
                <w:szCs w:val="16"/>
                <w:lang w:val="en-AU"/>
              </w:rPr>
              <w:t>ssed in the XML (no error text),</w:t>
            </w:r>
            <w:r w:rsidRPr="00D80A94">
              <w:rPr>
                <w:rFonts w:ascii="Arial" w:hAnsi="Arial" w:cs="Arial"/>
                <w:sz w:val="16"/>
                <w:szCs w:val="16"/>
                <w:lang w:val="en-AU"/>
              </w:rPr>
              <w:t xml:space="preserve"> the code will be mapped to Worldspan Error Codes as illustrated in App</w:t>
            </w:r>
            <w:r>
              <w:rPr>
                <w:rFonts w:ascii="Arial" w:hAnsi="Arial" w:cs="Arial"/>
                <w:sz w:val="16"/>
                <w:szCs w:val="16"/>
                <w:lang w:val="en-AU"/>
              </w:rPr>
              <w:t>endix</w:t>
            </w:r>
            <w:r w:rsidRPr="00D80A94">
              <w:rPr>
                <w:rFonts w:ascii="Arial" w:hAnsi="Arial" w:cs="Arial"/>
                <w:sz w:val="16"/>
                <w:szCs w:val="16"/>
                <w:lang w:val="en-AU"/>
              </w:rPr>
              <w:t xml:space="preserve"> A, Figure 8</w:t>
            </w:r>
            <w:r>
              <w:rPr>
                <w:rFonts w:ascii="Arial" w:hAnsi="Arial" w:cs="Arial"/>
                <w:sz w:val="16"/>
                <w:szCs w:val="16"/>
                <w:lang w:val="en-AU"/>
              </w:rPr>
              <w:t>.</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5041" w14:textId="77777777" w:rsidR="000876E3" w:rsidRPr="00D80A94" w:rsidRDefault="000876E3" w:rsidP="001F179A">
            <w:pPr>
              <w:pStyle w:val="StyleArial8ptBefore3ptAfter3ptLinespacingsing"/>
            </w:pPr>
            <w:r w:rsidRPr="00D80A94">
              <w:t>Error Number</w:t>
            </w:r>
          </w:p>
        </w:tc>
      </w:tr>
      <w:tr w:rsidR="000876E3" w:rsidRPr="00F860DF" w14:paraId="16B3504F" w14:textId="77777777" w:rsidTr="000876E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16B35043" w14:textId="77777777" w:rsidR="000876E3" w:rsidRPr="00214888" w:rsidRDefault="000876E3" w:rsidP="00E31D2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16B35044" w14:textId="77777777" w:rsidR="000876E3" w:rsidRPr="00D80A94" w:rsidRDefault="000876E3" w:rsidP="001F179A">
            <w:pPr>
              <w:pStyle w:val="StyleArial8ptAfter0ptLinespacingsingle"/>
            </w:pPr>
            <w:r w:rsidRPr="00D80A94">
              <w:t>Error Element 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16B35045" w14:textId="77777777" w:rsidR="000876E3" w:rsidRPr="00D80A94" w:rsidRDefault="000876E3" w:rsidP="001F179A">
            <w:pPr>
              <w:pStyle w:val="StyleArial8ptCenteredAfter0ptLinespacingsingle"/>
            </w:pPr>
            <w:r w:rsidRPr="00D80A94">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16B35046" w14:textId="77777777" w:rsidR="000876E3" w:rsidRPr="00D80A94" w:rsidRDefault="000876E3" w:rsidP="001F179A">
            <w:pPr>
              <w:pStyle w:val="StyleArial8ptAfter0pt"/>
              <w:rPr>
                <w:lang w:val="en-AU"/>
              </w:rPr>
            </w:pPr>
            <w:r w:rsidRPr="00D80A94">
              <w:rPr>
                <w:lang w:val="en-AU"/>
              </w:rPr>
              <w:t>OTA_HotelAvail</w:t>
            </w:r>
          </w:p>
          <w:p w14:paraId="16B35047" w14:textId="77777777" w:rsidR="000876E3" w:rsidRPr="00D80A94" w:rsidRDefault="000876E3" w:rsidP="001F179A">
            <w:pPr>
              <w:pStyle w:val="StyleTableText8pt"/>
            </w:pPr>
            <w:r w:rsidRPr="00D80A94">
              <w:rPr>
                <w:i/>
              </w:rPr>
              <w:t>Example:</w:t>
            </w:r>
          </w:p>
          <w:p w14:paraId="16B35048" w14:textId="77777777" w:rsidR="000876E3" w:rsidRPr="00D80A94" w:rsidRDefault="000876E3" w:rsidP="001F179A">
            <w:pPr>
              <w:pStyle w:val="StyleArial8ptAfter0ptLinespacingsingle"/>
            </w:pPr>
            <w:r w:rsidRPr="00D80A94">
              <w:t>&lt;Errors&gt;</w:t>
            </w:r>
          </w:p>
          <w:p w14:paraId="16B35049" w14:textId="77777777" w:rsidR="000876E3" w:rsidRPr="00D80A94" w:rsidRDefault="000876E3" w:rsidP="00E07383">
            <w:pPr>
              <w:spacing w:after="0" w:line="240" w:lineRule="auto"/>
              <w:rPr>
                <w:sz w:val="16"/>
                <w:szCs w:val="16"/>
                <w:lang w:val="es-MX"/>
              </w:rPr>
            </w:pPr>
            <w:r w:rsidRPr="00D80A94">
              <w:rPr>
                <w:rFonts w:ascii="Arial" w:hAnsi="Arial" w:cs="Arial"/>
                <w:sz w:val="16"/>
                <w:szCs w:val="16"/>
              </w:rPr>
              <w:t xml:space="preserve">&lt;Error Type="3" </w:t>
            </w:r>
            <w:r w:rsidRPr="00D80A94">
              <w:rPr>
                <w:rFonts w:ascii="Arial" w:hAnsi="Arial" w:cs="Arial"/>
                <w:b/>
                <w:sz w:val="16"/>
                <w:szCs w:val="16"/>
              </w:rPr>
              <w:t>Code="371</w:t>
            </w:r>
            <w:r w:rsidRPr="00D80A94">
              <w:rPr>
                <w:rFonts w:ascii="Arial" w:hAnsi="Arial" w:cs="Arial"/>
                <w:sz w:val="16"/>
                <w:szCs w:val="16"/>
              </w:rPr>
              <w:t>"&gt;</w:t>
            </w:r>
            <w:r w:rsidRPr="00D80A94">
              <w:rPr>
                <w:rFonts w:ascii="Arial" w:hAnsi="Arial" w:cs="Arial"/>
                <w:sz w:val="16"/>
                <w:szCs w:val="16"/>
                <w:lang w:val="en-AU"/>
              </w:rPr>
              <w:t>Deposit Reqired</w:t>
            </w:r>
            <w:r w:rsidRPr="00D80A94">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16B3504A" w14:textId="77777777" w:rsidR="000876E3" w:rsidRPr="00D80A94" w:rsidRDefault="000876E3" w:rsidP="001F179A">
            <w:pPr>
              <w:pStyle w:val="StyleArial8ptCenteredAfter0ptLinespacingsingle"/>
            </w:pPr>
            <w:r w:rsidRPr="00D80A94">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16B3504B" w14:textId="77777777" w:rsidR="000876E3" w:rsidRPr="00AF3F4B" w:rsidRDefault="000876E3" w:rsidP="001F179A">
            <w:pPr>
              <w:pStyle w:val="StyleTableText8pt"/>
            </w:pPr>
            <w:r w:rsidRPr="00AF3F4B">
              <w:rPr>
                <w:b/>
              </w:rPr>
              <w:t>Worldspan GDS Note:</w:t>
            </w:r>
            <w:r w:rsidRPr="00AF3F4B">
              <w:t xml:space="preserve">  If both an OTA Code and Error Text are passed in the XML, Worldspan will display the Error Text.</w:t>
            </w:r>
          </w:p>
          <w:p w14:paraId="16B3504C" w14:textId="77777777" w:rsidR="000876E3" w:rsidRPr="00AF3F4B" w:rsidRDefault="000876E3" w:rsidP="001F179A">
            <w:pPr>
              <w:pStyle w:val="StyleTableText8pt"/>
              <w:rPr>
                <w:lang w:val="es-MX"/>
              </w:rPr>
            </w:pPr>
            <w:r w:rsidRPr="00AF3F4B">
              <w:rPr>
                <w:b/>
              </w:rPr>
              <w:t>GDS Note:</w:t>
            </w:r>
            <w:r w:rsidRPr="00AF3F4B">
              <w:t xml:space="preserve">  Maximum of 64 characters</w:t>
            </w:r>
          </w:p>
        </w:tc>
        <w:tc>
          <w:tcPr>
            <w:tcW w:w="3600" w:type="dxa"/>
            <w:tcBorders>
              <w:top w:val="single" w:sz="4" w:space="0" w:color="C0C0C0"/>
              <w:left w:val="single" w:sz="4" w:space="0" w:color="C0C0C0"/>
              <w:bottom w:val="single" w:sz="4" w:space="0" w:color="C0C0C0"/>
              <w:right w:val="single" w:sz="4" w:space="0" w:color="C0C0C0"/>
            </w:tcBorders>
            <w:shd w:val="clear" w:color="auto" w:fill="auto"/>
          </w:tcPr>
          <w:p w14:paraId="16B3504D" w14:textId="77777777" w:rsidR="000876E3" w:rsidRPr="00AF3F4B" w:rsidRDefault="000876E3" w:rsidP="001F179A">
            <w:pPr>
              <w:pStyle w:val="StyleArial8ptBefore3ptAfter3ptLinespacingsing"/>
            </w:pPr>
            <w:r w:rsidRPr="00AF3F4B">
              <w:t>Error Text</w:t>
            </w:r>
          </w:p>
          <w:p w14:paraId="16B3504E" w14:textId="77777777" w:rsidR="000876E3" w:rsidRPr="00AF3F4B" w:rsidRDefault="000876E3" w:rsidP="001F179A">
            <w:pPr>
              <w:pStyle w:val="StyleArial8ptBefore3ptAfter3ptLinespacingsing"/>
            </w:pPr>
            <w:r w:rsidRPr="00AF3F4B">
              <w:t>GDS=64</w:t>
            </w:r>
          </w:p>
        </w:tc>
      </w:tr>
    </w:tbl>
    <w:p w14:paraId="16B35050" w14:textId="77777777" w:rsidR="003B1E07" w:rsidRDefault="003B1E07">
      <w:pPr>
        <w:rPr>
          <w:b/>
        </w:rPr>
      </w:pPr>
    </w:p>
    <w:p w14:paraId="16B35051" w14:textId="77777777" w:rsidR="000F2859" w:rsidRDefault="000F2859" w:rsidP="00EA35D4">
      <w:pPr>
        <w:spacing w:after="0"/>
        <w:rPr>
          <w:rFonts w:ascii="Arial" w:hAnsi="Arial" w:cs="Arial"/>
          <w:sz w:val="20"/>
          <w:szCs w:val="20"/>
        </w:rPr>
        <w:sectPr w:rsidR="000F2859" w:rsidSect="00AC62CF">
          <w:headerReference w:type="default" r:id="rId39"/>
          <w:footerReference w:type="default" r:id="rId40"/>
          <w:pgSz w:w="15840" w:h="12240" w:orient="landscape"/>
          <w:pgMar w:top="1008" w:right="1440" w:bottom="1008" w:left="1440" w:header="720" w:footer="720" w:gutter="0"/>
          <w:cols w:space="720"/>
          <w:docGrid w:linePitch="360"/>
        </w:sectPr>
      </w:pPr>
    </w:p>
    <w:p w14:paraId="16B35052" w14:textId="77777777" w:rsidR="002F1785" w:rsidRPr="00F24907" w:rsidRDefault="002F1785" w:rsidP="00F24907">
      <w:pPr>
        <w:pStyle w:val="Heading1"/>
        <w:spacing w:line="240" w:lineRule="auto"/>
        <w:rPr>
          <w:szCs w:val="40"/>
        </w:rPr>
      </w:pPr>
      <w:bookmarkStart w:id="171" w:name="_Toc221695184"/>
      <w:bookmarkStart w:id="172" w:name="_Toc222225464"/>
      <w:bookmarkStart w:id="173" w:name="_Toc351022529"/>
      <w:bookmarkStart w:id="174" w:name="_Toc220984424"/>
      <w:bookmarkStart w:id="175" w:name="_Toc224717492"/>
      <w:r w:rsidRPr="00F24907">
        <w:rPr>
          <w:szCs w:val="40"/>
        </w:rPr>
        <w:t>Appendix A: Data Reference Tables</w:t>
      </w:r>
      <w:bookmarkEnd w:id="171"/>
      <w:bookmarkEnd w:id="172"/>
      <w:bookmarkEnd w:id="173"/>
    </w:p>
    <w:p w14:paraId="16B35053" w14:textId="77777777" w:rsidR="002F1785" w:rsidRDefault="002F1785" w:rsidP="00102550">
      <w:pPr>
        <w:spacing w:before="200" w:after="0"/>
        <w:rPr>
          <w:rFonts w:ascii="Arial" w:hAnsi="Arial" w:cs="Arial"/>
          <w:sz w:val="20"/>
          <w:szCs w:val="20"/>
        </w:rPr>
      </w:pPr>
      <w:r w:rsidRPr="00322ABC">
        <w:rPr>
          <w:rFonts w:ascii="Arial" w:hAnsi="Arial" w:cs="Arial"/>
          <w:sz w:val="20"/>
          <w:szCs w:val="20"/>
        </w:rPr>
        <w:t xml:space="preserve">The following Data Reference tables are used by </w:t>
      </w:r>
      <w:r>
        <w:rPr>
          <w:rFonts w:ascii="Arial" w:hAnsi="Arial" w:cs="Arial"/>
          <w:sz w:val="20"/>
          <w:szCs w:val="20"/>
        </w:rPr>
        <w:t xml:space="preserve">XML Direct Connect - </w:t>
      </w:r>
      <w:r w:rsidR="00F12F2A">
        <w:rPr>
          <w:rFonts w:ascii="Arial" w:hAnsi="Arial" w:cs="Arial"/>
          <w:sz w:val="20"/>
          <w:szCs w:val="20"/>
        </w:rPr>
        <w:t>Modify</w:t>
      </w:r>
    </w:p>
    <w:p w14:paraId="16B35054" w14:textId="77777777" w:rsidR="000F2859" w:rsidRPr="00F24907" w:rsidRDefault="00C86057" w:rsidP="004B36C2">
      <w:pPr>
        <w:pStyle w:val="StyleHeading316ptItalicCustomColorRGB1134101Befo"/>
      </w:pPr>
      <w:bookmarkStart w:id="176" w:name="_Toc351022530"/>
      <w:bookmarkEnd w:id="174"/>
      <w:bookmarkEnd w:id="175"/>
      <w:r w:rsidRPr="00F24907">
        <w:t>Figure 1: OTA Room Amenity Type (RMA)</w:t>
      </w:r>
      <w:bookmarkEnd w:id="176"/>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38"/>
        <w:gridCol w:w="2141"/>
        <w:gridCol w:w="919"/>
      </w:tblGrid>
      <w:tr w:rsidR="00DB71A6" w:rsidRPr="00354B77" w14:paraId="16B35057" w14:textId="77777777" w:rsidTr="00DB71A6">
        <w:tc>
          <w:tcPr>
            <w:tcW w:w="3798" w:type="dxa"/>
            <w:gridSpan w:val="3"/>
            <w:tcBorders>
              <w:top w:val="single" w:sz="4" w:space="0" w:color="C0C0C0"/>
              <w:left w:val="single" w:sz="4" w:space="0" w:color="C0C0C0"/>
              <w:bottom w:val="single" w:sz="4" w:space="0" w:color="C0C0C0"/>
              <w:right w:val="single" w:sz="4" w:space="0" w:color="C0C0C0"/>
            </w:tcBorders>
            <w:shd w:val="pct5" w:color="auto" w:fill="auto"/>
          </w:tcPr>
          <w:p w14:paraId="16B35055" w14:textId="77777777" w:rsidR="00DB71A6" w:rsidRPr="00354B77" w:rsidRDefault="00DB71A6" w:rsidP="00A8291A">
            <w:pPr>
              <w:pStyle w:val="TableHeading"/>
            </w:pPr>
            <w:r w:rsidRPr="00354B77">
              <w:t>OTA Code List</w:t>
            </w:r>
          </w:p>
          <w:p w14:paraId="16B35056" w14:textId="77777777" w:rsidR="00DB71A6" w:rsidRPr="00354B77" w:rsidRDefault="00DB71A6" w:rsidP="00A8291A">
            <w:pPr>
              <w:pStyle w:val="TableHeading"/>
            </w:pPr>
            <w:r>
              <w:t>Room Amenity Type (RMA)</w:t>
            </w:r>
          </w:p>
        </w:tc>
      </w:tr>
      <w:tr w:rsidR="00DB71A6" w:rsidRPr="00354B77" w14:paraId="16B3505B" w14:textId="77777777" w:rsidTr="00DB71A6">
        <w:tc>
          <w:tcPr>
            <w:tcW w:w="738" w:type="dxa"/>
            <w:tcBorders>
              <w:top w:val="single" w:sz="4" w:space="0" w:color="C0C0C0"/>
              <w:left w:val="single" w:sz="4" w:space="0" w:color="C0C0C0"/>
              <w:bottom w:val="single" w:sz="4" w:space="0" w:color="C0C0C0"/>
              <w:right w:val="single" w:sz="4" w:space="0" w:color="C0C0C0"/>
            </w:tcBorders>
            <w:shd w:val="pct12" w:color="auto" w:fill="auto"/>
          </w:tcPr>
          <w:p w14:paraId="16B35058" w14:textId="77777777" w:rsidR="00DB71A6" w:rsidRPr="00354B77" w:rsidRDefault="00DB71A6" w:rsidP="00A8291A">
            <w:pPr>
              <w:pStyle w:val="TableHeading"/>
              <w:rPr>
                <w:szCs w:val="16"/>
              </w:rPr>
            </w:pPr>
            <w:r w:rsidRPr="00354B77">
              <w:rPr>
                <w:szCs w:val="16"/>
              </w:rPr>
              <w:t>OTA</w:t>
            </w:r>
          </w:p>
        </w:tc>
        <w:tc>
          <w:tcPr>
            <w:tcW w:w="2141" w:type="dxa"/>
            <w:tcBorders>
              <w:top w:val="single" w:sz="4" w:space="0" w:color="C0C0C0"/>
              <w:left w:val="single" w:sz="4" w:space="0" w:color="C0C0C0"/>
              <w:bottom w:val="single" w:sz="4" w:space="0" w:color="C0C0C0"/>
              <w:right w:val="single" w:sz="4" w:space="0" w:color="C0C0C0"/>
            </w:tcBorders>
            <w:shd w:val="pct12" w:color="auto" w:fill="auto"/>
          </w:tcPr>
          <w:p w14:paraId="16B35059" w14:textId="77777777" w:rsidR="00DB71A6" w:rsidRPr="00354B77" w:rsidRDefault="00DB71A6" w:rsidP="00A8291A">
            <w:pPr>
              <w:pStyle w:val="TableHeading"/>
              <w:rPr>
                <w:szCs w:val="16"/>
              </w:rPr>
            </w:pPr>
            <w:r w:rsidRPr="00354B77">
              <w:rPr>
                <w:szCs w:val="16"/>
              </w:rPr>
              <w:t>Description</w:t>
            </w:r>
          </w:p>
        </w:tc>
        <w:tc>
          <w:tcPr>
            <w:tcW w:w="919" w:type="dxa"/>
            <w:tcBorders>
              <w:top w:val="single" w:sz="4" w:space="0" w:color="C0C0C0"/>
              <w:left w:val="single" w:sz="4" w:space="0" w:color="C0C0C0"/>
              <w:bottom w:val="single" w:sz="4" w:space="0" w:color="C0C0C0"/>
              <w:right w:val="single" w:sz="4" w:space="0" w:color="C0C0C0"/>
            </w:tcBorders>
            <w:shd w:val="pct12" w:color="auto" w:fill="auto"/>
          </w:tcPr>
          <w:p w14:paraId="16B3505A" w14:textId="77777777" w:rsidR="00DB71A6" w:rsidRPr="00354B77" w:rsidRDefault="00DB71A6" w:rsidP="00A8291A">
            <w:pPr>
              <w:pStyle w:val="TableHeading"/>
              <w:rPr>
                <w:szCs w:val="16"/>
              </w:rPr>
            </w:pPr>
            <w:r w:rsidRPr="00354B77">
              <w:rPr>
                <w:szCs w:val="16"/>
              </w:rPr>
              <w:t>GI</w:t>
            </w:r>
          </w:p>
        </w:tc>
      </w:tr>
      <w:tr w:rsidR="00DB71A6" w:rsidRPr="007D508F" w14:paraId="16B3505F"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5C" w14:textId="77777777" w:rsidR="00DB71A6" w:rsidRPr="00A845CB" w:rsidRDefault="00DB71A6" w:rsidP="00A8291A">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26</w:t>
            </w:r>
          </w:p>
        </w:tc>
        <w:tc>
          <w:tcPr>
            <w:tcW w:w="2141" w:type="dxa"/>
            <w:tcBorders>
              <w:top w:val="single" w:sz="4" w:space="0" w:color="C0C0C0"/>
              <w:left w:val="single" w:sz="4" w:space="0" w:color="C0C0C0"/>
              <w:bottom w:val="single" w:sz="4" w:space="0" w:color="C0C0C0"/>
              <w:right w:val="single" w:sz="4" w:space="0" w:color="C0C0C0"/>
            </w:tcBorders>
          </w:tcPr>
          <w:p w14:paraId="16B3505D" w14:textId="77777777" w:rsidR="00DB71A6" w:rsidRPr="00A845CB" w:rsidRDefault="00DB71A6" w:rsidP="00A8291A">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Crib</w:t>
            </w:r>
          </w:p>
        </w:tc>
        <w:tc>
          <w:tcPr>
            <w:tcW w:w="919" w:type="dxa"/>
            <w:tcBorders>
              <w:top w:val="single" w:sz="4" w:space="0" w:color="C0C0C0"/>
              <w:left w:val="single" w:sz="4" w:space="0" w:color="C0C0C0"/>
              <w:bottom w:val="single" w:sz="4" w:space="0" w:color="C0C0C0"/>
              <w:right w:val="single" w:sz="4" w:space="0" w:color="C0C0C0"/>
            </w:tcBorders>
          </w:tcPr>
          <w:p w14:paraId="16B3505E" w14:textId="77777777" w:rsidR="00DB71A6" w:rsidRPr="002109D1"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63"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60"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33</w:t>
            </w:r>
          </w:p>
        </w:tc>
        <w:tc>
          <w:tcPr>
            <w:tcW w:w="2141" w:type="dxa"/>
            <w:tcBorders>
              <w:top w:val="single" w:sz="4" w:space="0" w:color="C0C0C0"/>
              <w:left w:val="single" w:sz="4" w:space="0" w:color="C0C0C0"/>
              <w:bottom w:val="single" w:sz="4" w:space="0" w:color="C0C0C0"/>
              <w:right w:val="single" w:sz="4" w:space="0" w:color="C0C0C0"/>
            </w:tcBorders>
          </w:tcPr>
          <w:p w14:paraId="16B35061"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Double beds</w:t>
            </w:r>
          </w:p>
        </w:tc>
        <w:tc>
          <w:tcPr>
            <w:tcW w:w="919" w:type="dxa"/>
            <w:tcBorders>
              <w:top w:val="single" w:sz="4" w:space="0" w:color="C0C0C0"/>
              <w:left w:val="single" w:sz="4" w:space="0" w:color="C0C0C0"/>
              <w:bottom w:val="single" w:sz="4" w:space="0" w:color="C0C0C0"/>
              <w:right w:val="single" w:sz="4" w:space="0" w:color="C0C0C0"/>
            </w:tcBorders>
          </w:tcPr>
          <w:p w14:paraId="16B35062" w14:textId="77777777" w:rsidR="00DB71A6" w:rsidRPr="000730B8"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67"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64"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58</w:t>
            </w:r>
          </w:p>
        </w:tc>
        <w:tc>
          <w:tcPr>
            <w:tcW w:w="2141" w:type="dxa"/>
            <w:tcBorders>
              <w:top w:val="single" w:sz="4" w:space="0" w:color="C0C0C0"/>
              <w:left w:val="single" w:sz="4" w:space="0" w:color="C0C0C0"/>
              <w:bottom w:val="single" w:sz="4" w:space="0" w:color="C0C0C0"/>
              <w:right w:val="single" w:sz="4" w:space="0" w:color="C0C0C0"/>
            </w:tcBorders>
          </w:tcPr>
          <w:p w14:paraId="16B35065"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King bed</w:t>
            </w:r>
          </w:p>
        </w:tc>
        <w:tc>
          <w:tcPr>
            <w:tcW w:w="919" w:type="dxa"/>
            <w:tcBorders>
              <w:top w:val="single" w:sz="4" w:space="0" w:color="C0C0C0"/>
              <w:left w:val="single" w:sz="4" w:space="0" w:color="C0C0C0"/>
              <w:bottom w:val="single" w:sz="4" w:space="0" w:color="C0C0C0"/>
              <w:right w:val="single" w:sz="4" w:space="0" w:color="C0C0C0"/>
            </w:tcBorders>
          </w:tcPr>
          <w:p w14:paraId="16B35066" w14:textId="77777777" w:rsidR="00DB71A6" w:rsidRPr="000730B8"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6B"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68" w14:textId="77777777" w:rsidR="00DB71A6" w:rsidRPr="004543C5" w:rsidRDefault="00DB71A6"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74</w:t>
            </w:r>
          </w:p>
        </w:tc>
        <w:tc>
          <w:tcPr>
            <w:tcW w:w="2141" w:type="dxa"/>
            <w:tcBorders>
              <w:top w:val="single" w:sz="4" w:space="0" w:color="C0C0C0"/>
              <w:left w:val="single" w:sz="4" w:space="0" w:color="C0C0C0"/>
              <w:bottom w:val="single" w:sz="4" w:space="0" w:color="C0C0C0"/>
              <w:right w:val="single" w:sz="4" w:space="0" w:color="C0C0C0"/>
            </w:tcBorders>
          </w:tcPr>
          <w:p w14:paraId="16B35069" w14:textId="77777777" w:rsidR="00DB71A6" w:rsidRPr="004543C5" w:rsidRDefault="00DB71A6"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Non Smoking</w:t>
            </w:r>
          </w:p>
        </w:tc>
        <w:tc>
          <w:tcPr>
            <w:tcW w:w="919" w:type="dxa"/>
            <w:tcBorders>
              <w:top w:val="single" w:sz="4" w:space="0" w:color="C0C0C0"/>
              <w:left w:val="single" w:sz="4" w:space="0" w:color="C0C0C0"/>
              <w:bottom w:val="single" w:sz="4" w:space="0" w:color="C0C0C0"/>
              <w:right w:val="single" w:sz="4" w:space="0" w:color="C0C0C0"/>
            </w:tcBorders>
          </w:tcPr>
          <w:p w14:paraId="16B3506A" w14:textId="77777777" w:rsidR="00DB71A6" w:rsidRPr="004543C5"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6F"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6C"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86</w:t>
            </w:r>
          </w:p>
        </w:tc>
        <w:tc>
          <w:tcPr>
            <w:tcW w:w="2141" w:type="dxa"/>
            <w:tcBorders>
              <w:top w:val="single" w:sz="4" w:space="0" w:color="C0C0C0"/>
              <w:left w:val="single" w:sz="4" w:space="0" w:color="C0C0C0"/>
              <w:bottom w:val="single" w:sz="4" w:space="0" w:color="C0C0C0"/>
              <w:right w:val="single" w:sz="4" w:space="0" w:color="C0C0C0"/>
            </w:tcBorders>
          </w:tcPr>
          <w:p w14:paraId="16B3506D"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Queen bed</w:t>
            </w:r>
          </w:p>
        </w:tc>
        <w:tc>
          <w:tcPr>
            <w:tcW w:w="919" w:type="dxa"/>
            <w:tcBorders>
              <w:top w:val="single" w:sz="4" w:space="0" w:color="C0C0C0"/>
              <w:left w:val="single" w:sz="4" w:space="0" w:color="C0C0C0"/>
              <w:bottom w:val="single" w:sz="4" w:space="0" w:color="C0C0C0"/>
              <w:right w:val="single" w:sz="4" w:space="0" w:color="C0C0C0"/>
            </w:tcBorders>
          </w:tcPr>
          <w:p w14:paraId="16B3506E" w14:textId="77777777" w:rsidR="00DB71A6" w:rsidRPr="000730B8"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73"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70" w14:textId="77777777" w:rsidR="00DB71A6" w:rsidRPr="00A845CB" w:rsidRDefault="00DB71A6" w:rsidP="00A8291A">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91</w:t>
            </w:r>
          </w:p>
        </w:tc>
        <w:tc>
          <w:tcPr>
            <w:tcW w:w="2141" w:type="dxa"/>
            <w:tcBorders>
              <w:top w:val="single" w:sz="4" w:space="0" w:color="C0C0C0"/>
              <w:left w:val="single" w:sz="4" w:space="0" w:color="C0C0C0"/>
              <w:bottom w:val="single" w:sz="4" w:space="0" w:color="C0C0C0"/>
              <w:right w:val="single" w:sz="4" w:space="0" w:color="C0C0C0"/>
            </w:tcBorders>
          </w:tcPr>
          <w:p w14:paraId="16B35071" w14:textId="77777777" w:rsidR="00DB71A6" w:rsidRPr="00A845CB" w:rsidRDefault="00DB71A6" w:rsidP="00A8291A">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Rollaway</w:t>
            </w:r>
            <w:r>
              <w:rPr>
                <w:rFonts w:ascii="Arial" w:hAnsi="Arial" w:cs="Arial"/>
                <w:color w:val="000000"/>
                <w:sz w:val="18"/>
                <w:szCs w:val="18"/>
                <w:lang w:eastAsia="ar-SA"/>
              </w:rPr>
              <w:t xml:space="preserve"> Bed</w:t>
            </w:r>
          </w:p>
        </w:tc>
        <w:tc>
          <w:tcPr>
            <w:tcW w:w="919" w:type="dxa"/>
            <w:tcBorders>
              <w:top w:val="single" w:sz="4" w:space="0" w:color="C0C0C0"/>
              <w:left w:val="single" w:sz="4" w:space="0" w:color="C0C0C0"/>
              <w:bottom w:val="single" w:sz="4" w:space="0" w:color="C0C0C0"/>
              <w:right w:val="single" w:sz="4" w:space="0" w:color="C0C0C0"/>
            </w:tcBorders>
          </w:tcPr>
          <w:p w14:paraId="16B35072" w14:textId="77777777" w:rsidR="00DB71A6" w:rsidRPr="00A845CB"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77"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74" w14:textId="77777777" w:rsidR="00DB71A6" w:rsidRPr="004543C5" w:rsidRDefault="00DB71A6"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101</w:t>
            </w:r>
          </w:p>
        </w:tc>
        <w:tc>
          <w:tcPr>
            <w:tcW w:w="2141" w:type="dxa"/>
            <w:tcBorders>
              <w:top w:val="single" w:sz="4" w:space="0" w:color="C0C0C0"/>
              <w:left w:val="single" w:sz="4" w:space="0" w:color="C0C0C0"/>
              <w:bottom w:val="single" w:sz="4" w:space="0" w:color="C0C0C0"/>
              <w:right w:val="single" w:sz="4" w:space="0" w:color="C0C0C0"/>
            </w:tcBorders>
          </w:tcPr>
          <w:p w14:paraId="16B35075" w14:textId="77777777" w:rsidR="00DB71A6" w:rsidRPr="004543C5" w:rsidRDefault="00DB71A6"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Smoking</w:t>
            </w:r>
          </w:p>
        </w:tc>
        <w:tc>
          <w:tcPr>
            <w:tcW w:w="919" w:type="dxa"/>
            <w:tcBorders>
              <w:top w:val="single" w:sz="4" w:space="0" w:color="C0C0C0"/>
              <w:left w:val="single" w:sz="4" w:space="0" w:color="C0C0C0"/>
              <w:bottom w:val="single" w:sz="4" w:space="0" w:color="C0C0C0"/>
              <w:right w:val="single" w:sz="4" w:space="0" w:color="C0C0C0"/>
            </w:tcBorders>
          </w:tcPr>
          <w:p w14:paraId="16B35076" w14:textId="77777777" w:rsidR="00DB71A6" w:rsidRPr="004543C5"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7B"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78"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102</w:t>
            </w:r>
          </w:p>
        </w:tc>
        <w:tc>
          <w:tcPr>
            <w:tcW w:w="2141" w:type="dxa"/>
            <w:tcBorders>
              <w:top w:val="single" w:sz="4" w:space="0" w:color="C0C0C0"/>
              <w:left w:val="single" w:sz="4" w:space="0" w:color="C0C0C0"/>
              <w:bottom w:val="single" w:sz="4" w:space="0" w:color="C0C0C0"/>
              <w:right w:val="single" w:sz="4" w:space="0" w:color="C0C0C0"/>
            </w:tcBorders>
          </w:tcPr>
          <w:p w14:paraId="16B35079"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Sofa bed</w:t>
            </w:r>
          </w:p>
        </w:tc>
        <w:tc>
          <w:tcPr>
            <w:tcW w:w="919" w:type="dxa"/>
            <w:tcBorders>
              <w:top w:val="single" w:sz="4" w:space="0" w:color="C0C0C0"/>
              <w:left w:val="single" w:sz="4" w:space="0" w:color="C0C0C0"/>
              <w:bottom w:val="single" w:sz="4" w:space="0" w:color="C0C0C0"/>
              <w:right w:val="single" w:sz="4" w:space="0" w:color="C0C0C0"/>
            </w:tcBorders>
          </w:tcPr>
          <w:p w14:paraId="16B3507A" w14:textId="77777777" w:rsidR="00DB71A6" w:rsidRPr="000730B8"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7F"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7C"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113</w:t>
            </w:r>
          </w:p>
        </w:tc>
        <w:tc>
          <w:tcPr>
            <w:tcW w:w="2141" w:type="dxa"/>
            <w:tcBorders>
              <w:top w:val="single" w:sz="4" w:space="0" w:color="C0C0C0"/>
              <w:left w:val="single" w:sz="4" w:space="0" w:color="C0C0C0"/>
              <w:bottom w:val="single" w:sz="4" w:space="0" w:color="C0C0C0"/>
              <w:right w:val="single" w:sz="4" w:space="0" w:color="C0C0C0"/>
            </w:tcBorders>
          </w:tcPr>
          <w:p w14:paraId="16B3507D"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Twin beds</w:t>
            </w:r>
          </w:p>
        </w:tc>
        <w:tc>
          <w:tcPr>
            <w:tcW w:w="919" w:type="dxa"/>
            <w:tcBorders>
              <w:top w:val="single" w:sz="4" w:space="0" w:color="C0C0C0"/>
              <w:left w:val="single" w:sz="4" w:space="0" w:color="C0C0C0"/>
              <w:bottom w:val="single" w:sz="4" w:space="0" w:color="C0C0C0"/>
              <w:right w:val="single" w:sz="4" w:space="0" w:color="C0C0C0"/>
            </w:tcBorders>
          </w:tcPr>
          <w:p w14:paraId="16B3507E" w14:textId="77777777" w:rsidR="00DB71A6" w:rsidRPr="000730B8"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83"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80"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182</w:t>
            </w:r>
          </w:p>
        </w:tc>
        <w:tc>
          <w:tcPr>
            <w:tcW w:w="2141" w:type="dxa"/>
            <w:tcBorders>
              <w:top w:val="single" w:sz="4" w:space="0" w:color="C0C0C0"/>
              <w:left w:val="single" w:sz="4" w:space="0" w:color="C0C0C0"/>
              <w:bottom w:val="single" w:sz="4" w:space="0" w:color="C0C0C0"/>
              <w:right w:val="single" w:sz="4" w:space="0" w:color="C0C0C0"/>
            </w:tcBorders>
          </w:tcPr>
          <w:p w14:paraId="16B35081"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Canopy/poster bed</w:t>
            </w:r>
          </w:p>
        </w:tc>
        <w:tc>
          <w:tcPr>
            <w:tcW w:w="919" w:type="dxa"/>
            <w:tcBorders>
              <w:top w:val="single" w:sz="4" w:space="0" w:color="C0C0C0"/>
              <w:left w:val="single" w:sz="4" w:space="0" w:color="C0C0C0"/>
              <w:bottom w:val="single" w:sz="4" w:space="0" w:color="C0C0C0"/>
              <w:right w:val="single" w:sz="4" w:space="0" w:color="C0C0C0"/>
            </w:tcBorders>
          </w:tcPr>
          <w:p w14:paraId="16B35082" w14:textId="77777777" w:rsidR="00DB71A6" w:rsidRPr="00DB71A6" w:rsidRDefault="00DB71A6" w:rsidP="00DB71A6">
            <w:pPr>
              <w:suppressAutoHyphens/>
              <w:spacing w:before="60" w:after="60"/>
              <w:ind w:left="64"/>
              <w:rPr>
                <w:rFonts w:cs="Arial"/>
                <w:color w:val="000000"/>
                <w:sz w:val="18"/>
                <w:szCs w:val="18"/>
                <w:lang w:eastAsia="ar-SA"/>
              </w:rPr>
            </w:pPr>
          </w:p>
        </w:tc>
      </w:tr>
      <w:tr w:rsidR="00DB71A6" w:rsidRPr="007D508F" w14:paraId="16B35087"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84"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186</w:t>
            </w:r>
          </w:p>
        </w:tc>
        <w:tc>
          <w:tcPr>
            <w:tcW w:w="2141" w:type="dxa"/>
            <w:tcBorders>
              <w:top w:val="single" w:sz="4" w:space="0" w:color="C0C0C0"/>
              <w:left w:val="single" w:sz="4" w:space="0" w:color="C0C0C0"/>
              <w:bottom w:val="single" w:sz="4" w:space="0" w:color="C0C0C0"/>
              <w:right w:val="single" w:sz="4" w:space="0" w:color="C0C0C0"/>
            </w:tcBorders>
          </w:tcPr>
          <w:p w14:paraId="16B35085"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Hypoallergenic bed</w:t>
            </w:r>
          </w:p>
        </w:tc>
        <w:tc>
          <w:tcPr>
            <w:tcW w:w="919" w:type="dxa"/>
            <w:tcBorders>
              <w:top w:val="single" w:sz="4" w:space="0" w:color="C0C0C0"/>
              <w:left w:val="single" w:sz="4" w:space="0" w:color="C0C0C0"/>
              <w:bottom w:val="single" w:sz="4" w:space="0" w:color="C0C0C0"/>
              <w:right w:val="single" w:sz="4" w:space="0" w:color="C0C0C0"/>
            </w:tcBorders>
          </w:tcPr>
          <w:p w14:paraId="16B35086" w14:textId="77777777" w:rsidR="00DB71A6" w:rsidRPr="00DB71A6" w:rsidRDefault="00DB71A6" w:rsidP="00DB71A6">
            <w:pPr>
              <w:suppressAutoHyphens/>
              <w:spacing w:before="60" w:after="60"/>
              <w:ind w:left="64"/>
              <w:rPr>
                <w:rFonts w:cs="Arial"/>
                <w:color w:val="000000"/>
                <w:sz w:val="18"/>
                <w:szCs w:val="18"/>
                <w:lang w:eastAsia="ar-SA"/>
              </w:rPr>
            </w:pPr>
          </w:p>
        </w:tc>
      </w:tr>
      <w:tr w:rsidR="00DB71A6" w:rsidRPr="007D508F" w14:paraId="16B3508B"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88"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195</w:t>
            </w:r>
          </w:p>
        </w:tc>
        <w:tc>
          <w:tcPr>
            <w:tcW w:w="2141" w:type="dxa"/>
            <w:tcBorders>
              <w:top w:val="single" w:sz="4" w:space="0" w:color="C0C0C0"/>
              <w:left w:val="single" w:sz="4" w:space="0" w:color="C0C0C0"/>
              <w:bottom w:val="single" w:sz="4" w:space="0" w:color="C0C0C0"/>
              <w:right w:val="single" w:sz="4" w:space="0" w:color="C0C0C0"/>
            </w:tcBorders>
          </w:tcPr>
          <w:p w14:paraId="16B35089"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Waterbed</w:t>
            </w:r>
          </w:p>
        </w:tc>
        <w:tc>
          <w:tcPr>
            <w:tcW w:w="919" w:type="dxa"/>
            <w:tcBorders>
              <w:top w:val="single" w:sz="4" w:space="0" w:color="C0C0C0"/>
              <w:left w:val="single" w:sz="4" w:space="0" w:color="C0C0C0"/>
              <w:bottom w:val="single" w:sz="4" w:space="0" w:color="C0C0C0"/>
              <w:right w:val="single" w:sz="4" w:space="0" w:color="C0C0C0"/>
            </w:tcBorders>
          </w:tcPr>
          <w:p w14:paraId="16B3508A" w14:textId="77777777" w:rsidR="00DB71A6" w:rsidRPr="00DB71A6" w:rsidRDefault="00DB71A6" w:rsidP="00DB71A6">
            <w:pPr>
              <w:suppressAutoHyphens/>
              <w:spacing w:before="60" w:after="60"/>
              <w:ind w:left="64"/>
              <w:rPr>
                <w:rFonts w:cs="Arial"/>
                <w:color w:val="000000"/>
                <w:sz w:val="18"/>
                <w:szCs w:val="18"/>
                <w:lang w:eastAsia="ar-SA"/>
              </w:rPr>
            </w:pPr>
          </w:p>
        </w:tc>
      </w:tr>
      <w:tr w:rsidR="00DB71A6" w:rsidRPr="007D508F" w14:paraId="16B3508F"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8C"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200</w:t>
            </w:r>
          </w:p>
        </w:tc>
        <w:tc>
          <w:tcPr>
            <w:tcW w:w="2141" w:type="dxa"/>
            <w:tcBorders>
              <w:top w:val="single" w:sz="4" w:space="0" w:color="C0C0C0"/>
              <w:left w:val="single" w:sz="4" w:space="0" w:color="C0C0C0"/>
              <w:bottom w:val="single" w:sz="4" w:space="0" w:color="C0C0C0"/>
              <w:right w:val="single" w:sz="4" w:space="0" w:color="C0C0C0"/>
            </w:tcBorders>
          </w:tcPr>
          <w:p w14:paraId="16B3508D"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Futon</w:t>
            </w:r>
          </w:p>
        </w:tc>
        <w:tc>
          <w:tcPr>
            <w:tcW w:w="919" w:type="dxa"/>
            <w:tcBorders>
              <w:top w:val="single" w:sz="4" w:space="0" w:color="C0C0C0"/>
              <w:left w:val="single" w:sz="4" w:space="0" w:color="C0C0C0"/>
              <w:bottom w:val="single" w:sz="4" w:space="0" w:color="C0C0C0"/>
              <w:right w:val="single" w:sz="4" w:space="0" w:color="C0C0C0"/>
            </w:tcBorders>
          </w:tcPr>
          <w:p w14:paraId="16B3508E" w14:textId="77777777" w:rsidR="00DB71A6" w:rsidRPr="000730B8"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93"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90"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201</w:t>
            </w:r>
          </w:p>
        </w:tc>
        <w:tc>
          <w:tcPr>
            <w:tcW w:w="2141" w:type="dxa"/>
            <w:tcBorders>
              <w:top w:val="single" w:sz="4" w:space="0" w:color="C0C0C0"/>
              <w:left w:val="single" w:sz="4" w:space="0" w:color="C0C0C0"/>
              <w:bottom w:val="single" w:sz="4" w:space="0" w:color="C0C0C0"/>
              <w:right w:val="single" w:sz="4" w:space="0" w:color="C0C0C0"/>
            </w:tcBorders>
          </w:tcPr>
          <w:p w14:paraId="16B35091"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Murphy bed</w:t>
            </w:r>
          </w:p>
        </w:tc>
        <w:tc>
          <w:tcPr>
            <w:tcW w:w="919" w:type="dxa"/>
            <w:tcBorders>
              <w:top w:val="single" w:sz="4" w:space="0" w:color="C0C0C0"/>
              <w:left w:val="single" w:sz="4" w:space="0" w:color="C0C0C0"/>
              <w:bottom w:val="single" w:sz="4" w:space="0" w:color="C0C0C0"/>
              <w:right w:val="single" w:sz="4" w:space="0" w:color="C0C0C0"/>
            </w:tcBorders>
          </w:tcPr>
          <w:p w14:paraId="16B35092" w14:textId="77777777" w:rsidR="00DB71A6" w:rsidRPr="000730B8"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97"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94"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202</w:t>
            </w:r>
          </w:p>
        </w:tc>
        <w:tc>
          <w:tcPr>
            <w:tcW w:w="2141" w:type="dxa"/>
            <w:tcBorders>
              <w:top w:val="single" w:sz="4" w:space="0" w:color="C0C0C0"/>
              <w:left w:val="single" w:sz="4" w:space="0" w:color="C0C0C0"/>
              <w:bottom w:val="single" w:sz="4" w:space="0" w:color="C0C0C0"/>
              <w:right w:val="single" w:sz="4" w:space="0" w:color="C0C0C0"/>
            </w:tcBorders>
          </w:tcPr>
          <w:p w14:paraId="16B35095"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Tatami mats</w:t>
            </w:r>
          </w:p>
        </w:tc>
        <w:tc>
          <w:tcPr>
            <w:tcW w:w="919" w:type="dxa"/>
            <w:tcBorders>
              <w:top w:val="single" w:sz="4" w:space="0" w:color="C0C0C0"/>
              <w:left w:val="single" w:sz="4" w:space="0" w:color="C0C0C0"/>
              <w:bottom w:val="single" w:sz="4" w:space="0" w:color="C0C0C0"/>
              <w:right w:val="single" w:sz="4" w:space="0" w:color="C0C0C0"/>
            </w:tcBorders>
          </w:tcPr>
          <w:p w14:paraId="16B35096" w14:textId="77777777" w:rsidR="00DB71A6" w:rsidRPr="000730B8" w:rsidRDefault="00DB71A6" w:rsidP="00A8291A">
            <w:pPr>
              <w:suppressAutoHyphens/>
              <w:spacing w:before="60" w:after="60"/>
              <w:rPr>
                <w:rFonts w:ascii="Arial" w:hAnsi="Arial" w:cs="Arial"/>
                <w:color w:val="000000"/>
                <w:sz w:val="18"/>
                <w:szCs w:val="18"/>
                <w:lang w:eastAsia="ar-SA"/>
              </w:rPr>
            </w:pPr>
          </w:p>
        </w:tc>
      </w:tr>
      <w:tr w:rsidR="00DB71A6" w:rsidRPr="007D508F" w14:paraId="16B3509B"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98"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203</w:t>
            </w:r>
          </w:p>
        </w:tc>
        <w:tc>
          <w:tcPr>
            <w:tcW w:w="2141" w:type="dxa"/>
            <w:tcBorders>
              <w:top w:val="single" w:sz="4" w:space="0" w:color="C0C0C0"/>
              <w:left w:val="single" w:sz="4" w:space="0" w:color="C0C0C0"/>
              <w:bottom w:val="single" w:sz="4" w:space="0" w:color="C0C0C0"/>
              <w:right w:val="single" w:sz="4" w:space="0" w:color="C0C0C0"/>
            </w:tcBorders>
          </w:tcPr>
          <w:p w14:paraId="16B35099"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Single bed</w:t>
            </w:r>
          </w:p>
        </w:tc>
        <w:tc>
          <w:tcPr>
            <w:tcW w:w="919" w:type="dxa"/>
            <w:tcBorders>
              <w:top w:val="single" w:sz="4" w:space="0" w:color="C0C0C0"/>
              <w:left w:val="single" w:sz="4" w:space="0" w:color="C0C0C0"/>
              <w:bottom w:val="single" w:sz="4" w:space="0" w:color="C0C0C0"/>
              <w:right w:val="single" w:sz="4" w:space="0" w:color="C0C0C0"/>
            </w:tcBorders>
          </w:tcPr>
          <w:p w14:paraId="16B3509A" w14:textId="77777777" w:rsidR="00DB71A6" w:rsidRPr="000730B8" w:rsidRDefault="00DB71A6" w:rsidP="00A8291A">
            <w:pPr>
              <w:suppressAutoHyphens/>
              <w:spacing w:before="60" w:after="60"/>
              <w:rPr>
                <w:rFonts w:ascii="Arial" w:hAnsi="Arial" w:cs="Arial"/>
                <w:color w:val="000000"/>
                <w:sz w:val="18"/>
                <w:szCs w:val="18"/>
                <w:lang w:eastAsia="ar-SA"/>
              </w:rPr>
            </w:pPr>
          </w:p>
        </w:tc>
      </w:tr>
      <w:tr w:rsidR="00DB71A6" w:rsidRPr="007D508F" w14:paraId="16B3509F"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9C"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205</w:t>
            </w:r>
          </w:p>
        </w:tc>
        <w:tc>
          <w:tcPr>
            <w:tcW w:w="2141" w:type="dxa"/>
            <w:tcBorders>
              <w:top w:val="single" w:sz="4" w:space="0" w:color="C0C0C0"/>
              <w:left w:val="single" w:sz="4" w:space="0" w:color="C0C0C0"/>
              <w:bottom w:val="single" w:sz="4" w:space="0" w:color="C0C0C0"/>
              <w:right w:val="single" w:sz="4" w:space="0" w:color="C0C0C0"/>
            </w:tcBorders>
          </w:tcPr>
          <w:p w14:paraId="16B3509D"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Round bed</w:t>
            </w:r>
          </w:p>
        </w:tc>
        <w:tc>
          <w:tcPr>
            <w:tcW w:w="919" w:type="dxa"/>
            <w:tcBorders>
              <w:top w:val="single" w:sz="4" w:space="0" w:color="C0C0C0"/>
              <w:left w:val="single" w:sz="4" w:space="0" w:color="C0C0C0"/>
              <w:bottom w:val="single" w:sz="4" w:space="0" w:color="C0C0C0"/>
              <w:right w:val="single" w:sz="4" w:space="0" w:color="C0C0C0"/>
            </w:tcBorders>
          </w:tcPr>
          <w:p w14:paraId="16B3509E" w14:textId="77777777" w:rsidR="00DB71A6" w:rsidRPr="000730B8" w:rsidRDefault="00DB71A6" w:rsidP="00A8291A">
            <w:pPr>
              <w:suppressAutoHyphens/>
              <w:spacing w:before="60" w:after="60"/>
              <w:rPr>
                <w:rFonts w:ascii="Arial" w:hAnsi="Arial" w:cs="Arial"/>
                <w:color w:val="000000"/>
                <w:sz w:val="18"/>
                <w:szCs w:val="18"/>
                <w:lang w:eastAsia="ar-SA"/>
              </w:rPr>
            </w:pPr>
          </w:p>
        </w:tc>
      </w:tr>
      <w:tr w:rsidR="00DB71A6" w:rsidRPr="007D508F" w14:paraId="16B350A3"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A0"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232</w:t>
            </w:r>
          </w:p>
        </w:tc>
        <w:tc>
          <w:tcPr>
            <w:tcW w:w="2141" w:type="dxa"/>
            <w:tcBorders>
              <w:top w:val="single" w:sz="4" w:space="0" w:color="C0C0C0"/>
              <w:left w:val="single" w:sz="4" w:space="0" w:color="C0C0C0"/>
              <w:bottom w:val="single" w:sz="4" w:space="0" w:color="C0C0C0"/>
              <w:right w:val="single" w:sz="4" w:space="0" w:color="C0C0C0"/>
            </w:tcBorders>
          </w:tcPr>
          <w:p w14:paraId="16B350A1"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Feather bed</w:t>
            </w:r>
          </w:p>
        </w:tc>
        <w:tc>
          <w:tcPr>
            <w:tcW w:w="919" w:type="dxa"/>
            <w:tcBorders>
              <w:top w:val="single" w:sz="4" w:space="0" w:color="C0C0C0"/>
              <w:left w:val="single" w:sz="4" w:space="0" w:color="C0C0C0"/>
              <w:bottom w:val="single" w:sz="4" w:space="0" w:color="C0C0C0"/>
              <w:right w:val="single" w:sz="4" w:space="0" w:color="C0C0C0"/>
            </w:tcBorders>
          </w:tcPr>
          <w:p w14:paraId="16B350A2" w14:textId="77777777" w:rsidR="00DB71A6" w:rsidRPr="000730B8" w:rsidRDefault="00DB71A6" w:rsidP="00A8291A">
            <w:pPr>
              <w:suppressAutoHyphens/>
              <w:spacing w:before="60" w:after="60"/>
              <w:rPr>
                <w:rFonts w:ascii="Arial" w:hAnsi="Arial" w:cs="Arial"/>
                <w:color w:val="000000"/>
                <w:sz w:val="18"/>
                <w:szCs w:val="18"/>
                <w:lang w:eastAsia="ar-SA"/>
              </w:rPr>
            </w:pPr>
          </w:p>
        </w:tc>
      </w:tr>
      <w:tr w:rsidR="00DB71A6" w:rsidRPr="007D508F" w14:paraId="16B350A7"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A4" w14:textId="77777777" w:rsidR="00DB71A6" w:rsidRPr="00A845CB" w:rsidRDefault="00DB71A6" w:rsidP="00A8291A">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248</w:t>
            </w:r>
          </w:p>
        </w:tc>
        <w:tc>
          <w:tcPr>
            <w:tcW w:w="2141" w:type="dxa"/>
            <w:tcBorders>
              <w:top w:val="single" w:sz="4" w:space="0" w:color="C0C0C0"/>
              <w:left w:val="single" w:sz="4" w:space="0" w:color="C0C0C0"/>
              <w:bottom w:val="single" w:sz="4" w:space="0" w:color="C0C0C0"/>
              <w:right w:val="single" w:sz="4" w:space="0" w:color="C0C0C0"/>
            </w:tcBorders>
          </w:tcPr>
          <w:p w14:paraId="16B350A5" w14:textId="77777777" w:rsidR="00DB71A6" w:rsidRPr="00A845CB" w:rsidRDefault="00DB71A6" w:rsidP="00A8291A">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Bedding type unknown or unspecified</w:t>
            </w:r>
          </w:p>
        </w:tc>
        <w:tc>
          <w:tcPr>
            <w:tcW w:w="919" w:type="dxa"/>
            <w:tcBorders>
              <w:top w:val="single" w:sz="4" w:space="0" w:color="C0C0C0"/>
              <w:left w:val="single" w:sz="4" w:space="0" w:color="C0C0C0"/>
              <w:bottom w:val="single" w:sz="4" w:space="0" w:color="C0C0C0"/>
              <w:right w:val="single" w:sz="4" w:space="0" w:color="C0C0C0"/>
            </w:tcBorders>
          </w:tcPr>
          <w:p w14:paraId="16B350A6" w14:textId="77777777" w:rsidR="00DB71A6" w:rsidRPr="00A845CB"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AB" w14:textId="77777777" w:rsidTr="00DB71A6">
        <w:tc>
          <w:tcPr>
            <w:tcW w:w="738" w:type="dxa"/>
            <w:tcBorders>
              <w:top w:val="single" w:sz="4" w:space="0" w:color="C0C0C0"/>
              <w:left w:val="single" w:sz="4" w:space="0" w:color="C0C0C0"/>
              <w:bottom w:val="single" w:sz="4" w:space="0" w:color="C0C0C0"/>
              <w:right w:val="single" w:sz="4" w:space="0" w:color="C0C0C0"/>
            </w:tcBorders>
          </w:tcPr>
          <w:p w14:paraId="16B350A8"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249</w:t>
            </w:r>
          </w:p>
        </w:tc>
        <w:tc>
          <w:tcPr>
            <w:tcW w:w="2141" w:type="dxa"/>
            <w:tcBorders>
              <w:top w:val="single" w:sz="4" w:space="0" w:color="C0C0C0"/>
              <w:left w:val="single" w:sz="4" w:space="0" w:color="C0C0C0"/>
              <w:bottom w:val="single" w:sz="4" w:space="0" w:color="C0C0C0"/>
              <w:right w:val="single" w:sz="4" w:space="0" w:color="C0C0C0"/>
            </w:tcBorders>
          </w:tcPr>
          <w:p w14:paraId="16B350A9" w14:textId="77777777" w:rsidR="00DB71A6" w:rsidRPr="000730B8" w:rsidRDefault="00DB71A6" w:rsidP="00A8291A">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Full bed</w:t>
            </w:r>
          </w:p>
        </w:tc>
        <w:tc>
          <w:tcPr>
            <w:tcW w:w="919" w:type="dxa"/>
            <w:tcBorders>
              <w:top w:val="single" w:sz="4" w:space="0" w:color="C0C0C0"/>
              <w:left w:val="single" w:sz="4" w:space="0" w:color="C0C0C0"/>
              <w:bottom w:val="single" w:sz="4" w:space="0" w:color="C0C0C0"/>
              <w:right w:val="single" w:sz="4" w:space="0" w:color="C0C0C0"/>
            </w:tcBorders>
          </w:tcPr>
          <w:p w14:paraId="16B350AA" w14:textId="77777777" w:rsidR="00DB71A6" w:rsidRPr="000730B8" w:rsidRDefault="00DB71A6" w:rsidP="00A8291A">
            <w:pPr>
              <w:suppressAutoHyphens/>
              <w:spacing w:before="60" w:after="60"/>
              <w:rPr>
                <w:rFonts w:ascii="Arial" w:hAnsi="Arial" w:cs="Arial"/>
                <w:color w:val="000000"/>
                <w:sz w:val="18"/>
                <w:szCs w:val="18"/>
                <w:lang w:eastAsia="ar-SA"/>
              </w:rPr>
            </w:pPr>
          </w:p>
        </w:tc>
      </w:tr>
    </w:tbl>
    <w:p w14:paraId="16B350AC" w14:textId="77777777" w:rsidR="00177EAE" w:rsidRDefault="00177EAE">
      <w:pPr>
        <w:rPr>
          <w:b/>
          <w:bCs/>
        </w:rPr>
      </w:pPr>
    </w:p>
    <w:p w14:paraId="16B350AD" w14:textId="77777777" w:rsidR="00CE5F76" w:rsidRPr="00714829" w:rsidRDefault="00CE5F76" w:rsidP="00714829">
      <w:pPr>
        <w:pStyle w:val="Heading3"/>
        <w:pageBreakBefore/>
        <w:spacing w:before="360" w:after="120"/>
        <w:rPr>
          <w:rFonts w:eastAsia="Times New Roman"/>
          <w:i/>
          <w:color w:val="0B2265"/>
          <w:sz w:val="28"/>
          <w:szCs w:val="32"/>
          <w:lang w:val="es-MX" w:eastAsia="en-US"/>
        </w:rPr>
      </w:pPr>
      <w:bookmarkStart w:id="177" w:name="_Toc351022531"/>
      <w:r w:rsidRPr="00714829">
        <w:rPr>
          <w:rFonts w:eastAsia="Times New Roman"/>
          <w:i/>
          <w:color w:val="0B2265"/>
          <w:sz w:val="28"/>
          <w:szCs w:val="32"/>
          <w:lang w:val="es-MX" w:eastAsia="en-US"/>
        </w:rPr>
        <w:t xml:space="preserve">Figure </w:t>
      </w:r>
      <w:r w:rsidR="00A845CB" w:rsidRPr="00714829">
        <w:rPr>
          <w:rFonts w:eastAsia="Times New Roman"/>
          <w:i/>
          <w:color w:val="0B2265"/>
          <w:sz w:val="28"/>
          <w:szCs w:val="32"/>
          <w:lang w:val="es-MX" w:eastAsia="en-US"/>
        </w:rPr>
        <w:t>2</w:t>
      </w:r>
      <w:r w:rsidRPr="00714829">
        <w:rPr>
          <w:rFonts w:eastAsia="Times New Roman"/>
          <w:i/>
          <w:color w:val="0B2265"/>
          <w:sz w:val="28"/>
          <w:szCs w:val="32"/>
          <w:lang w:val="es-MX" w:eastAsia="en-US"/>
        </w:rPr>
        <w:t>: OTA Meal Plan Types (MPT)</w:t>
      </w:r>
      <w:bookmarkEnd w:id="177"/>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124"/>
        <w:gridCol w:w="2088"/>
        <w:gridCol w:w="810"/>
        <w:gridCol w:w="810"/>
      </w:tblGrid>
      <w:tr w:rsidR="00DB71A6" w:rsidRPr="00354B77" w14:paraId="16B350B1" w14:textId="77777777" w:rsidTr="00DB71A6">
        <w:tc>
          <w:tcPr>
            <w:tcW w:w="720" w:type="dxa"/>
            <w:gridSpan w:val="2"/>
            <w:tcBorders>
              <w:top w:val="single" w:sz="4" w:space="0" w:color="C0C0C0"/>
              <w:left w:val="single" w:sz="4" w:space="0" w:color="C0C0C0"/>
              <w:bottom w:val="single" w:sz="4" w:space="0" w:color="C0C0C0"/>
              <w:right w:val="single" w:sz="4" w:space="0" w:color="C0C0C0"/>
            </w:tcBorders>
            <w:shd w:val="pct5" w:color="auto" w:fill="auto"/>
          </w:tcPr>
          <w:p w14:paraId="16B350AE" w14:textId="77777777" w:rsidR="00DB71A6" w:rsidRPr="00354B77" w:rsidRDefault="00DB71A6" w:rsidP="00A8291A">
            <w:pPr>
              <w:pStyle w:val="TableHeading"/>
            </w:pPr>
          </w:p>
        </w:tc>
        <w:tc>
          <w:tcPr>
            <w:tcW w:w="3708" w:type="dxa"/>
            <w:gridSpan w:val="3"/>
            <w:tcBorders>
              <w:top w:val="single" w:sz="4" w:space="0" w:color="C0C0C0"/>
              <w:left w:val="single" w:sz="4" w:space="0" w:color="C0C0C0"/>
              <w:bottom w:val="single" w:sz="4" w:space="0" w:color="C0C0C0"/>
              <w:right w:val="single" w:sz="4" w:space="0" w:color="C0C0C0"/>
            </w:tcBorders>
            <w:shd w:val="pct5" w:color="auto" w:fill="auto"/>
          </w:tcPr>
          <w:p w14:paraId="16B350AF" w14:textId="77777777" w:rsidR="00DB71A6" w:rsidRPr="00354B77" w:rsidRDefault="00DB71A6" w:rsidP="00A8291A">
            <w:pPr>
              <w:pStyle w:val="TableHeading"/>
            </w:pPr>
            <w:r w:rsidRPr="00354B77">
              <w:t>OTA Code List</w:t>
            </w:r>
          </w:p>
          <w:p w14:paraId="16B350B0" w14:textId="77777777" w:rsidR="00DB71A6" w:rsidRPr="00354B77" w:rsidRDefault="00DB71A6" w:rsidP="00A8291A">
            <w:pPr>
              <w:pStyle w:val="TableHeading"/>
            </w:pPr>
            <w:r>
              <w:t>Meal Plan Type (MPT)</w:t>
            </w:r>
          </w:p>
        </w:tc>
      </w:tr>
      <w:tr w:rsidR="00DB71A6" w:rsidRPr="00354B77" w14:paraId="16B350B6" w14:textId="77777777" w:rsidTr="00DB71A6">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16B350B2" w14:textId="77777777" w:rsidR="00DB71A6" w:rsidRPr="00354B77" w:rsidRDefault="00DB71A6" w:rsidP="00A8291A">
            <w:pPr>
              <w:pStyle w:val="TableHeading"/>
              <w:rPr>
                <w:szCs w:val="16"/>
              </w:rPr>
            </w:pPr>
            <w:r w:rsidRPr="00354B77">
              <w:rPr>
                <w:szCs w:val="16"/>
              </w:rPr>
              <w:t>OTA</w:t>
            </w:r>
          </w:p>
        </w:tc>
        <w:tc>
          <w:tcPr>
            <w:tcW w:w="2212" w:type="dxa"/>
            <w:gridSpan w:val="2"/>
            <w:tcBorders>
              <w:top w:val="single" w:sz="4" w:space="0" w:color="C0C0C0"/>
              <w:left w:val="single" w:sz="4" w:space="0" w:color="C0C0C0"/>
              <w:bottom w:val="single" w:sz="4" w:space="0" w:color="C0C0C0"/>
              <w:right w:val="single" w:sz="4" w:space="0" w:color="C0C0C0"/>
            </w:tcBorders>
            <w:shd w:val="pct12" w:color="auto" w:fill="auto"/>
          </w:tcPr>
          <w:p w14:paraId="16B350B3" w14:textId="77777777" w:rsidR="00DB71A6" w:rsidRPr="00354B77" w:rsidRDefault="00DB71A6" w:rsidP="00A8291A">
            <w:pPr>
              <w:pStyle w:val="TableHeading"/>
              <w:rPr>
                <w:szCs w:val="16"/>
              </w:rPr>
            </w:pPr>
            <w:r w:rsidRPr="00354B77">
              <w:rPr>
                <w:szCs w:val="16"/>
              </w:rPr>
              <w:t>Description</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16B350B4" w14:textId="77777777" w:rsidR="00DB71A6" w:rsidRPr="00354B77" w:rsidRDefault="00DB71A6" w:rsidP="00A8291A">
            <w:pPr>
              <w:pStyle w:val="TableHeading"/>
              <w:rPr>
                <w:szCs w:val="16"/>
              </w:rPr>
            </w:pPr>
            <w:r w:rsidRPr="00354B77">
              <w:rPr>
                <w:szCs w:val="16"/>
              </w:rPr>
              <w:t>GI</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16B350B5" w14:textId="77777777" w:rsidR="00DB71A6" w:rsidRPr="00354B77" w:rsidRDefault="00DB71A6" w:rsidP="00A8291A">
            <w:pPr>
              <w:pStyle w:val="TableHeading"/>
              <w:rPr>
                <w:szCs w:val="16"/>
              </w:rPr>
            </w:pPr>
            <w:r>
              <w:rPr>
                <w:szCs w:val="16"/>
              </w:rPr>
              <w:t>1P</w:t>
            </w:r>
          </w:p>
        </w:tc>
      </w:tr>
      <w:tr w:rsidR="00DB71A6" w:rsidRPr="007D508F" w14:paraId="16B350BB"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B7"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B8"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All Inclusive</w:t>
            </w:r>
          </w:p>
        </w:tc>
        <w:tc>
          <w:tcPr>
            <w:tcW w:w="810" w:type="dxa"/>
            <w:tcBorders>
              <w:top w:val="single" w:sz="4" w:space="0" w:color="C0C0C0"/>
              <w:left w:val="single" w:sz="4" w:space="0" w:color="C0C0C0"/>
              <w:bottom w:val="single" w:sz="4" w:space="0" w:color="C0C0C0"/>
              <w:right w:val="single" w:sz="4" w:space="0" w:color="C0C0C0"/>
            </w:tcBorders>
          </w:tcPr>
          <w:p w14:paraId="16B350B9"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BA" w14:textId="77777777" w:rsidR="00DB71A6" w:rsidRPr="00CE5F76" w:rsidRDefault="00DB71A6" w:rsidP="00A8291A">
            <w:pPr>
              <w:suppressAutoHyphens/>
              <w:spacing w:before="60" w:after="60"/>
              <w:rPr>
                <w:rFonts w:ascii="Arial" w:hAnsi="Arial" w:cs="Arial"/>
                <w:color w:val="000000"/>
                <w:sz w:val="18"/>
                <w:szCs w:val="18"/>
                <w:lang w:eastAsia="ar-SA"/>
              </w:rPr>
            </w:pPr>
          </w:p>
        </w:tc>
      </w:tr>
      <w:tr w:rsidR="00DB71A6" w:rsidRPr="007D508F" w14:paraId="16B350C0"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BC"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2</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BD"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American Plan</w:t>
            </w:r>
          </w:p>
        </w:tc>
        <w:tc>
          <w:tcPr>
            <w:tcW w:w="810" w:type="dxa"/>
            <w:tcBorders>
              <w:top w:val="single" w:sz="4" w:space="0" w:color="C0C0C0"/>
              <w:left w:val="single" w:sz="4" w:space="0" w:color="C0C0C0"/>
              <w:bottom w:val="single" w:sz="4" w:space="0" w:color="C0C0C0"/>
              <w:right w:val="single" w:sz="4" w:space="0" w:color="C0C0C0"/>
            </w:tcBorders>
          </w:tcPr>
          <w:p w14:paraId="16B350BE"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BF"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C5"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C1"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3</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C2"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Bed&amp;Breakfast</w:t>
            </w:r>
          </w:p>
        </w:tc>
        <w:tc>
          <w:tcPr>
            <w:tcW w:w="810" w:type="dxa"/>
            <w:tcBorders>
              <w:top w:val="single" w:sz="4" w:space="0" w:color="C0C0C0"/>
              <w:left w:val="single" w:sz="4" w:space="0" w:color="C0C0C0"/>
              <w:bottom w:val="single" w:sz="4" w:space="0" w:color="C0C0C0"/>
              <w:right w:val="single" w:sz="4" w:space="0" w:color="C0C0C0"/>
            </w:tcBorders>
          </w:tcPr>
          <w:p w14:paraId="16B350C3"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C4"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CA"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C6"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4</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C7"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Buffet breakfast</w:t>
            </w:r>
          </w:p>
        </w:tc>
        <w:tc>
          <w:tcPr>
            <w:tcW w:w="810" w:type="dxa"/>
            <w:tcBorders>
              <w:top w:val="single" w:sz="4" w:space="0" w:color="C0C0C0"/>
              <w:left w:val="single" w:sz="4" w:space="0" w:color="C0C0C0"/>
              <w:bottom w:val="single" w:sz="4" w:space="0" w:color="C0C0C0"/>
              <w:right w:val="single" w:sz="4" w:space="0" w:color="C0C0C0"/>
            </w:tcBorders>
          </w:tcPr>
          <w:p w14:paraId="16B350C8"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C9" w14:textId="77777777" w:rsidR="00DB71A6" w:rsidRPr="00CE5F76" w:rsidRDefault="00DB71A6" w:rsidP="00A8291A">
            <w:pPr>
              <w:suppressAutoHyphens/>
              <w:spacing w:before="60" w:after="60"/>
              <w:rPr>
                <w:rFonts w:ascii="Arial" w:hAnsi="Arial" w:cs="Arial"/>
                <w:color w:val="000000"/>
                <w:sz w:val="18"/>
                <w:szCs w:val="18"/>
                <w:lang w:eastAsia="ar-SA"/>
              </w:rPr>
            </w:pPr>
          </w:p>
        </w:tc>
      </w:tr>
      <w:tr w:rsidR="00DB71A6" w:rsidRPr="007D508F" w14:paraId="16B350CF"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CB"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5</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CC"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Caribben breakfast</w:t>
            </w:r>
          </w:p>
        </w:tc>
        <w:tc>
          <w:tcPr>
            <w:tcW w:w="810" w:type="dxa"/>
            <w:tcBorders>
              <w:top w:val="single" w:sz="4" w:space="0" w:color="C0C0C0"/>
              <w:left w:val="single" w:sz="4" w:space="0" w:color="C0C0C0"/>
              <w:bottom w:val="single" w:sz="4" w:space="0" w:color="C0C0C0"/>
              <w:right w:val="single" w:sz="4" w:space="0" w:color="C0C0C0"/>
            </w:tcBorders>
          </w:tcPr>
          <w:p w14:paraId="16B350CD"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CE"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D4"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D0"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6</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D1"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Continental breakfast</w:t>
            </w:r>
          </w:p>
        </w:tc>
        <w:tc>
          <w:tcPr>
            <w:tcW w:w="810" w:type="dxa"/>
            <w:tcBorders>
              <w:top w:val="single" w:sz="4" w:space="0" w:color="C0C0C0"/>
              <w:left w:val="single" w:sz="4" w:space="0" w:color="C0C0C0"/>
              <w:bottom w:val="single" w:sz="4" w:space="0" w:color="C0C0C0"/>
              <w:right w:val="single" w:sz="4" w:space="0" w:color="C0C0C0"/>
            </w:tcBorders>
          </w:tcPr>
          <w:p w14:paraId="16B350D2"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D3"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D9"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D5"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7</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D6"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English breakfast</w:t>
            </w:r>
          </w:p>
        </w:tc>
        <w:tc>
          <w:tcPr>
            <w:tcW w:w="810" w:type="dxa"/>
            <w:tcBorders>
              <w:top w:val="single" w:sz="4" w:space="0" w:color="C0C0C0"/>
              <w:left w:val="single" w:sz="4" w:space="0" w:color="C0C0C0"/>
              <w:bottom w:val="single" w:sz="4" w:space="0" w:color="C0C0C0"/>
              <w:right w:val="single" w:sz="4" w:space="0" w:color="C0C0C0"/>
            </w:tcBorders>
          </w:tcPr>
          <w:p w14:paraId="16B350D7"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D8" w14:textId="77777777" w:rsidR="00DB71A6" w:rsidRPr="00CE5F76" w:rsidRDefault="00DB71A6" w:rsidP="00A8291A">
            <w:pPr>
              <w:suppressAutoHyphens/>
              <w:spacing w:before="60" w:after="60"/>
              <w:rPr>
                <w:rFonts w:ascii="Arial" w:hAnsi="Arial" w:cs="Arial"/>
                <w:color w:val="000000"/>
                <w:sz w:val="18"/>
                <w:szCs w:val="18"/>
                <w:lang w:eastAsia="ar-SA"/>
              </w:rPr>
            </w:pPr>
          </w:p>
        </w:tc>
      </w:tr>
      <w:tr w:rsidR="00DB71A6" w:rsidRPr="007D508F" w14:paraId="16B350DE"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DA"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8</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DB"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European Plan</w:t>
            </w:r>
          </w:p>
        </w:tc>
        <w:tc>
          <w:tcPr>
            <w:tcW w:w="810" w:type="dxa"/>
            <w:tcBorders>
              <w:top w:val="single" w:sz="4" w:space="0" w:color="C0C0C0"/>
              <w:left w:val="single" w:sz="4" w:space="0" w:color="C0C0C0"/>
              <w:bottom w:val="single" w:sz="4" w:space="0" w:color="C0C0C0"/>
              <w:right w:val="single" w:sz="4" w:space="0" w:color="C0C0C0"/>
            </w:tcBorders>
          </w:tcPr>
          <w:p w14:paraId="16B350DC"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DD" w14:textId="77777777" w:rsidR="00DB71A6" w:rsidRPr="00CE5F76" w:rsidRDefault="00DB71A6" w:rsidP="00DB71A6">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E3"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DF"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9</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E0"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Family Plan</w:t>
            </w:r>
          </w:p>
        </w:tc>
        <w:tc>
          <w:tcPr>
            <w:tcW w:w="810" w:type="dxa"/>
            <w:tcBorders>
              <w:top w:val="single" w:sz="4" w:space="0" w:color="C0C0C0"/>
              <w:left w:val="single" w:sz="4" w:space="0" w:color="C0C0C0"/>
              <w:bottom w:val="single" w:sz="4" w:space="0" w:color="C0C0C0"/>
              <w:right w:val="single" w:sz="4" w:space="0" w:color="C0C0C0"/>
            </w:tcBorders>
          </w:tcPr>
          <w:p w14:paraId="16B350E1"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E2"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E8"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E4"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10</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E5"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Full board</w:t>
            </w:r>
          </w:p>
        </w:tc>
        <w:tc>
          <w:tcPr>
            <w:tcW w:w="810" w:type="dxa"/>
            <w:tcBorders>
              <w:top w:val="single" w:sz="4" w:space="0" w:color="C0C0C0"/>
              <w:left w:val="single" w:sz="4" w:space="0" w:color="C0C0C0"/>
              <w:bottom w:val="single" w:sz="4" w:space="0" w:color="C0C0C0"/>
              <w:right w:val="single" w:sz="4" w:space="0" w:color="C0C0C0"/>
            </w:tcBorders>
          </w:tcPr>
          <w:p w14:paraId="16B350E6"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E7" w14:textId="77777777" w:rsidR="00DB71A6" w:rsidRPr="00CE5F76" w:rsidRDefault="00DB71A6" w:rsidP="00A8291A">
            <w:pPr>
              <w:suppressAutoHyphens/>
              <w:spacing w:before="60" w:after="60"/>
              <w:rPr>
                <w:rFonts w:ascii="Arial" w:hAnsi="Arial" w:cs="Arial"/>
                <w:color w:val="000000"/>
                <w:sz w:val="18"/>
                <w:szCs w:val="18"/>
                <w:lang w:eastAsia="ar-SA"/>
              </w:rPr>
            </w:pPr>
          </w:p>
        </w:tc>
      </w:tr>
      <w:tr w:rsidR="00DB71A6" w:rsidRPr="007D508F" w14:paraId="16B350ED"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E9"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11</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EA"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Full breakfast</w:t>
            </w:r>
          </w:p>
        </w:tc>
        <w:tc>
          <w:tcPr>
            <w:tcW w:w="810" w:type="dxa"/>
            <w:tcBorders>
              <w:top w:val="single" w:sz="4" w:space="0" w:color="C0C0C0"/>
              <w:left w:val="single" w:sz="4" w:space="0" w:color="C0C0C0"/>
              <w:bottom w:val="single" w:sz="4" w:space="0" w:color="C0C0C0"/>
              <w:right w:val="single" w:sz="4" w:space="0" w:color="C0C0C0"/>
            </w:tcBorders>
          </w:tcPr>
          <w:p w14:paraId="16B350EB"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EC"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F2"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EE"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12</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EF"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Half board/ modified American Plan</w:t>
            </w:r>
          </w:p>
        </w:tc>
        <w:tc>
          <w:tcPr>
            <w:tcW w:w="810" w:type="dxa"/>
            <w:tcBorders>
              <w:top w:val="single" w:sz="4" w:space="0" w:color="C0C0C0"/>
              <w:left w:val="single" w:sz="4" w:space="0" w:color="C0C0C0"/>
              <w:bottom w:val="single" w:sz="4" w:space="0" w:color="C0C0C0"/>
              <w:right w:val="single" w:sz="4" w:space="0" w:color="C0C0C0"/>
            </w:tcBorders>
          </w:tcPr>
          <w:p w14:paraId="16B350F0"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F1"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0F7"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F3"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13</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F4"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As brochured</w:t>
            </w:r>
          </w:p>
        </w:tc>
        <w:tc>
          <w:tcPr>
            <w:tcW w:w="810" w:type="dxa"/>
            <w:tcBorders>
              <w:top w:val="single" w:sz="4" w:space="0" w:color="C0C0C0"/>
              <w:left w:val="single" w:sz="4" w:space="0" w:color="C0C0C0"/>
              <w:bottom w:val="single" w:sz="4" w:space="0" w:color="C0C0C0"/>
              <w:right w:val="single" w:sz="4" w:space="0" w:color="C0C0C0"/>
            </w:tcBorders>
          </w:tcPr>
          <w:p w14:paraId="16B350F5"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F6" w14:textId="77777777" w:rsidR="00DB71A6" w:rsidRPr="00CE5F76" w:rsidRDefault="00DB71A6" w:rsidP="00A8291A">
            <w:pPr>
              <w:suppressAutoHyphens/>
              <w:spacing w:before="60" w:after="60"/>
              <w:rPr>
                <w:rFonts w:ascii="Arial" w:hAnsi="Arial" w:cs="Arial"/>
                <w:color w:val="000000"/>
                <w:sz w:val="18"/>
                <w:szCs w:val="18"/>
                <w:lang w:eastAsia="ar-SA"/>
              </w:rPr>
            </w:pPr>
          </w:p>
        </w:tc>
      </w:tr>
      <w:tr w:rsidR="00DB71A6" w:rsidRPr="007D508F" w14:paraId="16B350FC"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F8"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14</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F9"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Room only</w:t>
            </w:r>
          </w:p>
        </w:tc>
        <w:tc>
          <w:tcPr>
            <w:tcW w:w="810" w:type="dxa"/>
            <w:tcBorders>
              <w:top w:val="single" w:sz="4" w:space="0" w:color="C0C0C0"/>
              <w:left w:val="single" w:sz="4" w:space="0" w:color="C0C0C0"/>
              <w:bottom w:val="single" w:sz="4" w:space="0" w:color="C0C0C0"/>
              <w:right w:val="single" w:sz="4" w:space="0" w:color="C0C0C0"/>
            </w:tcBorders>
          </w:tcPr>
          <w:p w14:paraId="16B350FA"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0FB"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01"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0FD"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15</w:t>
            </w:r>
          </w:p>
        </w:tc>
        <w:tc>
          <w:tcPr>
            <w:tcW w:w="2212" w:type="dxa"/>
            <w:gridSpan w:val="2"/>
            <w:tcBorders>
              <w:top w:val="single" w:sz="4" w:space="0" w:color="C0C0C0"/>
              <w:left w:val="single" w:sz="4" w:space="0" w:color="C0C0C0"/>
              <w:bottom w:val="single" w:sz="4" w:space="0" w:color="C0C0C0"/>
              <w:right w:val="single" w:sz="4" w:space="0" w:color="C0C0C0"/>
            </w:tcBorders>
          </w:tcPr>
          <w:p w14:paraId="16B350FE"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Self catering</w:t>
            </w:r>
          </w:p>
        </w:tc>
        <w:tc>
          <w:tcPr>
            <w:tcW w:w="810" w:type="dxa"/>
            <w:tcBorders>
              <w:top w:val="single" w:sz="4" w:space="0" w:color="C0C0C0"/>
              <w:left w:val="single" w:sz="4" w:space="0" w:color="C0C0C0"/>
              <w:bottom w:val="single" w:sz="4" w:space="0" w:color="C0C0C0"/>
              <w:right w:val="single" w:sz="4" w:space="0" w:color="C0C0C0"/>
            </w:tcBorders>
          </w:tcPr>
          <w:p w14:paraId="16B350FF"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00" w14:textId="77777777" w:rsidR="00DB71A6" w:rsidRPr="00CE5F76" w:rsidRDefault="00DB71A6" w:rsidP="00A8291A">
            <w:pPr>
              <w:suppressAutoHyphens/>
              <w:spacing w:before="60" w:after="60"/>
              <w:rPr>
                <w:rFonts w:ascii="Arial" w:hAnsi="Arial" w:cs="Arial"/>
                <w:color w:val="000000"/>
                <w:sz w:val="18"/>
                <w:szCs w:val="18"/>
                <w:lang w:eastAsia="ar-SA"/>
              </w:rPr>
            </w:pPr>
          </w:p>
        </w:tc>
      </w:tr>
      <w:tr w:rsidR="00DB71A6" w:rsidRPr="007D508F" w14:paraId="16B35106"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102"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16</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03"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Bermuda</w:t>
            </w:r>
          </w:p>
        </w:tc>
        <w:tc>
          <w:tcPr>
            <w:tcW w:w="810" w:type="dxa"/>
            <w:tcBorders>
              <w:top w:val="single" w:sz="4" w:space="0" w:color="C0C0C0"/>
              <w:left w:val="single" w:sz="4" w:space="0" w:color="C0C0C0"/>
              <w:bottom w:val="single" w:sz="4" w:space="0" w:color="C0C0C0"/>
              <w:right w:val="single" w:sz="4" w:space="0" w:color="C0C0C0"/>
            </w:tcBorders>
          </w:tcPr>
          <w:p w14:paraId="16B35104"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05"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0B"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107"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17</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08"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Dinner bed &amp; breakfast plan</w:t>
            </w:r>
          </w:p>
        </w:tc>
        <w:tc>
          <w:tcPr>
            <w:tcW w:w="810" w:type="dxa"/>
            <w:tcBorders>
              <w:top w:val="single" w:sz="4" w:space="0" w:color="C0C0C0"/>
              <w:left w:val="single" w:sz="4" w:space="0" w:color="C0C0C0"/>
              <w:bottom w:val="single" w:sz="4" w:space="0" w:color="C0C0C0"/>
              <w:right w:val="single" w:sz="4" w:space="0" w:color="C0C0C0"/>
            </w:tcBorders>
          </w:tcPr>
          <w:p w14:paraId="16B35109"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0A"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10"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10C"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18</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0D" w14:textId="77777777" w:rsidR="00DB71A6" w:rsidRPr="00CE5F76" w:rsidRDefault="00DB71A6" w:rsidP="00A8291A">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Family American</w:t>
            </w:r>
          </w:p>
        </w:tc>
        <w:tc>
          <w:tcPr>
            <w:tcW w:w="810" w:type="dxa"/>
            <w:tcBorders>
              <w:top w:val="single" w:sz="4" w:space="0" w:color="C0C0C0"/>
              <w:left w:val="single" w:sz="4" w:space="0" w:color="C0C0C0"/>
              <w:bottom w:val="single" w:sz="4" w:space="0" w:color="C0C0C0"/>
              <w:right w:val="single" w:sz="4" w:space="0" w:color="C0C0C0"/>
            </w:tcBorders>
          </w:tcPr>
          <w:p w14:paraId="16B3510E" w14:textId="77777777" w:rsidR="00DB71A6" w:rsidRPr="00CE5F76"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0F" w14:textId="77777777" w:rsidR="00DB71A6" w:rsidRPr="00CE5F76" w:rsidRDefault="00DB71A6" w:rsidP="00A8291A">
            <w:pPr>
              <w:suppressAutoHyphens/>
              <w:spacing w:before="60" w:after="60"/>
              <w:rPr>
                <w:rFonts w:ascii="Arial" w:hAnsi="Arial" w:cs="Arial"/>
                <w:color w:val="000000"/>
                <w:sz w:val="18"/>
                <w:szCs w:val="18"/>
                <w:lang w:eastAsia="ar-SA"/>
              </w:rPr>
            </w:pPr>
          </w:p>
        </w:tc>
      </w:tr>
      <w:tr w:rsidR="00DB71A6" w:rsidRPr="007D508F" w14:paraId="16B35115" w14:textId="77777777" w:rsidTr="00DB71A6">
        <w:tc>
          <w:tcPr>
            <w:tcW w:w="596" w:type="dxa"/>
            <w:tcBorders>
              <w:top w:val="single" w:sz="4" w:space="0" w:color="C0C0C0"/>
              <w:left w:val="single" w:sz="4" w:space="0" w:color="C0C0C0"/>
              <w:bottom w:val="single" w:sz="4" w:space="0" w:color="C0C0C0"/>
              <w:right w:val="single" w:sz="4" w:space="0" w:color="C0C0C0"/>
            </w:tcBorders>
          </w:tcPr>
          <w:p w14:paraId="16B35111" w14:textId="77777777" w:rsidR="00DB71A6" w:rsidRPr="004703E7" w:rsidRDefault="00DB71A6" w:rsidP="00A8291A">
            <w:pPr>
              <w:suppressAutoHyphens/>
              <w:spacing w:before="60" w:after="60"/>
              <w:rPr>
                <w:rFonts w:ascii="Arial" w:hAnsi="Arial" w:cs="Arial"/>
                <w:color w:val="000000"/>
                <w:sz w:val="18"/>
                <w:szCs w:val="18"/>
                <w:lang w:eastAsia="ar-SA"/>
              </w:rPr>
            </w:pPr>
            <w:r w:rsidRPr="004703E7">
              <w:rPr>
                <w:rFonts w:ascii="Arial" w:hAnsi="Arial" w:cs="Arial"/>
                <w:color w:val="000000"/>
                <w:sz w:val="18"/>
                <w:szCs w:val="18"/>
                <w:lang w:eastAsia="ar-SA"/>
              </w:rPr>
              <w:t>19</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12" w14:textId="77777777" w:rsidR="00DB71A6" w:rsidRPr="004703E7" w:rsidRDefault="00DB71A6" w:rsidP="00A8291A">
            <w:pPr>
              <w:suppressAutoHyphens/>
              <w:spacing w:before="60" w:after="60"/>
              <w:rPr>
                <w:rFonts w:ascii="Arial" w:hAnsi="Arial" w:cs="Arial"/>
                <w:color w:val="000000"/>
                <w:sz w:val="18"/>
                <w:szCs w:val="18"/>
                <w:lang w:eastAsia="ar-SA"/>
              </w:rPr>
            </w:pPr>
            <w:r w:rsidRPr="004703E7">
              <w:rPr>
                <w:rFonts w:ascii="Arial" w:hAnsi="Arial" w:cs="Arial"/>
                <w:color w:val="000000"/>
                <w:sz w:val="18"/>
                <w:szCs w:val="18"/>
                <w:lang w:eastAsia="ar-SA"/>
              </w:rPr>
              <w:t>Breakfast</w:t>
            </w:r>
          </w:p>
        </w:tc>
        <w:tc>
          <w:tcPr>
            <w:tcW w:w="810" w:type="dxa"/>
            <w:tcBorders>
              <w:top w:val="single" w:sz="4" w:space="0" w:color="C0C0C0"/>
              <w:left w:val="single" w:sz="4" w:space="0" w:color="C0C0C0"/>
              <w:bottom w:val="single" w:sz="4" w:space="0" w:color="C0C0C0"/>
              <w:right w:val="single" w:sz="4" w:space="0" w:color="C0C0C0"/>
            </w:tcBorders>
          </w:tcPr>
          <w:p w14:paraId="16B35113" w14:textId="77777777" w:rsidR="00DB71A6" w:rsidRPr="004703E7"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14" w14:textId="77777777" w:rsidR="00DB71A6" w:rsidRPr="004703E7" w:rsidRDefault="00DB71A6" w:rsidP="00A8291A">
            <w:pPr>
              <w:suppressAutoHyphens/>
              <w:spacing w:before="60" w:after="60"/>
              <w:rPr>
                <w:rFonts w:ascii="Arial" w:hAnsi="Arial" w:cs="Arial"/>
                <w:color w:val="000000"/>
                <w:sz w:val="18"/>
                <w:szCs w:val="18"/>
                <w:lang w:eastAsia="ar-SA"/>
              </w:rPr>
            </w:pPr>
          </w:p>
        </w:tc>
      </w:tr>
    </w:tbl>
    <w:p w14:paraId="16B35116" w14:textId="77777777" w:rsidR="00177EAE" w:rsidRDefault="00177EAE" w:rsidP="00177EAE">
      <w:pPr>
        <w:spacing w:after="0"/>
        <w:rPr>
          <w:rFonts w:ascii="Arial" w:hAnsi="Arial" w:cs="Arial"/>
          <w:b/>
          <w:sz w:val="20"/>
          <w:szCs w:val="20"/>
          <w:u w:val="single"/>
        </w:rPr>
      </w:pPr>
    </w:p>
    <w:p w14:paraId="16B35117" w14:textId="77777777" w:rsidR="002B5ACF" w:rsidRPr="00714829" w:rsidRDefault="00C86057" w:rsidP="00714829">
      <w:pPr>
        <w:pStyle w:val="Heading3"/>
        <w:pageBreakBefore/>
        <w:spacing w:before="360" w:after="120"/>
        <w:rPr>
          <w:rFonts w:eastAsia="Times New Roman"/>
          <w:i/>
          <w:color w:val="0B2265"/>
          <w:sz w:val="28"/>
          <w:szCs w:val="32"/>
          <w:lang w:val="es-MX" w:eastAsia="en-US"/>
        </w:rPr>
      </w:pPr>
      <w:bookmarkStart w:id="178" w:name="_Toc351022532"/>
      <w:r w:rsidRPr="00714829">
        <w:rPr>
          <w:rFonts w:eastAsia="Times New Roman"/>
          <w:i/>
          <w:color w:val="0B2265"/>
          <w:sz w:val="28"/>
          <w:szCs w:val="32"/>
          <w:lang w:val="es-MX" w:eastAsia="en-US"/>
        </w:rPr>
        <w:t>Figure 3: OTA Rate Plan Type (RPT)</w:t>
      </w:r>
      <w:bookmarkEnd w:id="178"/>
    </w:p>
    <w:tbl>
      <w:tblPr>
        <w:tblW w:w="613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10"/>
        <w:gridCol w:w="18"/>
        <w:gridCol w:w="3552"/>
        <w:gridCol w:w="858"/>
        <w:gridCol w:w="900"/>
      </w:tblGrid>
      <w:tr w:rsidR="00DB71A6" w:rsidRPr="006B403B" w14:paraId="16B3511B" w14:textId="77777777" w:rsidTr="00F36919">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16B35118" w14:textId="77777777" w:rsidR="00DB71A6" w:rsidRPr="006B403B" w:rsidRDefault="00DB71A6" w:rsidP="00A8291A">
            <w:pPr>
              <w:pStyle w:val="TableHeading"/>
              <w:rPr>
                <w:szCs w:val="20"/>
              </w:rPr>
            </w:pPr>
          </w:p>
        </w:tc>
        <w:tc>
          <w:tcPr>
            <w:tcW w:w="5328" w:type="dxa"/>
            <w:gridSpan w:val="4"/>
            <w:tcBorders>
              <w:top w:val="single" w:sz="4" w:space="0" w:color="C0C0C0"/>
              <w:left w:val="single" w:sz="4" w:space="0" w:color="C0C0C0"/>
              <w:bottom w:val="single" w:sz="4" w:space="0" w:color="C0C0C0"/>
              <w:right w:val="single" w:sz="4" w:space="0" w:color="C0C0C0"/>
            </w:tcBorders>
            <w:shd w:val="pct5" w:color="auto" w:fill="auto"/>
          </w:tcPr>
          <w:p w14:paraId="16B35119" w14:textId="77777777" w:rsidR="00DB71A6" w:rsidRPr="006B403B" w:rsidRDefault="00DB71A6" w:rsidP="00A8291A">
            <w:pPr>
              <w:pStyle w:val="TableHeading"/>
            </w:pPr>
            <w:r w:rsidRPr="006B403B">
              <w:rPr>
                <w:szCs w:val="20"/>
              </w:rPr>
              <w:t>OTA Code List</w:t>
            </w:r>
          </w:p>
          <w:p w14:paraId="16B3511A" w14:textId="77777777" w:rsidR="00DB71A6" w:rsidRPr="006B403B" w:rsidRDefault="00DB71A6" w:rsidP="00A8291A">
            <w:pPr>
              <w:pStyle w:val="TableHeading"/>
              <w:rPr>
                <w:szCs w:val="20"/>
              </w:rPr>
            </w:pPr>
            <w:r w:rsidRPr="006B403B">
              <w:rPr>
                <w:szCs w:val="20"/>
              </w:rPr>
              <w:t>Rate Plan Type (RPT)</w:t>
            </w:r>
          </w:p>
        </w:tc>
      </w:tr>
      <w:tr w:rsidR="00DB71A6" w:rsidRPr="006B403B" w14:paraId="16B35120" w14:textId="77777777" w:rsidTr="00F36919">
        <w:tc>
          <w:tcPr>
            <w:tcW w:w="828" w:type="dxa"/>
            <w:gridSpan w:val="2"/>
            <w:tcBorders>
              <w:top w:val="single" w:sz="4" w:space="0" w:color="C0C0C0"/>
              <w:left w:val="single" w:sz="4" w:space="0" w:color="C0C0C0"/>
              <w:bottom w:val="single" w:sz="4" w:space="0" w:color="C0C0C0"/>
              <w:right w:val="single" w:sz="4" w:space="0" w:color="C0C0C0"/>
            </w:tcBorders>
            <w:shd w:val="pct12" w:color="auto" w:fill="auto"/>
          </w:tcPr>
          <w:p w14:paraId="16B3511C" w14:textId="77777777" w:rsidR="00DB71A6" w:rsidRPr="006B403B" w:rsidRDefault="00DB71A6" w:rsidP="00A8291A">
            <w:pPr>
              <w:pStyle w:val="TableHeading"/>
              <w:rPr>
                <w:szCs w:val="16"/>
              </w:rPr>
            </w:pPr>
            <w:r w:rsidRPr="006B403B">
              <w:rPr>
                <w:szCs w:val="16"/>
              </w:rPr>
              <w:t>OTA</w:t>
            </w:r>
          </w:p>
        </w:tc>
        <w:tc>
          <w:tcPr>
            <w:tcW w:w="3552" w:type="dxa"/>
            <w:tcBorders>
              <w:top w:val="single" w:sz="4" w:space="0" w:color="C0C0C0"/>
              <w:left w:val="single" w:sz="4" w:space="0" w:color="C0C0C0"/>
              <w:bottom w:val="single" w:sz="4" w:space="0" w:color="C0C0C0"/>
              <w:right w:val="single" w:sz="4" w:space="0" w:color="C0C0C0"/>
            </w:tcBorders>
            <w:shd w:val="pct12" w:color="auto" w:fill="auto"/>
          </w:tcPr>
          <w:p w14:paraId="16B3511D" w14:textId="77777777" w:rsidR="00DB71A6" w:rsidRPr="006B403B" w:rsidRDefault="00DB71A6" w:rsidP="00A8291A">
            <w:pPr>
              <w:pStyle w:val="TableHeading"/>
              <w:rPr>
                <w:szCs w:val="16"/>
              </w:rPr>
            </w:pPr>
            <w:r w:rsidRPr="006B403B">
              <w:rPr>
                <w:szCs w:val="16"/>
              </w:rPr>
              <w:t>Description</w:t>
            </w:r>
          </w:p>
        </w:tc>
        <w:tc>
          <w:tcPr>
            <w:tcW w:w="858" w:type="dxa"/>
            <w:tcBorders>
              <w:top w:val="single" w:sz="4" w:space="0" w:color="C0C0C0"/>
              <w:left w:val="single" w:sz="4" w:space="0" w:color="C0C0C0"/>
              <w:bottom w:val="single" w:sz="4" w:space="0" w:color="C0C0C0"/>
              <w:right w:val="single" w:sz="4" w:space="0" w:color="C0C0C0"/>
            </w:tcBorders>
            <w:shd w:val="pct12" w:color="auto" w:fill="auto"/>
          </w:tcPr>
          <w:p w14:paraId="16B3511E" w14:textId="77777777" w:rsidR="00DB71A6" w:rsidRPr="006B403B" w:rsidRDefault="00DB71A6" w:rsidP="00A8291A">
            <w:pPr>
              <w:pStyle w:val="TableHeading"/>
              <w:rPr>
                <w:szCs w:val="16"/>
              </w:rPr>
            </w:pPr>
            <w:r w:rsidRPr="006B403B">
              <w:rPr>
                <w:szCs w:val="16"/>
              </w:rPr>
              <w:t>GI</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16B3511F" w14:textId="77777777" w:rsidR="00DB71A6" w:rsidRPr="006B403B" w:rsidRDefault="00DB71A6" w:rsidP="00A8291A">
            <w:pPr>
              <w:pStyle w:val="TableHeading"/>
              <w:rPr>
                <w:szCs w:val="16"/>
              </w:rPr>
            </w:pPr>
            <w:r w:rsidRPr="006B403B">
              <w:rPr>
                <w:szCs w:val="16"/>
              </w:rPr>
              <w:t>1P</w:t>
            </w:r>
          </w:p>
        </w:tc>
      </w:tr>
      <w:tr w:rsidR="00DB71A6" w:rsidRPr="007D508F" w14:paraId="16B35125"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21"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13</w:t>
            </w:r>
          </w:p>
        </w:tc>
        <w:tc>
          <w:tcPr>
            <w:tcW w:w="3552" w:type="dxa"/>
            <w:tcBorders>
              <w:top w:val="single" w:sz="4" w:space="0" w:color="C0C0C0"/>
              <w:left w:val="single" w:sz="4" w:space="0" w:color="C0C0C0"/>
              <w:bottom w:val="single" w:sz="4" w:space="0" w:color="C0C0C0"/>
              <w:right w:val="single" w:sz="4" w:space="0" w:color="C0C0C0"/>
            </w:tcBorders>
          </w:tcPr>
          <w:p w14:paraId="16B35122"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Rack General</w:t>
            </w:r>
          </w:p>
        </w:tc>
        <w:tc>
          <w:tcPr>
            <w:tcW w:w="858" w:type="dxa"/>
            <w:tcBorders>
              <w:top w:val="single" w:sz="4" w:space="0" w:color="C0C0C0"/>
              <w:left w:val="single" w:sz="4" w:space="0" w:color="C0C0C0"/>
              <w:bottom w:val="single" w:sz="4" w:space="0" w:color="C0C0C0"/>
              <w:right w:val="single" w:sz="4" w:space="0" w:color="C0C0C0"/>
            </w:tcBorders>
          </w:tcPr>
          <w:p w14:paraId="16B35123"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24"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2A"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26"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14</w:t>
            </w:r>
          </w:p>
        </w:tc>
        <w:tc>
          <w:tcPr>
            <w:tcW w:w="3552" w:type="dxa"/>
            <w:tcBorders>
              <w:top w:val="single" w:sz="4" w:space="0" w:color="C0C0C0"/>
              <w:left w:val="single" w:sz="4" w:space="0" w:color="C0C0C0"/>
              <w:bottom w:val="single" w:sz="4" w:space="0" w:color="C0C0C0"/>
              <w:right w:val="single" w:sz="4" w:space="0" w:color="C0C0C0"/>
            </w:tcBorders>
          </w:tcPr>
          <w:p w14:paraId="16B35127"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Senior Citizen</w:t>
            </w:r>
          </w:p>
        </w:tc>
        <w:tc>
          <w:tcPr>
            <w:tcW w:w="858" w:type="dxa"/>
            <w:tcBorders>
              <w:top w:val="single" w:sz="4" w:space="0" w:color="C0C0C0"/>
              <w:left w:val="single" w:sz="4" w:space="0" w:color="C0C0C0"/>
              <w:bottom w:val="single" w:sz="4" w:space="0" w:color="C0C0C0"/>
              <w:right w:val="single" w:sz="4" w:space="0" w:color="C0C0C0"/>
            </w:tcBorders>
          </w:tcPr>
          <w:p w14:paraId="16B35128"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29"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2F"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2B"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4</w:t>
            </w:r>
          </w:p>
        </w:tc>
        <w:tc>
          <w:tcPr>
            <w:tcW w:w="3552" w:type="dxa"/>
            <w:tcBorders>
              <w:top w:val="single" w:sz="4" w:space="0" w:color="C0C0C0"/>
              <w:left w:val="single" w:sz="4" w:space="0" w:color="C0C0C0"/>
              <w:bottom w:val="single" w:sz="4" w:space="0" w:color="C0C0C0"/>
              <w:right w:val="single" w:sz="4" w:space="0" w:color="C0C0C0"/>
            </w:tcBorders>
          </w:tcPr>
          <w:p w14:paraId="16B3512C"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Corporate</w:t>
            </w:r>
          </w:p>
        </w:tc>
        <w:tc>
          <w:tcPr>
            <w:tcW w:w="858" w:type="dxa"/>
            <w:tcBorders>
              <w:top w:val="single" w:sz="4" w:space="0" w:color="C0C0C0"/>
              <w:left w:val="single" w:sz="4" w:space="0" w:color="C0C0C0"/>
              <w:bottom w:val="single" w:sz="4" w:space="0" w:color="C0C0C0"/>
              <w:right w:val="single" w:sz="4" w:space="0" w:color="C0C0C0"/>
            </w:tcBorders>
          </w:tcPr>
          <w:p w14:paraId="16B3512D"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2E"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34"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30"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15</w:t>
            </w:r>
          </w:p>
        </w:tc>
        <w:tc>
          <w:tcPr>
            <w:tcW w:w="3552" w:type="dxa"/>
            <w:tcBorders>
              <w:top w:val="single" w:sz="4" w:space="0" w:color="C0C0C0"/>
              <w:left w:val="single" w:sz="4" w:space="0" w:color="C0C0C0"/>
              <w:bottom w:val="single" w:sz="4" w:space="0" w:color="C0C0C0"/>
              <w:right w:val="single" w:sz="4" w:space="0" w:color="C0C0C0"/>
            </w:tcBorders>
          </w:tcPr>
          <w:p w14:paraId="16B35131"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Tour</w:t>
            </w:r>
          </w:p>
        </w:tc>
        <w:tc>
          <w:tcPr>
            <w:tcW w:w="858" w:type="dxa"/>
            <w:tcBorders>
              <w:top w:val="single" w:sz="4" w:space="0" w:color="C0C0C0"/>
              <w:left w:val="single" w:sz="4" w:space="0" w:color="C0C0C0"/>
              <w:bottom w:val="single" w:sz="4" w:space="0" w:color="C0C0C0"/>
              <w:right w:val="single" w:sz="4" w:space="0" w:color="C0C0C0"/>
            </w:tcBorders>
          </w:tcPr>
          <w:p w14:paraId="16B35132"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33"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39"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35"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8</w:t>
            </w:r>
          </w:p>
        </w:tc>
        <w:tc>
          <w:tcPr>
            <w:tcW w:w="3552" w:type="dxa"/>
            <w:tcBorders>
              <w:top w:val="single" w:sz="4" w:space="0" w:color="C0C0C0"/>
              <w:left w:val="single" w:sz="4" w:space="0" w:color="C0C0C0"/>
              <w:bottom w:val="single" w:sz="4" w:space="0" w:color="C0C0C0"/>
              <w:right w:val="single" w:sz="4" w:space="0" w:color="C0C0C0"/>
            </w:tcBorders>
          </w:tcPr>
          <w:p w14:paraId="16B35136"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Government</w:t>
            </w:r>
          </w:p>
        </w:tc>
        <w:tc>
          <w:tcPr>
            <w:tcW w:w="858" w:type="dxa"/>
            <w:tcBorders>
              <w:top w:val="single" w:sz="4" w:space="0" w:color="C0C0C0"/>
              <w:left w:val="single" w:sz="4" w:space="0" w:color="C0C0C0"/>
              <w:bottom w:val="single" w:sz="4" w:space="0" w:color="C0C0C0"/>
              <w:right w:val="single" w:sz="4" w:space="0" w:color="C0C0C0"/>
            </w:tcBorders>
          </w:tcPr>
          <w:p w14:paraId="16B35137"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38"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3E"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3A"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3</w:t>
            </w:r>
          </w:p>
        </w:tc>
        <w:tc>
          <w:tcPr>
            <w:tcW w:w="3552" w:type="dxa"/>
            <w:tcBorders>
              <w:top w:val="single" w:sz="4" w:space="0" w:color="C0C0C0"/>
              <w:left w:val="single" w:sz="4" w:space="0" w:color="C0C0C0"/>
              <w:bottom w:val="single" w:sz="4" w:space="0" w:color="C0C0C0"/>
              <w:right w:val="single" w:sz="4" w:space="0" w:color="C0C0C0"/>
            </w:tcBorders>
          </w:tcPr>
          <w:p w14:paraId="16B3513B"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Convention</w:t>
            </w:r>
          </w:p>
        </w:tc>
        <w:tc>
          <w:tcPr>
            <w:tcW w:w="858" w:type="dxa"/>
            <w:tcBorders>
              <w:top w:val="single" w:sz="4" w:space="0" w:color="C0C0C0"/>
              <w:left w:val="single" w:sz="4" w:space="0" w:color="C0C0C0"/>
              <w:bottom w:val="single" w:sz="4" w:space="0" w:color="C0C0C0"/>
              <w:right w:val="single" w:sz="4" w:space="0" w:color="C0C0C0"/>
            </w:tcBorders>
          </w:tcPr>
          <w:p w14:paraId="16B3513C"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3D"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43"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3F"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16</w:t>
            </w:r>
          </w:p>
        </w:tc>
        <w:tc>
          <w:tcPr>
            <w:tcW w:w="3552" w:type="dxa"/>
            <w:tcBorders>
              <w:top w:val="single" w:sz="4" w:space="0" w:color="C0C0C0"/>
              <w:left w:val="single" w:sz="4" w:space="0" w:color="C0C0C0"/>
              <w:bottom w:val="single" w:sz="4" w:space="0" w:color="C0C0C0"/>
              <w:right w:val="single" w:sz="4" w:space="0" w:color="C0C0C0"/>
            </w:tcBorders>
          </w:tcPr>
          <w:p w14:paraId="16B35140"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Industry/Travel Agent Rate</w:t>
            </w:r>
          </w:p>
        </w:tc>
        <w:tc>
          <w:tcPr>
            <w:tcW w:w="858" w:type="dxa"/>
            <w:tcBorders>
              <w:top w:val="single" w:sz="4" w:space="0" w:color="C0C0C0"/>
              <w:left w:val="single" w:sz="4" w:space="0" w:color="C0C0C0"/>
              <w:bottom w:val="single" w:sz="4" w:space="0" w:color="C0C0C0"/>
              <w:right w:val="single" w:sz="4" w:space="0" w:color="C0C0C0"/>
            </w:tcBorders>
          </w:tcPr>
          <w:p w14:paraId="16B35141"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42"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48"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44"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11</w:t>
            </w:r>
          </w:p>
        </w:tc>
        <w:tc>
          <w:tcPr>
            <w:tcW w:w="3552" w:type="dxa"/>
            <w:tcBorders>
              <w:top w:val="single" w:sz="4" w:space="0" w:color="C0C0C0"/>
              <w:left w:val="single" w:sz="4" w:space="0" w:color="C0C0C0"/>
              <w:bottom w:val="single" w:sz="4" w:space="0" w:color="C0C0C0"/>
              <w:right w:val="single" w:sz="4" w:space="0" w:color="C0C0C0"/>
            </w:tcBorders>
          </w:tcPr>
          <w:p w14:paraId="16B35145"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Package</w:t>
            </w:r>
          </w:p>
        </w:tc>
        <w:tc>
          <w:tcPr>
            <w:tcW w:w="858" w:type="dxa"/>
            <w:tcBorders>
              <w:top w:val="single" w:sz="4" w:space="0" w:color="C0C0C0"/>
              <w:left w:val="single" w:sz="4" w:space="0" w:color="C0C0C0"/>
              <w:bottom w:val="single" w:sz="4" w:space="0" w:color="C0C0C0"/>
              <w:right w:val="single" w:sz="4" w:space="0" w:color="C0C0C0"/>
            </w:tcBorders>
          </w:tcPr>
          <w:p w14:paraId="16B35146"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47"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4D"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49"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17</w:t>
            </w:r>
          </w:p>
        </w:tc>
        <w:tc>
          <w:tcPr>
            <w:tcW w:w="3552" w:type="dxa"/>
            <w:tcBorders>
              <w:top w:val="single" w:sz="4" w:space="0" w:color="C0C0C0"/>
              <w:left w:val="single" w:sz="4" w:space="0" w:color="C0C0C0"/>
              <w:bottom w:val="single" w:sz="4" w:space="0" w:color="C0C0C0"/>
              <w:right w:val="single" w:sz="4" w:space="0" w:color="C0C0C0"/>
            </w:tcBorders>
          </w:tcPr>
          <w:p w14:paraId="16B3514A"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Weekend</w:t>
            </w:r>
          </w:p>
        </w:tc>
        <w:tc>
          <w:tcPr>
            <w:tcW w:w="858" w:type="dxa"/>
            <w:tcBorders>
              <w:top w:val="single" w:sz="4" w:space="0" w:color="C0C0C0"/>
              <w:left w:val="single" w:sz="4" w:space="0" w:color="C0C0C0"/>
              <w:bottom w:val="single" w:sz="4" w:space="0" w:color="C0C0C0"/>
              <w:right w:val="single" w:sz="4" w:space="0" w:color="C0C0C0"/>
            </w:tcBorders>
          </w:tcPr>
          <w:p w14:paraId="16B3514B"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4C"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52"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4E"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9</w:t>
            </w:r>
          </w:p>
        </w:tc>
        <w:tc>
          <w:tcPr>
            <w:tcW w:w="3552" w:type="dxa"/>
            <w:tcBorders>
              <w:top w:val="single" w:sz="4" w:space="0" w:color="C0C0C0"/>
              <w:left w:val="single" w:sz="4" w:space="0" w:color="C0C0C0"/>
              <w:bottom w:val="single" w:sz="4" w:space="0" w:color="C0C0C0"/>
              <w:right w:val="single" w:sz="4" w:space="0" w:color="C0C0C0"/>
            </w:tcBorders>
          </w:tcPr>
          <w:p w14:paraId="16B3514F"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Military</w:t>
            </w:r>
          </w:p>
        </w:tc>
        <w:tc>
          <w:tcPr>
            <w:tcW w:w="858" w:type="dxa"/>
            <w:tcBorders>
              <w:top w:val="single" w:sz="4" w:space="0" w:color="C0C0C0"/>
              <w:left w:val="single" w:sz="4" w:space="0" w:color="C0C0C0"/>
              <w:bottom w:val="single" w:sz="4" w:space="0" w:color="C0C0C0"/>
              <w:right w:val="single" w:sz="4" w:space="0" w:color="C0C0C0"/>
            </w:tcBorders>
          </w:tcPr>
          <w:p w14:paraId="16B35150"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51"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57"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53"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10</w:t>
            </w:r>
          </w:p>
        </w:tc>
        <w:tc>
          <w:tcPr>
            <w:tcW w:w="3552" w:type="dxa"/>
            <w:tcBorders>
              <w:top w:val="single" w:sz="4" w:space="0" w:color="C0C0C0"/>
              <w:left w:val="single" w:sz="4" w:space="0" w:color="C0C0C0"/>
              <w:bottom w:val="single" w:sz="4" w:space="0" w:color="C0C0C0"/>
              <w:right w:val="single" w:sz="4" w:space="0" w:color="C0C0C0"/>
            </w:tcBorders>
          </w:tcPr>
          <w:p w14:paraId="16B35154"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Multi-Level/Negotiated/Secure</w:t>
            </w:r>
          </w:p>
        </w:tc>
        <w:tc>
          <w:tcPr>
            <w:tcW w:w="858" w:type="dxa"/>
            <w:tcBorders>
              <w:top w:val="single" w:sz="4" w:space="0" w:color="C0C0C0"/>
              <w:left w:val="single" w:sz="4" w:space="0" w:color="C0C0C0"/>
              <w:bottom w:val="single" w:sz="4" w:space="0" w:color="C0C0C0"/>
              <w:right w:val="single" w:sz="4" w:space="0" w:color="C0C0C0"/>
            </w:tcBorders>
          </w:tcPr>
          <w:p w14:paraId="16B35155"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56"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5C"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58"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5</w:t>
            </w:r>
          </w:p>
        </w:tc>
        <w:tc>
          <w:tcPr>
            <w:tcW w:w="3552" w:type="dxa"/>
            <w:tcBorders>
              <w:top w:val="single" w:sz="4" w:space="0" w:color="C0C0C0"/>
              <w:left w:val="single" w:sz="4" w:space="0" w:color="C0C0C0"/>
              <w:bottom w:val="single" w:sz="4" w:space="0" w:color="C0C0C0"/>
              <w:right w:val="single" w:sz="4" w:space="0" w:color="C0C0C0"/>
            </w:tcBorders>
          </w:tcPr>
          <w:p w14:paraId="16B35159"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Day Rate</w:t>
            </w:r>
          </w:p>
        </w:tc>
        <w:tc>
          <w:tcPr>
            <w:tcW w:w="858" w:type="dxa"/>
            <w:tcBorders>
              <w:top w:val="single" w:sz="4" w:space="0" w:color="C0C0C0"/>
              <w:left w:val="single" w:sz="4" w:space="0" w:color="C0C0C0"/>
              <w:bottom w:val="single" w:sz="4" w:space="0" w:color="C0C0C0"/>
              <w:right w:val="single" w:sz="4" w:space="0" w:color="C0C0C0"/>
            </w:tcBorders>
          </w:tcPr>
          <w:p w14:paraId="16B3515A" w14:textId="77777777" w:rsidR="00DB71A6" w:rsidRPr="007D508F" w:rsidRDefault="00DB71A6" w:rsidP="00A8291A">
            <w:pPr>
              <w:suppressAutoHyphens/>
              <w:spacing w:before="60" w:after="60"/>
              <w:rPr>
                <w:rFonts w:ascii="Arial" w:hAnsi="Arial"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5B"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61"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5D"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12</w:t>
            </w:r>
          </w:p>
        </w:tc>
        <w:tc>
          <w:tcPr>
            <w:tcW w:w="3552" w:type="dxa"/>
            <w:tcBorders>
              <w:top w:val="single" w:sz="4" w:space="0" w:color="C0C0C0"/>
              <w:left w:val="single" w:sz="4" w:space="0" w:color="C0C0C0"/>
              <w:bottom w:val="single" w:sz="4" w:space="0" w:color="C0C0C0"/>
              <w:right w:val="single" w:sz="4" w:space="0" w:color="C0C0C0"/>
            </w:tcBorders>
          </w:tcPr>
          <w:p w14:paraId="16B3515E"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Promotional</w:t>
            </w:r>
          </w:p>
        </w:tc>
        <w:tc>
          <w:tcPr>
            <w:tcW w:w="858" w:type="dxa"/>
            <w:tcBorders>
              <w:top w:val="single" w:sz="4" w:space="0" w:color="C0C0C0"/>
              <w:left w:val="single" w:sz="4" w:space="0" w:color="C0C0C0"/>
              <w:bottom w:val="single" w:sz="4" w:space="0" w:color="C0C0C0"/>
              <w:right w:val="single" w:sz="4" w:space="0" w:color="C0C0C0"/>
            </w:tcBorders>
          </w:tcPr>
          <w:p w14:paraId="16B3515F"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60"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r>
      <w:tr w:rsidR="00DB71A6" w:rsidRPr="007D508F" w14:paraId="16B35166"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62"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w:t>
            </w:r>
          </w:p>
        </w:tc>
        <w:tc>
          <w:tcPr>
            <w:tcW w:w="3552" w:type="dxa"/>
            <w:tcBorders>
              <w:top w:val="single" w:sz="4" w:space="0" w:color="C0C0C0"/>
              <w:left w:val="single" w:sz="4" w:space="0" w:color="C0C0C0"/>
              <w:bottom w:val="single" w:sz="4" w:space="0" w:color="C0C0C0"/>
              <w:right w:val="single" w:sz="4" w:space="0" w:color="C0C0C0"/>
            </w:tcBorders>
          </w:tcPr>
          <w:p w14:paraId="16B35163"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Club (if applicable)</w:t>
            </w:r>
          </w:p>
        </w:tc>
        <w:tc>
          <w:tcPr>
            <w:tcW w:w="858" w:type="dxa"/>
            <w:tcBorders>
              <w:top w:val="single" w:sz="4" w:space="0" w:color="C0C0C0"/>
              <w:left w:val="single" w:sz="4" w:space="0" w:color="C0C0C0"/>
              <w:bottom w:val="single" w:sz="4" w:space="0" w:color="C0C0C0"/>
              <w:right w:val="single" w:sz="4" w:space="0" w:color="C0C0C0"/>
            </w:tcBorders>
          </w:tcPr>
          <w:p w14:paraId="16B35164"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65" w14:textId="77777777" w:rsidR="00DB71A6" w:rsidRPr="007D508F" w:rsidRDefault="00DB71A6" w:rsidP="00A8291A">
            <w:pPr>
              <w:suppressAutoHyphens/>
              <w:spacing w:before="60" w:after="60"/>
              <w:rPr>
                <w:rFonts w:ascii="Arial" w:hAnsi="Arial" w:cs="Arial"/>
                <w:color w:val="000000"/>
                <w:sz w:val="18"/>
                <w:szCs w:val="18"/>
                <w:lang w:eastAsia="ar-SA"/>
              </w:rPr>
            </w:pPr>
          </w:p>
        </w:tc>
      </w:tr>
      <w:tr w:rsidR="00DB71A6" w:rsidRPr="007D508F" w14:paraId="16B3516B"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67"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w:t>
            </w:r>
          </w:p>
        </w:tc>
        <w:tc>
          <w:tcPr>
            <w:tcW w:w="3552" w:type="dxa"/>
            <w:tcBorders>
              <w:top w:val="single" w:sz="4" w:space="0" w:color="C0C0C0"/>
              <w:left w:val="single" w:sz="4" w:space="0" w:color="C0C0C0"/>
              <w:bottom w:val="single" w:sz="4" w:space="0" w:color="C0C0C0"/>
              <w:right w:val="single" w:sz="4" w:space="0" w:color="C0C0C0"/>
            </w:tcBorders>
          </w:tcPr>
          <w:p w14:paraId="16B35168" w14:textId="77777777" w:rsidR="00DB71A6" w:rsidRPr="007D508F" w:rsidRDefault="00DB71A6"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Association*</w:t>
            </w:r>
          </w:p>
        </w:tc>
        <w:tc>
          <w:tcPr>
            <w:tcW w:w="858" w:type="dxa"/>
            <w:tcBorders>
              <w:top w:val="single" w:sz="4" w:space="0" w:color="C0C0C0"/>
              <w:left w:val="single" w:sz="4" w:space="0" w:color="C0C0C0"/>
              <w:bottom w:val="single" w:sz="4" w:space="0" w:color="C0C0C0"/>
              <w:right w:val="single" w:sz="4" w:space="0" w:color="C0C0C0"/>
            </w:tcBorders>
          </w:tcPr>
          <w:p w14:paraId="16B35169" w14:textId="77777777" w:rsidR="00DB71A6" w:rsidRPr="007D508F" w:rsidRDefault="00DB71A6"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6A" w14:textId="77777777" w:rsidR="00DB71A6" w:rsidRPr="007D508F" w:rsidRDefault="00DB71A6" w:rsidP="00A8291A">
            <w:pPr>
              <w:suppressAutoHyphens/>
              <w:spacing w:before="60" w:after="60"/>
              <w:rPr>
                <w:rFonts w:ascii="Arial" w:hAnsi="Arial" w:cs="Arial"/>
                <w:color w:val="000000"/>
                <w:sz w:val="18"/>
                <w:szCs w:val="18"/>
                <w:lang w:eastAsia="ar-SA"/>
              </w:rPr>
            </w:pPr>
          </w:p>
        </w:tc>
      </w:tr>
      <w:tr w:rsidR="00F36919" w:rsidRPr="007D508F" w14:paraId="16B35170"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6C"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7</w:t>
            </w:r>
          </w:p>
        </w:tc>
        <w:tc>
          <w:tcPr>
            <w:tcW w:w="3552" w:type="dxa"/>
            <w:tcBorders>
              <w:top w:val="single" w:sz="4" w:space="0" w:color="C0C0C0"/>
              <w:left w:val="single" w:sz="4" w:space="0" w:color="C0C0C0"/>
              <w:bottom w:val="single" w:sz="4" w:space="0" w:color="C0C0C0"/>
              <w:right w:val="single" w:sz="4" w:space="0" w:color="C0C0C0"/>
            </w:tcBorders>
          </w:tcPr>
          <w:p w14:paraId="16B3516D"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Family Plan*</w:t>
            </w:r>
          </w:p>
        </w:tc>
        <w:tc>
          <w:tcPr>
            <w:tcW w:w="858" w:type="dxa"/>
            <w:tcBorders>
              <w:top w:val="single" w:sz="4" w:space="0" w:color="C0C0C0"/>
              <w:left w:val="single" w:sz="4" w:space="0" w:color="C0C0C0"/>
              <w:bottom w:val="single" w:sz="4" w:space="0" w:color="C0C0C0"/>
              <w:right w:val="single" w:sz="4" w:space="0" w:color="C0C0C0"/>
            </w:tcBorders>
          </w:tcPr>
          <w:p w14:paraId="16B3516E" w14:textId="77777777" w:rsidR="00F36919" w:rsidRPr="007D508F" w:rsidRDefault="00F36919"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6F" w14:textId="77777777" w:rsidR="00F36919" w:rsidRPr="007D508F" w:rsidRDefault="00F36919" w:rsidP="00A8291A">
            <w:pPr>
              <w:suppressAutoHyphens/>
              <w:spacing w:before="60" w:after="60"/>
              <w:rPr>
                <w:rFonts w:ascii="Arial" w:hAnsi="Arial" w:cs="Arial"/>
                <w:color w:val="000000"/>
                <w:sz w:val="18"/>
                <w:szCs w:val="18"/>
                <w:lang w:eastAsia="ar-SA"/>
              </w:rPr>
            </w:pPr>
          </w:p>
        </w:tc>
      </w:tr>
      <w:tr w:rsidR="00F36919" w:rsidRPr="007D508F" w14:paraId="16B35175"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71"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26</w:t>
            </w:r>
          </w:p>
        </w:tc>
        <w:tc>
          <w:tcPr>
            <w:tcW w:w="3552" w:type="dxa"/>
            <w:tcBorders>
              <w:top w:val="single" w:sz="4" w:space="0" w:color="C0C0C0"/>
              <w:left w:val="single" w:sz="4" w:space="0" w:color="C0C0C0"/>
              <w:bottom w:val="single" w:sz="4" w:space="0" w:color="C0C0C0"/>
              <w:right w:val="single" w:sz="4" w:space="0" w:color="C0C0C0"/>
            </w:tcBorders>
          </w:tcPr>
          <w:p w14:paraId="16B35172"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Multi-Day Package</w:t>
            </w:r>
          </w:p>
        </w:tc>
        <w:tc>
          <w:tcPr>
            <w:tcW w:w="858" w:type="dxa"/>
            <w:tcBorders>
              <w:top w:val="single" w:sz="4" w:space="0" w:color="C0C0C0"/>
              <w:left w:val="single" w:sz="4" w:space="0" w:color="C0C0C0"/>
              <w:bottom w:val="single" w:sz="4" w:space="0" w:color="C0C0C0"/>
              <w:right w:val="single" w:sz="4" w:space="0" w:color="C0C0C0"/>
            </w:tcBorders>
          </w:tcPr>
          <w:p w14:paraId="16B35173" w14:textId="77777777" w:rsidR="00F36919" w:rsidRPr="007D508F" w:rsidRDefault="00F36919"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tcBorders>
          </w:tcPr>
          <w:p w14:paraId="16B35174" w14:textId="77777777" w:rsidR="00F36919" w:rsidRPr="007D508F" w:rsidRDefault="00F36919" w:rsidP="00A8291A">
            <w:pPr>
              <w:suppressAutoHyphens/>
              <w:spacing w:before="60" w:after="60"/>
              <w:rPr>
                <w:rFonts w:ascii="Arial" w:hAnsi="Arial" w:cs="Arial"/>
                <w:color w:val="000000"/>
                <w:sz w:val="18"/>
                <w:szCs w:val="18"/>
                <w:lang w:eastAsia="ar-SA"/>
              </w:rPr>
            </w:pPr>
          </w:p>
        </w:tc>
      </w:tr>
      <w:tr w:rsidR="00F36919" w:rsidRPr="007D508F" w14:paraId="16B3517A"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76"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27</w:t>
            </w:r>
          </w:p>
        </w:tc>
        <w:tc>
          <w:tcPr>
            <w:tcW w:w="3552" w:type="dxa"/>
            <w:tcBorders>
              <w:top w:val="single" w:sz="4" w:space="0" w:color="C0C0C0"/>
              <w:left w:val="single" w:sz="4" w:space="0" w:color="C0C0C0"/>
              <w:bottom w:val="single" w:sz="4" w:space="0" w:color="C0C0C0"/>
              <w:right w:val="single" w:sz="4" w:space="0" w:color="C0C0C0"/>
            </w:tcBorders>
          </w:tcPr>
          <w:p w14:paraId="16B35177"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Weekly</w:t>
            </w:r>
          </w:p>
        </w:tc>
        <w:tc>
          <w:tcPr>
            <w:tcW w:w="858" w:type="dxa"/>
            <w:tcBorders>
              <w:top w:val="single" w:sz="4" w:space="0" w:color="C0C0C0"/>
              <w:left w:val="single" w:sz="4" w:space="0" w:color="C0C0C0"/>
              <w:bottom w:val="single" w:sz="4" w:space="0" w:color="C0C0C0"/>
              <w:right w:val="single" w:sz="4" w:space="0" w:color="C0C0C0"/>
            </w:tcBorders>
          </w:tcPr>
          <w:p w14:paraId="16B35178" w14:textId="77777777" w:rsidR="00F36919" w:rsidRPr="007D508F" w:rsidRDefault="00F36919"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79" w14:textId="77777777" w:rsidR="00F36919" w:rsidRPr="007D508F" w:rsidRDefault="00F36919" w:rsidP="00A8291A">
            <w:pPr>
              <w:suppressAutoHyphens/>
              <w:spacing w:before="60" w:after="60"/>
              <w:rPr>
                <w:rFonts w:ascii="Arial" w:hAnsi="Arial" w:cs="Arial"/>
                <w:color w:val="000000"/>
                <w:sz w:val="18"/>
                <w:szCs w:val="18"/>
                <w:lang w:eastAsia="ar-SA"/>
              </w:rPr>
            </w:pPr>
          </w:p>
        </w:tc>
      </w:tr>
      <w:tr w:rsidR="00F36919" w:rsidRPr="007D508F" w14:paraId="16B3517F" w14:textId="77777777" w:rsidTr="00F36919">
        <w:tc>
          <w:tcPr>
            <w:tcW w:w="828" w:type="dxa"/>
            <w:gridSpan w:val="2"/>
            <w:tcBorders>
              <w:top w:val="single" w:sz="4" w:space="0" w:color="C0C0C0"/>
              <w:left w:val="single" w:sz="4" w:space="0" w:color="C0C0C0"/>
              <w:bottom w:val="single" w:sz="4" w:space="0" w:color="C0C0C0"/>
              <w:right w:val="single" w:sz="4" w:space="0" w:color="C0C0C0"/>
            </w:tcBorders>
          </w:tcPr>
          <w:p w14:paraId="16B3517B"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28</w:t>
            </w:r>
          </w:p>
        </w:tc>
        <w:tc>
          <w:tcPr>
            <w:tcW w:w="3552" w:type="dxa"/>
            <w:tcBorders>
              <w:top w:val="single" w:sz="4" w:space="0" w:color="C0C0C0"/>
              <w:left w:val="single" w:sz="4" w:space="0" w:color="C0C0C0"/>
              <w:bottom w:val="single" w:sz="4" w:space="0" w:color="C0C0C0"/>
              <w:right w:val="single" w:sz="4" w:space="0" w:color="C0C0C0"/>
            </w:tcBorders>
          </w:tcPr>
          <w:p w14:paraId="16B3517C" w14:textId="77777777" w:rsidR="00F36919" w:rsidRPr="007D508F" w:rsidRDefault="00F3691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Monthly</w:t>
            </w:r>
          </w:p>
        </w:tc>
        <w:tc>
          <w:tcPr>
            <w:tcW w:w="858" w:type="dxa"/>
            <w:tcBorders>
              <w:top w:val="single" w:sz="4" w:space="0" w:color="C0C0C0"/>
              <w:left w:val="single" w:sz="4" w:space="0" w:color="C0C0C0"/>
              <w:bottom w:val="single" w:sz="4" w:space="0" w:color="C0C0C0"/>
              <w:right w:val="single" w:sz="4" w:space="0" w:color="C0C0C0"/>
            </w:tcBorders>
          </w:tcPr>
          <w:p w14:paraId="16B3517D" w14:textId="77777777" w:rsidR="00F36919" w:rsidRPr="007D508F" w:rsidRDefault="00F36919" w:rsidP="00177EAE">
            <w:pPr>
              <w:pStyle w:val="ListParagraph"/>
              <w:numPr>
                <w:ilvl w:val="0"/>
                <w:numId w:val="76"/>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16B3517E" w14:textId="77777777" w:rsidR="00F36919" w:rsidRPr="007D508F" w:rsidRDefault="00F36919" w:rsidP="00A8291A">
            <w:pPr>
              <w:suppressAutoHyphens/>
              <w:spacing w:before="60" w:after="60"/>
              <w:rPr>
                <w:rFonts w:ascii="Arial" w:hAnsi="Arial" w:cs="Arial"/>
                <w:color w:val="000000"/>
                <w:sz w:val="18"/>
                <w:szCs w:val="18"/>
                <w:lang w:eastAsia="ar-SA"/>
              </w:rPr>
            </w:pPr>
          </w:p>
        </w:tc>
      </w:tr>
    </w:tbl>
    <w:p w14:paraId="16B35180" w14:textId="77777777" w:rsidR="00177EAE" w:rsidRDefault="00177EAE">
      <w:pPr>
        <w:rPr>
          <w:b/>
          <w:bCs/>
        </w:rPr>
      </w:pPr>
    </w:p>
    <w:p w14:paraId="16B35181" w14:textId="77777777" w:rsidR="008F7C2A" w:rsidRPr="00714829" w:rsidRDefault="008F7C2A" w:rsidP="00714829">
      <w:pPr>
        <w:pStyle w:val="Heading3"/>
        <w:pageBreakBefore/>
        <w:spacing w:before="360" w:after="120"/>
        <w:rPr>
          <w:rFonts w:eastAsia="Times New Roman"/>
          <w:i/>
          <w:color w:val="0B2265"/>
          <w:sz w:val="28"/>
          <w:szCs w:val="32"/>
          <w:lang w:val="es-MX" w:eastAsia="en-US"/>
        </w:rPr>
      </w:pPr>
      <w:bookmarkStart w:id="179" w:name="_Toc351022533"/>
      <w:r w:rsidRPr="00714829">
        <w:rPr>
          <w:rFonts w:eastAsia="Times New Roman"/>
          <w:i/>
          <w:color w:val="0B2265"/>
          <w:sz w:val="28"/>
          <w:szCs w:val="32"/>
          <w:lang w:val="es-MX" w:eastAsia="en-US"/>
        </w:rPr>
        <w:t xml:space="preserve">Figure </w:t>
      </w:r>
      <w:r w:rsidR="00A845CB" w:rsidRPr="00714829">
        <w:rPr>
          <w:rFonts w:eastAsia="Times New Roman"/>
          <w:i/>
          <w:color w:val="0B2265"/>
          <w:sz w:val="28"/>
          <w:szCs w:val="32"/>
          <w:lang w:val="es-MX" w:eastAsia="en-US"/>
        </w:rPr>
        <w:t>4</w:t>
      </w:r>
      <w:r w:rsidRPr="00714829">
        <w:rPr>
          <w:rFonts w:eastAsia="Times New Roman"/>
          <w:i/>
          <w:color w:val="0B2265"/>
          <w:sz w:val="28"/>
          <w:szCs w:val="32"/>
          <w:lang w:val="es-MX" w:eastAsia="en-US"/>
        </w:rPr>
        <w:t>: Commission</w:t>
      </w:r>
      <w:r w:rsidR="00A845CB" w:rsidRPr="00714829">
        <w:rPr>
          <w:rFonts w:eastAsia="Times New Roman"/>
          <w:i/>
          <w:color w:val="0B2265"/>
          <w:sz w:val="28"/>
          <w:szCs w:val="32"/>
          <w:lang w:val="es-MX" w:eastAsia="en-US"/>
        </w:rPr>
        <w:t xml:space="preserve"> </w:t>
      </w:r>
      <w:r w:rsidRPr="00714829">
        <w:rPr>
          <w:rFonts w:eastAsia="Times New Roman"/>
          <w:i/>
          <w:color w:val="0B2265"/>
          <w:sz w:val="28"/>
          <w:szCs w:val="32"/>
          <w:lang w:val="es-MX" w:eastAsia="en-US"/>
        </w:rPr>
        <w:t>@StatusType Enumerations</w:t>
      </w:r>
      <w:bookmarkEnd w:id="17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278"/>
        <w:gridCol w:w="2051"/>
        <w:gridCol w:w="1080"/>
      </w:tblGrid>
      <w:tr w:rsidR="004E760C" w:rsidRPr="00354B77" w14:paraId="16B35183" w14:textId="77777777" w:rsidTr="004E760C">
        <w:tc>
          <w:tcPr>
            <w:tcW w:w="4409" w:type="dxa"/>
            <w:gridSpan w:val="3"/>
            <w:tcBorders>
              <w:top w:val="single" w:sz="4" w:space="0" w:color="C0C0C0"/>
              <w:left w:val="single" w:sz="4" w:space="0" w:color="C0C0C0"/>
              <w:bottom w:val="single" w:sz="4" w:space="0" w:color="C0C0C0"/>
              <w:right w:val="single" w:sz="4" w:space="0" w:color="C0C0C0"/>
            </w:tcBorders>
            <w:shd w:val="pct5" w:color="auto" w:fill="auto"/>
          </w:tcPr>
          <w:p w14:paraId="16B35182" w14:textId="77777777" w:rsidR="004E760C" w:rsidRPr="00354B77" w:rsidRDefault="004E760C" w:rsidP="00451155">
            <w:pPr>
              <w:pStyle w:val="TableHeading"/>
            </w:pPr>
            <w:r>
              <w:t>Commission@StatusType Enumerations</w:t>
            </w:r>
          </w:p>
        </w:tc>
      </w:tr>
      <w:tr w:rsidR="004E760C" w:rsidRPr="00354B77" w14:paraId="16B35187" w14:textId="77777777" w:rsidTr="004E760C">
        <w:tc>
          <w:tcPr>
            <w:tcW w:w="1278" w:type="dxa"/>
            <w:tcBorders>
              <w:top w:val="single" w:sz="4" w:space="0" w:color="C0C0C0"/>
              <w:left w:val="single" w:sz="4" w:space="0" w:color="C0C0C0"/>
              <w:bottom w:val="single" w:sz="4" w:space="0" w:color="C0C0C0"/>
              <w:right w:val="single" w:sz="4" w:space="0" w:color="C0C0C0"/>
            </w:tcBorders>
            <w:shd w:val="pct12" w:color="auto" w:fill="auto"/>
          </w:tcPr>
          <w:p w14:paraId="16B35184" w14:textId="77777777" w:rsidR="004E760C" w:rsidRPr="00354B77" w:rsidRDefault="004E760C" w:rsidP="00451155">
            <w:pPr>
              <w:pStyle w:val="TableHeading"/>
              <w:rPr>
                <w:szCs w:val="16"/>
              </w:rPr>
            </w:pPr>
            <w:r w:rsidRPr="00354B77">
              <w:rPr>
                <w:szCs w:val="16"/>
              </w:rPr>
              <w:t>OTA</w:t>
            </w:r>
          </w:p>
        </w:tc>
        <w:tc>
          <w:tcPr>
            <w:tcW w:w="2051" w:type="dxa"/>
            <w:tcBorders>
              <w:top w:val="single" w:sz="4" w:space="0" w:color="C0C0C0"/>
              <w:left w:val="single" w:sz="4" w:space="0" w:color="C0C0C0"/>
              <w:bottom w:val="single" w:sz="4" w:space="0" w:color="C0C0C0"/>
              <w:right w:val="single" w:sz="4" w:space="0" w:color="C0C0C0"/>
            </w:tcBorders>
            <w:shd w:val="pct12" w:color="auto" w:fill="auto"/>
          </w:tcPr>
          <w:p w14:paraId="16B35185" w14:textId="77777777" w:rsidR="004E760C" w:rsidRPr="00354B77" w:rsidRDefault="004E760C" w:rsidP="00451155">
            <w:pPr>
              <w:pStyle w:val="TableHeading"/>
              <w:rPr>
                <w:szCs w:val="16"/>
              </w:rPr>
            </w:pPr>
            <w:r w:rsidRPr="00354B77">
              <w:rPr>
                <w:szCs w:val="16"/>
              </w:rP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16B35186" w14:textId="77777777" w:rsidR="004E760C" w:rsidRPr="00354B77" w:rsidRDefault="004E760C" w:rsidP="00451155">
            <w:pPr>
              <w:pStyle w:val="TableHeading"/>
              <w:rPr>
                <w:szCs w:val="16"/>
              </w:rPr>
            </w:pPr>
            <w:r w:rsidRPr="00354B77">
              <w:rPr>
                <w:szCs w:val="16"/>
              </w:rPr>
              <w:t>GI</w:t>
            </w:r>
          </w:p>
        </w:tc>
      </w:tr>
      <w:tr w:rsidR="004E760C" w14:paraId="16B3518B"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16B35188"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Full</w:t>
            </w:r>
          </w:p>
        </w:tc>
        <w:tc>
          <w:tcPr>
            <w:tcW w:w="2051" w:type="dxa"/>
            <w:tcBorders>
              <w:top w:val="single" w:sz="4" w:space="0" w:color="C0C0C0"/>
              <w:left w:val="single" w:sz="4" w:space="0" w:color="C0C0C0"/>
              <w:bottom w:val="single" w:sz="4" w:space="0" w:color="C0C0C0"/>
              <w:right w:val="single" w:sz="4" w:space="0" w:color="C0C0C0"/>
            </w:tcBorders>
          </w:tcPr>
          <w:p w14:paraId="16B35189" w14:textId="77777777" w:rsidR="004E760C" w:rsidRPr="00DB37EC" w:rsidRDefault="004E760C" w:rsidP="00132697">
            <w:pPr>
              <w:spacing w:before="60" w:after="60" w:line="240" w:lineRule="atLeast"/>
              <w:rPr>
                <w:rFonts w:ascii="Arial" w:hAnsi="Arial" w:cs="Arial"/>
                <w:sz w:val="18"/>
                <w:szCs w:val="18"/>
              </w:rPr>
            </w:pPr>
            <w:r>
              <w:rPr>
                <w:rFonts w:ascii="Arial" w:hAnsi="Arial" w:cs="Arial"/>
                <w:sz w:val="18"/>
                <w:szCs w:val="18"/>
              </w:rPr>
              <w:t>Full Commission</w:t>
            </w:r>
          </w:p>
        </w:tc>
        <w:tc>
          <w:tcPr>
            <w:tcW w:w="1080" w:type="dxa"/>
            <w:tcBorders>
              <w:top w:val="single" w:sz="4" w:space="0" w:color="C0C0C0"/>
              <w:left w:val="single" w:sz="4" w:space="0" w:color="C0C0C0"/>
              <w:bottom w:val="single" w:sz="4" w:space="0" w:color="C0C0C0"/>
              <w:right w:val="single" w:sz="4" w:space="0" w:color="C0C0C0"/>
            </w:tcBorders>
          </w:tcPr>
          <w:p w14:paraId="16B3518A"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Y</w:t>
            </w:r>
          </w:p>
        </w:tc>
      </w:tr>
      <w:tr w:rsidR="004E760C" w14:paraId="16B3518F"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16B3518C"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Partial</w:t>
            </w:r>
          </w:p>
        </w:tc>
        <w:tc>
          <w:tcPr>
            <w:tcW w:w="2051" w:type="dxa"/>
            <w:tcBorders>
              <w:top w:val="single" w:sz="4" w:space="0" w:color="C0C0C0"/>
              <w:left w:val="single" w:sz="4" w:space="0" w:color="C0C0C0"/>
              <w:bottom w:val="single" w:sz="4" w:space="0" w:color="C0C0C0"/>
              <w:right w:val="single" w:sz="4" w:space="0" w:color="C0C0C0"/>
            </w:tcBorders>
          </w:tcPr>
          <w:p w14:paraId="16B3518D"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Partial Commission</w:t>
            </w:r>
          </w:p>
        </w:tc>
        <w:tc>
          <w:tcPr>
            <w:tcW w:w="1080" w:type="dxa"/>
            <w:tcBorders>
              <w:top w:val="single" w:sz="4" w:space="0" w:color="C0C0C0"/>
              <w:left w:val="single" w:sz="4" w:space="0" w:color="C0C0C0"/>
              <w:bottom w:val="single" w:sz="4" w:space="0" w:color="C0C0C0"/>
              <w:right w:val="single" w:sz="4" w:space="0" w:color="C0C0C0"/>
            </w:tcBorders>
          </w:tcPr>
          <w:p w14:paraId="16B3518E"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Y</w:t>
            </w:r>
          </w:p>
        </w:tc>
      </w:tr>
      <w:tr w:rsidR="004E760C" w14:paraId="16B35193"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16B35190"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Non-Paying</w:t>
            </w:r>
          </w:p>
        </w:tc>
        <w:tc>
          <w:tcPr>
            <w:tcW w:w="2051" w:type="dxa"/>
            <w:tcBorders>
              <w:top w:val="single" w:sz="4" w:space="0" w:color="C0C0C0"/>
              <w:left w:val="single" w:sz="4" w:space="0" w:color="C0C0C0"/>
              <w:bottom w:val="single" w:sz="4" w:space="0" w:color="C0C0C0"/>
              <w:right w:val="single" w:sz="4" w:space="0" w:color="C0C0C0"/>
            </w:tcBorders>
          </w:tcPr>
          <w:p w14:paraId="16B35191"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No Commission</w:t>
            </w:r>
          </w:p>
        </w:tc>
        <w:tc>
          <w:tcPr>
            <w:tcW w:w="1080" w:type="dxa"/>
            <w:tcBorders>
              <w:top w:val="single" w:sz="4" w:space="0" w:color="C0C0C0"/>
              <w:left w:val="single" w:sz="4" w:space="0" w:color="C0C0C0"/>
              <w:bottom w:val="single" w:sz="4" w:space="0" w:color="C0C0C0"/>
              <w:right w:val="single" w:sz="4" w:space="0" w:color="C0C0C0"/>
            </w:tcBorders>
          </w:tcPr>
          <w:p w14:paraId="16B35192"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N</w:t>
            </w:r>
          </w:p>
        </w:tc>
      </w:tr>
      <w:tr w:rsidR="004E760C" w14:paraId="16B35197"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16B35194"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No-Show</w:t>
            </w:r>
          </w:p>
        </w:tc>
        <w:tc>
          <w:tcPr>
            <w:tcW w:w="2051" w:type="dxa"/>
            <w:tcBorders>
              <w:top w:val="single" w:sz="4" w:space="0" w:color="C0C0C0"/>
              <w:left w:val="single" w:sz="4" w:space="0" w:color="C0C0C0"/>
              <w:bottom w:val="single" w:sz="4" w:space="0" w:color="C0C0C0"/>
              <w:right w:val="single" w:sz="4" w:space="0" w:color="C0C0C0"/>
            </w:tcBorders>
          </w:tcPr>
          <w:p w14:paraId="16B35195"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Different commission may be applied if the reservation is not fulfilled</w:t>
            </w:r>
          </w:p>
        </w:tc>
        <w:tc>
          <w:tcPr>
            <w:tcW w:w="1080" w:type="dxa"/>
            <w:tcBorders>
              <w:top w:val="single" w:sz="4" w:space="0" w:color="C0C0C0"/>
              <w:left w:val="single" w:sz="4" w:space="0" w:color="C0C0C0"/>
              <w:bottom w:val="single" w:sz="4" w:space="0" w:color="C0C0C0"/>
              <w:right w:val="single" w:sz="4" w:space="0" w:color="C0C0C0"/>
            </w:tcBorders>
          </w:tcPr>
          <w:p w14:paraId="16B35196"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Y</w:t>
            </w:r>
          </w:p>
        </w:tc>
      </w:tr>
      <w:tr w:rsidR="004E760C" w14:paraId="16B3519B"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16B35198"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Adjustment</w:t>
            </w:r>
          </w:p>
        </w:tc>
        <w:tc>
          <w:tcPr>
            <w:tcW w:w="2051" w:type="dxa"/>
            <w:tcBorders>
              <w:top w:val="single" w:sz="4" w:space="0" w:color="C0C0C0"/>
              <w:left w:val="single" w:sz="4" w:space="0" w:color="C0C0C0"/>
              <w:bottom w:val="single" w:sz="4" w:space="0" w:color="C0C0C0"/>
              <w:right w:val="single" w:sz="4" w:space="0" w:color="C0C0C0"/>
            </w:tcBorders>
          </w:tcPr>
          <w:p w14:paraId="16B35199" w14:textId="77777777" w:rsidR="004E760C" w:rsidRPr="00DB37EC" w:rsidRDefault="004E760C" w:rsidP="00132697">
            <w:pPr>
              <w:spacing w:before="60" w:after="60"/>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16B3519A" w14:textId="77777777" w:rsidR="004E760C" w:rsidRPr="00DB37EC" w:rsidRDefault="004E760C" w:rsidP="00132697">
            <w:pPr>
              <w:spacing w:before="60" w:after="60"/>
              <w:rPr>
                <w:rFonts w:ascii="Arial" w:hAnsi="Arial" w:cs="Arial"/>
                <w:sz w:val="18"/>
                <w:szCs w:val="18"/>
              </w:rPr>
            </w:pPr>
            <w:r>
              <w:rPr>
                <w:rFonts w:ascii="Arial" w:hAnsi="Arial" w:cs="Arial"/>
                <w:sz w:val="18"/>
                <w:szCs w:val="18"/>
              </w:rPr>
              <w:t>Y</w:t>
            </w:r>
          </w:p>
        </w:tc>
      </w:tr>
    </w:tbl>
    <w:p w14:paraId="16B3519C" w14:textId="77777777" w:rsidR="00177EAE" w:rsidRPr="00F24907" w:rsidRDefault="00177EAE" w:rsidP="00177EAE">
      <w:pPr>
        <w:pStyle w:val="StyleHeading316ptItalicCustomColorRGB1134101Befo"/>
      </w:pPr>
      <w:bookmarkStart w:id="180" w:name="_Toc324669069"/>
      <w:bookmarkStart w:id="181" w:name="_Toc351022534"/>
      <w:r w:rsidRPr="00F24907">
        <w:t xml:space="preserve">Figure </w:t>
      </w:r>
      <w:r>
        <w:t>5</w:t>
      </w:r>
      <w:r w:rsidRPr="00F24907">
        <w:t>: OTA Code List Payment Type Code (PMT)</w:t>
      </w:r>
      <w:bookmarkEnd w:id="180"/>
      <w:bookmarkEnd w:id="181"/>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212"/>
        <w:gridCol w:w="1620"/>
      </w:tblGrid>
      <w:tr w:rsidR="00BE39E9" w:rsidRPr="00354B77" w14:paraId="16B3519F" w14:textId="77777777" w:rsidTr="00BE39E9">
        <w:tc>
          <w:tcPr>
            <w:tcW w:w="4428" w:type="dxa"/>
            <w:gridSpan w:val="3"/>
            <w:tcBorders>
              <w:top w:val="single" w:sz="4" w:space="0" w:color="C0C0C0"/>
              <w:left w:val="single" w:sz="4" w:space="0" w:color="C0C0C0"/>
              <w:bottom w:val="single" w:sz="4" w:space="0" w:color="C0C0C0"/>
              <w:right w:val="single" w:sz="4" w:space="0" w:color="C0C0C0"/>
            </w:tcBorders>
            <w:shd w:val="pct5" w:color="auto" w:fill="auto"/>
          </w:tcPr>
          <w:p w14:paraId="16B3519D" w14:textId="77777777" w:rsidR="00BE39E9" w:rsidRPr="00354B77" w:rsidRDefault="00BE39E9" w:rsidP="00A8291A">
            <w:pPr>
              <w:pStyle w:val="TableHeading"/>
            </w:pPr>
            <w:r w:rsidRPr="00354B77">
              <w:t>OTA Code List</w:t>
            </w:r>
          </w:p>
          <w:p w14:paraId="16B3519E" w14:textId="77777777" w:rsidR="00BE39E9" w:rsidRPr="00354B77" w:rsidRDefault="00BE39E9" w:rsidP="00A8291A">
            <w:pPr>
              <w:pStyle w:val="TableHeading"/>
            </w:pPr>
            <w:r>
              <w:t>Payment Type Code (PMT)</w:t>
            </w:r>
          </w:p>
        </w:tc>
      </w:tr>
      <w:tr w:rsidR="00BE39E9" w:rsidRPr="00354B77" w14:paraId="16B351A3" w14:textId="77777777" w:rsidTr="00BE39E9">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16B351A0" w14:textId="77777777" w:rsidR="00BE39E9" w:rsidRPr="00354B77" w:rsidRDefault="00BE39E9" w:rsidP="00A8291A">
            <w:pPr>
              <w:pStyle w:val="TableHeading"/>
              <w:rPr>
                <w:szCs w:val="16"/>
              </w:rPr>
            </w:pPr>
            <w:r w:rsidRPr="00354B77">
              <w:rPr>
                <w:szCs w:val="16"/>
              </w:rPr>
              <w:t>OTA</w:t>
            </w:r>
          </w:p>
        </w:tc>
        <w:tc>
          <w:tcPr>
            <w:tcW w:w="2212" w:type="dxa"/>
            <w:tcBorders>
              <w:top w:val="single" w:sz="4" w:space="0" w:color="C0C0C0"/>
              <w:left w:val="single" w:sz="4" w:space="0" w:color="C0C0C0"/>
              <w:bottom w:val="single" w:sz="4" w:space="0" w:color="C0C0C0"/>
              <w:right w:val="single" w:sz="4" w:space="0" w:color="C0C0C0"/>
            </w:tcBorders>
            <w:shd w:val="pct12" w:color="auto" w:fill="auto"/>
          </w:tcPr>
          <w:p w14:paraId="16B351A1" w14:textId="77777777" w:rsidR="00BE39E9" w:rsidRPr="00354B77" w:rsidRDefault="00BE39E9" w:rsidP="00A8291A">
            <w:pPr>
              <w:pStyle w:val="TableHeading"/>
              <w:rPr>
                <w:szCs w:val="16"/>
              </w:rPr>
            </w:pPr>
            <w:r w:rsidRPr="00354B77">
              <w:rPr>
                <w:szCs w:val="16"/>
              </w:rPr>
              <w:t>Description</w:t>
            </w:r>
          </w:p>
        </w:tc>
        <w:tc>
          <w:tcPr>
            <w:tcW w:w="1620" w:type="dxa"/>
            <w:tcBorders>
              <w:top w:val="single" w:sz="4" w:space="0" w:color="C0C0C0"/>
              <w:left w:val="single" w:sz="4" w:space="0" w:color="C0C0C0"/>
              <w:bottom w:val="single" w:sz="4" w:space="0" w:color="C0C0C0"/>
              <w:right w:val="single" w:sz="4" w:space="0" w:color="C0C0C0"/>
            </w:tcBorders>
            <w:shd w:val="pct12" w:color="auto" w:fill="auto"/>
          </w:tcPr>
          <w:p w14:paraId="16B351A2" w14:textId="77777777" w:rsidR="00BE39E9" w:rsidRPr="00354B77" w:rsidRDefault="00BE39E9" w:rsidP="00A8291A">
            <w:pPr>
              <w:pStyle w:val="TableHeading"/>
              <w:rPr>
                <w:szCs w:val="16"/>
              </w:rPr>
            </w:pPr>
            <w:r w:rsidRPr="00354B77">
              <w:rPr>
                <w:szCs w:val="16"/>
              </w:rPr>
              <w:t>GI</w:t>
            </w:r>
          </w:p>
        </w:tc>
      </w:tr>
      <w:tr w:rsidR="00BE39E9" w:rsidRPr="007D508F" w14:paraId="16B351A7"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A4" w14:textId="77777777" w:rsidR="00BE39E9" w:rsidRPr="007D508F" w:rsidRDefault="00BE39E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4</w:t>
            </w:r>
          </w:p>
        </w:tc>
        <w:tc>
          <w:tcPr>
            <w:tcW w:w="2212" w:type="dxa"/>
            <w:tcBorders>
              <w:top w:val="single" w:sz="4" w:space="0" w:color="C0C0C0"/>
              <w:left w:val="single" w:sz="4" w:space="0" w:color="C0C0C0"/>
              <w:bottom w:val="single" w:sz="4" w:space="0" w:color="C0C0C0"/>
              <w:right w:val="single" w:sz="4" w:space="0" w:color="C0C0C0"/>
            </w:tcBorders>
          </w:tcPr>
          <w:p w14:paraId="16B351A5" w14:textId="77777777" w:rsidR="00BE39E9" w:rsidRPr="007D508F" w:rsidRDefault="00BE39E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Pre-Pay</w:t>
            </w:r>
          </w:p>
        </w:tc>
        <w:tc>
          <w:tcPr>
            <w:tcW w:w="1620" w:type="dxa"/>
            <w:tcBorders>
              <w:top w:val="single" w:sz="4" w:space="0" w:color="C0C0C0"/>
              <w:left w:val="single" w:sz="4" w:space="0" w:color="C0C0C0"/>
              <w:bottom w:val="single" w:sz="4" w:space="0" w:color="C0C0C0"/>
              <w:right w:val="single" w:sz="4" w:space="0" w:color="C0C0C0"/>
            </w:tcBorders>
          </w:tcPr>
          <w:p w14:paraId="16B351A6" w14:textId="77777777" w:rsidR="00BE39E9" w:rsidRPr="007D508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AB"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A8" w14:textId="77777777" w:rsidR="00BE39E9" w:rsidRPr="007D508F" w:rsidRDefault="00BE39E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8</w:t>
            </w:r>
          </w:p>
        </w:tc>
        <w:tc>
          <w:tcPr>
            <w:tcW w:w="2212" w:type="dxa"/>
            <w:tcBorders>
              <w:top w:val="single" w:sz="4" w:space="0" w:color="C0C0C0"/>
              <w:left w:val="single" w:sz="4" w:space="0" w:color="C0C0C0"/>
              <w:bottom w:val="single" w:sz="4" w:space="0" w:color="C0C0C0"/>
              <w:right w:val="single" w:sz="4" w:space="0" w:color="C0C0C0"/>
            </w:tcBorders>
          </w:tcPr>
          <w:p w14:paraId="16B351A9" w14:textId="77777777" w:rsidR="00BE39E9" w:rsidRPr="007D508F" w:rsidRDefault="00BE39E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Deposit</w:t>
            </w:r>
          </w:p>
        </w:tc>
        <w:tc>
          <w:tcPr>
            <w:tcW w:w="1620" w:type="dxa"/>
            <w:tcBorders>
              <w:top w:val="single" w:sz="4" w:space="0" w:color="C0C0C0"/>
              <w:left w:val="single" w:sz="4" w:space="0" w:color="C0C0C0"/>
              <w:bottom w:val="single" w:sz="4" w:space="0" w:color="C0C0C0"/>
              <w:right w:val="single" w:sz="4" w:space="0" w:color="C0C0C0"/>
            </w:tcBorders>
          </w:tcPr>
          <w:p w14:paraId="16B351AA" w14:textId="77777777" w:rsidR="00BE39E9" w:rsidRPr="007D508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AF"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AC" w14:textId="77777777" w:rsidR="00BE39E9" w:rsidRPr="007D508F" w:rsidRDefault="00BE39E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31</w:t>
            </w:r>
          </w:p>
        </w:tc>
        <w:tc>
          <w:tcPr>
            <w:tcW w:w="2212" w:type="dxa"/>
            <w:tcBorders>
              <w:top w:val="single" w:sz="4" w:space="0" w:color="C0C0C0"/>
              <w:left w:val="single" w:sz="4" w:space="0" w:color="C0C0C0"/>
              <w:bottom w:val="single" w:sz="4" w:space="0" w:color="C0C0C0"/>
              <w:right w:val="single" w:sz="4" w:space="0" w:color="C0C0C0"/>
            </w:tcBorders>
          </w:tcPr>
          <w:p w14:paraId="16B351AD" w14:textId="77777777" w:rsidR="00BE39E9" w:rsidRPr="007D508F" w:rsidRDefault="00BE39E9" w:rsidP="00A8291A">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Guarantee</w:t>
            </w:r>
          </w:p>
        </w:tc>
        <w:tc>
          <w:tcPr>
            <w:tcW w:w="1620" w:type="dxa"/>
            <w:tcBorders>
              <w:top w:val="single" w:sz="4" w:space="0" w:color="C0C0C0"/>
              <w:left w:val="single" w:sz="4" w:space="0" w:color="C0C0C0"/>
              <w:bottom w:val="single" w:sz="4" w:space="0" w:color="C0C0C0"/>
              <w:right w:val="single" w:sz="4" w:space="0" w:color="C0C0C0"/>
            </w:tcBorders>
          </w:tcPr>
          <w:p w14:paraId="16B351AE" w14:textId="77777777" w:rsidR="00BE39E9" w:rsidRPr="007D508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bl>
    <w:p w14:paraId="16B351B0" w14:textId="77777777" w:rsidR="008F7C2A" w:rsidRPr="00714829" w:rsidRDefault="008F7C2A" w:rsidP="00714829">
      <w:pPr>
        <w:pStyle w:val="Heading3"/>
        <w:pageBreakBefore/>
        <w:spacing w:before="360" w:after="120"/>
        <w:rPr>
          <w:rFonts w:eastAsia="Times New Roman"/>
          <w:i/>
          <w:color w:val="0B2265"/>
          <w:sz w:val="28"/>
          <w:szCs w:val="32"/>
          <w:lang w:val="es-MX" w:eastAsia="en-US"/>
        </w:rPr>
      </w:pPr>
      <w:bookmarkStart w:id="182" w:name="_Toc351022535"/>
      <w:r w:rsidRPr="00714829">
        <w:rPr>
          <w:rFonts w:eastAsia="Times New Roman"/>
          <w:i/>
          <w:color w:val="0B2265"/>
          <w:sz w:val="28"/>
          <w:szCs w:val="32"/>
          <w:lang w:val="es-MX" w:eastAsia="en-US"/>
        </w:rPr>
        <w:t xml:space="preserve">Figure </w:t>
      </w:r>
      <w:r w:rsidR="00A845CB" w:rsidRPr="00714829">
        <w:rPr>
          <w:rFonts w:eastAsia="Times New Roman"/>
          <w:i/>
          <w:color w:val="0B2265"/>
          <w:sz w:val="28"/>
          <w:szCs w:val="32"/>
          <w:lang w:val="es-MX" w:eastAsia="en-US"/>
        </w:rPr>
        <w:t>6</w:t>
      </w:r>
      <w:r w:rsidRPr="00714829">
        <w:rPr>
          <w:rFonts w:eastAsia="Times New Roman"/>
          <w:i/>
          <w:color w:val="0B2265"/>
          <w:sz w:val="28"/>
          <w:szCs w:val="32"/>
          <w:lang w:val="es-MX" w:eastAsia="en-US"/>
        </w:rPr>
        <w:t>: OTA Room View Type (RVT)</w:t>
      </w:r>
      <w:bookmarkEnd w:id="182"/>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34"/>
        <w:gridCol w:w="2178"/>
        <w:gridCol w:w="900"/>
        <w:gridCol w:w="810"/>
      </w:tblGrid>
      <w:tr w:rsidR="00BE39E9" w:rsidRPr="00354B77" w14:paraId="16B351B4" w14:textId="77777777" w:rsidTr="00BE39E9">
        <w:tc>
          <w:tcPr>
            <w:tcW w:w="630" w:type="dxa"/>
            <w:gridSpan w:val="2"/>
            <w:tcBorders>
              <w:top w:val="single" w:sz="4" w:space="0" w:color="C0C0C0"/>
              <w:left w:val="single" w:sz="4" w:space="0" w:color="C0C0C0"/>
              <w:bottom w:val="single" w:sz="4" w:space="0" w:color="C0C0C0"/>
              <w:right w:val="single" w:sz="4" w:space="0" w:color="C0C0C0"/>
            </w:tcBorders>
            <w:shd w:val="pct5" w:color="auto" w:fill="auto"/>
          </w:tcPr>
          <w:p w14:paraId="16B351B1" w14:textId="77777777" w:rsidR="00BE39E9" w:rsidRPr="00354B77" w:rsidRDefault="00BE39E9" w:rsidP="00A8291A">
            <w:pPr>
              <w:pStyle w:val="TableHeading"/>
            </w:pPr>
            <w:bookmarkStart w:id="183" w:name="_Toc227120591"/>
          </w:p>
        </w:tc>
        <w:tc>
          <w:tcPr>
            <w:tcW w:w="3888" w:type="dxa"/>
            <w:gridSpan w:val="3"/>
            <w:tcBorders>
              <w:top w:val="single" w:sz="4" w:space="0" w:color="C0C0C0"/>
              <w:left w:val="single" w:sz="4" w:space="0" w:color="C0C0C0"/>
              <w:bottom w:val="single" w:sz="4" w:space="0" w:color="C0C0C0"/>
              <w:right w:val="single" w:sz="4" w:space="0" w:color="C0C0C0"/>
            </w:tcBorders>
            <w:shd w:val="pct5" w:color="auto" w:fill="auto"/>
          </w:tcPr>
          <w:p w14:paraId="16B351B2" w14:textId="77777777" w:rsidR="00BE39E9" w:rsidRPr="00354B77" w:rsidRDefault="00BE39E9" w:rsidP="00A8291A">
            <w:pPr>
              <w:pStyle w:val="TableHeading"/>
            </w:pPr>
            <w:r w:rsidRPr="00354B77">
              <w:t>OTA Code List</w:t>
            </w:r>
          </w:p>
          <w:p w14:paraId="16B351B3" w14:textId="77777777" w:rsidR="00BE39E9" w:rsidRPr="00354B77" w:rsidRDefault="00BE39E9" w:rsidP="00A8291A">
            <w:pPr>
              <w:pStyle w:val="TableHeading"/>
            </w:pPr>
            <w:r>
              <w:t>Room View Type (RVT)</w:t>
            </w:r>
          </w:p>
        </w:tc>
      </w:tr>
      <w:tr w:rsidR="00BE39E9" w:rsidRPr="00354B77" w14:paraId="16B351B9" w14:textId="77777777" w:rsidTr="00BE39E9">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16B351B5" w14:textId="77777777" w:rsidR="00BE39E9" w:rsidRPr="00354B77" w:rsidRDefault="00BE39E9" w:rsidP="00A8291A">
            <w:pPr>
              <w:pStyle w:val="TableHeading"/>
              <w:rPr>
                <w:szCs w:val="16"/>
              </w:rPr>
            </w:pPr>
            <w:r w:rsidRPr="00354B77">
              <w:rPr>
                <w:szCs w:val="16"/>
              </w:rPr>
              <w:t>OTA</w:t>
            </w:r>
          </w:p>
        </w:tc>
        <w:tc>
          <w:tcPr>
            <w:tcW w:w="2212" w:type="dxa"/>
            <w:gridSpan w:val="2"/>
            <w:tcBorders>
              <w:top w:val="single" w:sz="4" w:space="0" w:color="C0C0C0"/>
              <w:left w:val="single" w:sz="4" w:space="0" w:color="C0C0C0"/>
              <w:bottom w:val="single" w:sz="4" w:space="0" w:color="C0C0C0"/>
              <w:right w:val="single" w:sz="4" w:space="0" w:color="C0C0C0"/>
            </w:tcBorders>
            <w:shd w:val="pct12" w:color="auto" w:fill="auto"/>
          </w:tcPr>
          <w:p w14:paraId="16B351B6" w14:textId="77777777" w:rsidR="00BE39E9" w:rsidRPr="00354B77" w:rsidRDefault="00BE39E9" w:rsidP="00A8291A">
            <w:pPr>
              <w:pStyle w:val="TableHeading"/>
              <w:rPr>
                <w:szCs w:val="16"/>
              </w:rPr>
            </w:pPr>
            <w:r w:rsidRPr="00354B77">
              <w:rPr>
                <w:szCs w:val="16"/>
              </w:rPr>
              <w:t>Description</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16B351B7" w14:textId="77777777" w:rsidR="00BE39E9" w:rsidRPr="00354B77" w:rsidRDefault="00BE39E9" w:rsidP="00A8291A">
            <w:pPr>
              <w:pStyle w:val="TableHeading"/>
              <w:rPr>
                <w:szCs w:val="16"/>
              </w:rPr>
            </w:pPr>
            <w:r w:rsidRPr="00354B77">
              <w:rPr>
                <w:szCs w:val="16"/>
              </w:rPr>
              <w:t>GI</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16B351B8" w14:textId="77777777" w:rsidR="00BE39E9" w:rsidRPr="00354B77" w:rsidRDefault="00BE39E9" w:rsidP="00A8291A">
            <w:pPr>
              <w:pStyle w:val="TableHeading"/>
              <w:rPr>
                <w:szCs w:val="16"/>
              </w:rPr>
            </w:pPr>
            <w:r>
              <w:rPr>
                <w:szCs w:val="16"/>
              </w:rPr>
              <w:t>1P</w:t>
            </w:r>
          </w:p>
        </w:tc>
      </w:tr>
      <w:tr w:rsidR="00BE39E9" w:rsidRPr="007D508F" w14:paraId="16B351BE"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BA"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BB"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Airport View</w:t>
            </w:r>
          </w:p>
        </w:tc>
        <w:tc>
          <w:tcPr>
            <w:tcW w:w="900" w:type="dxa"/>
            <w:tcBorders>
              <w:top w:val="single" w:sz="4" w:space="0" w:color="C0C0C0"/>
              <w:left w:val="single" w:sz="4" w:space="0" w:color="C0C0C0"/>
              <w:bottom w:val="single" w:sz="4" w:space="0" w:color="C0C0C0"/>
              <w:right w:val="single" w:sz="4" w:space="0" w:color="C0C0C0"/>
            </w:tcBorders>
          </w:tcPr>
          <w:p w14:paraId="16B351BC" w14:textId="77777777" w:rsidR="00BE39E9"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BD" w14:textId="77777777" w:rsidR="00BE39E9"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C3"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BF"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2</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C0"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Bay View</w:t>
            </w:r>
          </w:p>
        </w:tc>
        <w:tc>
          <w:tcPr>
            <w:tcW w:w="900" w:type="dxa"/>
            <w:tcBorders>
              <w:top w:val="single" w:sz="4" w:space="0" w:color="C0C0C0"/>
              <w:left w:val="single" w:sz="4" w:space="0" w:color="C0C0C0"/>
              <w:bottom w:val="single" w:sz="4" w:space="0" w:color="C0C0C0"/>
              <w:right w:val="single" w:sz="4" w:space="0" w:color="C0C0C0"/>
            </w:tcBorders>
          </w:tcPr>
          <w:p w14:paraId="16B351C1"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C2"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C8"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C4"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3</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C5"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City View</w:t>
            </w:r>
          </w:p>
        </w:tc>
        <w:tc>
          <w:tcPr>
            <w:tcW w:w="900" w:type="dxa"/>
            <w:tcBorders>
              <w:top w:val="single" w:sz="4" w:space="0" w:color="C0C0C0"/>
              <w:left w:val="single" w:sz="4" w:space="0" w:color="C0C0C0"/>
              <w:bottom w:val="single" w:sz="4" w:space="0" w:color="C0C0C0"/>
              <w:right w:val="single" w:sz="4" w:space="0" w:color="C0C0C0"/>
            </w:tcBorders>
          </w:tcPr>
          <w:p w14:paraId="16B351C6"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C7"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CD"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C9"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4</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CA"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Courtyard View</w:t>
            </w:r>
          </w:p>
        </w:tc>
        <w:tc>
          <w:tcPr>
            <w:tcW w:w="900" w:type="dxa"/>
            <w:tcBorders>
              <w:top w:val="single" w:sz="4" w:space="0" w:color="C0C0C0"/>
              <w:left w:val="single" w:sz="4" w:space="0" w:color="C0C0C0"/>
              <w:bottom w:val="single" w:sz="4" w:space="0" w:color="C0C0C0"/>
              <w:right w:val="single" w:sz="4" w:space="0" w:color="C0C0C0"/>
            </w:tcBorders>
          </w:tcPr>
          <w:p w14:paraId="16B351CB"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CC"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D2"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CE"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5</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CF"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Golf View</w:t>
            </w:r>
          </w:p>
        </w:tc>
        <w:tc>
          <w:tcPr>
            <w:tcW w:w="900" w:type="dxa"/>
            <w:tcBorders>
              <w:top w:val="single" w:sz="4" w:space="0" w:color="C0C0C0"/>
              <w:left w:val="single" w:sz="4" w:space="0" w:color="C0C0C0"/>
              <w:bottom w:val="single" w:sz="4" w:space="0" w:color="C0C0C0"/>
              <w:right w:val="single" w:sz="4" w:space="0" w:color="C0C0C0"/>
            </w:tcBorders>
          </w:tcPr>
          <w:p w14:paraId="16B351D0"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D1"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D7" w14:textId="77777777" w:rsidTr="00BE39E9">
        <w:tc>
          <w:tcPr>
            <w:tcW w:w="596" w:type="dxa"/>
            <w:tcBorders>
              <w:top w:val="single" w:sz="4" w:space="0" w:color="C0C0C0"/>
              <w:left w:val="single" w:sz="4" w:space="0" w:color="C0C0C0"/>
              <w:bottom w:val="single" w:sz="4" w:space="0" w:color="C0C0C0"/>
              <w:right w:val="single" w:sz="4" w:space="0" w:color="C0C0C0"/>
            </w:tcBorders>
            <w:vAlign w:val="center"/>
            <w:hideMark/>
          </w:tcPr>
          <w:p w14:paraId="16B351D3"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6</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16B351D4"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Harbor view</w:t>
            </w:r>
          </w:p>
        </w:tc>
        <w:tc>
          <w:tcPr>
            <w:tcW w:w="900" w:type="dxa"/>
            <w:tcBorders>
              <w:top w:val="single" w:sz="4" w:space="0" w:color="C0C0C0"/>
              <w:left w:val="single" w:sz="4" w:space="0" w:color="C0C0C0"/>
              <w:bottom w:val="single" w:sz="4" w:space="0" w:color="C0C0C0"/>
              <w:right w:val="single" w:sz="4" w:space="0" w:color="C0C0C0"/>
            </w:tcBorders>
            <w:hideMark/>
          </w:tcPr>
          <w:p w14:paraId="16B351D5" w14:textId="77777777" w:rsidR="00BE39E9" w:rsidRPr="008276B5"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hideMark/>
          </w:tcPr>
          <w:p w14:paraId="16B351D6" w14:textId="77777777" w:rsidR="00BE39E9" w:rsidRPr="00BE39E9" w:rsidRDefault="00BE39E9" w:rsidP="00BE39E9">
            <w:pPr>
              <w:suppressAutoHyphens/>
              <w:spacing w:before="60" w:after="60"/>
              <w:ind w:left="64"/>
              <w:rPr>
                <w:rFonts w:cs="Arial"/>
                <w:color w:val="000000"/>
                <w:sz w:val="18"/>
                <w:szCs w:val="18"/>
                <w:lang w:eastAsia="ar-SA"/>
              </w:rPr>
            </w:pPr>
          </w:p>
        </w:tc>
      </w:tr>
      <w:tr w:rsidR="00BE39E9" w:rsidRPr="007D508F" w14:paraId="16B351DC" w14:textId="77777777" w:rsidTr="00BE39E9">
        <w:tc>
          <w:tcPr>
            <w:tcW w:w="596" w:type="dxa"/>
            <w:tcBorders>
              <w:top w:val="single" w:sz="4" w:space="0" w:color="C0C0C0"/>
              <w:left w:val="single" w:sz="4" w:space="0" w:color="C0C0C0"/>
              <w:bottom w:val="single" w:sz="4" w:space="0" w:color="C0C0C0"/>
              <w:right w:val="single" w:sz="4" w:space="0" w:color="C0C0C0"/>
            </w:tcBorders>
            <w:vAlign w:val="center"/>
            <w:hideMark/>
          </w:tcPr>
          <w:p w14:paraId="16B351D8"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7</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16B351D9"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Intercoastal view</w:t>
            </w:r>
          </w:p>
        </w:tc>
        <w:tc>
          <w:tcPr>
            <w:tcW w:w="900" w:type="dxa"/>
            <w:tcBorders>
              <w:top w:val="single" w:sz="4" w:space="0" w:color="C0C0C0"/>
              <w:left w:val="single" w:sz="4" w:space="0" w:color="C0C0C0"/>
              <w:bottom w:val="single" w:sz="4" w:space="0" w:color="C0C0C0"/>
              <w:right w:val="single" w:sz="4" w:space="0" w:color="C0C0C0"/>
            </w:tcBorders>
            <w:hideMark/>
          </w:tcPr>
          <w:p w14:paraId="16B351DA" w14:textId="77777777" w:rsidR="00BE39E9" w:rsidRPr="008276B5"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hideMark/>
          </w:tcPr>
          <w:p w14:paraId="16B351DB" w14:textId="77777777" w:rsidR="00BE39E9" w:rsidRPr="00BE39E9" w:rsidRDefault="00BE39E9" w:rsidP="00BE39E9">
            <w:pPr>
              <w:suppressAutoHyphens/>
              <w:spacing w:before="60" w:after="60"/>
              <w:ind w:left="64"/>
              <w:rPr>
                <w:rFonts w:cs="Arial"/>
                <w:color w:val="000000"/>
                <w:sz w:val="18"/>
                <w:szCs w:val="18"/>
                <w:lang w:eastAsia="ar-SA"/>
              </w:rPr>
            </w:pPr>
          </w:p>
        </w:tc>
      </w:tr>
      <w:tr w:rsidR="00BE39E9" w:rsidRPr="007D508F" w14:paraId="16B351E1" w14:textId="77777777" w:rsidTr="00BE39E9">
        <w:tc>
          <w:tcPr>
            <w:tcW w:w="596" w:type="dxa"/>
            <w:tcBorders>
              <w:top w:val="single" w:sz="4" w:space="0" w:color="C0C0C0"/>
              <w:left w:val="single" w:sz="4" w:space="0" w:color="C0C0C0"/>
              <w:bottom w:val="single" w:sz="4" w:space="0" w:color="C0C0C0"/>
              <w:right w:val="single" w:sz="4" w:space="0" w:color="C0C0C0"/>
            </w:tcBorders>
            <w:vAlign w:val="center"/>
            <w:hideMark/>
          </w:tcPr>
          <w:p w14:paraId="16B351DD"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8</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16B351DE"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Lake view</w:t>
            </w:r>
          </w:p>
        </w:tc>
        <w:tc>
          <w:tcPr>
            <w:tcW w:w="900" w:type="dxa"/>
            <w:tcBorders>
              <w:top w:val="single" w:sz="4" w:space="0" w:color="C0C0C0"/>
              <w:left w:val="single" w:sz="4" w:space="0" w:color="C0C0C0"/>
              <w:bottom w:val="single" w:sz="4" w:space="0" w:color="C0C0C0"/>
              <w:right w:val="single" w:sz="4" w:space="0" w:color="C0C0C0"/>
            </w:tcBorders>
            <w:hideMark/>
          </w:tcPr>
          <w:p w14:paraId="16B351DF" w14:textId="77777777" w:rsidR="00BE39E9" w:rsidRPr="008276B5"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hideMark/>
          </w:tcPr>
          <w:p w14:paraId="16B351E0" w14:textId="77777777" w:rsidR="00BE39E9" w:rsidRPr="00BE39E9" w:rsidRDefault="00BE39E9" w:rsidP="00BE39E9">
            <w:pPr>
              <w:suppressAutoHyphens/>
              <w:spacing w:before="60" w:after="60"/>
              <w:ind w:left="64"/>
              <w:rPr>
                <w:rFonts w:cs="Arial"/>
                <w:color w:val="000000"/>
                <w:sz w:val="18"/>
                <w:szCs w:val="18"/>
                <w:lang w:eastAsia="ar-SA"/>
              </w:rPr>
            </w:pPr>
          </w:p>
        </w:tc>
      </w:tr>
      <w:tr w:rsidR="00BE39E9" w:rsidRPr="007D508F" w14:paraId="16B351E6" w14:textId="77777777" w:rsidTr="00BE39E9">
        <w:tc>
          <w:tcPr>
            <w:tcW w:w="596" w:type="dxa"/>
            <w:tcBorders>
              <w:top w:val="single" w:sz="4" w:space="0" w:color="C0C0C0"/>
              <w:left w:val="single" w:sz="4" w:space="0" w:color="C0C0C0"/>
              <w:bottom w:val="single" w:sz="4" w:space="0" w:color="C0C0C0"/>
              <w:right w:val="single" w:sz="4" w:space="0" w:color="C0C0C0"/>
            </w:tcBorders>
            <w:vAlign w:val="center"/>
            <w:hideMark/>
          </w:tcPr>
          <w:p w14:paraId="16B351E2"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9</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16B351E3" w14:textId="77777777" w:rsidR="00BE39E9" w:rsidRPr="008276B5" w:rsidRDefault="00BE39E9" w:rsidP="00A8291A">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Marina view</w:t>
            </w:r>
          </w:p>
        </w:tc>
        <w:tc>
          <w:tcPr>
            <w:tcW w:w="900" w:type="dxa"/>
            <w:tcBorders>
              <w:top w:val="single" w:sz="4" w:space="0" w:color="C0C0C0"/>
              <w:left w:val="single" w:sz="4" w:space="0" w:color="C0C0C0"/>
              <w:bottom w:val="single" w:sz="4" w:space="0" w:color="C0C0C0"/>
              <w:right w:val="single" w:sz="4" w:space="0" w:color="C0C0C0"/>
            </w:tcBorders>
            <w:hideMark/>
          </w:tcPr>
          <w:p w14:paraId="16B351E4" w14:textId="77777777" w:rsidR="00BE39E9" w:rsidRPr="008276B5"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hideMark/>
          </w:tcPr>
          <w:p w14:paraId="16B351E5" w14:textId="77777777" w:rsidR="00BE39E9" w:rsidRPr="00BE39E9" w:rsidRDefault="00BE39E9" w:rsidP="00BE39E9">
            <w:pPr>
              <w:suppressAutoHyphens/>
              <w:spacing w:before="60" w:after="60"/>
              <w:ind w:left="64"/>
              <w:rPr>
                <w:rFonts w:cs="Arial"/>
                <w:color w:val="000000"/>
                <w:sz w:val="18"/>
                <w:szCs w:val="18"/>
                <w:lang w:eastAsia="ar-SA"/>
              </w:rPr>
            </w:pPr>
          </w:p>
        </w:tc>
      </w:tr>
      <w:tr w:rsidR="00BE39E9" w:rsidRPr="007D508F" w14:paraId="16B351EB"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E7"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10</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E8"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Mountain View</w:t>
            </w:r>
          </w:p>
        </w:tc>
        <w:tc>
          <w:tcPr>
            <w:tcW w:w="900" w:type="dxa"/>
            <w:tcBorders>
              <w:top w:val="single" w:sz="4" w:space="0" w:color="C0C0C0"/>
              <w:left w:val="single" w:sz="4" w:space="0" w:color="C0C0C0"/>
              <w:bottom w:val="single" w:sz="4" w:space="0" w:color="C0C0C0"/>
              <w:right w:val="single" w:sz="4" w:space="0" w:color="C0C0C0"/>
            </w:tcBorders>
          </w:tcPr>
          <w:p w14:paraId="16B351E9"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EA"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F0"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EC"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11</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ED"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Ocean View</w:t>
            </w:r>
          </w:p>
        </w:tc>
        <w:tc>
          <w:tcPr>
            <w:tcW w:w="900" w:type="dxa"/>
            <w:tcBorders>
              <w:top w:val="single" w:sz="4" w:space="0" w:color="C0C0C0"/>
              <w:left w:val="single" w:sz="4" w:space="0" w:color="C0C0C0"/>
              <w:bottom w:val="single" w:sz="4" w:space="0" w:color="C0C0C0"/>
              <w:right w:val="single" w:sz="4" w:space="0" w:color="C0C0C0"/>
            </w:tcBorders>
          </w:tcPr>
          <w:p w14:paraId="16B351EE"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EF"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F5"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F1"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12</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F2"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Pool View</w:t>
            </w:r>
          </w:p>
        </w:tc>
        <w:tc>
          <w:tcPr>
            <w:tcW w:w="900" w:type="dxa"/>
            <w:tcBorders>
              <w:top w:val="single" w:sz="4" w:space="0" w:color="C0C0C0"/>
              <w:left w:val="single" w:sz="4" w:space="0" w:color="C0C0C0"/>
              <w:bottom w:val="single" w:sz="4" w:space="0" w:color="C0C0C0"/>
              <w:right w:val="single" w:sz="4" w:space="0" w:color="C0C0C0"/>
            </w:tcBorders>
          </w:tcPr>
          <w:p w14:paraId="16B351F3"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F4"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1FA"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F6"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13</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F7"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River View</w:t>
            </w:r>
          </w:p>
        </w:tc>
        <w:tc>
          <w:tcPr>
            <w:tcW w:w="900" w:type="dxa"/>
            <w:tcBorders>
              <w:top w:val="single" w:sz="4" w:space="0" w:color="C0C0C0"/>
              <w:left w:val="single" w:sz="4" w:space="0" w:color="C0C0C0"/>
              <w:bottom w:val="single" w:sz="4" w:space="0" w:color="C0C0C0"/>
              <w:right w:val="single" w:sz="4" w:space="0" w:color="C0C0C0"/>
            </w:tcBorders>
          </w:tcPr>
          <w:p w14:paraId="16B351F8" w14:textId="77777777" w:rsidR="00BE39E9"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F9" w14:textId="77777777" w:rsidR="00BE39E9" w:rsidRDefault="00BE39E9" w:rsidP="00A8291A">
            <w:pPr>
              <w:suppressAutoHyphens/>
              <w:spacing w:before="60" w:after="60"/>
              <w:rPr>
                <w:rFonts w:ascii="Arial" w:hAnsi="Arial" w:cs="Arial"/>
                <w:color w:val="000000"/>
                <w:sz w:val="18"/>
                <w:szCs w:val="18"/>
                <w:lang w:eastAsia="ar-SA"/>
              </w:rPr>
            </w:pPr>
          </w:p>
        </w:tc>
      </w:tr>
      <w:tr w:rsidR="00BE39E9" w:rsidRPr="007D508F" w14:paraId="16B351FF"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1FB"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14</w:t>
            </w:r>
          </w:p>
        </w:tc>
        <w:tc>
          <w:tcPr>
            <w:tcW w:w="2212" w:type="dxa"/>
            <w:gridSpan w:val="2"/>
            <w:tcBorders>
              <w:top w:val="single" w:sz="4" w:space="0" w:color="C0C0C0"/>
              <w:left w:val="single" w:sz="4" w:space="0" w:color="C0C0C0"/>
              <w:bottom w:val="single" w:sz="4" w:space="0" w:color="C0C0C0"/>
              <w:right w:val="single" w:sz="4" w:space="0" w:color="C0C0C0"/>
            </w:tcBorders>
          </w:tcPr>
          <w:p w14:paraId="16B351FC" w14:textId="77777777" w:rsidR="00BE39E9" w:rsidRPr="004543C5" w:rsidRDefault="00BE39E9" w:rsidP="00A8291A">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Ocean Front</w:t>
            </w:r>
          </w:p>
        </w:tc>
        <w:tc>
          <w:tcPr>
            <w:tcW w:w="900" w:type="dxa"/>
            <w:tcBorders>
              <w:top w:val="single" w:sz="4" w:space="0" w:color="C0C0C0"/>
              <w:left w:val="single" w:sz="4" w:space="0" w:color="C0C0C0"/>
              <w:bottom w:val="single" w:sz="4" w:space="0" w:color="C0C0C0"/>
              <w:right w:val="single" w:sz="4" w:space="0" w:color="C0C0C0"/>
            </w:tcBorders>
          </w:tcPr>
          <w:p w14:paraId="16B351FD"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1FE" w14:textId="77777777" w:rsidR="00BE39E9" w:rsidRPr="00803BBF"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204"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00"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15</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01"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Beach Front</w:t>
            </w:r>
          </w:p>
        </w:tc>
        <w:tc>
          <w:tcPr>
            <w:tcW w:w="900" w:type="dxa"/>
            <w:tcBorders>
              <w:top w:val="single" w:sz="4" w:space="0" w:color="C0C0C0"/>
              <w:left w:val="single" w:sz="4" w:space="0" w:color="C0C0C0"/>
              <w:bottom w:val="single" w:sz="4" w:space="0" w:color="C0C0C0"/>
              <w:right w:val="single" w:sz="4" w:space="0" w:color="C0C0C0"/>
            </w:tcBorders>
          </w:tcPr>
          <w:p w14:paraId="16B35202"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03"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209"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05"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16</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06"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Garden View</w:t>
            </w:r>
          </w:p>
        </w:tc>
        <w:tc>
          <w:tcPr>
            <w:tcW w:w="900" w:type="dxa"/>
            <w:tcBorders>
              <w:top w:val="single" w:sz="4" w:space="0" w:color="C0C0C0"/>
              <w:left w:val="single" w:sz="4" w:space="0" w:color="C0C0C0"/>
              <w:bottom w:val="single" w:sz="4" w:space="0" w:color="C0C0C0"/>
              <w:right w:val="single" w:sz="4" w:space="0" w:color="C0C0C0"/>
            </w:tcBorders>
          </w:tcPr>
          <w:p w14:paraId="16B35207"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08"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20E"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0A"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17</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0B"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Park View</w:t>
            </w:r>
          </w:p>
        </w:tc>
        <w:tc>
          <w:tcPr>
            <w:tcW w:w="900" w:type="dxa"/>
            <w:tcBorders>
              <w:top w:val="single" w:sz="4" w:space="0" w:color="C0C0C0"/>
              <w:left w:val="single" w:sz="4" w:space="0" w:color="C0C0C0"/>
              <w:bottom w:val="single" w:sz="4" w:space="0" w:color="C0C0C0"/>
              <w:right w:val="single" w:sz="4" w:space="0" w:color="C0C0C0"/>
            </w:tcBorders>
          </w:tcPr>
          <w:p w14:paraId="16B3520C"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0D" w14:textId="77777777" w:rsidR="00BE39E9" w:rsidRPr="00491012" w:rsidRDefault="00BE39E9" w:rsidP="00A8291A">
            <w:pPr>
              <w:suppressAutoHyphens/>
              <w:spacing w:before="60" w:after="60"/>
              <w:rPr>
                <w:rFonts w:ascii="Arial" w:hAnsi="Arial" w:cs="Arial"/>
                <w:color w:val="000000"/>
                <w:sz w:val="18"/>
                <w:szCs w:val="18"/>
                <w:lang w:eastAsia="ar-SA"/>
              </w:rPr>
            </w:pPr>
          </w:p>
        </w:tc>
      </w:tr>
      <w:tr w:rsidR="00BE39E9" w:rsidRPr="007D508F" w14:paraId="16B35213"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0F"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18</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10"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Forest View</w:t>
            </w:r>
          </w:p>
        </w:tc>
        <w:tc>
          <w:tcPr>
            <w:tcW w:w="900" w:type="dxa"/>
            <w:tcBorders>
              <w:top w:val="single" w:sz="4" w:space="0" w:color="C0C0C0"/>
              <w:left w:val="single" w:sz="4" w:space="0" w:color="C0C0C0"/>
              <w:bottom w:val="single" w:sz="4" w:space="0" w:color="C0C0C0"/>
              <w:right w:val="single" w:sz="4" w:space="0" w:color="C0C0C0"/>
            </w:tcBorders>
          </w:tcPr>
          <w:p w14:paraId="16B35211"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12" w14:textId="77777777" w:rsidR="00BE39E9" w:rsidRPr="00491012" w:rsidRDefault="00BE39E9" w:rsidP="00A8291A">
            <w:pPr>
              <w:suppressAutoHyphens/>
              <w:spacing w:before="60" w:after="60"/>
              <w:rPr>
                <w:rFonts w:ascii="Arial" w:hAnsi="Arial" w:cs="Arial"/>
                <w:color w:val="000000"/>
                <w:sz w:val="18"/>
                <w:szCs w:val="18"/>
                <w:lang w:eastAsia="ar-SA"/>
              </w:rPr>
            </w:pPr>
          </w:p>
        </w:tc>
      </w:tr>
      <w:tr w:rsidR="00BE39E9" w:rsidRPr="007D508F" w14:paraId="16B35218"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14"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19</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15"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Rain Forest View</w:t>
            </w:r>
          </w:p>
        </w:tc>
        <w:tc>
          <w:tcPr>
            <w:tcW w:w="900" w:type="dxa"/>
            <w:tcBorders>
              <w:top w:val="single" w:sz="4" w:space="0" w:color="C0C0C0"/>
              <w:left w:val="single" w:sz="4" w:space="0" w:color="C0C0C0"/>
              <w:bottom w:val="single" w:sz="4" w:space="0" w:color="C0C0C0"/>
              <w:right w:val="single" w:sz="4" w:space="0" w:color="C0C0C0"/>
            </w:tcBorders>
          </w:tcPr>
          <w:p w14:paraId="16B35216"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17" w14:textId="77777777" w:rsidR="00BE39E9" w:rsidRPr="00491012" w:rsidRDefault="00BE39E9" w:rsidP="00A8291A">
            <w:pPr>
              <w:suppressAutoHyphens/>
              <w:spacing w:before="60" w:after="60"/>
              <w:rPr>
                <w:rFonts w:ascii="Arial" w:hAnsi="Arial" w:cs="Arial"/>
                <w:color w:val="000000"/>
                <w:sz w:val="18"/>
                <w:szCs w:val="18"/>
                <w:lang w:eastAsia="ar-SA"/>
              </w:rPr>
            </w:pPr>
          </w:p>
        </w:tc>
      </w:tr>
      <w:tr w:rsidR="00BE39E9" w:rsidRPr="007D508F" w14:paraId="16B3521D"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19"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20</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1A"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Various Views</w:t>
            </w:r>
          </w:p>
        </w:tc>
        <w:tc>
          <w:tcPr>
            <w:tcW w:w="900" w:type="dxa"/>
            <w:tcBorders>
              <w:top w:val="single" w:sz="4" w:space="0" w:color="C0C0C0"/>
              <w:left w:val="single" w:sz="4" w:space="0" w:color="C0C0C0"/>
              <w:bottom w:val="single" w:sz="4" w:space="0" w:color="C0C0C0"/>
              <w:right w:val="single" w:sz="4" w:space="0" w:color="C0C0C0"/>
            </w:tcBorders>
          </w:tcPr>
          <w:p w14:paraId="16B3521B"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1C" w14:textId="77777777" w:rsidR="00BE39E9" w:rsidRPr="00491012" w:rsidRDefault="00BE39E9" w:rsidP="00A8291A">
            <w:pPr>
              <w:suppressAutoHyphens/>
              <w:spacing w:before="60" w:after="60"/>
              <w:rPr>
                <w:rFonts w:ascii="Arial" w:hAnsi="Arial" w:cs="Arial"/>
                <w:color w:val="000000"/>
                <w:sz w:val="18"/>
                <w:szCs w:val="18"/>
                <w:lang w:eastAsia="ar-SA"/>
              </w:rPr>
            </w:pPr>
          </w:p>
        </w:tc>
      </w:tr>
      <w:tr w:rsidR="00BE39E9" w:rsidRPr="007D508F" w14:paraId="16B35222"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1E"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21</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1F"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Limited View</w:t>
            </w:r>
          </w:p>
        </w:tc>
        <w:tc>
          <w:tcPr>
            <w:tcW w:w="900" w:type="dxa"/>
            <w:tcBorders>
              <w:top w:val="single" w:sz="4" w:space="0" w:color="C0C0C0"/>
              <w:left w:val="single" w:sz="4" w:space="0" w:color="C0C0C0"/>
              <w:bottom w:val="single" w:sz="4" w:space="0" w:color="C0C0C0"/>
              <w:right w:val="single" w:sz="4" w:space="0" w:color="C0C0C0"/>
            </w:tcBorders>
          </w:tcPr>
          <w:p w14:paraId="16B35220"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21" w14:textId="77777777" w:rsidR="00BE39E9" w:rsidRPr="00491012" w:rsidRDefault="00BE39E9" w:rsidP="00A8291A">
            <w:pPr>
              <w:suppressAutoHyphens/>
              <w:spacing w:before="60" w:after="60"/>
              <w:rPr>
                <w:rFonts w:ascii="Arial" w:hAnsi="Arial" w:cs="Arial"/>
                <w:color w:val="000000"/>
                <w:sz w:val="18"/>
                <w:szCs w:val="18"/>
                <w:lang w:eastAsia="ar-SA"/>
              </w:rPr>
            </w:pPr>
          </w:p>
        </w:tc>
      </w:tr>
      <w:tr w:rsidR="00BE39E9" w:rsidRPr="007D508F" w14:paraId="16B35227"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23"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22</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24"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Slope View</w:t>
            </w:r>
          </w:p>
        </w:tc>
        <w:tc>
          <w:tcPr>
            <w:tcW w:w="900" w:type="dxa"/>
            <w:tcBorders>
              <w:top w:val="single" w:sz="4" w:space="0" w:color="C0C0C0"/>
              <w:left w:val="single" w:sz="4" w:space="0" w:color="C0C0C0"/>
              <w:bottom w:val="single" w:sz="4" w:space="0" w:color="C0C0C0"/>
              <w:right w:val="single" w:sz="4" w:space="0" w:color="C0C0C0"/>
            </w:tcBorders>
          </w:tcPr>
          <w:p w14:paraId="16B35225"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26" w14:textId="77777777" w:rsidR="00BE39E9" w:rsidRPr="00491012" w:rsidRDefault="00BE39E9" w:rsidP="00A8291A">
            <w:pPr>
              <w:suppressAutoHyphens/>
              <w:spacing w:before="60" w:after="60"/>
              <w:rPr>
                <w:rFonts w:ascii="Arial" w:hAnsi="Arial" w:cs="Arial"/>
                <w:color w:val="000000"/>
                <w:sz w:val="18"/>
                <w:szCs w:val="18"/>
                <w:lang w:eastAsia="ar-SA"/>
              </w:rPr>
            </w:pPr>
          </w:p>
        </w:tc>
      </w:tr>
      <w:tr w:rsidR="00BE39E9" w:rsidRPr="007D508F" w14:paraId="16B3522C"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28"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23</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29"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Strip View</w:t>
            </w:r>
          </w:p>
        </w:tc>
        <w:tc>
          <w:tcPr>
            <w:tcW w:w="900" w:type="dxa"/>
            <w:tcBorders>
              <w:top w:val="single" w:sz="4" w:space="0" w:color="C0C0C0"/>
              <w:left w:val="single" w:sz="4" w:space="0" w:color="C0C0C0"/>
              <w:bottom w:val="single" w:sz="4" w:space="0" w:color="C0C0C0"/>
              <w:right w:val="single" w:sz="4" w:space="0" w:color="C0C0C0"/>
            </w:tcBorders>
          </w:tcPr>
          <w:p w14:paraId="16B3522A"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2B"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231"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2D"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24</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2E"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Countryside</w:t>
            </w:r>
          </w:p>
        </w:tc>
        <w:tc>
          <w:tcPr>
            <w:tcW w:w="900" w:type="dxa"/>
            <w:tcBorders>
              <w:top w:val="single" w:sz="4" w:space="0" w:color="C0C0C0"/>
              <w:left w:val="single" w:sz="4" w:space="0" w:color="C0C0C0"/>
              <w:bottom w:val="single" w:sz="4" w:space="0" w:color="C0C0C0"/>
              <w:right w:val="single" w:sz="4" w:space="0" w:color="C0C0C0"/>
            </w:tcBorders>
          </w:tcPr>
          <w:p w14:paraId="16B3522F"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30"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r>
      <w:tr w:rsidR="00BE39E9" w:rsidRPr="007D508F" w14:paraId="16B35236" w14:textId="77777777" w:rsidTr="00BE39E9">
        <w:tc>
          <w:tcPr>
            <w:tcW w:w="596" w:type="dxa"/>
            <w:tcBorders>
              <w:top w:val="single" w:sz="4" w:space="0" w:color="C0C0C0"/>
              <w:left w:val="single" w:sz="4" w:space="0" w:color="C0C0C0"/>
              <w:bottom w:val="single" w:sz="4" w:space="0" w:color="C0C0C0"/>
              <w:right w:val="single" w:sz="4" w:space="0" w:color="C0C0C0"/>
            </w:tcBorders>
          </w:tcPr>
          <w:p w14:paraId="16B35232"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25</w:t>
            </w:r>
          </w:p>
        </w:tc>
        <w:tc>
          <w:tcPr>
            <w:tcW w:w="2212" w:type="dxa"/>
            <w:gridSpan w:val="2"/>
            <w:tcBorders>
              <w:top w:val="single" w:sz="4" w:space="0" w:color="C0C0C0"/>
              <w:left w:val="single" w:sz="4" w:space="0" w:color="C0C0C0"/>
              <w:bottom w:val="single" w:sz="4" w:space="0" w:color="C0C0C0"/>
              <w:right w:val="single" w:sz="4" w:space="0" w:color="C0C0C0"/>
            </w:tcBorders>
          </w:tcPr>
          <w:p w14:paraId="16B35233" w14:textId="77777777" w:rsidR="00BE39E9" w:rsidRPr="00491012" w:rsidRDefault="00BE39E9" w:rsidP="00A8291A">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Sea View</w:t>
            </w:r>
          </w:p>
        </w:tc>
        <w:tc>
          <w:tcPr>
            <w:tcW w:w="900" w:type="dxa"/>
            <w:tcBorders>
              <w:top w:val="single" w:sz="4" w:space="0" w:color="C0C0C0"/>
              <w:left w:val="single" w:sz="4" w:space="0" w:color="C0C0C0"/>
              <w:bottom w:val="single" w:sz="4" w:space="0" w:color="C0C0C0"/>
              <w:right w:val="single" w:sz="4" w:space="0" w:color="C0C0C0"/>
            </w:tcBorders>
          </w:tcPr>
          <w:p w14:paraId="16B35234"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16B35235" w14:textId="77777777" w:rsidR="00BE39E9" w:rsidRPr="00491012" w:rsidRDefault="00BE39E9" w:rsidP="00177EAE">
            <w:pPr>
              <w:pStyle w:val="ListParagraph"/>
              <w:numPr>
                <w:ilvl w:val="0"/>
                <w:numId w:val="76"/>
              </w:numPr>
              <w:suppressAutoHyphens/>
              <w:spacing w:before="60" w:after="60"/>
              <w:ind w:left="424"/>
              <w:rPr>
                <w:rFonts w:cs="Arial"/>
                <w:color w:val="000000"/>
                <w:sz w:val="18"/>
                <w:szCs w:val="18"/>
                <w:lang w:eastAsia="ar-SA"/>
              </w:rPr>
            </w:pPr>
          </w:p>
        </w:tc>
      </w:tr>
    </w:tbl>
    <w:p w14:paraId="16B35237" w14:textId="77777777" w:rsidR="00177EAE" w:rsidRDefault="00177EAE">
      <w:pPr>
        <w:rPr>
          <w:b/>
          <w:bCs/>
        </w:rPr>
      </w:pPr>
    </w:p>
    <w:p w14:paraId="16B35238" w14:textId="77777777" w:rsidR="00A845CB" w:rsidRPr="00714829" w:rsidRDefault="00A845CB" w:rsidP="00714829">
      <w:pPr>
        <w:pStyle w:val="Heading3"/>
        <w:pageBreakBefore/>
        <w:spacing w:before="360" w:after="120"/>
        <w:rPr>
          <w:rFonts w:eastAsia="Times New Roman"/>
          <w:i/>
          <w:color w:val="0B2265"/>
          <w:sz w:val="28"/>
          <w:szCs w:val="32"/>
          <w:lang w:val="es-MX" w:eastAsia="en-US"/>
        </w:rPr>
      </w:pPr>
      <w:bookmarkStart w:id="184" w:name="_Toc351022536"/>
      <w:r w:rsidRPr="00714829">
        <w:rPr>
          <w:rFonts w:eastAsia="Times New Roman"/>
          <w:i/>
          <w:color w:val="0B2265"/>
          <w:sz w:val="28"/>
          <w:szCs w:val="32"/>
          <w:lang w:val="es-MX" w:eastAsia="en-US"/>
        </w:rPr>
        <w:t>Figure 7: OTA Error Warning Type (EWT)</w:t>
      </w:r>
      <w:bookmarkEnd w:id="183"/>
      <w:bookmarkEnd w:id="184"/>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3360"/>
      </w:tblGrid>
      <w:tr w:rsidR="00A845CB" w:rsidRPr="003271C0" w14:paraId="16B3523B" w14:textId="77777777" w:rsidTr="00A845CB">
        <w:tc>
          <w:tcPr>
            <w:tcW w:w="4068" w:type="dxa"/>
            <w:gridSpan w:val="2"/>
            <w:tcBorders>
              <w:top w:val="single" w:sz="4" w:space="0" w:color="C0C0C0"/>
              <w:left w:val="single" w:sz="4" w:space="0" w:color="C0C0C0"/>
              <w:bottom w:val="single" w:sz="4" w:space="0" w:color="C0C0C0"/>
              <w:right w:val="single" w:sz="4" w:space="0" w:color="C0C0C0"/>
            </w:tcBorders>
            <w:shd w:val="pct5" w:color="auto" w:fill="auto"/>
          </w:tcPr>
          <w:p w14:paraId="16B35239" w14:textId="77777777" w:rsidR="00A845CB" w:rsidRPr="003271C0" w:rsidRDefault="00A845CB" w:rsidP="00A845CB">
            <w:pPr>
              <w:pStyle w:val="TableHeading"/>
            </w:pPr>
            <w:r w:rsidRPr="003271C0">
              <w:t>OTA Code List</w:t>
            </w:r>
          </w:p>
          <w:p w14:paraId="16B3523A" w14:textId="77777777" w:rsidR="00A845CB" w:rsidRPr="003271C0" w:rsidRDefault="00A845CB" w:rsidP="00A845CB">
            <w:pPr>
              <w:pStyle w:val="TableHeading"/>
            </w:pPr>
            <w:r w:rsidRPr="003271C0">
              <w:t>Error Warning Type (EWT)</w:t>
            </w:r>
          </w:p>
        </w:tc>
      </w:tr>
      <w:tr w:rsidR="00A845CB" w:rsidRPr="008C202A" w14:paraId="16B3523E" w14:textId="77777777" w:rsidTr="00A845CB">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16B3523C" w14:textId="77777777" w:rsidR="00A845CB" w:rsidRPr="008C202A" w:rsidRDefault="00A845CB" w:rsidP="00A845CB">
            <w:pPr>
              <w:pStyle w:val="TableText"/>
              <w:rPr>
                <w:b/>
              </w:rPr>
            </w:pPr>
            <w:r w:rsidRPr="008C202A">
              <w:rPr>
                <w:b/>
              </w:rPr>
              <w:t>OTA</w:t>
            </w:r>
          </w:p>
        </w:tc>
        <w:tc>
          <w:tcPr>
            <w:tcW w:w="3360" w:type="dxa"/>
            <w:tcBorders>
              <w:top w:val="single" w:sz="4" w:space="0" w:color="C0C0C0"/>
              <w:left w:val="single" w:sz="4" w:space="0" w:color="C0C0C0"/>
              <w:bottom w:val="single" w:sz="4" w:space="0" w:color="C0C0C0"/>
              <w:right w:val="single" w:sz="4" w:space="0" w:color="C0C0C0"/>
            </w:tcBorders>
            <w:shd w:val="pct12" w:color="auto" w:fill="auto"/>
          </w:tcPr>
          <w:p w14:paraId="16B3523D" w14:textId="77777777" w:rsidR="00A845CB" w:rsidRPr="008C202A" w:rsidRDefault="00A845CB" w:rsidP="00A845CB">
            <w:pPr>
              <w:pStyle w:val="TableText"/>
              <w:rPr>
                <w:b/>
              </w:rPr>
            </w:pPr>
            <w:r w:rsidRPr="008C202A">
              <w:rPr>
                <w:b/>
              </w:rPr>
              <w:t>Description</w:t>
            </w:r>
          </w:p>
        </w:tc>
      </w:tr>
      <w:tr w:rsidR="00A845CB" w:rsidRPr="003271C0" w14:paraId="16B35241"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3F" w14:textId="77777777" w:rsidR="00A845CB" w:rsidRPr="003271C0" w:rsidRDefault="00A845CB" w:rsidP="00132697">
            <w:pPr>
              <w:pStyle w:val="TableText"/>
              <w:spacing w:line="276" w:lineRule="auto"/>
            </w:pPr>
            <w:r w:rsidRPr="003271C0">
              <w:t>1</w:t>
            </w:r>
          </w:p>
        </w:tc>
        <w:tc>
          <w:tcPr>
            <w:tcW w:w="3360" w:type="dxa"/>
            <w:tcBorders>
              <w:top w:val="single" w:sz="4" w:space="0" w:color="C0C0C0"/>
              <w:left w:val="single" w:sz="4" w:space="0" w:color="C0C0C0"/>
              <w:bottom w:val="single" w:sz="4" w:space="0" w:color="C0C0C0"/>
              <w:right w:val="single" w:sz="4" w:space="0" w:color="C0C0C0"/>
            </w:tcBorders>
          </w:tcPr>
          <w:p w14:paraId="16B35240" w14:textId="77777777" w:rsidR="00A845CB" w:rsidRPr="003271C0" w:rsidRDefault="00A845CB" w:rsidP="00132697">
            <w:pPr>
              <w:pStyle w:val="TableText"/>
              <w:spacing w:line="276" w:lineRule="auto"/>
            </w:pPr>
            <w:r w:rsidRPr="003271C0">
              <w:t>Unkown</w:t>
            </w:r>
          </w:p>
        </w:tc>
      </w:tr>
      <w:tr w:rsidR="00A845CB" w:rsidRPr="003271C0" w14:paraId="16B35244"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42" w14:textId="77777777" w:rsidR="00A845CB" w:rsidRPr="003271C0" w:rsidRDefault="00A845CB" w:rsidP="00132697">
            <w:pPr>
              <w:pStyle w:val="TableText"/>
              <w:spacing w:line="276" w:lineRule="auto"/>
            </w:pPr>
            <w:r w:rsidRPr="003271C0">
              <w:t>2</w:t>
            </w:r>
          </w:p>
        </w:tc>
        <w:tc>
          <w:tcPr>
            <w:tcW w:w="3360" w:type="dxa"/>
            <w:tcBorders>
              <w:top w:val="single" w:sz="4" w:space="0" w:color="C0C0C0"/>
              <w:left w:val="single" w:sz="4" w:space="0" w:color="C0C0C0"/>
              <w:bottom w:val="single" w:sz="4" w:space="0" w:color="C0C0C0"/>
              <w:right w:val="single" w:sz="4" w:space="0" w:color="C0C0C0"/>
            </w:tcBorders>
          </w:tcPr>
          <w:p w14:paraId="16B35243" w14:textId="77777777" w:rsidR="00A845CB" w:rsidRPr="003271C0" w:rsidRDefault="00A845CB" w:rsidP="00132697">
            <w:pPr>
              <w:pStyle w:val="TableText"/>
              <w:spacing w:line="276" w:lineRule="auto"/>
            </w:pPr>
            <w:r w:rsidRPr="003271C0">
              <w:t>No implementation</w:t>
            </w:r>
          </w:p>
        </w:tc>
      </w:tr>
      <w:tr w:rsidR="00A845CB" w:rsidRPr="003271C0" w14:paraId="16B35247"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45" w14:textId="77777777" w:rsidR="00A845CB" w:rsidRPr="003271C0" w:rsidRDefault="00A845CB" w:rsidP="00132697">
            <w:pPr>
              <w:pStyle w:val="TableText"/>
              <w:spacing w:line="276" w:lineRule="auto"/>
            </w:pPr>
            <w:r w:rsidRPr="003271C0">
              <w:t>3</w:t>
            </w:r>
          </w:p>
        </w:tc>
        <w:tc>
          <w:tcPr>
            <w:tcW w:w="3360" w:type="dxa"/>
            <w:tcBorders>
              <w:top w:val="single" w:sz="4" w:space="0" w:color="C0C0C0"/>
              <w:left w:val="single" w:sz="4" w:space="0" w:color="C0C0C0"/>
              <w:bottom w:val="single" w:sz="4" w:space="0" w:color="C0C0C0"/>
              <w:right w:val="single" w:sz="4" w:space="0" w:color="C0C0C0"/>
            </w:tcBorders>
          </w:tcPr>
          <w:p w14:paraId="16B35246" w14:textId="77777777" w:rsidR="00A845CB" w:rsidRPr="003271C0" w:rsidRDefault="00A845CB" w:rsidP="00132697">
            <w:pPr>
              <w:pStyle w:val="TableText"/>
              <w:spacing w:line="276" w:lineRule="auto"/>
            </w:pPr>
            <w:r w:rsidRPr="003271C0">
              <w:t>Biz rule</w:t>
            </w:r>
          </w:p>
        </w:tc>
      </w:tr>
      <w:tr w:rsidR="00A845CB" w:rsidRPr="003271C0" w14:paraId="16B3524A"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48" w14:textId="77777777" w:rsidR="00A845CB" w:rsidRPr="003271C0" w:rsidRDefault="00A845CB" w:rsidP="00132697">
            <w:pPr>
              <w:pStyle w:val="TableText"/>
              <w:spacing w:line="276" w:lineRule="auto"/>
            </w:pPr>
            <w:r w:rsidRPr="003271C0">
              <w:t>4</w:t>
            </w:r>
          </w:p>
        </w:tc>
        <w:tc>
          <w:tcPr>
            <w:tcW w:w="3360" w:type="dxa"/>
            <w:tcBorders>
              <w:top w:val="single" w:sz="4" w:space="0" w:color="C0C0C0"/>
              <w:left w:val="single" w:sz="4" w:space="0" w:color="C0C0C0"/>
              <w:bottom w:val="single" w:sz="4" w:space="0" w:color="C0C0C0"/>
              <w:right w:val="single" w:sz="4" w:space="0" w:color="C0C0C0"/>
            </w:tcBorders>
          </w:tcPr>
          <w:p w14:paraId="16B35249" w14:textId="77777777" w:rsidR="00A845CB" w:rsidRPr="003271C0" w:rsidRDefault="00A845CB" w:rsidP="00132697">
            <w:pPr>
              <w:pStyle w:val="TableText"/>
              <w:spacing w:line="276" w:lineRule="auto"/>
            </w:pPr>
            <w:r w:rsidRPr="003271C0">
              <w:t>Authentication</w:t>
            </w:r>
          </w:p>
        </w:tc>
      </w:tr>
      <w:tr w:rsidR="00A845CB" w:rsidRPr="003271C0" w14:paraId="16B3524D"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4B" w14:textId="77777777" w:rsidR="00A845CB" w:rsidRPr="003271C0" w:rsidRDefault="00A845CB" w:rsidP="00132697">
            <w:pPr>
              <w:pStyle w:val="TableText"/>
              <w:spacing w:line="276" w:lineRule="auto"/>
            </w:pPr>
            <w:r w:rsidRPr="003271C0">
              <w:t>5</w:t>
            </w:r>
          </w:p>
        </w:tc>
        <w:tc>
          <w:tcPr>
            <w:tcW w:w="3360" w:type="dxa"/>
            <w:tcBorders>
              <w:top w:val="single" w:sz="4" w:space="0" w:color="C0C0C0"/>
              <w:left w:val="single" w:sz="4" w:space="0" w:color="C0C0C0"/>
              <w:bottom w:val="single" w:sz="4" w:space="0" w:color="C0C0C0"/>
              <w:right w:val="single" w:sz="4" w:space="0" w:color="C0C0C0"/>
            </w:tcBorders>
          </w:tcPr>
          <w:p w14:paraId="16B3524C" w14:textId="77777777" w:rsidR="00A845CB" w:rsidRPr="003271C0" w:rsidRDefault="00A845CB" w:rsidP="00132697">
            <w:pPr>
              <w:pStyle w:val="TableText"/>
              <w:spacing w:line="276" w:lineRule="auto"/>
            </w:pPr>
            <w:r w:rsidRPr="003271C0">
              <w:t>Authentication timeout</w:t>
            </w:r>
          </w:p>
        </w:tc>
      </w:tr>
      <w:tr w:rsidR="00A845CB" w:rsidRPr="003271C0" w14:paraId="16B35250"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4E" w14:textId="77777777" w:rsidR="00A845CB" w:rsidRPr="003271C0" w:rsidRDefault="00A845CB" w:rsidP="00132697">
            <w:pPr>
              <w:pStyle w:val="TableText"/>
              <w:spacing w:line="276" w:lineRule="auto"/>
            </w:pPr>
            <w:r w:rsidRPr="003271C0">
              <w:t>6</w:t>
            </w:r>
          </w:p>
        </w:tc>
        <w:tc>
          <w:tcPr>
            <w:tcW w:w="3360" w:type="dxa"/>
            <w:tcBorders>
              <w:top w:val="single" w:sz="4" w:space="0" w:color="C0C0C0"/>
              <w:left w:val="single" w:sz="4" w:space="0" w:color="C0C0C0"/>
              <w:bottom w:val="single" w:sz="4" w:space="0" w:color="C0C0C0"/>
              <w:right w:val="single" w:sz="4" w:space="0" w:color="C0C0C0"/>
            </w:tcBorders>
          </w:tcPr>
          <w:p w14:paraId="16B3524F" w14:textId="77777777" w:rsidR="00A845CB" w:rsidRPr="003271C0" w:rsidRDefault="00A845CB" w:rsidP="00132697">
            <w:pPr>
              <w:pStyle w:val="TableText"/>
              <w:spacing w:line="276" w:lineRule="auto"/>
            </w:pPr>
            <w:r w:rsidRPr="003271C0">
              <w:t>Authorization</w:t>
            </w:r>
          </w:p>
        </w:tc>
      </w:tr>
      <w:tr w:rsidR="00A845CB" w:rsidRPr="003271C0" w14:paraId="16B35253"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51" w14:textId="77777777" w:rsidR="00A845CB" w:rsidRPr="003271C0" w:rsidRDefault="00A845CB" w:rsidP="00132697">
            <w:pPr>
              <w:pStyle w:val="TableText"/>
              <w:spacing w:line="276" w:lineRule="auto"/>
            </w:pPr>
            <w:r w:rsidRPr="003271C0">
              <w:t>7</w:t>
            </w:r>
          </w:p>
        </w:tc>
        <w:tc>
          <w:tcPr>
            <w:tcW w:w="3360" w:type="dxa"/>
            <w:tcBorders>
              <w:top w:val="single" w:sz="4" w:space="0" w:color="C0C0C0"/>
              <w:left w:val="single" w:sz="4" w:space="0" w:color="C0C0C0"/>
              <w:bottom w:val="single" w:sz="4" w:space="0" w:color="C0C0C0"/>
              <w:right w:val="single" w:sz="4" w:space="0" w:color="C0C0C0"/>
            </w:tcBorders>
          </w:tcPr>
          <w:p w14:paraId="16B35252" w14:textId="77777777" w:rsidR="00A845CB" w:rsidRPr="003271C0" w:rsidRDefault="00A845CB" w:rsidP="00132697">
            <w:pPr>
              <w:pStyle w:val="TableText"/>
              <w:spacing w:line="276" w:lineRule="auto"/>
            </w:pPr>
            <w:r w:rsidRPr="003271C0">
              <w:t>Protocol violation</w:t>
            </w:r>
          </w:p>
        </w:tc>
      </w:tr>
      <w:tr w:rsidR="00A845CB" w:rsidRPr="003271C0" w14:paraId="16B35256"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54" w14:textId="77777777" w:rsidR="00A845CB" w:rsidRPr="003271C0" w:rsidRDefault="00A845CB" w:rsidP="00132697">
            <w:pPr>
              <w:pStyle w:val="TableText"/>
              <w:spacing w:line="276" w:lineRule="auto"/>
            </w:pPr>
            <w:r w:rsidRPr="003271C0">
              <w:t>8</w:t>
            </w:r>
          </w:p>
        </w:tc>
        <w:tc>
          <w:tcPr>
            <w:tcW w:w="3360" w:type="dxa"/>
            <w:tcBorders>
              <w:top w:val="single" w:sz="4" w:space="0" w:color="C0C0C0"/>
              <w:left w:val="single" w:sz="4" w:space="0" w:color="C0C0C0"/>
              <w:bottom w:val="single" w:sz="4" w:space="0" w:color="C0C0C0"/>
              <w:right w:val="single" w:sz="4" w:space="0" w:color="C0C0C0"/>
            </w:tcBorders>
          </w:tcPr>
          <w:p w14:paraId="16B35255" w14:textId="77777777" w:rsidR="00A845CB" w:rsidRPr="003271C0" w:rsidRDefault="00A845CB" w:rsidP="00132697">
            <w:pPr>
              <w:pStyle w:val="TableText"/>
              <w:spacing w:line="276" w:lineRule="auto"/>
            </w:pPr>
            <w:r w:rsidRPr="003271C0">
              <w:t>Transaction model</w:t>
            </w:r>
          </w:p>
        </w:tc>
      </w:tr>
      <w:tr w:rsidR="00A845CB" w:rsidRPr="003271C0" w14:paraId="16B35259"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57" w14:textId="77777777" w:rsidR="00A845CB" w:rsidRPr="003271C0" w:rsidRDefault="00A845CB" w:rsidP="00132697">
            <w:pPr>
              <w:pStyle w:val="TableText"/>
              <w:spacing w:line="276" w:lineRule="auto"/>
            </w:pPr>
            <w:r w:rsidRPr="003271C0">
              <w:t>9</w:t>
            </w:r>
          </w:p>
        </w:tc>
        <w:tc>
          <w:tcPr>
            <w:tcW w:w="3360" w:type="dxa"/>
            <w:tcBorders>
              <w:top w:val="single" w:sz="4" w:space="0" w:color="C0C0C0"/>
              <w:left w:val="single" w:sz="4" w:space="0" w:color="C0C0C0"/>
              <w:bottom w:val="single" w:sz="4" w:space="0" w:color="C0C0C0"/>
              <w:right w:val="single" w:sz="4" w:space="0" w:color="C0C0C0"/>
            </w:tcBorders>
          </w:tcPr>
          <w:p w14:paraId="16B35258" w14:textId="77777777" w:rsidR="00A845CB" w:rsidRPr="003271C0" w:rsidRDefault="00A845CB" w:rsidP="00132697">
            <w:pPr>
              <w:pStyle w:val="TableText"/>
              <w:spacing w:line="276" w:lineRule="auto"/>
            </w:pPr>
            <w:r w:rsidRPr="003271C0">
              <w:t>Authentical model</w:t>
            </w:r>
          </w:p>
        </w:tc>
      </w:tr>
      <w:tr w:rsidR="00A845CB" w:rsidRPr="003271C0" w14:paraId="16B3525C" w14:textId="77777777" w:rsidTr="00A845CB">
        <w:tc>
          <w:tcPr>
            <w:tcW w:w="708" w:type="dxa"/>
            <w:tcBorders>
              <w:top w:val="single" w:sz="4" w:space="0" w:color="C0C0C0"/>
              <w:left w:val="single" w:sz="4" w:space="0" w:color="C0C0C0"/>
              <w:bottom w:val="single" w:sz="4" w:space="0" w:color="C0C0C0"/>
              <w:right w:val="single" w:sz="4" w:space="0" w:color="C0C0C0"/>
            </w:tcBorders>
          </w:tcPr>
          <w:p w14:paraId="16B3525A" w14:textId="77777777" w:rsidR="00A845CB" w:rsidRPr="003271C0" w:rsidRDefault="00A845CB" w:rsidP="00132697">
            <w:pPr>
              <w:pStyle w:val="TableText"/>
            </w:pPr>
            <w:r w:rsidRPr="003271C0">
              <w:t>10</w:t>
            </w:r>
          </w:p>
        </w:tc>
        <w:tc>
          <w:tcPr>
            <w:tcW w:w="3360" w:type="dxa"/>
            <w:tcBorders>
              <w:top w:val="single" w:sz="4" w:space="0" w:color="C0C0C0"/>
              <w:left w:val="single" w:sz="4" w:space="0" w:color="C0C0C0"/>
              <w:bottom w:val="single" w:sz="4" w:space="0" w:color="C0C0C0"/>
              <w:right w:val="single" w:sz="4" w:space="0" w:color="C0C0C0"/>
            </w:tcBorders>
          </w:tcPr>
          <w:p w14:paraId="16B3525B" w14:textId="77777777" w:rsidR="00A845CB" w:rsidRPr="003271C0" w:rsidRDefault="00A845CB" w:rsidP="00132697">
            <w:pPr>
              <w:pStyle w:val="TableText"/>
            </w:pPr>
            <w:r w:rsidRPr="003271C0">
              <w:t>Required field missing</w:t>
            </w:r>
          </w:p>
        </w:tc>
      </w:tr>
    </w:tbl>
    <w:p w14:paraId="16B3525D" w14:textId="77777777" w:rsidR="00DE33E4" w:rsidRDefault="00DE33E4" w:rsidP="00173EBD">
      <w:pPr>
        <w:spacing w:after="0"/>
        <w:rPr>
          <w:rFonts w:cs="Arial"/>
        </w:rPr>
      </w:pPr>
    </w:p>
    <w:p w14:paraId="16B3525E" w14:textId="77777777" w:rsidR="008F7C2A" w:rsidRDefault="008F7C2A" w:rsidP="00714829">
      <w:pPr>
        <w:pStyle w:val="Heading3"/>
        <w:pageBreakBefore/>
        <w:spacing w:before="360" w:after="120"/>
        <w:rPr>
          <w:rFonts w:eastAsia="Times New Roman"/>
          <w:i/>
          <w:color w:val="0B2265"/>
          <w:sz w:val="28"/>
          <w:szCs w:val="32"/>
          <w:lang w:val="es-MX" w:eastAsia="en-US"/>
        </w:rPr>
      </w:pPr>
      <w:bookmarkStart w:id="185" w:name="_Toc351022537"/>
      <w:r w:rsidRPr="00714829">
        <w:rPr>
          <w:rFonts w:eastAsia="Times New Roman"/>
          <w:i/>
          <w:color w:val="0B2265"/>
          <w:sz w:val="28"/>
          <w:szCs w:val="32"/>
          <w:lang w:val="es-MX" w:eastAsia="en-US"/>
        </w:rPr>
        <w:t xml:space="preserve">Figure </w:t>
      </w:r>
      <w:r w:rsidR="00A845CB" w:rsidRPr="00714829">
        <w:rPr>
          <w:rFonts w:eastAsia="Times New Roman"/>
          <w:i/>
          <w:color w:val="0B2265"/>
          <w:sz w:val="28"/>
          <w:szCs w:val="32"/>
          <w:lang w:val="es-MX" w:eastAsia="en-US"/>
        </w:rPr>
        <w:t>8</w:t>
      </w:r>
      <w:r w:rsidRPr="00714829">
        <w:rPr>
          <w:rFonts w:eastAsia="Times New Roman"/>
          <w:i/>
          <w:color w:val="0B2265"/>
          <w:sz w:val="28"/>
          <w:szCs w:val="32"/>
          <w:lang w:val="es-MX" w:eastAsia="en-US"/>
        </w:rPr>
        <w:t xml:space="preserve">: </w:t>
      </w:r>
      <w:r w:rsidR="00F24907" w:rsidRPr="00714829">
        <w:rPr>
          <w:rFonts w:eastAsia="Times New Roman"/>
          <w:i/>
          <w:color w:val="0B2265"/>
          <w:sz w:val="28"/>
          <w:szCs w:val="32"/>
          <w:lang w:val="es-MX" w:eastAsia="en-US"/>
        </w:rPr>
        <w:t>OTA Error Codes</w:t>
      </w:r>
      <w:r w:rsidR="00A845CB" w:rsidRPr="00714829">
        <w:rPr>
          <w:rFonts w:eastAsia="Times New Roman"/>
          <w:i/>
          <w:color w:val="0B2265"/>
          <w:sz w:val="28"/>
          <w:szCs w:val="32"/>
          <w:lang w:val="es-MX" w:eastAsia="en-US"/>
        </w:rPr>
        <w:t xml:space="preserve"> (ERR)</w:t>
      </w:r>
      <w:bookmarkEnd w:id="185"/>
    </w:p>
    <w:p w14:paraId="16B3525F" w14:textId="77777777" w:rsidR="00177EAE" w:rsidRPr="00174F7A" w:rsidRDefault="00177EAE" w:rsidP="00174F7A">
      <w:pPr>
        <w:spacing w:before="120" w:line="240" w:lineRule="atLeast"/>
        <w:rPr>
          <w:rFonts w:ascii="Arial" w:hAnsi="Arial" w:cs="Arial"/>
          <w:szCs w:val="24"/>
        </w:rPr>
      </w:pPr>
      <w:bookmarkStart w:id="186" w:name="_Toc324669073"/>
      <w:r w:rsidRPr="00174F7A">
        <w:rPr>
          <w:rFonts w:ascii="Arial" w:hAnsi="Arial" w:cs="Arial"/>
          <w:b/>
          <w:szCs w:val="24"/>
        </w:rPr>
        <w:t>Note:</w:t>
      </w:r>
      <w:r w:rsidRPr="00174F7A">
        <w:rPr>
          <w:rFonts w:ascii="Arial" w:hAnsi="Arial" w:cs="Arial"/>
          <w:szCs w:val="24"/>
        </w:rPr>
        <w:tab/>
        <w:t xml:space="preserve">Receipt of Errors for the GI </w:t>
      </w:r>
      <w:r w:rsidRPr="00174F7A">
        <w:rPr>
          <w:rFonts w:ascii="Arial" w:hAnsi="Arial" w:cs="Arial"/>
          <w:szCs w:val="24"/>
          <w:highlight w:val="green"/>
        </w:rPr>
        <w:t>codes highlighted in green</w:t>
      </w:r>
      <w:r w:rsidRPr="00174F7A">
        <w:rPr>
          <w:rFonts w:ascii="Arial" w:hAnsi="Arial" w:cs="Arial"/>
          <w:szCs w:val="24"/>
        </w:rPr>
        <w:t xml:space="preserve"> will initiate Guaranteed Delivery processing</w:t>
      </w:r>
      <w:bookmarkEnd w:id="186"/>
    </w:p>
    <w:tbl>
      <w:tblPr>
        <w:tblW w:w="9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28"/>
        <w:gridCol w:w="2052"/>
        <w:gridCol w:w="18"/>
        <w:gridCol w:w="702"/>
        <w:gridCol w:w="18"/>
        <w:gridCol w:w="2430"/>
        <w:gridCol w:w="720"/>
        <w:gridCol w:w="2502"/>
        <w:gridCol w:w="18"/>
      </w:tblGrid>
      <w:tr w:rsidR="00AE7EE1" w:rsidRPr="006B403B" w14:paraId="16B35262" w14:textId="77777777" w:rsidTr="00AE7EE1">
        <w:trPr>
          <w:cantSplit/>
          <w:tblHeader/>
        </w:trPr>
        <w:tc>
          <w:tcPr>
            <w:tcW w:w="9288" w:type="dxa"/>
            <w:gridSpan w:val="9"/>
            <w:tcBorders>
              <w:top w:val="single" w:sz="4" w:space="0" w:color="C0C0C0"/>
              <w:left w:val="single" w:sz="4" w:space="0" w:color="C0C0C0"/>
              <w:bottom w:val="single" w:sz="4" w:space="0" w:color="C0C0C0"/>
              <w:right w:val="single" w:sz="4" w:space="0" w:color="C0C0C0"/>
            </w:tcBorders>
            <w:shd w:val="pct5" w:color="auto" w:fill="auto"/>
          </w:tcPr>
          <w:p w14:paraId="16B35260" w14:textId="77777777" w:rsidR="00AE7EE1" w:rsidRPr="006B403B" w:rsidRDefault="00AE7EE1" w:rsidP="00AE7EE1">
            <w:pPr>
              <w:pStyle w:val="TableHeading"/>
            </w:pPr>
            <w:r w:rsidRPr="006B403B">
              <w:rPr>
                <w:szCs w:val="20"/>
              </w:rPr>
              <w:t>OTA Code List</w:t>
            </w:r>
          </w:p>
          <w:p w14:paraId="16B35261" w14:textId="77777777" w:rsidR="00AE7EE1" w:rsidRPr="006B403B" w:rsidRDefault="00AE7EE1" w:rsidP="00AE7EE1">
            <w:pPr>
              <w:pStyle w:val="TableHeading"/>
              <w:rPr>
                <w:szCs w:val="20"/>
              </w:rPr>
            </w:pPr>
            <w:r>
              <w:rPr>
                <w:szCs w:val="20"/>
              </w:rPr>
              <w:t>Error Codes (ERR</w:t>
            </w:r>
            <w:r w:rsidRPr="006B403B">
              <w:rPr>
                <w:szCs w:val="20"/>
              </w:rPr>
              <w:t>)</w:t>
            </w:r>
          </w:p>
        </w:tc>
      </w:tr>
      <w:tr w:rsidR="00AE7EE1" w14:paraId="16B35269" w14:textId="77777777" w:rsidTr="00AE7EE1">
        <w:trPr>
          <w:cantSplit/>
          <w:tblHeader/>
        </w:trPr>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16B35263" w14:textId="77777777" w:rsidR="00AE7EE1" w:rsidRPr="006B403B" w:rsidRDefault="00AE7EE1" w:rsidP="00AE7EE1">
            <w:pPr>
              <w:pStyle w:val="TableHeading"/>
              <w:rPr>
                <w:szCs w:val="16"/>
              </w:rPr>
            </w:pPr>
            <w:r w:rsidRPr="006B403B">
              <w:rPr>
                <w:szCs w:val="16"/>
              </w:rPr>
              <w:t>OTA</w:t>
            </w:r>
          </w:p>
        </w:tc>
        <w:tc>
          <w:tcPr>
            <w:tcW w:w="2070" w:type="dxa"/>
            <w:gridSpan w:val="2"/>
            <w:tcBorders>
              <w:top w:val="single" w:sz="4" w:space="0" w:color="C0C0C0"/>
              <w:left w:val="single" w:sz="4" w:space="0" w:color="C0C0C0"/>
              <w:bottom w:val="single" w:sz="4" w:space="0" w:color="C0C0C0"/>
              <w:right w:val="single" w:sz="4" w:space="0" w:color="C0C0C0"/>
            </w:tcBorders>
            <w:shd w:val="pct12" w:color="auto" w:fill="auto"/>
          </w:tcPr>
          <w:p w14:paraId="16B35264" w14:textId="77777777" w:rsidR="00AE7EE1" w:rsidRPr="006B403B" w:rsidRDefault="00AE7EE1" w:rsidP="00AE7EE1">
            <w:pPr>
              <w:pStyle w:val="TableHeading"/>
              <w:rPr>
                <w:szCs w:val="16"/>
              </w:rPr>
            </w:pPr>
            <w:r>
              <w:rPr>
                <w:szCs w:val="16"/>
              </w:rPr>
              <w:t>Code Name</w:t>
            </w:r>
          </w:p>
        </w:tc>
        <w:tc>
          <w:tcPr>
            <w:tcW w:w="720" w:type="dxa"/>
            <w:gridSpan w:val="2"/>
            <w:tcBorders>
              <w:top w:val="single" w:sz="4" w:space="0" w:color="C0C0C0"/>
              <w:left w:val="single" w:sz="4" w:space="0" w:color="C0C0C0"/>
              <w:bottom w:val="single" w:sz="4" w:space="0" w:color="C0C0C0"/>
              <w:right w:val="single" w:sz="4" w:space="0" w:color="C0C0C0"/>
            </w:tcBorders>
            <w:shd w:val="pct12" w:color="auto" w:fill="auto"/>
          </w:tcPr>
          <w:p w14:paraId="16B35265" w14:textId="77777777" w:rsidR="00AE7EE1" w:rsidRPr="006B403B" w:rsidRDefault="00AE7EE1" w:rsidP="00AE7EE1">
            <w:pPr>
              <w:pStyle w:val="TableHeading"/>
              <w:rPr>
                <w:szCs w:val="16"/>
              </w:rPr>
            </w:pPr>
            <w:r w:rsidRPr="006B403B">
              <w:rPr>
                <w:szCs w:val="16"/>
              </w:rPr>
              <w:t>GI</w:t>
            </w:r>
          </w:p>
        </w:tc>
        <w:tc>
          <w:tcPr>
            <w:tcW w:w="2430" w:type="dxa"/>
            <w:tcBorders>
              <w:top w:val="single" w:sz="4" w:space="0" w:color="C0C0C0"/>
              <w:left w:val="single" w:sz="4" w:space="0" w:color="C0C0C0"/>
              <w:bottom w:val="single" w:sz="4" w:space="0" w:color="C0C0C0"/>
              <w:right w:val="single" w:sz="4" w:space="0" w:color="C0C0C0"/>
            </w:tcBorders>
            <w:shd w:val="pct12" w:color="auto" w:fill="auto"/>
          </w:tcPr>
          <w:p w14:paraId="16B35266" w14:textId="77777777" w:rsidR="00AE7EE1" w:rsidRPr="006B403B" w:rsidRDefault="00AE7EE1" w:rsidP="00AE7EE1">
            <w:pPr>
              <w:pStyle w:val="TableHeading"/>
              <w:rPr>
                <w:szCs w:val="16"/>
              </w:rPr>
            </w:pPr>
            <w:r>
              <w:rPr>
                <w:szCs w:val="16"/>
              </w:rPr>
              <w:t>Text</w:t>
            </w: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16B35267" w14:textId="77777777" w:rsidR="00AE7EE1" w:rsidRDefault="00AE7EE1" w:rsidP="00AE7EE1">
            <w:pPr>
              <w:pStyle w:val="TableHeading"/>
              <w:rPr>
                <w:szCs w:val="16"/>
              </w:rPr>
            </w:pPr>
            <w:r>
              <w:rPr>
                <w:szCs w:val="16"/>
              </w:rPr>
              <w:t>1P</w:t>
            </w:r>
          </w:p>
        </w:tc>
        <w:tc>
          <w:tcPr>
            <w:tcW w:w="2520" w:type="dxa"/>
            <w:gridSpan w:val="2"/>
            <w:tcBorders>
              <w:top w:val="single" w:sz="4" w:space="0" w:color="C0C0C0"/>
              <w:left w:val="single" w:sz="4" w:space="0" w:color="C0C0C0"/>
              <w:bottom w:val="single" w:sz="4" w:space="0" w:color="C0C0C0"/>
              <w:right w:val="single" w:sz="4" w:space="0" w:color="C0C0C0"/>
            </w:tcBorders>
            <w:shd w:val="pct12" w:color="auto" w:fill="auto"/>
          </w:tcPr>
          <w:p w14:paraId="16B35268" w14:textId="77777777" w:rsidR="00AE7EE1" w:rsidRDefault="00AE7EE1" w:rsidP="00AE7EE1">
            <w:pPr>
              <w:pStyle w:val="TableHeading"/>
              <w:rPr>
                <w:szCs w:val="16"/>
              </w:rPr>
            </w:pPr>
            <w:r>
              <w:rPr>
                <w:szCs w:val="16"/>
              </w:rPr>
              <w:t>Text</w:t>
            </w:r>
          </w:p>
        </w:tc>
      </w:tr>
      <w:tr w:rsidR="00AE7EE1" w:rsidRPr="00AE7EE1" w14:paraId="16B3527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6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378</w:t>
            </w:r>
          </w:p>
        </w:tc>
        <w:tc>
          <w:tcPr>
            <w:tcW w:w="2052" w:type="dxa"/>
          </w:tcPr>
          <w:p w14:paraId="16B3526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max number of rooms exceeded</w:t>
            </w:r>
          </w:p>
        </w:tc>
        <w:tc>
          <w:tcPr>
            <w:tcW w:w="720" w:type="dxa"/>
            <w:gridSpan w:val="2"/>
          </w:tcPr>
          <w:p w14:paraId="16B3526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004</w:t>
            </w:r>
          </w:p>
        </w:tc>
        <w:tc>
          <w:tcPr>
            <w:tcW w:w="2448" w:type="dxa"/>
            <w:gridSpan w:val="2"/>
          </w:tcPr>
          <w:p w14:paraId="16B3526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Rooms Exceeds Limit</w:t>
            </w:r>
          </w:p>
        </w:tc>
        <w:tc>
          <w:tcPr>
            <w:tcW w:w="720" w:type="dxa"/>
          </w:tcPr>
          <w:p w14:paraId="16B3526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M04</w:t>
            </w:r>
          </w:p>
        </w:tc>
        <w:tc>
          <w:tcPr>
            <w:tcW w:w="2502" w:type="dxa"/>
          </w:tcPr>
          <w:p w14:paraId="16B3526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MAXIMUM NUMBER OF ROOMS EXCEEDED</w:t>
            </w:r>
          </w:p>
        </w:tc>
      </w:tr>
      <w:tr w:rsidR="00AE7EE1" w:rsidRPr="00AE7EE1" w14:paraId="16B3527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7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15</w:t>
            </w:r>
          </w:p>
        </w:tc>
        <w:tc>
          <w:tcPr>
            <w:tcW w:w="2052" w:type="dxa"/>
          </w:tcPr>
          <w:p w14:paraId="16B3527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date</w:t>
            </w:r>
          </w:p>
        </w:tc>
        <w:tc>
          <w:tcPr>
            <w:tcW w:w="720" w:type="dxa"/>
            <w:gridSpan w:val="2"/>
          </w:tcPr>
          <w:p w14:paraId="16B3527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005</w:t>
            </w:r>
          </w:p>
        </w:tc>
        <w:tc>
          <w:tcPr>
            <w:tcW w:w="2448" w:type="dxa"/>
            <w:gridSpan w:val="2"/>
          </w:tcPr>
          <w:p w14:paraId="16B3527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Date</w:t>
            </w:r>
          </w:p>
        </w:tc>
        <w:tc>
          <w:tcPr>
            <w:tcW w:w="720" w:type="dxa"/>
          </w:tcPr>
          <w:p w14:paraId="16B3527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D05</w:t>
            </w:r>
          </w:p>
        </w:tc>
        <w:tc>
          <w:tcPr>
            <w:tcW w:w="2502" w:type="dxa"/>
          </w:tcPr>
          <w:p w14:paraId="16B3527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DATE INVALID PLEASE CORRECT</w:t>
            </w:r>
          </w:p>
        </w:tc>
      </w:tr>
      <w:tr w:rsidR="00AE7EE1" w:rsidRPr="00AE7EE1" w14:paraId="16B3527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7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400</w:t>
            </w:r>
          </w:p>
        </w:tc>
        <w:tc>
          <w:tcPr>
            <w:tcW w:w="2052" w:type="dxa"/>
          </w:tcPr>
          <w:p w14:paraId="16B3527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Property Code</w:t>
            </w:r>
          </w:p>
        </w:tc>
        <w:tc>
          <w:tcPr>
            <w:tcW w:w="720" w:type="dxa"/>
            <w:gridSpan w:val="2"/>
          </w:tcPr>
          <w:p w14:paraId="16B3527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006</w:t>
            </w:r>
          </w:p>
        </w:tc>
        <w:tc>
          <w:tcPr>
            <w:tcW w:w="2448" w:type="dxa"/>
            <w:gridSpan w:val="2"/>
          </w:tcPr>
          <w:p w14:paraId="16B3527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Property Number</w:t>
            </w:r>
          </w:p>
        </w:tc>
        <w:tc>
          <w:tcPr>
            <w:tcW w:w="720" w:type="dxa"/>
          </w:tcPr>
          <w:p w14:paraId="16B3527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P04</w:t>
            </w:r>
          </w:p>
        </w:tc>
        <w:tc>
          <w:tcPr>
            <w:tcW w:w="2502" w:type="dxa"/>
          </w:tcPr>
          <w:p w14:paraId="16B3527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PROPERTY NOT IN VENDOR DATA BASE.  PLEASE CONTACT THE CUSTOMER ASSISTANCE CENTER TO REPORT THIS. THANK YOU.</w:t>
            </w:r>
          </w:p>
        </w:tc>
      </w:tr>
      <w:tr w:rsidR="00AE7EE1" w:rsidRPr="00AE7EE1" w14:paraId="16B3528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7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730</w:t>
            </w:r>
          </w:p>
        </w:tc>
        <w:tc>
          <w:tcPr>
            <w:tcW w:w="2052" w:type="dxa"/>
          </w:tcPr>
          <w:p w14:paraId="16B3528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Room Type for Requested Hotel</w:t>
            </w:r>
          </w:p>
        </w:tc>
        <w:tc>
          <w:tcPr>
            <w:tcW w:w="720" w:type="dxa"/>
            <w:gridSpan w:val="2"/>
          </w:tcPr>
          <w:p w14:paraId="16B3528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010</w:t>
            </w:r>
          </w:p>
        </w:tc>
        <w:tc>
          <w:tcPr>
            <w:tcW w:w="2448" w:type="dxa"/>
            <w:gridSpan w:val="2"/>
          </w:tcPr>
          <w:p w14:paraId="16B3528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Invalid for Requested Inn</w:t>
            </w:r>
          </w:p>
        </w:tc>
        <w:tc>
          <w:tcPr>
            <w:tcW w:w="720" w:type="dxa"/>
          </w:tcPr>
          <w:p w14:paraId="16B3528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R01</w:t>
            </w:r>
          </w:p>
        </w:tc>
        <w:tc>
          <w:tcPr>
            <w:tcW w:w="2502" w:type="dxa"/>
          </w:tcPr>
          <w:p w14:paraId="16B3528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INVALID PLEASE CORRECT</w:t>
            </w:r>
          </w:p>
        </w:tc>
      </w:tr>
      <w:tr w:rsidR="00AE7EE1" w:rsidRPr="00AE7EE1" w14:paraId="16B3528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8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362</w:t>
            </w:r>
          </w:p>
        </w:tc>
        <w:tc>
          <w:tcPr>
            <w:tcW w:w="2052" w:type="dxa"/>
          </w:tcPr>
          <w:p w14:paraId="16B3528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Number of Nights</w:t>
            </w:r>
          </w:p>
        </w:tc>
        <w:tc>
          <w:tcPr>
            <w:tcW w:w="720" w:type="dxa"/>
            <w:gridSpan w:val="2"/>
          </w:tcPr>
          <w:p w14:paraId="16B3528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014</w:t>
            </w:r>
          </w:p>
        </w:tc>
        <w:tc>
          <w:tcPr>
            <w:tcW w:w="2448" w:type="dxa"/>
            <w:gridSpan w:val="2"/>
          </w:tcPr>
          <w:p w14:paraId="16B3528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Check Number of Nights</w:t>
            </w:r>
          </w:p>
        </w:tc>
        <w:tc>
          <w:tcPr>
            <w:tcW w:w="720" w:type="dxa"/>
          </w:tcPr>
          <w:p w14:paraId="16B3528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N01</w:t>
            </w:r>
          </w:p>
        </w:tc>
        <w:tc>
          <w:tcPr>
            <w:tcW w:w="2502" w:type="dxa"/>
          </w:tcPr>
          <w:p w14:paraId="16B3528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NIGHTS INVALID PLEASE CORRECT</w:t>
            </w:r>
          </w:p>
        </w:tc>
      </w:tr>
      <w:tr w:rsidR="00AE7EE1" w:rsidRPr="00AE7EE1" w14:paraId="16B3529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8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731</w:t>
            </w:r>
          </w:p>
        </w:tc>
        <w:tc>
          <w:tcPr>
            <w:tcW w:w="2052" w:type="dxa"/>
          </w:tcPr>
          <w:p w14:paraId="16B3528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Discontinued at this Hotel</w:t>
            </w:r>
          </w:p>
        </w:tc>
        <w:tc>
          <w:tcPr>
            <w:tcW w:w="720" w:type="dxa"/>
            <w:gridSpan w:val="2"/>
          </w:tcPr>
          <w:p w14:paraId="16B3528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030</w:t>
            </w:r>
          </w:p>
        </w:tc>
        <w:tc>
          <w:tcPr>
            <w:tcW w:w="2448" w:type="dxa"/>
            <w:gridSpan w:val="2"/>
          </w:tcPr>
          <w:p w14:paraId="16B3529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Discontinued at this Inn</w:t>
            </w:r>
          </w:p>
        </w:tc>
        <w:tc>
          <w:tcPr>
            <w:tcW w:w="720" w:type="dxa"/>
          </w:tcPr>
          <w:p w14:paraId="16B3529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R04</w:t>
            </w:r>
          </w:p>
        </w:tc>
        <w:tc>
          <w:tcPr>
            <w:tcW w:w="2502" w:type="dxa"/>
          </w:tcPr>
          <w:p w14:paraId="16B3529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NOT FOUND PLEASE CORRECT /SELECT ALTERNATE</w:t>
            </w:r>
          </w:p>
        </w:tc>
      </w:tr>
      <w:tr w:rsidR="00AE7EE1" w:rsidRPr="00AE7EE1" w14:paraId="16B3529A"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16B3529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373</w:t>
            </w:r>
          </w:p>
        </w:tc>
        <w:tc>
          <w:tcPr>
            <w:tcW w:w="2052" w:type="dxa"/>
          </w:tcPr>
          <w:p w14:paraId="16B3529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Guarantee Required Immediately</w:t>
            </w:r>
          </w:p>
        </w:tc>
        <w:tc>
          <w:tcPr>
            <w:tcW w:w="720" w:type="dxa"/>
            <w:gridSpan w:val="2"/>
            <w:vMerge w:val="restart"/>
          </w:tcPr>
          <w:p w14:paraId="16B3529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032</w:t>
            </w:r>
          </w:p>
        </w:tc>
        <w:tc>
          <w:tcPr>
            <w:tcW w:w="2448" w:type="dxa"/>
            <w:gridSpan w:val="2"/>
            <w:vMerge w:val="restart"/>
          </w:tcPr>
          <w:p w14:paraId="16B3529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Reservation Requires a Guarantee</w:t>
            </w:r>
          </w:p>
        </w:tc>
        <w:tc>
          <w:tcPr>
            <w:tcW w:w="720" w:type="dxa"/>
            <w:vMerge w:val="restart"/>
          </w:tcPr>
          <w:p w14:paraId="16B3529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G02</w:t>
            </w:r>
          </w:p>
        </w:tc>
        <w:tc>
          <w:tcPr>
            <w:tcW w:w="2502" w:type="dxa"/>
            <w:vMerge w:val="restart"/>
          </w:tcPr>
          <w:p w14:paraId="16B3529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GUARANTEE REQUIRED PLEASE CORRECT</w:t>
            </w:r>
          </w:p>
        </w:tc>
      </w:tr>
      <w:tr w:rsidR="00AE7EE1" w:rsidRPr="00AE7EE1" w14:paraId="16B352A1"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16B3529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281</w:t>
            </w:r>
          </w:p>
        </w:tc>
        <w:tc>
          <w:tcPr>
            <w:tcW w:w="2052" w:type="dxa"/>
          </w:tcPr>
          <w:p w14:paraId="16B3529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Reservation requires credit card data</w:t>
            </w:r>
          </w:p>
        </w:tc>
        <w:tc>
          <w:tcPr>
            <w:tcW w:w="720" w:type="dxa"/>
            <w:gridSpan w:val="2"/>
            <w:vMerge/>
          </w:tcPr>
          <w:p w14:paraId="16B3529D" w14:textId="77777777" w:rsidR="00AE7EE1" w:rsidRPr="00AE7EE1" w:rsidRDefault="00AE7EE1" w:rsidP="00AE7EE1">
            <w:pPr>
              <w:ind w:left="72"/>
              <w:rPr>
                <w:rFonts w:ascii="Arial" w:hAnsi="Arial" w:cs="Arial"/>
              </w:rPr>
            </w:pPr>
          </w:p>
        </w:tc>
        <w:tc>
          <w:tcPr>
            <w:tcW w:w="2448" w:type="dxa"/>
            <w:gridSpan w:val="2"/>
            <w:vMerge/>
          </w:tcPr>
          <w:p w14:paraId="16B3529E"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29F"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2A0" w14:textId="77777777" w:rsidR="00AE7EE1" w:rsidRPr="00AE7EE1" w:rsidRDefault="00AE7EE1" w:rsidP="00AE7EE1">
            <w:pPr>
              <w:rPr>
                <w:rFonts w:ascii="Arial" w:hAnsi="Arial" w:cs="Arial"/>
              </w:rPr>
            </w:pPr>
          </w:p>
        </w:tc>
      </w:tr>
      <w:tr w:rsidR="00AE7EE1" w:rsidRPr="00AE7EE1" w14:paraId="16B352A8"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16B352A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390</w:t>
            </w:r>
          </w:p>
        </w:tc>
        <w:tc>
          <w:tcPr>
            <w:tcW w:w="2052" w:type="dxa"/>
          </w:tcPr>
          <w:p w14:paraId="16B352A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Hold Until time</w:t>
            </w:r>
          </w:p>
        </w:tc>
        <w:tc>
          <w:tcPr>
            <w:tcW w:w="720" w:type="dxa"/>
            <w:gridSpan w:val="2"/>
            <w:vMerge/>
          </w:tcPr>
          <w:p w14:paraId="16B352A4" w14:textId="77777777" w:rsidR="00AE7EE1" w:rsidRPr="00AE7EE1" w:rsidRDefault="00AE7EE1" w:rsidP="00AE7EE1">
            <w:pPr>
              <w:ind w:left="72"/>
              <w:rPr>
                <w:rFonts w:ascii="Arial" w:hAnsi="Arial" w:cs="Arial"/>
              </w:rPr>
            </w:pPr>
          </w:p>
        </w:tc>
        <w:tc>
          <w:tcPr>
            <w:tcW w:w="2448" w:type="dxa"/>
            <w:gridSpan w:val="2"/>
            <w:vMerge/>
          </w:tcPr>
          <w:p w14:paraId="16B352A5" w14:textId="77777777" w:rsidR="00AE7EE1" w:rsidRPr="00AE7EE1" w:rsidRDefault="00AE7EE1" w:rsidP="00AE7EE1">
            <w:pPr>
              <w:spacing w:before="120" w:line="240" w:lineRule="atLeast"/>
              <w:rPr>
                <w:rFonts w:ascii="Arial" w:hAnsi="Arial" w:cs="Arial"/>
                <w:sz w:val="18"/>
                <w:szCs w:val="18"/>
              </w:rPr>
            </w:pPr>
          </w:p>
        </w:tc>
        <w:tc>
          <w:tcPr>
            <w:tcW w:w="720" w:type="dxa"/>
          </w:tcPr>
          <w:p w14:paraId="16B352A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B01</w:t>
            </w:r>
          </w:p>
        </w:tc>
        <w:tc>
          <w:tcPr>
            <w:tcW w:w="2502" w:type="dxa"/>
          </w:tcPr>
          <w:p w14:paraId="16B352A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BOOKING CONFIRMED 4PM HOLD GUARANTEE NOT ACCEPTED</w:t>
            </w:r>
          </w:p>
        </w:tc>
      </w:tr>
      <w:tr w:rsidR="00AE7EE1" w:rsidRPr="00AE7EE1" w14:paraId="16B352AF"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tcPr>
          <w:p w14:paraId="16B352A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365</w:t>
            </w:r>
          </w:p>
        </w:tc>
        <w:tc>
          <w:tcPr>
            <w:tcW w:w="2052" w:type="dxa"/>
          </w:tcPr>
          <w:p w14:paraId="16B352A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Error credit card</w:t>
            </w:r>
          </w:p>
        </w:tc>
        <w:tc>
          <w:tcPr>
            <w:tcW w:w="720" w:type="dxa"/>
            <w:gridSpan w:val="2"/>
            <w:vMerge w:val="restart"/>
          </w:tcPr>
          <w:p w14:paraId="16B352A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042</w:t>
            </w:r>
          </w:p>
        </w:tc>
        <w:tc>
          <w:tcPr>
            <w:tcW w:w="2448" w:type="dxa"/>
            <w:gridSpan w:val="2"/>
            <w:vMerge w:val="restart"/>
          </w:tcPr>
          <w:p w14:paraId="16B352A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NUMBER or Format Invalid</w:t>
            </w:r>
          </w:p>
        </w:tc>
        <w:tc>
          <w:tcPr>
            <w:tcW w:w="720" w:type="dxa"/>
            <w:vMerge w:val="restart"/>
          </w:tcPr>
          <w:p w14:paraId="16B352A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C09</w:t>
            </w:r>
          </w:p>
        </w:tc>
        <w:tc>
          <w:tcPr>
            <w:tcW w:w="2502" w:type="dxa"/>
            <w:vMerge w:val="restart"/>
          </w:tcPr>
          <w:p w14:paraId="16B352A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NUMBER INVALID OR REQUIRED PLEASE CORRECT OR ADD</w:t>
            </w:r>
          </w:p>
        </w:tc>
      </w:tr>
      <w:tr w:rsidR="00AE7EE1" w:rsidRPr="00AE7EE1" w14:paraId="16B352B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vAlign w:val="center"/>
          </w:tcPr>
          <w:p w14:paraId="16B352B0"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241</w:t>
            </w:r>
          </w:p>
        </w:tc>
        <w:tc>
          <w:tcPr>
            <w:tcW w:w="2052" w:type="dxa"/>
          </w:tcPr>
          <w:p w14:paraId="16B352B1"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Expiration date is invalid</w:t>
            </w:r>
          </w:p>
        </w:tc>
        <w:tc>
          <w:tcPr>
            <w:tcW w:w="720" w:type="dxa"/>
            <w:gridSpan w:val="2"/>
            <w:vMerge/>
          </w:tcPr>
          <w:p w14:paraId="16B352B2"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2B3"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2B4"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2B5"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2BD"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B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387</w:t>
            </w:r>
          </w:p>
        </w:tc>
        <w:tc>
          <w:tcPr>
            <w:tcW w:w="2052" w:type="dxa"/>
          </w:tcPr>
          <w:p w14:paraId="16B352B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guarantee option</w:t>
            </w:r>
          </w:p>
        </w:tc>
        <w:tc>
          <w:tcPr>
            <w:tcW w:w="720" w:type="dxa"/>
            <w:gridSpan w:val="2"/>
          </w:tcPr>
          <w:p w14:paraId="16B352B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043</w:t>
            </w:r>
          </w:p>
        </w:tc>
        <w:tc>
          <w:tcPr>
            <w:tcW w:w="2448" w:type="dxa"/>
            <w:gridSpan w:val="2"/>
          </w:tcPr>
          <w:p w14:paraId="16B352B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Guarantee/Deposit Indicator</w:t>
            </w:r>
          </w:p>
        </w:tc>
        <w:tc>
          <w:tcPr>
            <w:tcW w:w="720" w:type="dxa"/>
          </w:tcPr>
          <w:p w14:paraId="16B352B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D02</w:t>
            </w:r>
          </w:p>
        </w:tc>
        <w:tc>
          <w:tcPr>
            <w:tcW w:w="2502" w:type="dxa"/>
          </w:tcPr>
          <w:p w14:paraId="16B352B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DEPOSIT/GUARANTEE INVALID PLEASE CORRECT</w:t>
            </w:r>
          </w:p>
        </w:tc>
      </w:tr>
      <w:tr w:rsidR="00AE7EE1" w:rsidRPr="00AE7EE1" w14:paraId="16B352C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3"/>
        </w:trPr>
        <w:tc>
          <w:tcPr>
            <w:tcW w:w="828" w:type="dxa"/>
          </w:tcPr>
          <w:p w14:paraId="16B352B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372</w:t>
            </w:r>
          </w:p>
        </w:tc>
        <w:tc>
          <w:tcPr>
            <w:tcW w:w="2052" w:type="dxa"/>
          </w:tcPr>
          <w:p w14:paraId="16B352B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Guarantee code not accepted at this hotel</w:t>
            </w:r>
          </w:p>
        </w:tc>
        <w:tc>
          <w:tcPr>
            <w:tcW w:w="720" w:type="dxa"/>
            <w:gridSpan w:val="2"/>
            <w:vMerge w:val="restart"/>
          </w:tcPr>
          <w:p w14:paraId="16B352C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044</w:t>
            </w:r>
          </w:p>
        </w:tc>
        <w:tc>
          <w:tcPr>
            <w:tcW w:w="2448" w:type="dxa"/>
            <w:gridSpan w:val="2"/>
            <w:vMerge w:val="restart"/>
          </w:tcPr>
          <w:p w14:paraId="16B352C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Form of Guarantee this Inn</w:t>
            </w:r>
          </w:p>
        </w:tc>
        <w:tc>
          <w:tcPr>
            <w:tcW w:w="720" w:type="dxa"/>
          </w:tcPr>
          <w:p w14:paraId="16B352C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C11</w:t>
            </w:r>
          </w:p>
        </w:tc>
        <w:tc>
          <w:tcPr>
            <w:tcW w:w="2502" w:type="dxa"/>
          </w:tcPr>
          <w:p w14:paraId="16B352C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COMPANY NOT ACCEPTED</w:t>
            </w:r>
          </w:p>
        </w:tc>
      </w:tr>
      <w:tr w:rsidR="00AE7EE1" w:rsidRPr="00AE7EE1" w14:paraId="16B352C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2"/>
        </w:trPr>
        <w:tc>
          <w:tcPr>
            <w:tcW w:w="828" w:type="dxa"/>
          </w:tcPr>
          <w:p w14:paraId="16B352C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351</w:t>
            </w:r>
          </w:p>
        </w:tc>
        <w:tc>
          <w:tcPr>
            <w:tcW w:w="2052" w:type="dxa"/>
          </w:tcPr>
          <w:p w14:paraId="16B352C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guarantee not accepted at hotel</w:t>
            </w:r>
          </w:p>
        </w:tc>
        <w:tc>
          <w:tcPr>
            <w:tcW w:w="720" w:type="dxa"/>
            <w:gridSpan w:val="2"/>
            <w:vMerge/>
          </w:tcPr>
          <w:p w14:paraId="16B352C7"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2C8" w14:textId="77777777" w:rsidR="00AE7EE1" w:rsidRPr="00AE7EE1" w:rsidRDefault="00AE7EE1" w:rsidP="00AE7EE1">
            <w:pPr>
              <w:spacing w:before="120" w:line="240" w:lineRule="atLeast"/>
              <w:rPr>
                <w:rFonts w:ascii="Arial" w:hAnsi="Arial" w:cs="Arial"/>
                <w:sz w:val="18"/>
                <w:szCs w:val="18"/>
              </w:rPr>
            </w:pPr>
          </w:p>
        </w:tc>
        <w:tc>
          <w:tcPr>
            <w:tcW w:w="720" w:type="dxa"/>
          </w:tcPr>
          <w:p w14:paraId="16B352C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C13</w:t>
            </w:r>
          </w:p>
        </w:tc>
        <w:tc>
          <w:tcPr>
            <w:tcW w:w="2502" w:type="dxa"/>
          </w:tcPr>
          <w:p w14:paraId="16B352C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COMPANY NOT ACCEPTED FOR GUARANTEE</w:t>
            </w:r>
          </w:p>
        </w:tc>
      </w:tr>
      <w:tr w:rsidR="00AE7EE1" w:rsidRPr="00AE7EE1" w14:paraId="16B352D2"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C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766</w:t>
            </w:r>
          </w:p>
        </w:tc>
        <w:tc>
          <w:tcPr>
            <w:tcW w:w="2052" w:type="dxa"/>
          </w:tcPr>
          <w:p w14:paraId="16B352C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Advance Deposit Required this Hotel</w:t>
            </w:r>
          </w:p>
        </w:tc>
        <w:tc>
          <w:tcPr>
            <w:tcW w:w="720" w:type="dxa"/>
            <w:gridSpan w:val="2"/>
          </w:tcPr>
          <w:p w14:paraId="16B352C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045</w:t>
            </w:r>
          </w:p>
        </w:tc>
        <w:tc>
          <w:tcPr>
            <w:tcW w:w="2448" w:type="dxa"/>
            <w:gridSpan w:val="2"/>
          </w:tcPr>
          <w:p w14:paraId="16B352C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Advance Deposit Required this Inn</w:t>
            </w:r>
          </w:p>
        </w:tc>
        <w:tc>
          <w:tcPr>
            <w:tcW w:w="720" w:type="dxa"/>
          </w:tcPr>
          <w:p w14:paraId="16B352D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D03</w:t>
            </w:r>
          </w:p>
        </w:tc>
        <w:tc>
          <w:tcPr>
            <w:tcW w:w="2502" w:type="dxa"/>
          </w:tcPr>
          <w:p w14:paraId="16B352D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REQUIRED PLEASE CORRECT</w:t>
            </w:r>
          </w:p>
        </w:tc>
      </w:tr>
      <w:tr w:rsidR="00AE7EE1" w:rsidRPr="00AE7EE1" w14:paraId="16B352D9"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D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506</w:t>
            </w:r>
          </w:p>
        </w:tc>
        <w:tc>
          <w:tcPr>
            <w:tcW w:w="2052" w:type="dxa"/>
          </w:tcPr>
          <w:p w14:paraId="16B352D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Not Accepted at Property</w:t>
            </w:r>
          </w:p>
        </w:tc>
        <w:tc>
          <w:tcPr>
            <w:tcW w:w="720" w:type="dxa"/>
            <w:gridSpan w:val="2"/>
          </w:tcPr>
          <w:p w14:paraId="16B352D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046</w:t>
            </w:r>
          </w:p>
        </w:tc>
        <w:tc>
          <w:tcPr>
            <w:tcW w:w="2448" w:type="dxa"/>
            <w:gridSpan w:val="2"/>
          </w:tcPr>
          <w:p w14:paraId="16B352D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Credit Card Not Accepted</w:t>
            </w:r>
          </w:p>
        </w:tc>
        <w:tc>
          <w:tcPr>
            <w:tcW w:w="720" w:type="dxa"/>
          </w:tcPr>
          <w:p w14:paraId="16B352D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C11</w:t>
            </w:r>
          </w:p>
        </w:tc>
        <w:tc>
          <w:tcPr>
            <w:tcW w:w="2502" w:type="dxa"/>
          </w:tcPr>
          <w:p w14:paraId="16B352D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COMPANY NOT ACCEPTED</w:t>
            </w:r>
          </w:p>
        </w:tc>
      </w:tr>
      <w:tr w:rsidR="00AE7EE1" w:rsidRPr="00AE7EE1" w14:paraId="16B352E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3"/>
        </w:trPr>
        <w:tc>
          <w:tcPr>
            <w:tcW w:w="828" w:type="dxa"/>
          </w:tcPr>
          <w:p w14:paraId="16B352D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732</w:t>
            </w:r>
          </w:p>
        </w:tc>
        <w:tc>
          <w:tcPr>
            <w:tcW w:w="2052" w:type="dxa"/>
          </w:tcPr>
          <w:p w14:paraId="16B352D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Room Type for Rate Requested</w:t>
            </w:r>
          </w:p>
        </w:tc>
        <w:tc>
          <w:tcPr>
            <w:tcW w:w="720" w:type="dxa"/>
            <w:gridSpan w:val="2"/>
            <w:vMerge w:val="restart"/>
          </w:tcPr>
          <w:p w14:paraId="16B352D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047</w:t>
            </w:r>
          </w:p>
        </w:tc>
        <w:tc>
          <w:tcPr>
            <w:tcW w:w="2448" w:type="dxa"/>
            <w:gridSpan w:val="2"/>
            <w:vMerge w:val="restart"/>
          </w:tcPr>
          <w:p w14:paraId="16B352D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Room Type for Rate Requested</w:t>
            </w:r>
          </w:p>
        </w:tc>
        <w:tc>
          <w:tcPr>
            <w:tcW w:w="720" w:type="dxa"/>
            <w:vMerge w:val="restart"/>
          </w:tcPr>
          <w:p w14:paraId="16B352D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R01</w:t>
            </w:r>
          </w:p>
        </w:tc>
        <w:tc>
          <w:tcPr>
            <w:tcW w:w="2502" w:type="dxa"/>
            <w:vMerge w:val="restart"/>
          </w:tcPr>
          <w:p w14:paraId="16B352D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INVALID PLEASE CORRECT</w:t>
            </w:r>
          </w:p>
        </w:tc>
      </w:tr>
      <w:tr w:rsidR="00AE7EE1" w:rsidRPr="00AE7EE1" w14:paraId="16B352E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2"/>
        </w:trPr>
        <w:tc>
          <w:tcPr>
            <w:tcW w:w="828" w:type="dxa"/>
          </w:tcPr>
          <w:p w14:paraId="16B352E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426</w:t>
            </w:r>
          </w:p>
        </w:tc>
        <w:tc>
          <w:tcPr>
            <w:tcW w:w="2052" w:type="dxa"/>
          </w:tcPr>
          <w:p w14:paraId="16B352E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No rates offered for this sell request</w:t>
            </w:r>
          </w:p>
        </w:tc>
        <w:tc>
          <w:tcPr>
            <w:tcW w:w="720" w:type="dxa"/>
            <w:gridSpan w:val="2"/>
            <w:vMerge/>
          </w:tcPr>
          <w:p w14:paraId="16B352E3"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2E4"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2E5"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2E6"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2E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16B352E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425</w:t>
            </w:r>
          </w:p>
        </w:tc>
        <w:tc>
          <w:tcPr>
            <w:tcW w:w="2052" w:type="dxa"/>
          </w:tcPr>
          <w:p w14:paraId="16B352E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No Match Found</w:t>
            </w:r>
          </w:p>
        </w:tc>
        <w:tc>
          <w:tcPr>
            <w:tcW w:w="720" w:type="dxa"/>
            <w:gridSpan w:val="2"/>
            <w:vMerge w:val="restart"/>
          </w:tcPr>
          <w:p w14:paraId="16B352E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054</w:t>
            </w:r>
          </w:p>
        </w:tc>
        <w:tc>
          <w:tcPr>
            <w:tcW w:w="2448" w:type="dxa"/>
            <w:gridSpan w:val="2"/>
            <w:vMerge w:val="restart"/>
          </w:tcPr>
          <w:p w14:paraId="16B352E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Guest Record Not Found</w:t>
            </w:r>
          </w:p>
        </w:tc>
        <w:tc>
          <w:tcPr>
            <w:tcW w:w="720" w:type="dxa"/>
            <w:vMerge w:val="restart"/>
          </w:tcPr>
          <w:p w14:paraId="16B352E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N10</w:t>
            </w:r>
          </w:p>
        </w:tc>
        <w:tc>
          <w:tcPr>
            <w:tcW w:w="2502" w:type="dxa"/>
            <w:vMerge w:val="restart"/>
          </w:tcPr>
          <w:p w14:paraId="16B352E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GUEST NAME NOT FOUND PLEASE CORRECT</w:t>
            </w:r>
          </w:p>
        </w:tc>
      </w:tr>
      <w:tr w:rsidR="00AE7EE1" w:rsidRPr="00AE7EE1" w14:paraId="16B352F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16B352E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451</w:t>
            </w:r>
          </w:p>
        </w:tc>
        <w:tc>
          <w:tcPr>
            <w:tcW w:w="2052" w:type="dxa"/>
          </w:tcPr>
          <w:p w14:paraId="16B352F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retrieve client file</w:t>
            </w:r>
          </w:p>
        </w:tc>
        <w:tc>
          <w:tcPr>
            <w:tcW w:w="720" w:type="dxa"/>
            <w:gridSpan w:val="2"/>
            <w:vMerge/>
          </w:tcPr>
          <w:p w14:paraId="16B352F1" w14:textId="77777777" w:rsidR="00AE7EE1" w:rsidRPr="00AE7EE1" w:rsidRDefault="00AE7EE1" w:rsidP="00AE7EE1">
            <w:pPr>
              <w:ind w:left="72"/>
              <w:rPr>
                <w:rFonts w:ascii="Arial" w:hAnsi="Arial" w:cs="Arial"/>
                <w:sz w:val="18"/>
                <w:szCs w:val="18"/>
              </w:rPr>
            </w:pPr>
          </w:p>
        </w:tc>
        <w:tc>
          <w:tcPr>
            <w:tcW w:w="2448" w:type="dxa"/>
            <w:gridSpan w:val="2"/>
            <w:vMerge/>
          </w:tcPr>
          <w:p w14:paraId="16B352F2"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2F3" w14:textId="77777777" w:rsidR="00AE7EE1" w:rsidRPr="00AE7EE1" w:rsidRDefault="00AE7EE1" w:rsidP="00AE7EE1">
            <w:pPr>
              <w:jc w:val="center"/>
              <w:rPr>
                <w:rFonts w:ascii="Arial" w:hAnsi="Arial" w:cs="Arial"/>
                <w:sz w:val="18"/>
                <w:szCs w:val="18"/>
              </w:rPr>
            </w:pPr>
          </w:p>
        </w:tc>
        <w:tc>
          <w:tcPr>
            <w:tcW w:w="2502" w:type="dxa"/>
            <w:vMerge/>
          </w:tcPr>
          <w:p w14:paraId="16B352F4" w14:textId="77777777" w:rsidR="00AE7EE1" w:rsidRPr="00AE7EE1" w:rsidRDefault="00AE7EE1" w:rsidP="00AE7EE1">
            <w:pPr>
              <w:rPr>
                <w:rFonts w:ascii="Arial" w:hAnsi="Arial" w:cs="Arial"/>
                <w:sz w:val="18"/>
                <w:szCs w:val="18"/>
              </w:rPr>
            </w:pPr>
          </w:p>
        </w:tc>
      </w:tr>
      <w:tr w:rsidR="00AE7EE1" w:rsidRPr="00AE7EE1" w14:paraId="16B352F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16B352F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97</w:t>
            </w:r>
          </w:p>
        </w:tc>
        <w:tc>
          <w:tcPr>
            <w:tcW w:w="2052" w:type="dxa"/>
          </w:tcPr>
          <w:p w14:paraId="16B352F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Booking Reference Not Found</w:t>
            </w:r>
          </w:p>
        </w:tc>
        <w:tc>
          <w:tcPr>
            <w:tcW w:w="720" w:type="dxa"/>
            <w:gridSpan w:val="2"/>
            <w:vMerge/>
          </w:tcPr>
          <w:p w14:paraId="16B352F8" w14:textId="77777777" w:rsidR="00AE7EE1" w:rsidRPr="00AE7EE1" w:rsidRDefault="00AE7EE1" w:rsidP="00AE7EE1">
            <w:pPr>
              <w:ind w:left="72"/>
              <w:rPr>
                <w:rFonts w:ascii="Arial" w:hAnsi="Arial" w:cs="Arial"/>
                <w:sz w:val="18"/>
                <w:szCs w:val="18"/>
              </w:rPr>
            </w:pPr>
          </w:p>
        </w:tc>
        <w:tc>
          <w:tcPr>
            <w:tcW w:w="2448" w:type="dxa"/>
            <w:gridSpan w:val="2"/>
            <w:vMerge/>
          </w:tcPr>
          <w:p w14:paraId="16B352F9"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2FA" w14:textId="77777777" w:rsidR="00AE7EE1" w:rsidRPr="00AE7EE1" w:rsidRDefault="00AE7EE1" w:rsidP="00AE7EE1">
            <w:pPr>
              <w:jc w:val="center"/>
              <w:rPr>
                <w:rFonts w:ascii="Arial" w:hAnsi="Arial" w:cs="Arial"/>
                <w:sz w:val="18"/>
                <w:szCs w:val="18"/>
              </w:rPr>
            </w:pPr>
          </w:p>
        </w:tc>
        <w:tc>
          <w:tcPr>
            <w:tcW w:w="2502" w:type="dxa"/>
            <w:vMerge/>
          </w:tcPr>
          <w:p w14:paraId="16B352FB" w14:textId="77777777" w:rsidR="00AE7EE1" w:rsidRPr="00AE7EE1" w:rsidRDefault="00AE7EE1" w:rsidP="00AE7EE1">
            <w:pPr>
              <w:rPr>
                <w:rFonts w:ascii="Arial" w:hAnsi="Arial" w:cs="Arial"/>
                <w:sz w:val="18"/>
                <w:szCs w:val="18"/>
              </w:rPr>
            </w:pPr>
          </w:p>
        </w:tc>
      </w:tr>
      <w:tr w:rsidR="00AE7EE1" w:rsidRPr="00AE7EE1" w14:paraId="16B3530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2F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733</w:t>
            </w:r>
          </w:p>
        </w:tc>
        <w:tc>
          <w:tcPr>
            <w:tcW w:w="2052" w:type="dxa"/>
          </w:tcPr>
          <w:p w14:paraId="16B352F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Restricted</w:t>
            </w:r>
          </w:p>
        </w:tc>
        <w:tc>
          <w:tcPr>
            <w:tcW w:w="720" w:type="dxa"/>
            <w:gridSpan w:val="2"/>
          </w:tcPr>
          <w:p w14:paraId="16B352FF"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071*</w:t>
            </w:r>
          </w:p>
        </w:tc>
        <w:tc>
          <w:tcPr>
            <w:tcW w:w="2448" w:type="dxa"/>
            <w:gridSpan w:val="2"/>
          </w:tcPr>
          <w:p w14:paraId="16B3530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(Restricted)</w:t>
            </w:r>
          </w:p>
        </w:tc>
        <w:tc>
          <w:tcPr>
            <w:tcW w:w="720" w:type="dxa"/>
          </w:tcPr>
          <w:p w14:paraId="16B3530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30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30A"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16B3530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734</w:t>
            </w:r>
          </w:p>
        </w:tc>
        <w:tc>
          <w:tcPr>
            <w:tcW w:w="2052" w:type="dxa"/>
          </w:tcPr>
          <w:p w14:paraId="16B3530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Corporate Number for Guarantee</w:t>
            </w:r>
          </w:p>
        </w:tc>
        <w:tc>
          <w:tcPr>
            <w:tcW w:w="720" w:type="dxa"/>
            <w:gridSpan w:val="2"/>
            <w:vMerge w:val="restart"/>
          </w:tcPr>
          <w:p w14:paraId="16B3530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072</w:t>
            </w:r>
          </w:p>
        </w:tc>
        <w:tc>
          <w:tcPr>
            <w:tcW w:w="2448" w:type="dxa"/>
            <w:gridSpan w:val="2"/>
            <w:vMerge w:val="restart"/>
          </w:tcPr>
          <w:p w14:paraId="16B3530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Corp Number in /G- Field</w:t>
            </w:r>
          </w:p>
        </w:tc>
        <w:tc>
          <w:tcPr>
            <w:tcW w:w="720" w:type="dxa"/>
            <w:vMerge w:val="restart"/>
          </w:tcPr>
          <w:p w14:paraId="16B3530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C05</w:t>
            </w:r>
          </w:p>
        </w:tc>
        <w:tc>
          <w:tcPr>
            <w:tcW w:w="2502" w:type="dxa"/>
            <w:vMerge w:val="restart"/>
          </w:tcPr>
          <w:p w14:paraId="16B3530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CORPORATE ID INVALID PLEASE CORRECT</w:t>
            </w:r>
          </w:p>
        </w:tc>
      </w:tr>
      <w:tr w:rsidR="00AE7EE1" w:rsidRPr="00AE7EE1" w14:paraId="16B35311"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16B3530B"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237</w:t>
            </w:r>
          </w:p>
        </w:tc>
        <w:tc>
          <w:tcPr>
            <w:tcW w:w="2052" w:type="dxa"/>
          </w:tcPr>
          <w:p w14:paraId="16B3530C"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Invalid customer number</w:t>
            </w:r>
          </w:p>
        </w:tc>
        <w:tc>
          <w:tcPr>
            <w:tcW w:w="720" w:type="dxa"/>
            <w:gridSpan w:val="2"/>
            <w:vMerge/>
          </w:tcPr>
          <w:p w14:paraId="16B3530D"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0E"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30F"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310"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318"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1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450</w:t>
            </w:r>
          </w:p>
        </w:tc>
        <w:tc>
          <w:tcPr>
            <w:tcW w:w="2052" w:type="dxa"/>
          </w:tcPr>
          <w:p w14:paraId="16B3531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Process</w:t>
            </w:r>
          </w:p>
        </w:tc>
        <w:tc>
          <w:tcPr>
            <w:tcW w:w="720" w:type="dxa"/>
            <w:gridSpan w:val="2"/>
          </w:tcPr>
          <w:p w14:paraId="16B35314"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073*</w:t>
            </w:r>
          </w:p>
        </w:tc>
        <w:tc>
          <w:tcPr>
            <w:tcW w:w="2448" w:type="dxa"/>
            <w:gridSpan w:val="2"/>
          </w:tcPr>
          <w:p w14:paraId="16B3531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Process)</w:t>
            </w:r>
          </w:p>
        </w:tc>
        <w:tc>
          <w:tcPr>
            <w:tcW w:w="720" w:type="dxa"/>
          </w:tcPr>
          <w:p w14:paraId="16B3531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31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31F"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1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735</w:t>
            </w:r>
          </w:p>
        </w:tc>
        <w:tc>
          <w:tcPr>
            <w:tcW w:w="2052" w:type="dxa"/>
          </w:tcPr>
          <w:p w14:paraId="16B3531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Cancel Hotel Segments Just Booked End and Rebook</w:t>
            </w:r>
          </w:p>
        </w:tc>
        <w:tc>
          <w:tcPr>
            <w:tcW w:w="720" w:type="dxa"/>
            <w:gridSpan w:val="2"/>
          </w:tcPr>
          <w:p w14:paraId="16B3531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075</w:t>
            </w:r>
          </w:p>
        </w:tc>
        <w:tc>
          <w:tcPr>
            <w:tcW w:w="2448" w:type="dxa"/>
            <w:gridSpan w:val="2"/>
          </w:tcPr>
          <w:p w14:paraId="16B3531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XL Htl Segs Just Bkd -ER- Rebook</w:t>
            </w:r>
          </w:p>
        </w:tc>
        <w:tc>
          <w:tcPr>
            <w:tcW w:w="720" w:type="dxa"/>
          </w:tcPr>
          <w:p w14:paraId="16B3531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X02</w:t>
            </w:r>
          </w:p>
        </w:tc>
        <w:tc>
          <w:tcPr>
            <w:tcW w:w="2502" w:type="dxa"/>
          </w:tcPr>
          <w:p w14:paraId="16B3531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CANCEL-REBOOK REQUIRED</w:t>
            </w:r>
          </w:p>
        </w:tc>
      </w:tr>
      <w:tr w:rsidR="00AE7EE1" w:rsidRPr="00AE7EE1" w14:paraId="16B3532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6"/>
        </w:trPr>
        <w:tc>
          <w:tcPr>
            <w:tcW w:w="828" w:type="dxa"/>
          </w:tcPr>
          <w:p w14:paraId="16B3532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191</w:t>
            </w:r>
          </w:p>
        </w:tc>
        <w:tc>
          <w:tcPr>
            <w:tcW w:w="2052" w:type="dxa"/>
          </w:tcPr>
          <w:p w14:paraId="16B3532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System busy - please try later</w:t>
            </w:r>
          </w:p>
        </w:tc>
        <w:tc>
          <w:tcPr>
            <w:tcW w:w="720" w:type="dxa"/>
            <w:gridSpan w:val="2"/>
            <w:vMerge w:val="restart"/>
          </w:tcPr>
          <w:p w14:paraId="16B3532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076</w:t>
            </w:r>
          </w:p>
        </w:tc>
        <w:tc>
          <w:tcPr>
            <w:tcW w:w="2448" w:type="dxa"/>
            <w:gridSpan w:val="2"/>
            <w:vMerge w:val="restart"/>
          </w:tcPr>
          <w:p w14:paraId="16B3532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Link Busy - Retry in 3 Minutes</w:t>
            </w:r>
          </w:p>
        </w:tc>
        <w:tc>
          <w:tcPr>
            <w:tcW w:w="720" w:type="dxa"/>
            <w:vMerge w:val="restart"/>
          </w:tcPr>
          <w:p w14:paraId="16B3532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vMerge w:val="restart"/>
          </w:tcPr>
          <w:p w14:paraId="16B3532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32D"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16B3532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448</w:t>
            </w:r>
          </w:p>
        </w:tc>
        <w:tc>
          <w:tcPr>
            <w:tcW w:w="2052" w:type="dxa"/>
          </w:tcPr>
          <w:p w14:paraId="16B3532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System Error</w:t>
            </w:r>
          </w:p>
        </w:tc>
        <w:tc>
          <w:tcPr>
            <w:tcW w:w="720" w:type="dxa"/>
            <w:gridSpan w:val="2"/>
            <w:vMerge/>
          </w:tcPr>
          <w:p w14:paraId="16B35329"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2A" w14:textId="77777777" w:rsidR="00AE7EE1" w:rsidRPr="00AE7EE1" w:rsidRDefault="00AE7EE1" w:rsidP="00AE7EE1">
            <w:pPr>
              <w:rPr>
                <w:rFonts w:ascii="Arial" w:hAnsi="Arial" w:cs="Arial"/>
              </w:rPr>
            </w:pPr>
          </w:p>
        </w:tc>
        <w:tc>
          <w:tcPr>
            <w:tcW w:w="720" w:type="dxa"/>
            <w:vMerge/>
          </w:tcPr>
          <w:p w14:paraId="16B3532B" w14:textId="77777777" w:rsidR="00AE7EE1" w:rsidRPr="00AE7EE1" w:rsidRDefault="00AE7EE1" w:rsidP="00AE7EE1">
            <w:pPr>
              <w:jc w:val="center"/>
              <w:rPr>
                <w:rFonts w:ascii="Arial" w:hAnsi="Arial" w:cs="Arial"/>
                <w:b/>
              </w:rPr>
            </w:pPr>
          </w:p>
        </w:tc>
        <w:tc>
          <w:tcPr>
            <w:tcW w:w="2502" w:type="dxa"/>
            <w:vMerge/>
          </w:tcPr>
          <w:p w14:paraId="16B3532C" w14:textId="77777777" w:rsidR="00AE7EE1" w:rsidRPr="00AE7EE1" w:rsidRDefault="00AE7EE1" w:rsidP="00AE7EE1">
            <w:pPr>
              <w:rPr>
                <w:rFonts w:ascii="Arial" w:hAnsi="Arial" w:cs="Arial"/>
              </w:rPr>
            </w:pPr>
          </w:p>
        </w:tc>
      </w:tr>
      <w:tr w:rsidR="00AE7EE1" w:rsidRPr="00AE7EE1" w14:paraId="16B3533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16B3532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366</w:t>
            </w:r>
          </w:p>
        </w:tc>
        <w:tc>
          <w:tcPr>
            <w:tcW w:w="2052" w:type="dxa"/>
          </w:tcPr>
          <w:p w14:paraId="16B3532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Error during processing, please retry</w:t>
            </w:r>
          </w:p>
        </w:tc>
        <w:tc>
          <w:tcPr>
            <w:tcW w:w="720" w:type="dxa"/>
            <w:gridSpan w:val="2"/>
            <w:vMerge/>
          </w:tcPr>
          <w:p w14:paraId="16B35330"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31" w14:textId="77777777" w:rsidR="00AE7EE1" w:rsidRPr="00AE7EE1" w:rsidRDefault="00AE7EE1" w:rsidP="00AE7EE1">
            <w:pPr>
              <w:rPr>
                <w:rFonts w:ascii="Arial" w:hAnsi="Arial" w:cs="Arial"/>
              </w:rPr>
            </w:pPr>
          </w:p>
        </w:tc>
        <w:tc>
          <w:tcPr>
            <w:tcW w:w="720" w:type="dxa"/>
            <w:vMerge/>
          </w:tcPr>
          <w:p w14:paraId="16B35332" w14:textId="77777777" w:rsidR="00AE7EE1" w:rsidRPr="00AE7EE1" w:rsidRDefault="00AE7EE1" w:rsidP="00AE7EE1">
            <w:pPr>
              <w:jc w:val="center"/>
              <w:rPr>
                <w:rFonts w:ascii="Arial" w:hAnsi="Arial" w:cs="Arial"/>
                <w:b/>
              </w:rPr>
            </w:pPr>
          </w:p>
        </w:tc>
        <w:tc>
          <w:tcPr>
            <w:tcW w:w="2502" w:type="dxa"/>
            <w:vMerge/>
          </w:tcPr>
          <w:p w14:paraId="16B35333" w14:textId="77777777" w:rsidR="00AE7EE1" w:rsidRPr="00AE7EE1" w:rsidRDefault="00AE7EE1" w:rsidP="00AE7EE1">
            <w:pPr>
              <w:rPr>
                <w:rFonts w:ascii="Arial" w:hAnsi="Arial" w:cs="Arial"/>
              </w:rPr>
            </w:pPr>
          </w:p>
        </w:tc>
      </w:tr>
      <w:tr w:rsidR="00AE7EE1" w:rsidRPr="00AE7EE1" w14:paraId="16B3533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16B3533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187</w:t>
            </w:r>
          </w:p>
        </w:tc>
        <w:tc>
          <w:tcPr>
            <w:tcW w:w="2052" w:type="dxa"/>
          </w:tcPr>
          <w:p w14:paraId="16B3533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System currently unavailable</w:t>
            </w:r>
          </w:p>
        </w:tc>
        <w:tc>
          <w:tcPr>
            <w:tcW w:w="720" w:type="dxa"/>
            <w:gridSpan w:val="2"/>
            <w:vMerge/>
          </w:tcPr>
          <w:p w14:paraId="16B35337"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38" w14:textId="77777777" w:rsidR="00AE7EE1" w:rsidRPr="00AE7EE1" w:rsidRDefault="00AE7EE1" w:rsidP="00AE7EE1">
            <w:pPr>
              <w:rPr>
                <w:rFonts w:ascii="Arial" w:hAnsi="Arial" w:cs="Arial"/>
              </w:rPr>
            </w:pPr>
          </w:p>
        </w:tc>
        <w:tc>
          <w:tcPr>
            <w:tcW w:w="720" w:type="dxa"/>
            <w:vMerge/>
          </w:tcPr>
          <w:p w14:paraId="16B35339" w14:textId="77777777" w:rsidR="00AE7EE1" w:rsidRPr="00AE7EE1" w:rsidRDefault="00AE7EE1" w:rsidP="00AE7EE1">
            <w:pPr>
              <w:jc w:val="center"/>
              <w:rPr>
                <w:rFonts w:ascii="Arial" w:hAnsi="Arial" w:cs="Arial"/>
                <w:b/>
              </w:rPr>
            </w:pPr>
          </w:p>
        </w:tc>
        <w:tc>
          <w:tcPr>
            <w:tcW w:w="2502" w:type="dxa"/>
            <w:vMerge/>
          </w:tcPr>
          <w:p w14:paraId="16B3533A" w14:textId="77777777" w:rsidR="00AE7EE1" w:rsidRPr="00AE7EE1" w:rsidRDefault="00AE7EE1" w:rsidP="00AE7EE1">
            <w:pPr>
              <w:rPr>
                <w:rFonts w:ascii="Arial" w:hAnsi="Arial" w:cs="Arial"/>
              </w:rPr>
            </w:pPr>
          </w:p>
        </w:tc>
      </w:tr>
      <w:tr w:rsidR="00AE7EE1" w:rsidRPr="00AE7EE1" w14:paraId="16B35342"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16B3533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784</w:t>
            </w:r>
          </w:p>
        </w:tc>
        <w:tc>
          <w:tcPr>
            <w:tcW w:w="2052" w:type="dxa"/>
          </w:tcPr>
          <w:p w14:paraId="16B3533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Time out – Please Modify Your Request</w:t>
            </w:r>
          </w:p>
        </w:tc>
        <w:tc>
          <w:tcPr>
            <w:tcW w:w="720" w:type="dxa"/>
            <w:gridSpan w:val="2"/>
            <w:vMerge/>
          </w:tcPr>
          <w:p w14:paraId="16B3533E"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3F" w14:textId="77777777" w:rsidR="00AE7EE1" w:rsidRPr="00AE7EE1" w:rsidRDefault="00AE7EE1" w:rsidP="00AE7EE1">
            <w:pPr>
              <w:rPr>
                <w:rFonts w:ascii="Arial" w:hAnsi="Arial" w:cs="Arial"/>
              </w:rPr>
            </w:pPr>
          </w:p>
        </w:tc>
        <w:tc>
          <w:tcPr>
            <w:tcW w:w="720" w:type="dxa"/>
          </w:tcPr>
          <w:p w14:paraId="16B35340" w14:textId="77777777" w:rsidR="00AE7EE1" w:rsidRPr="004703E7" w:rsidRDefault="00AE7EE1" w:rsidP="004703E7">
            <w:pPr>
              <w:spacing w:before="120" w:line="240" w:lineRule="atLeast"/>
              <w:rPr>
                <w:rFonts w:ascii="Arial" w:hAnsi="Arial" w:cs="Arial"/>
                <w:strike/>
                <w:sz w:val="18"/>
                <w:szCs w:val="18"/>
              </w:rPr>
            </w:pPr>
            <w:r w:rsidRPr="004703E7">
              <w:rPr>
                <w:rFonts w:ascii="Arial" w:hAnsi="Arial" w:cs="Arial"/>
                <w:sz w:val="18"/>
                <w:szCs w:val="18"/>
              </w:rPr>
              <w:t>784</w:t>
            </w:r>
          </w:p>
        </w:tc>
        <w:tc>
          <w:tcPr>
            <w:tcW w:w="2502" w:type="dxa"/>
          </w:tcPr>
          <w:p w14:paraId="16B3534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MODIFY SESSION EXPRIED PLEASE IGNORE AND RETRY.</w:t>
            </w:r>
          </w:p>
        </w:tc>
      </w:tr>
      <w:tr w:rsidR="00AE7EE1" w:rsidRPr="00AE7EE1" w14:paraId="16B35349"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4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343</w:t>
            </w:r>
          </w:p>
        </w:tc>
        <w:tc>
          <w:tcPr>
            <w:tcW w:w="2052" w:type="dxa"/>
          </w:tcPr>
          <w:p w14:paraId="16B3534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Can't sell, file maintenance is active</w:t>
            </w:r>
          </w:p>
        </w:tc>
        <w:tc>
          <w:tcPr>
            <w:tcW w:w="720" w:type="dxa"/>
            <w:gridSpan w:val="2"/>
          </w:tcPr>
          <w:p w14:paraId="16B35345"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089*</w:t>
            </w:r>
          </w:p>
        </w:tc>
        <w:tc>
          <w:tcPr>
            <w:tcW w:w="2448" w:type="dxa"/>
            <w:gridSpan w:val="2"/>
          </w:tcPr>
          <w:p w14:paraId="16B3534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(File Maint Active)</w:t>
            </w:r>
          </w:p>
        </w:tc>
        <w:tc>
          <w:tcPr>
            <w:tcW w:w="720" w:type="dxa"/>
          </w:tcPr>
          <w:p w14:paraId="16B3534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34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35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4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418</w:t>
            </w:r>
          </w:p>
        </w:tc>
        <w:tc>
          <w:tcPr>
            <w:tcW w:w="2052" w:type="dxa"/>
          </w:tcPr>
          <w:p w14:paraId="16B3534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Name/Address missing</w:t>
            </w:r>
          </w:p>
        </w:tc>
        <w:tc>
          <w:tcPr>
            <w:tcW w:w="720" w:type="dxa"/>
            <w:gridSpan w:val="2"/>
          </w:tcPr>
          <w:p w14:paraId="16B3534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095</w:t>
            </w:r>
          </w:p>
        </w:tc>
        <w:tc>
          <w:tcPr>
            <w:tcW w:w="2448" w:type="dxa"/>
            <w:gridSpan w:val="2"/>
          </w:tcPr>
          <w:p w14:paraId="16B3534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Customer Address Req in W- Field</w:t>
            </w:r>
          </w:p>
        </w:tc>
        <w:tc>
          <w:tcPr>
            <w:tcW w:w="720" w:type="dxa"/>
          </w:tcPr>
          <w:p w14:paraId="16B3534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A03</w:t>
            </w:r>
          </w:p>
        </w:tc>
        <w:tc>
          <w:tcPr>
            <w:tcW w:w="2502" w:type="dxa"/>
          </w:tcPr>
          <w:p w14:paraId="16B3534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ADDRESS REQUIRED PLEASE CORRECT</w:t>
            </w:r>
          </w:p>
        </w:tc>
      </w:tr>
      <w:tr w:rsidR="00AE7EE1" w:rsidRPr="00AE7EE1" w14:paraId="16B3535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5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363</w:t>
            </w:r>
          </w:p>
        </w:tc>
        <w:tc>
          <w:tcPr>
            <w:tcW w:w="2052" w:type="dxa"/>
          </w:tcPr>
          <w:p w14:paraId="16B3535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number of rooms</w:t>
            </w:r>
          </w:p>
        </w:tc>
        <w:tc>
          <w:tcPr>
            <w:tcW w:w="720" w:type="dxa"/>
            <w:gridSpan w:val="2"/>
          </w:tcPr>
          <w:p w14:paraId="16B3535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096</w:t>
            </w:r>
          </w:p>
        </w:tc>
        <w:tc>
          <w:tcPr>
            <w:tcW w:w="2448" w:type="dxa"/>
            <w:gridSpan w:val="2"/>
          </w:tcPr>
          <w:p w14:paraId="16B3535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Only one room per segment</w:t>
            </w:r>
          </w:p>
        </w:tc>
        <w:tc>
          <w:tcPr>
            <w:tcW w:w="720" w:type="dxa"/>
          </w:tcPr>
          <w:p w14:paraId="16B3535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N02</w:t>
            </w:r>
          </w:p>
        </w:tc>
        <w:tc>
          <w:tcPr>
            <w:tcW w:w="2502" w:type="dxa"/>
          </w:tcPr>
          <w:p w14:paraId="16B3535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ROOMS INVALID PLEASE CORRECT</w:t>
            </w:r>
          </w:p>
        </w:tc>
      </w:tr>
      <w:tr w:rsidR="00AE7EE1" w:rsidRPr="00AE7EE1" w14:paraId="16B3535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16B3535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427</w:t>
            </w:r>
          </w:p>
        </w:tc>
        <w:tc>
          <w:tcPr>
            <w:tcW w:w="2052" w:type="dxa"/>
          </w:tcPr>
          <w:p w14:paraId="16B3535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No rooms available for requested dates</w:t>
            </w:r>
          </w:p>
        </w:tc>
        <w:tc>
          <w:tcPr>
            <w:tcW w:w="720" w:type="dxa"/>
            <w:gridSpan w:val="2"/>
            <w:vMerge w:val="restart"/>
          </w:tcPr>
          <w:p w14:paraId="16B3535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115</w:t>
            </w:r>
          </w:p>
        </w:tc>
        <w:tc>
          <w:tcPr>
            <w:tcW w:w="2448" w:type="dxa"/>
            <w:gridSpan w:val="2"/>
            <w:vMerge w:val="restart"/>
          </w:tcPr>
          <w:p w14:paraId="16B3535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No Rooms Available this Inn</w:t>
            </w:r>
          </w:p>
        </w:tc>
        <w:tc>
          <w:tcPr>
            <w:tcW w:w="720" w:type="dxa"/>
            <w:vMerge w:val="restart"/>
          </w:tcPr>
          <w:p w14:paraId="16B3535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P01</w:t>
            </w:r>
          </w:p>
        </w:tc>
        <w:tc>
          <w:tcPr>
            <w:tcW w:w="2502" w:type="dxa"/>
            <w:vMerge w:val="restart"/>
          </w:tcPr>
          <w:p w14:paraId="16B3535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PROPERTY NOT AVAILABLE</w:t>
            </w:r>
          </w:p>
        </w:tc>
      </w:tr>
      <w:tr w:rsidR="00AE7EE1" w:rsidRPr="00AE7EE1" w14:paraId="16B3536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bottom"/>
          </w:tcPr>
          <w:p w14:paraId="16B3535F"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322</w:t>
            </w:r>
          </w:p>
        </w:tc>
        <w:tc>
          <w:tcPr>
            <w:tcW w:w="2052" w:type="dxa"/>
          </w:tcPr>
          <w:p w14:paraId="16B35360"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No availability</w:t>
            </w:r>
          </w:p>
        </w:tc>
        <w:tc>
          <w:tcPr>
            <w:tcW w:w="720" w:type="dxa"/>
            <w:gridSpan w:val="2"/>
            <w:vMerge/>
          </w:tcPr>
          <w:p w14:paraId="16B35361"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62"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363"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364"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36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6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242</w:t>
            </w:r>
          </w:p>
        </w:tc>
        <w:tc>
          <w:tcPr>
            <w:tcW w:w="2052" w:type="dxa"/>
          </w:tcPr>
          <w:p w14:paraId="16B3536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number is invalid or missing</w:t>
            </w:r>
          </w:p>
        </w:tc>
        <w:tc>
          <w:tcPr>
            <w:tcW w:w="720" w:type="dxa"/>
            <w:gridSpan w:val="2"/>
          </w:tcPr>
          <w:p w14:paraId="16B3536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136</w:t>
            </w:r>
          </w:p>
        </w:tc>
        <w:tc>
          <w:tcPr>
            <w:tcW w:w="2448" w:type="dxa"/>
            <w:gridSpan w:val="2"/>
          </w:tcPr>
          <w:p w14:paraId="16B3536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Invalid-Credit Card/Corp ID Req</w:t>
            </w:r>
          </w:p>
        </w:tc>
        <w:tc>
          <w:tcPr>
            <w:tcW w:w="720" w:type="dxa"/>
          </w:tcPr>
          <w:p w14:paraId="16B3536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C09</w:t>
            </w:r>
          </w:p>
        </w:tc>
        <w:tc>
          <w:tcPr>
            <w:tcW w:w="2502" w:type="dxa"/>
          </w:tcPr>
          <w:p w14:paraId="16B3536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NUMBER INVALID OR REQUIRED PLEASE CORRECT OR ADD</w:t>
            </w:r>
          </w:p>
        </w:tc>
      </w:tr>
      <w:tr w:rsidR="00AE7EE1" w:rsidRPr="00AE7EE1" w14:paraId="16B3537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50"/>
        </w:trPr>
        <w:tc>
          <w:tcPr>
            <w:tcW w:w="828" w:type="dxa"/>
          </w:tcPr>
          <w:p w14:paraId="16B3536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432</w:t>
            </w:r>
          </w:p>
        </w:tc>
        <w:tc>
          <w:tcPr>
            <w:tcW w:w="2052" w:type="dxa"/>
          </w:tcPr>
          <w:p w14:paraId="16B3536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Payment or deposit required, no non-guaranteed holds</w:t>
            </w:r>
          </w:p>
        </w:tc>
        <w:tc>
          <w:tcPr>
            <w:tcW w:w="720" w:type="dxa"/>
            <w:gridSpan w:val="2"/>
          </w:tcPr>
          <w:p w14:paraId="16B3536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142</w:t>
            </w:r>
          </w:p>
        </w:tc>
        <w:tc>
          <w:tcPr>
            <w:tcW w:w="2448" w:type="dxa"/>
            <w:gridSpan w:val="2"/>
          </w:tcPr>
          <w:p w14:paraId="16B3537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Need Deposit in /G- Field</w:t>
            </w:r>
          </w:p>
        </w:tc>
        <w:tc>
          <w:tcPr>
            <w:tcW w:w="720" w:type="dxa"/>
          </w:tcPr>
          <w:p w14:paraId="16B3537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D03</w:t>
            </w:r>
          </w:p>
        </w:tc>
        <w:tc>
          <w:tcPr>
            <w:tcW w:w="2502" w:type="dxa"/>
          </w:tcPr>
          <w:p w14:paraId="16B3537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REQUIRED PLEASE CORRECT</w:t>
            </w:r>
          </w:p>
        </w:tc>
      </w:tr>
      <w:tr w:rsidR="00AE7EE1" w:rsidRPr="00AE7EE1" w14:paraId="16B3537A"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7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736</w:t>
            </w:r>
          </w:p>
        </w:tc>
        <w:tc>
          <w:tcPr>
            <w:tcW w:w="2052" w:type="dxa"/>
          </w:tcPr>
          <w:p w14:paraId="16B3537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Address Required for Guarantee</w:t>
            </w:r>
          </w:p>
        </w:tc>
        <w:tc>
          <w:tcPr>
            <w:tcW w:w="720" w:type="dxa"/>
            <w:gridSpan w:val="2"/>
          </w:tcPr>
          <w:p w14:paraId="16B3537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150</w:t>
            </w:r>
          </w:p>
        </w:tc>
        <w:tc>
          <w:tcPr>
            <w:tcW w:w="2448" w:type="dxa"/>
            <w:gridSpan w:val="2"/>
          </w:tcPr>
          <w:p w14:paraId="16B3537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Address Required for Guarantee</w:t>
            </w:r>
          </w:p>
        </w:tc>
        <w:tc>
          <w:tcPr>
            <w:tcW w:w="720" w:type="dxa"/>
          </w:tcPr>
          <w:p w14:paraId="16B3537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A03</w:t>
            </w:r>
          </w:p>
        </w:tc>
        <w:tc>
          <w:tcPr>
            <w:tcW w:w="2502" w:type="dxa"/>
          </w:tcPr>
          <w:p w14:paraId="16B3537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ADDRESS REQUIRED PLEASE CORRECT</w:t>
            </w:r>
          </w:p>
        </w:tc>
      </w:tr>
      <w:tr w:rsidR="00AE7EE1" w:rsidRPr="00AE7EE1" w14:paraId="16B35381"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7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737</w:t>
            </w:r>
          </w:p>
        </w:tc>
        <w:tc>
          <w:tcPr>
            <w:tcW w:w="2052" w:type="dxa"/>
          </w:tcPr>
          <w:p w14:paraId="16B3537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System Restricted</w:t>
            </w:r>
          </w:p>
        </w:tc>
        <w:tc>
          <w:tcPr>
            <w:tcW w:w="720" w:type="dxa"/>
            <w:gridSpan w:val="2"/>
          </w:tcPr>
          <w:p w14:paraId="16B3537D"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167*</w:t>
            </w:r>
          </w:p>
        </w:tc>
        <w:tc>
          <w:tcPr>
            <w:tcW w:w="2448" w:type="dxa"/>
            <w:gridSpan w:val="2"/>
          </w:tcPr>
          <w:p w14:paraId="16B3537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(System Restricted)</w:t>
            </w:r>
          </w:p>
        </w:tc>
        <w:tc>
          <w:tcPr>
            <w:tcW w:w="720" w:type="dxa"/>
          </w:tcPr>
          <w:p w14:paraId="16B3537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38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388"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8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738</w:t>
            </w:r>
          </w:p>
        </w:tc>
        <w:tc>
          <w:tcPr>
            <w:tcW w:w="2052" w:type="dxa"/>
          </w:tcPr>
          <w:p w14:paraId="16B3538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Form of Deposit Required for Guarantee</w:t>
            </w:r>
          </w:p>
        </w:tc>
        <w:tc>
          <w:tcPr>
            <w:tcW w:w="720" w:type="dxa"/>
            <w:gridSpan w:val="2"/>
          </w:tcPr>
          <w:p w14:paraId="16B3538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176</w:t>
            </w:r>
          </w:p>
        </w:tc>
        <w:tc>
          <w:tcPr>
            <w:tcW w:w="2448" w:type="dxa"/>
            <w:gridSpan w:val="2"/>
          </w:tcPr>
          <w:p w14:paraId="16B3538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Form of Deposit Required In /G-</w:t>
            </w:r>
          </w:p>
        </w:tc>
        <w:tc>
          <w:tcPr>
            <w:tcW w:w="720" w:type="dxa"/>
          </w:tcPr>
          <w:p w14:paraId="16B3538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D03</w:t>
            </w:r>
          </w:p>
        </w:tc>
        <w:tc>
          <w:tcPr>
            <w:tcW w:w="2502" w:type="dxa"/>
          </w:tcPr>
          <w:p w14:paraId="16B3538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REQUIRED PLEASE CORRECT</w:t>
            </w:r>
          </w:p>
        </w:tc>
      </w:tr>
      <w:tr w:rsidR="00AE7EE1" w:rsidRPr="00AE7EE1" w14:paraId="16B3538F"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8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352</w:t>
            </w:r>
          </w:p>
        </w:tc>
        <w:tc>
          <w:tcPr>
            <w:tcW w:w="2052" w:type="dxa"/>
          </w:tcPr>
          <w:p w14:paraId="16B3538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credit card type</w:t>
            </w:r>
          </w:p>
        </w:tc>
        <w:tc>
          <w:tcPr>
            <w:tcW w:w="720" w:type="dxa"/>
            <w:gridSpan w:val="2"/>
          </w:tcPr>
          <w:p w14:paraId="16B3538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177</w:t>
            </w:r>
          </w:p>
        </w:tc>
        <w:tc>
          <w:tcPr>
            <w:tcW w:w="2448" w:type="dxa"/>
            <w:gridSpan w:val="2"/>
          </w:tcPr>
          <w:p w14:paraId="16B3538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Credit Card Vendor ID</w:t>
            </w:r>
          </w:p>
        </w:tc>
        <w:tc>
          <w:tcPr>
            <w:tcW w:w="720" w:type="dxa"/>
          </w:tcPr>
          <w:p w14:paraId="16B3538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C09</w:t>
            </w:r>
          </w:p>
        </w:tc>
        <w:tc>
          <w:tcPr>
            <w:tcW w:w="2502" w:type="dxa"/>
          </w:tcPr>
          <w:p w14:paraId="16B3538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NUMBER INVALID OR REQUIRED PLEASE CORRECT OR ADD</w:t>
            </w:r>
          </w:p>
        </w:tc>
      </w:tr>
      <w:tr w:rsidR="00AE7EE1" w:rsidRPr="00AE7EE1" w14:paraId="16B3539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9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107</w:t>
            </w:r>
          </w:p>
        </w:tc>
        <w:tc>
          <w:tcPr>
            <w:tcW w:w="2052" w:type="dxa"/>
          </w:tcPr>
          <w:p w14:paraId="16B3539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Cannot book - too far in advance</w:t>
            </w:r>
          </w:p>
        </w:tc>
        <w:tc>
          <w:tcPr>
            <w:tcW w:w="720" w:type="dxa"/>
            <w:gridSpan w:val="2"/>
          </w:tcPr>
          <w:p w14:paraId="16B3539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179</w:t>
            </w:r>
          </w:p>
        </w:tc>
        <w:tc>
          <w:tcPr>
            <w:tcW w:w="2448" w:type="dxa"/>
            <w:gridSpan w:val="2"/>
          </w:tcPr>
          <w:p w14:paraId="16B3539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Res Beyond 365 Days</w:t>
            </w:r>
          </w:p>
        </w:tc>
        <w:tc>
          <w:tcPr>
            <w:tcW w:w="720" w:type="dxa"/>
          </w:tcPr>
          <w:p w14:paraId="16B3539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107</w:t>
            </w:r>
          </w:p>
        </w:tc>
        <w:tc>
          <w:tcPr>
            <w:tcW w:w="2502" w:type="dxa"/>
          </w:tcPr>
          <w:p w14:paraId="16B3539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CANNOT BOOK - TOO FAR IN ADVANCE¬</w:t>
            </w:r>
          </w:p>
        </w:tc>
      </w:tr>
      <w:tr w:rsidR="00AE7EE1" w:rsidRPr="00AE7EE1" w14:paraId="16B3539D"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9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739</w:t>
            </w:r>
          </w:p>
        </w:tc>
        <w:tc>
          <w:tcPr>
            <w:tcW w:w="2052" w:type="dxa"/>
          </w:tcPr>
          <w:p w14:paraId="16B3539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not accepted within 72 hours</w:t>
            </w:r>
          </w:p>
        </w:tc>
        <w:tc>
          <w:tcPr>
            <w:tcW w:w="720" w:type="dxa"/>
            <w:gridSpan w:val="2"/>
          </w:tcPr>
          <w:p w14:paraId="16B3539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180</w:t>
            </w:r>
          </w:p>
        </w:tc>
        <w:tc>
          <w:tcPr>
            <w:tcW w:w="2448" w:type="dxa"/>
            <w:gridSpan w:val="2"/>
          </w:tcPr>
          <w:p w14:paraId="16B3539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not Accepted within 72 HRS</w:t>
            </w:r>
          </w:p>
        </w:tc>
        <w:tc>
          <w:tcPr>
            <w:tcW w:w="720" w:type="dxa"/>
          </w:tcPr>
          <w:p w14:paraId="16B3539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739</w:t>
            </w:r>
          </w:p>
        </w:tc>
        <w:tc>
          <w:tcPr>
            <w:tcW w:w="2502" w:type="dxa"/>
          </w:tcPr>
          <w:p w14:paraId="16B3539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NOT ACCEPTED WITHIN 72 HOURS</w:t>
            </w:r>
          </w:p>
        </w:tc>
      </w:tr>
      <w:tr w:rsidR="00AE7EE1" w:rsidRPr="00AE7EE1" w14:paraId="16B353A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39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350</w:t>
            </w:r>
          </w:p>
        </w:tc>
        <w:tc>
          <w:tcPr>
            <w:tcW w:w="2052" w:type="dxa"/>
          </w:tcPr>
          <w:p w14:paraId="16B3539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Credit card deposits only</w:t>
            </w:r>
          </w:p>
        </w:tc>
        <w:tc>
          <w:tcPr>
            <w:tcW w:w="720" w:type="dxa"/>
            <w:gridSpan w:val="2"/>
            <w:vMerge w:val="restart"/>
          </w:tcPr>
          <w:p w14:paraId="16B353A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205</w:t>
            </w:r>
          </w:p>
        </w:tc>
        <w:tc>
          <w:tcPr>
            <w:tcW w:w="2448" w:type="dxa"/>
            <w:gridSpan w:val="2"/>
            <w:vMerge w:val="restart"/>
          </w:tcPr>
          <w:p w14:paraId="16B353A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Reqd - G-DPST with CC Number</w:t>
            </w:r>
          </w:p>
        </w:tc>
        <w:tc>
          <w:tcPr>
            <w:tcW w:w="720" w:type="dxa"/>
            <w:vMerge w:val="restart"/>
          </w:tcPr>
          <w:p w14:paraId="16B353A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D03</w:t>
            </w:r>
          </w:p>
        </w:tc>
        <w:tc>
          <w:tcPr>
            <w:tcW w:w="2502" w:type="dxa"/>
            <w:vMerge w:val="restart"/>
          </w:tcPr>
          <w:p w14:paraId="16B353A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REQUIRED PLEASE CORRECT</w:t>
            </w:r>
          </w:p>
        </w:tc>
      </w:tr>
      <w:tr w:rsidR="00AE7EE1" w:rsidRPr="00AE7EE1" w14:paraId="16B353A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3A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371</w:t>
            </w:r>
          </w:p>
        </w:tc>
        <w:tc>
          <w:tcPr>
            <w:tcW w:w="2052" w:type="dxa"/>
          </w:tcPr>
          <w:p w14:paraId="16B353A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Full payment or deposit required</w:t>
            </w:r>
          </w:p>
        </w:tc>
        <w:tc>
          <w:tcPr>
            <w:tcW w:w="720" w:type="dxa"/>
            <w:gridSpan w:val="2"/>
            <w:vMerge/>
          </w:tcPr>
          <w:p w14:paraId="16B353A7" w14:textId="77777777" w:rsidR="00AE7EE1" w:rsidRPr="00AE7EE1" w:rsidRDefault="00AE7EE1" w:rsidP="00AE7EE1">
            <w:pPr>
              <w:ind w:left="72"/>
              <w:rPr>
                <w:rFonts w:ascii="Arial" w:hAnsi="Arial" w:cs="Arial"/>
              </w:rPr>
            </w:pPr>
          </w:p>
        </w:tc>
        <w:tc>
          <w:tcPr>
            <w:tcW w:w="2448" w:type="dxa"/>
            <w:gridSpan w:val="2"/>
            <w:vMerge/>
          </w:tcPr>
          <w:p w14:paraId="16B353A8" w14:textId="77777777" w:rsidR="00AE7EE1" w:rsidRPr="00AE7EE1" w:rsidRDefault="00AE7EE1" w:rsidP="00AE7EE1">
            <w:pPr>
              <w:rPr>
                <w:rFonts w:ascii="Arial" w:hAnsi="Arial" w:cs="Arial"/>
              </w:rPr>
            </w:pPr>
          </w:p>
        </w:tc>
        <w:tc>
          <w:tcPr>
            <w:tcW w:w="720" w:type="dxa"/>
            <w:vMerge/>
          </w:tcPr>
          <w:p w14:paraId="16B353A9" w14:textId="77777777" w:rsidR="00AE7EE1" w:rsidRPr="00AE7EE1" w:rsidRDefault="00AE7EE1" w:rsidP="00AE7EE1">
            <w:pPr>
              <w:jc w:val="center"/>
              <w:rPr>
                <w:rFonts w:ascii="Arial" w:hAnsi="Arial" w:cs="Arial"/>
              </w:rPr>
            </w:pPr>
          </w:p>
        </w:tc>
        <w:tc>
          <w:tcPr>
            <w:tcW w:w="2502" w:type="dxa"/>
            <w:vMerge/>
          </w:tcPr>
          <w:p w14:paraId="16B353AA" w14:textId="77777777" w:rsidR="00AE7EE1" w:rsidRPr="00AE7EE1" w:rsidRDefault="00AE7EE1" w:rsidP="00AE7EE1">
            <w:pPr>
              <w:rPr>
                <w:rFonts w:ascii="Arial" w:hAnsi="Arial" w:cs="Arial"/>
              </w:rPr>
            </w:pPr>
          </w:p>
        </w:tc>
      </w:tr>
      <w:tr w:rsidR="00AE7EE1" w:rsidRPr="00AE7EE1" w14:paraId="16B353B2"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3A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354</w:t>
            </w:r>
          </w:p>
        </w:tc>
        <w:tc>
          <w:tcPr>
            <w:tcW w:w="2052" w:type="dxa"/>
          </w:tcPr>
          <w:p w14:paraId="16B353A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Deposit forfeiture and/or refund may apply</w:t>
            </w:r>
          </w:p>
        </w:tc>
        <w:tc>
          <w:tcPr>
            <w:tcW w:w="720" w:type="dxa"/>
            <w:gridSpan w:val="2"/>
            <w:vMerge/>
          </w:tcPr>
          <w:p w14:paraId="16B353AE" w14:textId="77777777" w:rsidR="00AE7EE1" w:rsidRPr="00AE7EE1" w:rsidRDefault="00AE7EE1" w:rsidP="00AE7EE1">
            <w:pPr>
              <w:ind w:left="72"/>
              <w:rPr>
                <w:rFonts w:ascii="Arial" w:hAnsi="Arial" w:cs="Arial"/>
              </w:rPr>
            </w:pPr>
          </w:p>
        </w:tc>
        <w:tc>
          <w:tcPr>
            <w:tcW w:w="2448" w:type="dxa"/>
            <w:gridSpan w:val="2"/>
            <w:vMerge/>
          </w:tcPr>
          <w:p w14:paraId="16B353AF" w14:textId="77777777" w:rsidR="00AE7EE1" w:rsidRPr="00AE7EE1" w:rsidRDefault="00AE7EE1" w:rsidP="00AE7EE1">
            <w:pPr>
              <w:rPr>
                <w:rFonts w:ascii="Arial" w:hAnsi="Arial" w:cs="Arial"/>
              </w:rPr>
            </w:pPr>
          </w:p>
        </w:tc>
        <w:tc>
          <w:tcPr>
            <w:tcW w:w="720" w:type="dxa"/>
            <w:vMerge/>
          </w:tcPr>
          <w:p w14:paraId="16B353B0" w14:textId="77777777" w:rsidR="00AE7EE1" w:rsidRPr="00AE7EE1" w:rsidRDefault="00AE7EE1" w:rsidP="00AE7EE1">
            <w:pPr>
              <w:jc w:val="center"/>
              <w:rPr>
                <w:rFonts w:ascii="Arial" w:hAnsi="Arial" w:cs="Arial"/>
              </w:rPr>
            </w:pPr>
          </w:p>
        </w:tc>
        <w:tc>
          <w:tcPr>
            <w:tcW w:w="2502" w:type="dxa"/>
            <w:vMerge/>
          </w:tcPr>
          <w:p w14:paraId="16B353B1" w14:textId="77777777" w:rsidR="00AE7EE1" w:rsidRPr="00AE7EE1" w:rsidRDefault="00AE7EE1" w:rsidP="00AE7EE1">
            <w:pPr>
              <w:rPr>
                <w:rFonts w:ascii="Arial" w:hAnsi="Arial" w:cs="Arial"/>
              </w:rPr>
            </w:pPr>
          </w:p>
        </w:tc>
      </w:tr>
      <w:tr w:rsidR="00AE7EE1" w:rsidRPr="00AE7EE1" w14:paraId="16B353B9"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B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740</w:t>
            </w:r>
          </w:p>
        </w:tc>
        <w:tc>
          <w:tcPr>
            <w:tcW w:w="2052" w:type="dxa"/>
          </w:tcPr>
          <w:p w14:paraId="16B353B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Guarantee Required after 6pm arrival</w:t>
            </w:r>
          </w:p>
        </w:tc>
        <w:tc>
          <w:tcPr>
            <w:tcW w:w="720" w:type="dxa"/>
            <w:gridSpan w:val="2"/>
          </w:tcPr>
          <w:p w14:paraId="16B353B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207</w:t>
            </w:r>
          </w:p>
        </w:tc>
        <w:tc>
          <w:tcPr>
            <w:tcW w:w="2448" w:type="dxa"/>
            <w:gridSpan w:val="2"/>
          </w:tcPr>
          <w:p w14:paraId="16B353B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 Required After 6PM Arrival</w:t>
            </w:r>
          </w:p>
        </w:tc>
        <w:tc>
          <w:tcPr>
            <w:tcW w:w="720" w:type="dxa"/>
          </w:tcPr>
          <w:p w14:paraId="16B353B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G02</w:t>
            </w:r>
          </w:p>
        </w:tc>
        <w:tc>
          <w:tcPr>
            <w:tcW w:w="2502" w:type="dxa"/>
          </w:tcPr>
          <w:p w14:paraId="16B353B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GUARANTEE REQUIRED PLEASE CORRECT</w:t>
            </w:r>
          </w:p>
        </w:tc>
      </w:tr>
      <w:tr w:rsidR="00AE7EE1" w:rsidRPr="00AE7EE1" w14:paraId="16B353C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B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741</w:t>
            </w:r>
          </w:p>
        </w:tc>
        <w:tc>
          <w:tcPr>
            <w:tcW w:w="2052" w:type="dxa"/>
          </w:tcPr>
          <w:p w14:paraId="16B353B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Hotel Requires Guarantee</w:t>
            </w:r>
          </w:p>
        </w:tc>
        <w:tc>
          <w:tcPr>
            <w:tcW w:w="720" w:type="dxa"/>
            <w:gridSpan w:val="2"/>
          </w:tcPr>
          <w:p w14:paraId="16B353B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209</w:t>
            </w:r>
          </w:p>
        </w:tc>
        <w:tc>
          <w:tcPr>
            <w:tcW w:w="2448" w:type="dxa"/>
            <w:gridSpan w:val="2"/>
          </w:tcPr>
          <w:p w14:paraId="16B353B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Inn Requires Guarantee</w:t>
            </w:r>
          </w:p>
        </w:tc>
        <w:tc>
          <w:tcPr>
            <w:tcW w:w="720" w:type="dxa"/>
          </w:tcPr>
          <w:p w14:paraId="16B353B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G02</w:t>
            </w:r>
          </w:p>
        </w:tc>
        <w:tc>
          <w:tcPr>
            <w:tcW w:w="2502" w:type="dxa"/>
          </w:tcPr>
          <w:p w14:paraId="16B353B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GUARANTEE REQUIRED PLEASE CORRECT</w:t>
            </w:r>
          </w:p>
        </w:tc>
      </w:tr>
      <w:tr w:rsidR="00AE7EE1" w:rsidRPr="00AE7EE1" w14:paraId="16B353C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C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264</w:t>
            </w:r>
          </w:p>
        </w:tc>
        <w:tc>
          <w:tcPr>
            <w:tcW w:w="2052" w:type="dxa"/>
          </w:tcPr>
          <w:p w14:paraId="16B353C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Reservation cannot be cancelled</w:t>
            </w:r>
          </w:p>
        </w:tc>
        <w:tc>
          <w:tcPr>
            <w:tcW w:w="720" w:type="dxa"/>
            <w:gridSpan w:val="2"/>
          </w:tcPr>
          <w:p w14:paraId="16B353C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210</w:t>
            </w:r>
          </w:p>
        </w:tc>
        <w:tc>
          <w:tcPr>
            <w:tcW w:w="2448" w:type="dxa"/>
            <w:gridSpan w:val="2"/>
          </w:tcPr>
          <w:p w14:paraId="16B353C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Cancel- Check Policy</w:t>
            </w:r>
          </w:p>
        </w:tc>
        <w:tc>
          <w:tcPr>
            <w:tcW w:w="720" w:type="dxa"/>
          </w:tcPr>
          <w:p w14:paraId="16B353C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M06</w:t>
            </w:r>
          </w:p>
        </w:tc>
        <w:tc>
          <w:tcPr>
            <w:tcW w:w="2502" w:type="dxa"/>
          </w:tcPr>
          <w:p w14:paraId="16B353C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RESTRICTION ON CANCEL/MODIFY PLEASE CONTACT HOTEL</w:t>
            </w:r>
          </w:p>
        </w:tc>
      </w:tr>
      <w:tr w:rsidR="00AE7EE1" w:rsidRPr="00AE7EE1" w14:paraId="16B353C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C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193</w:t>
            </w:r>
          </w:p>
        </w:tc>
        <w:tc>
          <w:tcPr>
            <w:tcW w:w="2052" w:type="dxa"/>
          </w:tcPr>
          <w:p w14:paraId="16B353C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Cancellation process failed</w:t>
            </w:r>
          </w:p>
        </w:tc>
        <w:tc>
          <w:tcPr>
            <w:tcW w:w="720" w:type="dxa"/>
            <w:gridSpan w:val="2"/>
          </w:tcPr>
          <w:p w14:paraId="16B353C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211</w:t>
            </w:r>
          </w:p>
        </w:tc>
        <w:tc>
          <w:tcPr>
            <w:tcW w:w="2448" w:type="dxa"/>
            <w:gridSpan w:val="2"/>
          </w:tcPr>
          <w:p w14:paraId="16B353C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Check Cancellation Policy</w:t>
            </w:r>
          </w:p>
        </w:tc>
        <w:tc>
          <w:tcPr>
            <w:tcW w:w="720" w:type="dxa"/>
          </w:tcPr>
          <w:p w14:paraId="16B353C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M06</w:t>
            </w:r>
          </w:p>
        </w:tc>
        <w:tc>
          <w:tcPr>
            <w:tcW w:w="2502" w:type="dxa"/>
          </w:tcPr>
          <w:p w14:paraId="16B353C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RESTRICTION ON CANCEL/MODIFY PLEASE CONTACT HOTEL</w:t>
            </w:r>
          </w:p>
        </w:tc>
      </w:tr>
      <w:tr w:rsidR="00AE7EE1" w:rsidRPr="00AE7EE1" w14:paraId="16B353D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3C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402</w:t>
            </w:r>
          </w:p>
        </w:tc>
        <w:tc>
          <w:tcPr>
            <w:tcW w:w="2052" w:type="dxa"/>
          </w:tcPr>
          <w:p w14:paraId="16B353D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Room Type</w:t>
            </w:r>
          </w:p>
        </w:tc>
        <w:tc>
          <w:tcPr>
            <w:tcW w:w="720" w:type="dxa"/>
            <w:gridSpan w:val="2"/>
          </w:tcPr>
          <w:p w14:paraId="16B353D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215</w:t>
            </w:r>
          </w:p>
        </w:tc>
        <w:tc>
          <w:tcPr>
            <w:tcW w:w="2448" w:type="dxa"/>
            <w:gridSpan w:val="2"/>
          </w:tcPr>
          <w:p w14:paraId="16B353D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Room Type - Check Format</w:t>
            </w:r>
          </w:p>
        </w:tc>
        <w:tc>
          <w:tcPr>
            <w:tcW w:w="720" w:type="dxa"/>
          </w:tcPr>
          <w:p w14:paraId="16B353D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R01</w:t>
            </w:r>
          </w:p>
        </w:tc>
        <w:tc>
          <w:tcPr>
            <w:tcW w:w="2502" w:type="dxa"/>
          </w:tcPr>
          <w:p w14:paraId="16B353D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INVALID PLEASE CORRECT</w:t>
            </w:r>
          </w:p>
        </w:tc>
      </w:tr>
      <w:tr w:rsidR="00AE7EE1" w:rsidRPr="00AE7EE1" w14:paraId="16B353D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16B353D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376</w:t>
            </w:r>
          </w:p>
        </w:tc>
        <w:tc>
          <w:tcPr>
            <w:tcW w:w="2052" w:type="dxa"/>
          </w:tcPr>
          <w:p w14:paraId="16B353D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Hotel full check alternate</w:t>
            </w:r>
          </w:p>
        </w:tc>
        <w:tc>
          <w:tcPr>
            <w:tcW w:w="720" w:type="dxa"/>
            <w:gridSpan w:val="2"/>
            <w:vMerge w:val="restart"/>
          </w:tcPr>
          <w:p w14:paraId="16B353D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228</w:t>
            </w:r>
          </w:p>
        </w:tc>
        <w:tc>
          <w:tcPr>
            <w:tcW w:w="2448" w:type="dxa"/>
            <w:gridSpan w:val="2"/>
            <w:vMerge w:val="restart"/>
          </w:tcPr>
          <w:p w14:paraId="16B353D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Confirm - Hotel Not Avail</w:t>
            </w:r>
          </w:p>
        </w:tc>
        <w:tc>
          <w:tcPr>
            <w:tcW w:w="720" w:type="dxa"/>
            <w:vMerge w:val="restart"/>
          </w:tcPr>
          <w:p w14:paraId="16B353D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P01</w:t>
            </w:r>
          </w:p>
        </w:tc>
        <w:tc>
          <w:tcPr>
            <w:tcW w:w="2502" w:type="dxa"/>
            <w:vMerge w:val="restart"/>
          </w:tcPr>
          <w:p w14:paraId="16B353D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PROPERTY NOT AVAILABLE</w:t>
            </w:r>
          </w:p>
        </w:tc>
      </w:tr>
      <w:tr w:rsidR="00AE7EE1" w:rsidRPr="00AE7EE1" w14:paraId="16B353E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25"/>
        </w:trPr>
        <w:tc>
          <w:tcPr>
            <w:tcW w:w="828" w:type="dxa"/>
          </w:tcPr>
          <w:p w14:paraId="16B353D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437</w:t>
            </w:r>
          </w:p>
        </w:tc>
        <w:tc>
          <w:tcPr>
            <w:tcW w:w="2052" w:type="dxa"/>
          </w:tcPr>
          <w:p w14:paraId="16B353D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Rate Unavailable</w:t>
            </w:r>
          </w:p>
        </w:tc>
        <w:tc>
          <w:tcPr>
            <w:tcW w:w="720" w:type="dxa"/>
            <w:gridSpan w:val="2"/>
            <w:vMerge/>
          </w:tcPr>
          <w:p w14:paraId="16B353DF"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E0"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3E1"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3E2" w14:textId="77777777" w:rsidR="00AE7EE1" w:rsidRPr="00AE7EE1" w:rsidRDefault="00AE7EE1" w:rsidP="00AE7EE1">
            <w:pPr>
              <w:rPr>
                <w:rFonts w:ascii="Arial" w:hAnsi="Arial" w:cs="Arial"/>
              </w:rPr>
            </w:pPr>
          </w:p>
        </w:tc>
      </w:tr>
      <w:tr w:rsidR="00AE7EE1" w:rsidRPr="00AE7EE1" w14:paraId="16B353EA"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16B353E4"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41</w:t>
            </w:r>
          </w:p>
        </w:tc>
        <w:tc>
          <w:tcPr>
            <w:tcW w:w="2052" w:type="dxa"/>
            <w:vAlign w:val="bottom"/>
          </w:tcPr>
          <w:p w14:paraId="16B353E5"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 xml:space="preserve">Occupancy must include an adult </w:t>
            </w:r>
          </w:p>
        </w:tc>
        <w:tc>
          <w:tcPr>
            <w:tcW w:w="720" w:type="dxa"/>
            <w:gridSpan w:val="2"/>
            <w:vMerge/>
          </w:tcPr>
          <w:p w14:paraId="16B353E6"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E7"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3E8"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3E9" w14:textId="77777777" w:rsidR="00AE7EE1" w:rsidRPr="00AE7EE1" w:rsidRDefault="00AE7EE1" w:rsidP="00AE7EE1">
            <w:pPr>
              <w:rPr>
                <w:rFonts w:ascii="Arial" w:hAnsi="Arial" w:cs="Arial"/>
              </w:rPr>
            </w:pPr>
          </w:p>
        </w:tc>
      </w:tr>
      <w:tr w:rsidR="00AE7EE1" w:rsidRPr="00AE7EE1" w14:paraId="16B353F1"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16B353EB"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109</w:t>
            </w:r>
          </w:p>
        </w:tc>
        <w:tc>
          <w:tcPr>
            <w:tcW w:w="2052" w:type="dxa"/>
            <w:vAlign w:val="bottom"/>
          </w:tcPr>
          <w:p w14:paraId="16B353EC"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 xml:space="preserve">Cannot book - arrival too close </w:t>
            </w:r>
          </w:p>
        </w:tc>
        <w:tc>
          <w:tcPr>
            <w:tcW w:w="720" w:type="dxa"/>
            <w:gridSpan w:val="2"/>
            <w:vMerge/>
          </w:tcPr>
          <w:p w14:paraId="16B353ED"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EE"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3EF"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3F0" w14:textId="77777777" w:rsidR="00AE7EE1" w:rsidRPr="00AE7EE1" w:rsidRDefault="00AE7EE1" w:rsidP="00AE7EE1">
            <w:pPr>
              <w:rPr>
                <w:rFonts w:ascii="Arial" w:hAnsi="Arial" w:cs="Arial"/>
              </w:rPr>
            </w:pPr>
          </w:p>
        </w:tc>
      </w:tr>
      <w:tr w:rsidR="00AE7EE1" w:rsidRPr="00AE7EE1" w14:paraId="16B353F8"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16B353F2"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118</w:t>
            </w:r>
          </w:p>
        </w:tc>
        <w:tc>
          <w:tcPr>
            <w:tcW w:w="2052" w:type="dxa"/>
            <w:vAlign w:val="bottom"/>
          </w:tcPr>
          <w:p w14:paraId="16B353F3"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 xml:space="preserve">Booking status invalid </w:t>
            </w:r>
          </w:p>
        </w:tc>
        <w:tc>
          <w:tcPr>
            <w:tcW w:w="720" w:type="dxa"/>
            <w:gridSpan w:val="2"/>
            <w:vMerge/>
          </w:tcPr>
          <w:p w14:paraId="16B353F4"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3F5"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3F6"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3F7" w14:textId="77777777" w:rsidR="00AE7EE1" w:rsidRPr="00AE7EE1" w:rsidRDefault="00AE7EE1" w:rsidP="00AE7EE1">
            <w:pPr>
              <w:rPr>
                <w:rFonts w:ascii="Arial" w:hAnsi="Arial" w:cs="Arial"/>
              </w:rPr>
            </w:pPr>
          </w:p>
        </w:tc>
      </w:tr>
      <w:tr w:rsidR="00AE7EE1" w:rsidRPr="00AE7EE1" w14:paraId="16B353FF"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16B353F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346</w:t>
            </w:r>
          </w:p>
        </w:tc>
        <w:tc>
          <w:tcPr>
            <w:tcW w:w="2052" w:type="dxa"/>
          </w:tcPr>
          <w:p w14:paraId="16B353F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Closed to arrivals</w:t>
            </w:r>
          </w:p>
        </w:tc>
        <w:tc>
          <w:tcPr>
            <w:tcW w:w="720" w:type="dxa"/>
            <w:gridSpan w:val="2"/>
            <w:vMerge w:val="restart"/>
          </w:tcPr>
          <w:p w14:paraId="16B353F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229</w:t>
            </w:r>
          </w:p>
        </w:tc>
        <w:tc>
          <w:tcPr>
            <w:tcW w:w="2448" w:type="dxa"/>
            <w:gridSpan w:val="2"/>
            <w:vMerge w:val="restart"/>
          </w:tcPr>
          <w:p w14:paraId="16B353F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Confirm - Room Type Closed</w:t>
            </w:r>
          </w:p>
        </w:tc>
        <w:tc>
          <w:tcPr>
            <w:tcW w:w="720" w:type="dxa"/>
            <w:vMerge w:val="restart"/>
          </w:tcPr>
          <w:p w14:paraId="16B353F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R03</w:t>
            </w:r>
          </w:p>
        </w:tc>
        <w:tc>
          <w:tcPr>
            <w:tcW w:w="2502" w:type="dxa"/>
            <w:vMerge w:val="restart"/>
          </w:tcPr>
          <w:p w14:paraId="16B353F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 TYPE NOT AVAILABLE SELECT ANOTHER</w:t>
            </w:r>
          </w:p>
        </w:tc>
      </w:tr>
      <w:tr w:rsidR="00AE7EE1" w:rsidRPr="00AE7EE1" w14:paraId="16B3540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16B3540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438</w:t>
            </w:r>
          </w:p>
        </w:tc>
        <w:tc>
          <w:tcPr>
            <w:tcW w:w="2052" w:type="dxa"/>
          </w:tcPr>
          <w:p w14:paraId="16B3540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Requested Rate not Available</w:t>
            </w:r>
          </w:p>
        </w:tc>
        <w:tc>
          <w:tcPr>
            <w:tcW w:w="720" w:type="dxa"/>
            <w:gridSpan w:val="2"/>
            <w:vMerge/>
          </w:tcPr>
          <w:p w14:paraId="16B35402"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403"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04" w14:textId="77777777" w:rsidR="00AE7EE1" w:rsidRPr="00AE7EE1" w:rsidRDefault="00AE7EE1" w:rsidP="00AE7EE1">
            <w:pPr>
              <w:jc w:val="center"/>
              <w:rPr>
                <w:rFonts w:ascii="Arial" w:hAnsi="Arial" w:cs="Arial"/>
              </w:rPr>
            </w:pPr>
          </w:p>
        </w:tc>
        <w:tc>
          <w:tcPr>
            <w:tcW w:w="2502" w:type="dxa"/>
            <w:vMerge/>
          </w:tcPr>
          <w:p w14:paraId="16B35405"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40D"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16B3540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132</w:t>
            </w:r>
          </w:p>
        </w:tc>
        <w:tc>
          <w:tcPr>
            <w:tcW w:w="2052" w:type="dxa"/>
          </w:tcPr>
          <w:p w14:paraId="16B3540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Room/unit type - no availability</w:t>
            </w:r>
          </w:p>
        </w:tc>
        <w:tc>
          <w:tcPr>
            <w:tcW w:w="720" w:type="dxa"/>
            <w:gridSpan w:val="2"/>
            <w:vMerge/>
          </w:tcPr>
          <w:p w14:paraId="16B35409"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40A"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0B" w14:textId="77777777" w:rsidR="00AE7EE1" w:rsidRPr="00AE7EE1" w:rsidRDefault="00AE7EE1" w:rsidP="00AE7EE1">
            <w:pPr>
              <w:jc w:val="center"/>
              <w:rPr>
                <w:rFonts w:ascii="Arial" w:hAnsi="Arial" w:cs="Arial"/>
              </w:rPr>
            </w:pPr>
          </w:p>
        </w:tc>
        <w:tc>
          <w:tcPr>
            <w:tcW w:w="2502" w:type="dxa"/>
            <w:vMerge/>
          </w:tcPr>
          <w:p w14:paraId="16B3540C"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41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0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742</w:t>
            </w:r>
          </w:p>
        </w:tc>
        <w:tc>
          <w:tcPr>
            <w:tcW w:w="2052" w:type="dxa"/>
          </w:tcPr>
          <w:p w14:paraId="16B3540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Corporate ID Required</w:t>
            </w:r>
          </w:p>
        </w:tc>
        <w:tc>
          <w:tcPr>
            <w:tcW w:w="720" w:type="dxa"/>
            <w:gridSpan w:val="2"/>
          </w:tcPr>
          <w:p w14:paraId="16B3541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309</w:t>
            </w:r>
          </w:p>
        </w:tc>
        <w:tc>
          <w:tcPr>
            <w:tcW w:w="2448" w:type="dxa"/>
            <w:gridSpan w:val="2"/>
          </w:tcPr>
          <w:p w14:paraId="16B3541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Corporate ID Required in /CD-</w:t>
            </w:r>
          </w:p>
        </w:tc>
        <w:tc>
          <w:tcPr>
            <w:tcW w:w="720" w:type="dxa"/>
          </w:tcPr>
          <w:p w14:paraId="16B3541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C06</w:t>
            </w:r>
          </w:p>
        </w:tc>
        <w:tc>
          <w:tcPr>
            <w:tcW w:w="2502" w:type="dxa"/>
          </w:tcPr>
          <w:p w14:paraId="16B3541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CORPORATE ID REQUIRED PLEASE CORRECT</w:t>
            </w:r>
          </w:p>
        </w:tc>
      </w:tr>
      <w:tr w:rsidR="00AE7EE1" w:rsidRPr="00AE7EE1" w14:paraId="16B3541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1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568</w:t>
            </w:r>
          </w:p>
        </w:tc>
        <w:tc>
          <w:tcPr>
            <w:tcW w:w="2052" w:type="dxa"/>
          </w:tcPr>
          <w:p w14:paraId="16B3541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Cancellation Penalties Apply</w:t>
            </w:r>
          </w:p>
        </w:tc>
        <w:tc>
          <w:tcPr>
            <w:tcW w:w="720" w:type="dxa"/>
            <w:gridSpan w:val="2"/>
          </w:tcPr>
          <w:p w14:paraId="16B3541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399</w:t>
            </w:r>
          </w:p>
        </w:tc>
        <w:tc>
          <w:tcPr>
            <w:tcW w:w="2448" w:type="dxa"/>
            <w:gridSpan w:val="2"/>
          </w:tcPr>
          <w:p w14:paraId="16B3541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Hotel Cancelled Penalties Apply</w:t>
            </w:r>
          </w:p>
        </w:tc>
        <w:tc>
          <w:tcPr>
            <w:tcW w:w="720" w:type="dxa"/>
          </w:tcPr>
          <w:p w14:paraId="16B3541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X05</w:t>
            </w:r>
          </w:p>
        </w:tc>
        <w:tc>
          <w:tcPr>
            <w:tcW w:w="2502" w:type="dxa"/>
          </w:tcPr>
          <w:p w14:paraId="16B3541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CANCELLATION CONFIRMED. PENALTIES APPLIED</w:t>
            </w:r>
          </w:p>
        </w:tc>
      </w:tr>
      <w:tr w:rsidR="00AE7EE1" w:rsidRPr="00AE7EE1" w14:paraId="16B35422"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1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95</w:t>
            </w:r>
          </w:p>
        </w:tc>
        <w:tc>
          <w:tcPr>
            <w:tcW w:w="2052" w:type="dxa"/>
          </w:tcPr>
          <w:p w14:paraId="16B3541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Booking already cancelled</w:t>
            </w:r>
          </w:p>
        </w:tc>
        <w:tc>
          <w:tcPr>
            <w:tcW w:w="720" w:type="dxa"/>
            <w:gridSpan w:val="2"/>
          </w:tcPr>
          <w:p w14:paraId="16B3541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400</w:t>
            </w:r>
          </w:p>
        </w:tc>
        <w:tc>
          <w:tcPr>
            <w:tcW w:w="2448" w:type="dxa"/>
            <w:gridSpan w:val="2"/>
          </w:tcPr>
          <w:p w14:paraId="16B3541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Hotel Supplier Has No Record of This Booking</w:t>
            </w:r>
          </w:p>
        </w:tc>
        <w:tc>
          <w:tcPr>
            <w:tcW w:w="720" w:type="dxa"/>
          </w:tcPr>
          <w:p w14:paraId="16B3542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X01</w:t>
            </w:r>
          </w:p>
        </w:tc>
        <w:tc>
          <w:tcPr>
            <w:tcW w:w="2502" w:type="dxa"/>
          </w:tcPr>
          <w:p w14:paraId="16B3542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 xml:space="preserve">BOOKING WAS PREVIOUSLY CANCELLED </w:t>
            </w:r>
          </w:p>
        </w:tc>
      </w:tr>
      <w:tr w:rsidR="00AE7EE1" w:rsidRPr="00AE7EE1" w14:paraId="16B35429"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2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377</w:t>
            </w:r>
          </w:p>
        </w:tc>
        <w:tc>
          <w:tcPr>
            <w:tcW w:w="2052" w:type="dxa"/>
          </w:tcPr>
          <w:p w14:paraId="16B3542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max number of nights exceeded</w:t>
            </w:r>
          </w:p>
        </w:tc>
        <w:tc>
          <w:tcPr>
            <w:tcW w:w="720" w:type="dxa"/>
            <w:gridSpan w:val="2"/>
          </w:tcPr>
          <w:p w14:paraId="16B3542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401</w:t>
            </w:r>
          </w:p>
        </w:tc>
        <w:tc>
          <w:tcPr>
            <w:tcW w:w="2448" w:type="dxa"/>
            <w:gridSpan w:val="2"/>
          </w:tcPr>
          <w:p w14:paraId="16B3542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Hotel Nights Exceeds Max Limit</w:t>
            </w:r>
          </w:p>
        </w:tc>
        <w:tc>
          <w:tcPr>
            <w:tcW w:w="720" w:type="dxa"/>
          </w:tcPr>
          <w:p w14:paraId="16B3542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M03</w:t>
            </w:r>
          </w:p>
        </w:tc>
        <w:tc>
          <w:tcPr>
            <w:tcW w:w="2502" w:type="dxa"/>
          </w:tcPr>
          <w:p w14:paraId="16B3542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MAXIMUM NUMBER OF NIGHTS EXCEEDED</w:t>
            </w:r>
          </w:p>
        </w:tc>
      </w:tr>
      <w:tr w:rsidR="00AE7EE1" w:rsidRPr="00AE7EE1" w14:paraId="16B3543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2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94</w:t>
            </w:r>
          </w:p>
        </w:tc>
        <w:tc>
          <w:tcPr>
            <w:tcW w:w="2052" w:type="dxa"/>
          </w:tcPr>
          <w:p w14:paraId="16B3542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Identical Booking Reference</w:t>
            </w:r>
          </w:p>
        </w:tc>
        <w:tc>
          <w:tcPr>
            <w:tcW w:w="720" w:type="dxa"/>
            <w:gridSpan w:val="2"/>
          </w:tcPr>
          <w:p w14:paraId="16B3542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402</w:t>
            </w:r>
          </w:p>
        </w:tc>
        <w:tc>
          <w:tcPr>
            <w:tcW w:w="2448" w:type="dxa"/>
            <w:gridSpan w:val="2"/>
          </w:tcPr>
          <w:p w14:paraId="16B3542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Possible Duplicate Reservation</w:t>
            </w:r>
          </w:p>
        </w:tc>
        <w:tc>
          <w:tcPr>
            <w:tcW w:w="720" w:type="dxa"/>
          </w:tcPr>
          <w:p w14:paraId="16B3542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94</w:t>
            </w:r>
          </w:p>
        </w:tc>
        <w:tc>
          <w:tcPr>
            <w:tcW w:w="2502" w:type="dxa"/>
          </w:tcPr>
          <w:p w14:paraId="16B3542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IDENTICAL BOOKING REFERENCE/CONFIRMATION NUMBER</w:t>
            </w:r>
          </w:p>
        </w:tc>
      </w:tr>
      <w:tr w:rsidR="00AE7EE1" w:rsidRPr="00AE7EE1" w14:paraId="16B3543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3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399</w:t>
            </w:r>
          </w:p>
        </w:tc>
        <w:tc>
          <w:tcPr>
            <w:tcW w:w="2052" w:type="dxa"/>
          </w:tcPr>
          <w:p w14:paraId="16B3543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Product Type Code</w:t>
            </w:r>
          </w:p>
        </w:tc>
        <w:tc>
          <w:tcPr>
            <w:tcW w:w="720" w:type="dxa"/>
            <w:gridSpan w:val="2"/>
          </w:tcPr>
          <w:p w14:paraId="16B3543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403</w:t>
            </w:r>
          </w:p>
        </w:tc>
        <w:tc>
          <w:tcPr>
            <w:tcW w:w="2448" w:type="dxa"/>
            <w:gridSpan w:val="2"/>
          </w:tcPr>
          <w:p w14:paraId="16B3543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Meal Plan Code Requested</w:t>
            </w:r>
          </w:p>
        </w:tc>
        <w:tc>
          <w:tcPr>
            <w:tcW w:w="720" w:type="dxa"/>
          </w:tcPr>
          <w:p w14:paraId="16B3543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43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43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3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411</w:t>
            </w:r>
          </w:p>
        </w:tc>
        <w:tc>
          <w:tcPr>
            <w:tcW w:w="2052" w:type="dxa"/>
          </w:tcPr>
          <w:p w14:paraId="16B3543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Minimum length of stay restriction</w:t>
            </w:r>
          </w:p>
        </w:tc>
        <w:tc>
          <w:tcPr>
            <w:tcW w:w="720" w:type="dxa"/>
            <w:gridSpan w:val="2"/>
          </w:tcPr>
          <w:p w14:paraId="16B3543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404</w:t>
            </w:r>
          </w:p>
        </w:tc>
        <w:tc>
          <w:tcPr>
            <w:tcW w:w="2448" w:type="dxa"/>
            <w:gridSpan w:val="2"/>
          </w:tcPr>
          <w:p w14:paraId="16B3543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Minimun Length of Hotel Stay Requirement Not Met</w:t>
            </w:r>
          </w:p>
        </w:tc>
        <w:tc>
          <w:tcPr>
            <w:tcW w:w="720" w:type="dxa"/>
          </w:tcPr>
          <w:p w14:paraId="16B3543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M01</w:t>
            </w:r>
          </w:p>
        </w:tc>
        <w:tc>
          <w:tcPr>
            <w:tcW w:w="2502" w:type="dxa"/>
          </w:tcPr>
          <w:p w14:paraId="16B3543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MINIMUM STAY RESTRICTION APPLIES AND IS NOT SATISFIED</w:t>
            </w:r>
          </w:p>
        </w:tc>
      </w:tr>
      <w:tr w:rsidR="00AE7EE1" w:rsidRPr="00AE7EE1" w14:paraId="16B3544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3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743</w:t>
            </w:r>
          </w:p>
        </w:tc>
        <w:tc>
          <w:tcPr>
            <w:tcW w:w="2052" w:type="dxa"/>
          </w:tcPr>
          <w:p w14:paraId="16B3544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Message Length</w:t>
            </w:r>
          </w:p>
        </w:tc>
        <w:tc>
          <w:tcPr>
            <w:tcW w:w="720" w:type="dxa"/>
            <w:gridSpan w:val="2"/>
          </w:tcPr>
          <w:p w14:paraId="16B35441"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500*</w:t>
            </w:r>
          </w:p>
        </w:tc>
        <w:tc>
          <w:tcPr>
            <w:tcW w:w="2448" w:type="dxa"/>
            <w:gridSpan w:val="2"/>
          </w:tcPr>
          <w:p w14:paraId="16B3544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Message Length)</w:t>
            </w:r>
          </w:p>
        </w:tc>
        <w:tc>
          <w:tcPr>
            <w:tcW w:w="720" w:type="dxa"/>
          </w:tcPr>
          <w:p w14:paraId="16B3544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44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44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4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744</w:t>
            </w:r>
          </w:p>
        </w:tc>
        <w:tc>
          <w:tcPr>
            <w:tcW w:w="2052" w:type="dxa"/>
          </w:tcPr>
          <w:p w14:paraId="16B3544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Field Length</w:t>
            </w:r>
          </w:p>
        </w:tc>
        <w:tc>
          <w:tcPr>
            <w:tcW w:w="720" w:type="dxa"/>
            <w:gridSpan w:val="2"/>
          </w:tcPr>
          <w:p w14:paraId="16B35448"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502*</w:t>
            </w:r>
          </w:p>
        </w:tc>
        <w:tc>
          <w:tcPr>
            <w:tcW w:w="2448" w:type="dxa"/>
            <w:gridSpan w:val="2"/>
          </w:tcPr>
          <w:p w14:paraId="16B3544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Field Length)</w:t>
            </w:r>
          </w:p>
        </w:tc>
        <w:tc>
          <w:tcPr>
            <w:tcW w:w="720" w:type="dxa"/>
          </w:tcPr>
          <w:p w14:paraId="16B3544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44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45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4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745</w:t>
            </w:r>
          </w:p>
        </w:tc>
        <w:tc>
          <w:tcPr>
            <w:tcW w:w="2052" w:type="dxa"/>
          </w:tcPr>
          <w:p w14:paraId="16B3544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Field ID</w:t>
            </w:r>
          </w:p>
        </w:tc>
        <w:tc>
          <w:tcPr>
            <w:tcW w:w="720" w:type="dxa"/>
            <w:gridSpan w:val="2"/>
          </w:tcPr>
          <w:p w14:paraId="16B3544F"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503*</w:t>
            </w:r>
          </w:p>
        </w:tc>
        <w:tc>
          <w:tcPr>
            <w:tcW w:w="2448" w:type="dxa"/>
            <w:gridSpan w:val="2"/>
          </w:tcPr>
          <w:p w14:paraId="16B3545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Field ID)</w:t>
            </w:r>
          </w:p>
        </w:tc>
        <w:tc>
          <w:tcPr>
            <w:tcW w:w="720" w:type="dxa"/>
          </w:tcPr>
          <w:p w14:paraId="16B3545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45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45A"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5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746</w:t>
            </w:r>
          </w:p>
        </w:tc>
        <w:tc>
          <w:tcPr>
            <w:tcW w:w="2052" w:type="dxa"/>
          </w:tcPr>
          <w:p w14:paraId="16B3545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Name or Frequent Guest Number Required</w:t>
            </w:r>
          </w:p>
        </w:tc>
        <w:tc>
          <w:tcPr>
            <w:tcW w:w="720" w:type="dxa"/>
            <w:gridSpan w:val="2"/>
          </w:tcPr>
          <w:p w14:paraId="16B3545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505</w:t>
            </w:r>
          </w:p>
        </w:tc>
        <w:tc>
          <w:tcPr>
            <w:tcW w:w="2448" w:type="dxa"/>
            <w:gridSpan w:val="2"/>
          </w:tcPr>
          <w:p w14:paraId="16B3545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Name or /FG- Number Required</w:t>
            </w:r>
          </w:p>
        </w:tc>
        <w:tc>
          <w:tcPr>
            <w:tcW w:w="720" w:type="dxa"/>
          </w:tcPr>
          <w:p w14:paraId="16B3545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F03</w:t>
            </w:r>
          </w:p>
        </w:tc>
        <w:tc>
          <w:tcPr>
            <w:tcW w:w="2502" w:type="dxa"/>
          </w:tcPr>
          <w:p w14:paraId="16B3545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FREQUENT GUEST NUMBER REQUIRED PLEASE CORRECT</w:t>
            </w:r>
          </w:p>
        </w:tc>
      </w:tr>
      <w:tr w:rsidR="00AE7EE1" w:rsidRPr="00AE7EE1" w14:paraId="16B35461"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5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397</w:t>
            </w:r>
          </w:p>
        </w:tc>
        <w:tc>
          <w:tcPr>
            <w:tcW w:w="2052" w:type="dxa"/>
          </w:tcPr>
          <w:p w14:paraId="16B3545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number of adults</w:t>
            </w:r>
          </w:p>
        </w:tc>
        <w:tc>
          <w:tcPr>
            <w:tcW w:w="720" w:type="dxa"/>
            <w:gridSpan w:val="2"/>
          </w:tcPr>
          <w:p w14:paraId="16B3545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506</w:t>
            </w:r>
          </w:p>
        </w:tc>
        <w:tc>
          <w:tcPr>
            <w:tcW w:w="2448" w:type="dxa"/>
            <w:gridSpan w:val="2"/>
          </w:tcPr>
          <w:p w14:paraId="16B3545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Check Number of Adults</w:t>
            </w:r>
          </w:p>
        </w:tc>
        <w:tc>
          <w:tcPr>
            <w:tcW w:w="720" w:type="dxa"/>
          </w:tcPr>
          <w:p w14:paraId="16B3545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M02</w:t>
            </w:r>
          </w:p>
        </w:tc>
        <w:tc>
          <w:tcPr>
            <w:tcW w:w="2502" w:type="dxa"/>
          </w:tcPr>
          <w:p w14:paraId="16B3546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MAXIMUM NUMBER OF ADULTS EXCEEDED</w:t>
            </w:r>
          </w:p>
        </w:tc>
      </w:tr>
      <w:tr w:rsidR="00AE7EE1" w:rsidRPr="00AE7EE1" w14:paraId="16B35468"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6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747</w:t>
            </w:r>
          </w:p>
        </w:tc>
        <w:tc>
          <w:tcPr>
            <w:tcW w:w="2052" w:type="dxa"/>
          </w:tcPr>
          <w:p w14:paraId="16B3546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Frequent Guest Number Numerics Only</w:t>
            </w:r>
          </w:p>
        </w:tc>
        <w:tc>
          <w:tcPr>
            <w:tcW w:w="720" w:type="dxa"/>
            <w:gridSpan w:val="2"/>
          </w:tcPr>
          <w:p w14:paraId="16B3546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508</w:t>
            </w:r>
          </w:p>
        </w:tc>
        <w:tc>
          <w:tcPr>
            <w:tcW w:w="2448" w:type="dxa"/>
            <w:gridSpan w:val="2"/>
          </w:tcPr>
          <w:p w14:paraId="16B3546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/FG- Numerics Only</w:t>
            </w:r>
          </w:p>
        </w:tc>
        <w:tc>
          <w:tcPr>
            <w:tcW w:w="720" w:type="dxa"/>
          </w:tcPr>
          <w:p w14:paraId="16B3546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F02</w:t>
            </w:r>
          </w:p>
        </w:tc>
        <w:tc>
          <w:tcPr>
            <w:tcW w:w="2502" w:type="dxa"/>
          </w:tcPr>
          <w:p w14:paraId="16B3546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FREQUENT GUEST NUMBER INVALID PLEASE CORRECT</w:t>
            </w:r>
          </w:p>
        </w:tc>
      </w:tr>
      <w:tr w:rsidR="00AE7EE1" w:rsidRPr="00AE7EE1" w14:paraId="16B3546F"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6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748</w:t>
            </w:r>
          </w:p>
        </w:tc>
        <w:tc>
          <w:tcPr>
            <w:tcW w:w="2052" w:type="dxa"/>
          </w:tcPr>
          <w:p w14:paraId="16B3546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Corporate ID</w:t>
            </w:r>
          </w:p>
        </w:tc>
        <w:tc>
          <w:tcPr>
            <w:tcW w:w="720" w:type="dxa"/>
            <w:gridSpan w:val="2"/>
          </w:tcPr>
          <w:p w14:paraId="16B3546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509</w:t>
            </w:r>
          </w:p>
        </w:tc>
        <w:tc>
          <w:tcPr>
            <w:tcW w:w="2448" w:type="dxa"/>
            <w:gridSpan w:val="2"/>
          </w:tcPr>
          <w:p w14:paraId="16B3546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/CD- Number or Format</w:t>
            </w:r>
          </w:p>
        </w:tc>
        <w:tc>
          <w:tcPr>
            <w:tcW w:w="720" w:type="dxa"/>
          </w:tcPr>
          <w:p w14:paraId="16B3546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C05</w:t>
            </w:r>
          </w:p>
        </w:tc>
        <w:tc>
          <w:tcPr>
            <w:tcW w:w="2502" w:type="dxa"/>
          </w:tcPr>
          <w:p w14:paraId="16B3546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CORPORATE ID INVALID PLEASE CORRECT</w:t>
            </w:r>
          </w:p>
        </w:tc>
      </w:tr>
      <w:tr w:rsidR="00AE7EE1" w:rsidRPr="00AE7EE1" w14:paraId="16B3547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16B3547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243</w:t>
            </w:r>
          </w:p>
        </w:tc>
        <w:tc>
          <w:tcPr>
            <w:tcW w:w="2052" w:type="dxa"/>
          </w:tcPr>
          <w:p w14:paraId="16B3547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ARC/IATA number</w:t>
            </w:r>
          </w:p>
        </w:tc>
        <w:tc>
          <w:tcPr>
            <w:tcW w:w="720" w:type="dxa"/>
            <w:gridSpan w:val="2"/>
            <w:vMerge w:val="restart"/>
          </w:tcPr>
          <w:p w14:paraId="16B3547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510</w:t>
            </w:r>
          </w:p>
        </w:tc>
        <w:tc>
          <w:tcPr>
            <w:tcW w:w="2448" w:type="dxa"/>
            <w:gridSpan w:val="2"/>
            <w:vMerge w:val="restart"/>
          </w:tcPr>
          <w:p w14:paraId="16B3547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Arc/Iata Number</w:t>
            </w:r>
          </w:p>
        </w:tc>
        <w:tc>
          <w:tcPr>
            <w:tcW w:w="720" w:type="dxa"/>
            <w:vMerge w:val="restart"/>
          </w:tcPr>
          <w:p w14:paraId="16B3547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I02</w:t>
            </w:r>
          </w:p>
        </w:tc>
        <w:tc>
          <w:tcPr>
            <w:tcW w:w="2502" w:type="dxa"/>
            <w:vMerge w:val="restart"/>
          </w:tcPr>
          <w:p w14:paraId="16B3547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 xml:space="preserve">ARC/IATA INVALID.  PLEASE VERIFY AND CORRECT OR INPUT /BS-0000000 TO PROCESS YOUR ENTRY VIA LINK </w:t>
            </w:r>
          </w:p>
        </w:tc>
      </w:tr>
      <w:tr w:rsidR="00AE7EE1" w:rsidRPr="00AE7EE1" w14:paraId="16B3547D"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7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283</w:t>
            </w:r>
          </w:p>
        </w:tc>
        <w:tc>
          <w:tcPr>
            <w:tcW w:w="2052" w:type="dxa"/>
          </w:tcPr>
          <w:p w14:paraId="16B3547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name, corp id or profile received</w:t>
            </w:r>
          </w:p>
        </w:tc>
        <w:tc>
          <w:tcPr>
            <w:tcW w:w="720" w:type="dxa"/>
            <w:gridSpan w:val="2"/>
            <w:vMerge/>
          </w:tcPr>
          <w:p w14:paraId="16B35479" w14:textId="77777777" w:rsidR="00AE7EE1" w:rsidRPr="00AE7EE1" w:rsidRDefault="00AE7EE1" w:rsidP="00AE7EE1">
            <w:pPr>
              <w:ind w:left="72"/>
              <w:rPr>
                <w:rFonts w:ascii="Arial" w:hAnsi="Arial" w:cs="Arial"/>
              </w:rPr>
            </w:pPr>
          </w:p>
        </w:tc>
        <w:tc>
          <w:tcPr>
            <w:tcW w:w="2448" w:type="dxa"/>
            <w:gridSpan w:val="2"/>
            <w:vMerge/>
          </w:tcPr>
          <w:p w14:paraId="16B3547A" w14:textId="77777777" w:rsidR="00AE7EE1" w:rsidRPr="00AE7EE1" w:rsidRDefault="00AE7EE1" w:rsidP="00AE7EE1">
            <w:pPr>
              <w:rPr>
                <w:rFonts w:ascii="Arial" w:hAnsi="Arial" w:cs="Arial"/>
              </w:rPr>
            </w:pPr>
          </w:p>
        </w:tc>
        <w:tc>
          <w:tcPr>
            <w:tcW w:w="720" w:type="dxa"/>
            <w:vMerge/>
          </w:tcPr>
          <w:p w14:paraId="16B3547B" w14:textId="77777777" w:rsidR="00AE7EE1" w:rsidRPr="00AE7EE1" w:rsidRDefault="00AE7EE1" w:rsidP="00AE7EE1">
            <w:pPr>
              <w:jc w:val="center"/>
              <w:rPr>
                <w:rFonts w:ascii="Arial" w:hAnsi="Arial" w:cs="Arial"/>
              </w:rPr>
            </w:pPr>
          </w:p>
        </w:tc>
        <w:tc>
          <w:tcPr>
            <w:tcW w:w="2502" w:type="dxa"/>
            <w:vMerge/>
          </w:tcPr>
          <w:p w14:paraId="16B3547C" w14:textId="77777777" w:rsidR="00AE7EE1" w:rsidRPr="00AE7EE1" w:rsidRDefault="00AE7EE1" w:rsidP="00AE7EE1">
            <w:pPr>
              <w:rPr>
                <w:rFonts w:ascii="Arial" w:hAnsi="Arial" w:cs="Arial"/>
              </w:rPr>
            </w:pPr>
          </w:p>
        </w:tc>
      </w:tr>
      <w:tr w:rsidR="00AE7EE1" w:rsidRPr="00AE7EE1" w14:paraId="16B3548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7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655</w:t>
            </w:r>
          </w:p>
        </w:tc>
        <w:tc>
          <w:tcPr>
            <w:tcW w:w="2052" w:type="dxa"/>
          </w:tcPr>
          <w:p w14:paraId="16B3547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Rate requested requires a specific IATA number</w:t>
            </w:r>
          </w:p>
        </w:tc>
        <w:tc>
          <w:tcPr>
            <w:tcW w:w="720" w:type="dxa"/>
            <w:gridSpan w:val="2"/>
            <w:vMerge/>
          </w:tcPr>
          <w:p w14:paraId="16B35480" w14:textId="77777777" w:rsidR="00AE7EE1" w:rsidRPr="00AE7EE1" w:rsidRDefault="00AE7EE1" w:rsidP="00AE7EE1">
            <w:pPr>
              <w:ind w:left="72"/>
              <w:rPr>
                <w:rFonts w:ascii="Arial" w:hAnsi="Arial" w:cs="Arial"/>
              </w:rPr>
            </w:pPr>
          </w:p>
        </w:tc>
        <w:tc>
          <w:tcPr>
            <w:tcW w:w="2448" w:type="dxa"/>
            <w:gridSpan w:val="2"/>
            <w:vMerge/>
          </w:tcPr>
          <w:p w14:paraId="16B35481" w14:textId="77777777" w:rsidR="00AE7EE1" w:rsidRPr="00AE7EE1" w:rsidRDefault="00AE7EE1" w:rsidP="00AE7EE1">
            <w:pPr>
              <w:rPr>
                <w:rFonts w:ascii="Arial" w:hAnsi="Arial" w:cs="Arial"/>
              </w:rPr>
            </w:pPr>
          </w:p>
        </w:tc>
        <w:tc>
          <w:tcPr>
            <w:tcW w:w="720" w:type="dxa"/>
            <w:vMerge/>
          </w:tcPr>
          <w:p w14:paraId="16B35482" w14:textId="77777777" w:rsidR="00AE7EE1" w:rsidRPr="00AE7EE1" w:rsidRDefault="00AE7EE1" w:rsidP="00AE7EE1">
            <w:pPr>
              <w:jc w:val="center"/>
              <w:rPr>
                <w:rFonts w:ascii="Arial" w:hAnsi="Arial" w:cs="Arial"/>
              </w:rPr>
            </w:pPr>
          </w:p>
        </w:tc>
        <w:tc>
          <w:tcPr>
            <w:tcW w:w="2502" w:type="dxa"/>
            <w:vMerge/>
          </w:tcPr>
          <w:p w14:paraId="16B35483" w14:textId="77777777" w:rsidR="00AE7EE1" w:rsidRPr="00AE7EE1" w:rsidRDefault="00AE7EE1" w:rsidP="00AE7EE1">
            <w:pPr>
              <w:rPr>
                <w:rFonts w:ascii="Arial" w:hAnsi="Arial" w:cs="Arial"/>
              </w:rPr>
            </w:pPr>
          </w:p>
        </w:tc>
      </w:tr>
      <w:tr w:rsidR="00AE7EE1" w:rsidRPr="00AE7EE1" w14:paraId="16B3548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8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396</w:t>
            </w:r>
          </w:p>
        </w:tc>
        <w:tc>
          <w:tcPr>
            <w:tcW w:w="2052" w:type="dxa"/>
          </w:tcPr>
          <w:p w14:paraId="16B3548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name</w:t>
            </w:r>
          </w:p>
        </w:tc>
        <w:tc>
          <w:tcPr>
            <w:tcW w:w="720" w:type="dxa"/>
            <w:gridSpan w:val="2"/>
            <w:vMerge w:val="restart"/>
          </w:tcPr>
          <w:p w14:paraId="16B3548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511</w:t>
            </w:r>
          </w:p>
        </w:tc>
        <w:tc>
          <w:tcPr>
            <w:tcW w:w="2448" w:type="dxa"/>
            <w:gridSpan w:val="2"/>
            <w:vMerge w:val="restart"/>
          </w:tcPr>
          <w:p w14:paraId="16B3548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/NM- Format</w:t>
            </w:r>
          </w:p>
        </w:tc>
        <w:tc>
          <w:tcPr>
            <w:tcW w:w="720" w:type="dxa"/>
            <w:vMerge w:val="restart"/>
          </w:tcPr>
          <w:p w14:paraId="16B3548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N03</w:t>
            </w:r>
          </w:p>
        </w:tc>
        <w:tc>
          <w:tcPr>
            <w:tcW w:w="2502" w:type="dxa"/>
            <w:vMerge w:val="restart"/>
          </w:tcPr>
          <w:p w14:paraId="16B3548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GUEST NAME FORMAT ERROR PLEASE CORRECT</w:t>
            </w:r>
          </w:p>
        </w:tc>
      </w:tr>
      <w:tr w:rsidR="00AE7EE1" w:rsidRPr="00AE7EE1" w14:paraId="16B35492"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8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285</w:t>
            </w:r>
          </w:p>
        </w:tc>
        <w:tc>
          <w:tcPr>
            <w:tcW w:w="2052" w:type="dxa"/>
          </w:tcPr>
          <w:p w14:paraId="16B3548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first name</w:t>
            </w:r>
          </w:p>
        </w:tc>
        <w:tc>
          <w:tcPr>
            <w:tcW w:w="720" w:type="dxa"/>
            <w:gridSpan w:val="2"/>
            <w:vMerge/>
          </w:tcPr>
          <w:p w14:paraId="16B3548E" w14:textId="77777777" w:rsidR="00AE7EE1" w:rsidRPr="00AE7EE1" w:rsidRDefault="00AE7EE1" w:rsidP="00AE7EE1">
            <w:pPr>
              <w:ind w:left="72"/>
              <w:rPr>
                <w:rFonts w:ascii="Arial" w:hAnsi="Arial" w:cs="Arial"/>
              </w:rPr>
            </w:pPr>
          </w:p>
        </w:tc>
        <w:tc>
          <w:tcPr>
            <w:tcW w:w="2448" w:type="dxa"/>
            <w:gridSpan w:val="2"/>
            <w:vMerge/>
          </w:tcPr>
          <w:p w14:paraId="16B3548F"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90" w14:textId="77777777" w:rsidR="00AE7EE1" w:rsidRPr="00AE7EE1" w:rsidRDefault="00AE7EE1" w:rsidP="00AE7EE1">
            <w:pPr>
              <w:jc w:val="center"/>
              <w:rPr>
                <w:rFonts w:ascii="Arial" w:hAnsi="Arial" w:cs="Arial"/>
              </w:rPr>
            </w:pPr>
          </w:p>
        </w:tc>
        <w:tc>
          <w:tcPr>
            <w:tcW w:w="2502" w:type="dxa"/>
            <w:vMerge/>
          </w:tcPr>
          <w:p w14:paraId="16B35491" w14:textId="77777777" w:rsidR="00AE7EE1" w:rsidRPr="00AE7EE1" w:rsidRDefault="00AE7EE1" w:rsidP="00AE7EE1">
            <w:pPr>
              <w:rPr>
                <w:rFonts w:ascii="Arial" w:hAnsi="Arial" w:cs="Arial"/>
              </w:rPr>
            </w:pPr>
          </w:p>
        </w:tc>
      </w:tr>
      <w:tr w:rsidR="00AE7EE1" w:rsidRPr="00AE7EE1" w14:paraId="16B35499"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9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287</w:t>
            </w:r>
          </w:p>
        </w:tc>
        <w:tc>
          <w:tcPr>
            <w:tcW w:w="2052" w:type="dxa"/>
          </w:tcPr>
          <w:p w14:paraId="16B3549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last name</w:t>
            </w:r>
          </w:p>
        </w:tc>
        <w:tc>
          <w:tcPr>
            <w:tcW w:w="720" w:type="dxa"/>
            <w:gridSpan w:val="2"/>
            <w:vMerge/>
          </w:tcPr>
          <w:p w14:paraId="16B35495" w14:textId="77777777" w:rsidR="00AE7EE1" w:rsidRPr="00AE7EE1" w:rsidRDefault="00AE7EE1" w:rsidP="00AE7EE1">
            <w:pPr>
              <w:ind w:left="72"/>
              <w:rPr>
                <w:rFonts w:ascii="Arial" w:hAnsi="Arial" w:cs="Arial"/>
              </w:rPr>
            </w:pPr>
          </w:p>
        </w:tc>
        <w:tc>
          <w:tcPr>
            <w:tcW w:w="2448" w:type="dxa"/>
            <w:gridSpan w:val="2"/>
            <w:vMerge/>
          </w:tcPr>
          <w:p w14:paraId="16B35496"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97" w14:textId="77777777" w:rsidR="00AE7EE1" w:rsidRPr="00AE7EE1" w:rsidRDefault="00AE7EE1" w:rsidP="00AE7EE1">
            <w:pPr>
              <w:jc w:val="center"/>
              <w:rPr>
                <w:rFonts w:ascii="Arial" w:hAnsi="Arial" w:cs="Arial"/>
              </w:rPr>
            </w:pPr>
          </w:p>
        </w:tc>
        <w:tc>
          <w:tcPr>
            <w:tcW w:w="2502" w:type="dxa"/>
            <w:vMerge/>
          </w:tcPr>
          <w:p w14:paraId="16B35498" w14:textId="77777777" w:rsidR="00AE7EE1" w:rsidRPr="00AE7EE1" w:rsidRDefault="00AE7EE1" w:rsidP="00AE7EE1">
            <w:pPr>
              <w:rPr>
                <w:rFonts w:ascii="Arial" w:hAnsi="Arial" w:cs="Arial"/>
              </w:rPr>
            </w:pPr>
          </w:p>
        </w:tc>
      </w:tr>
      <w:tr w:rsidR="00AE7EE1" w:rsidRPr="00AE7EE1" w14:paraId="16B354A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9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288</w:t>
            </w:r>
          </w:p>
        </w:tc>
        <w:tc>
          <w:tcPr>
            <w:tcW w:w="2052" w:type="dxa"/>
          </w:tcPr>
          <w:p w14:paraId="16B3549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Last name contains invalid characters</w:t>
            </w:r>
          </w:p>
        </w:tc>
        <w:tc>
          <w:tcPr>
            <w:tcW w:w="720" w:type="dxa"/>
            <w:gridSpan w:val="2"/>
            <w:vMerge/>
          </w:tcPr>
          <w:p w14:paraId="16B3549C" w14:textId="77777777" w:rsidR="00AE7EE1" w:rsidRPr="00AE7EE1" w:rsidRDefault="00AE7EE1" w:rsidP="00AE7EE1">
            <w:pPr>
              <w:ind w:left="72"/>
              <w:rPr>
                <w:rFonts w:ascii="Arial" w:hAnsi="Arial" w:cs="Arial"/>
              </w:rPr>
            </w:pPr>
          </w:p>
        </w:tc>
        <w:tc>
          <w:tcPr>
            <w:tcW w:w="2448" w:type="dxa"/>
            <w:gridSpan w:val="2"/>
            <w:vMerge/>
          </w:tcPr>
          <w:p w14:paraId="16B3549D"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9E" w14:textId="77777777" w:rsidR="00AE7EE1" w:rsidRPr="00AE7EE1" w:rsidRDefault="00AE7EE1" w:rsidP="00AE7EE1">
            <w:pPr>
              <w:jc w:val="center"/>
              <w:rPr>
                <w:rFonts w:ascii="Arial" w:hAnsi="Arial" w:cs="Arial"/>
              </w:rPr>
            </w:pPr>
          </w:p>
        </w:tc>
        <w:tc>
          <w:tcPr>
            <w:tcW w:w="2502" w:type="dxa"/>
            <w:vMerge/>
          </w:tcPr>
          <w:p w14:paraId="16B3549F" w14:textId="77777777" w:rsidR="00AE7EE1" w:rsidRPr="00AE7EE1" w:rsidRDefault="00AE7EE1" w:rsidP="00AE7EE1">
            <w:pPr>
              <w:rPr>
                <w:rFonts w:ascii="Arial" w:hAnsi="Arial" w:cs="Arial"/>
              </w:rPr>
            </w:pPr>
          </w:p>
        </w:tc>
      </w:tr>
      <w:tr w:rsidR="00AE7EE1" w:rsidRPr="00AE7EE1" w14:paraId="16B354A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A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310</w:t>
            </w:r>
          </w:p>
        </w:tc>
        <w:tc>
          <w:tcPr>
            <w:tcW w:w="2052" w:type="dxa"/>
          </w:tcPr>
          <w:p w14:paraId="16B354A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Required data missing:  last name</w:t>
            </w:r>
          </w:p>
        </w:tc>
        <w:tc>
          <w:tcPr>
            <w:tcW w:w="720" w:type="dxa"/>
            <w:gridSpan w:val="2"/>
            <w:vMerge/>
          </w:tcPr>
          <w:p w14:paraId="16B354A3" w14:textId="77777777" w:rsidR="00AE7EE1" w:rsidRPr="00AE7EE1" w:rsidRDefault="00AE7EE1" w:rsidP="00AE7EE1">
            <w:pPr>
              <w:ind w:left="72"/>
              <w:rPr>
                <w:rFonts w:ascii="Arial" w:hAnsi="Arial" w:cs="Arial"/>
              </w:rPr>
            </w:pPr>
          </w:p>
        </w:tc>
        <w:tc>
          <w:tcPr>
            <w:tcW w:w="2448" w:type="dxa"/>
            <w:gridSpan w:val="2"/>
            <w:vMerge/>
          </w:tcPr>
          <w:p w14:paraId="16B354A4"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A5" w14:textId="77777777" w:rsidR="00AE7EE1" w:rsidRPr="00AE7EE1" w:rsidRDefault="00AE7EE1" w:rsidP="00AE7EE1">
            <w:pPr>
              <w:jc w:val="center"/>
              <w:rPr>
                <w:rFonts w:ascii="Arial" w:hAnsi="Arial" w:cs="Arial"/>
              </w:rPr>
            </w:pPr>
          </w:p>
        </w:tc>
        <w:tc>
          <w:tcPr>
            <w:tcW w:w="2502" w:type="dxa"/>
            <w:vMerge/>
          </w:tcPr>
          <w:p w14:paraId="16B354A6" w14:textId="77777777" w:rsidR="00AE7EE1" w:rsidRPr="00AE7EE1" w:rsidRDefault="00AE7EE1" w:rsidP="00AE7EE1">
            <w:pPr>
              <w:rPr>
                <w:rFonts w:ascii="Arial" w:hAnsi="Arial" w:cs="Arial"/>
              </w:rPr>
            </w:pPr>
          </w:p>
        </w:tc>
      </w:tr>
      <w:tr w:rsidR="00AE7EE1" w:rsidRPr="00AE7EE1" w14:paraId="16B354A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16B354A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311</w:t>
            </w:r>
          </w:p>
        </w:tc>
        <w:tc>
          <w:tcPr>
            <w:tcW w:w="2052" w:type="dxa"/>
          </w:tcPr>
          <w:p w14:paraId="16B354A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Required data missing:  first name</w:t>
            </w:r>
          </w:p>
        </w:tc>
        <w:tc>
          <w:tcPr>
            <w:tcW w:w="720" w:type="dxa"/>
            <w:gridSpan w:val="2"/>
            <w:vMerge/>
          </w:tcPr>
          <w:p w14:paraId="16B354AA" w14:textId="77777777" w:rsidR="00AE7EE1" w:rsidRPr="00AE7EE1" w:rsidRDefault="00AE7EE1" w:rsidP="00AE7EE1">
            <w:pPr>
              <w:ind w:left="72"/>
              <w:rPr>
                <w:rFonts w:ascii="Arial" w:hAnsi="Arial" w:cs="Arial"/>
              </w:rPr>
            </w:pPr>
          </w:p>
        </w:tc>
        <w:tc>
          <w:tcPr>
            <w:tcW w:w="2448" w:type="dxa"/>
            <w:gridSpan w:val="2"/>
            <w:vMerge/>
          </w:tcPr>
          <w:p w14:paraId="16B354AB"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AC" w14:textId="77777777" w:rsidR="00AE7EE1" w:rsidRPr="00AE7EE1" w:rsidRDefault="00AE7EE1" w:rsidP="00AE7EE1">
            <w:pPr>
              <w:jc w:val="center"/>
              <w:rPr>
                <w:rFonts w:ascii="Arial" w:hAnsi="Arial" w:cs="Arial"/>
              </w:rPr>
            </w:pPr>
          </w:p>
        </w:tc>
        <w:tc>
          <w:tcPr>
            <w:tcW w:w="2502" w:type="dxa"/>
            <w:vMerge/>
          </w:tcPr>
          <w:p w14:paraId="16B354AD" w14:textId="77777777" w:rsidR="00AE7EE1" w:rsidRPr="00AE7EE1" w:rsidRDefault="00AE7EE1" w:rsidP="00AE7EE1">
            <w:pPr>
              <w:rPr>
                <w:rFonts w:ascii="Arial" w:hAnsi="Arial" w:cs="Arial"/>
              </w:rPr>
            </w:pPr>
          </w:p>
        </w:tc>
      </w:tr>
      <w:tr w:rsidR="00AE7EE1" w:rsidRPr="00AE7EE1" w14:paraId="16B354B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A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317</w:t>
            </w:r>
          </w:p>
        </w:tc>
        <w:tc>
          <w:tcPr>
            <w:tcW w:w="2052" w:type="dxa"/>
          </w:tcPr>
          <w:p w14:paraId="16B354B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Phone Number</w:t>
            </w:r>
          </w:p>
        </w:tc>
        <w:tc>
          <w:tcPr>
            <w:tcW w:w="720" w:type="dxa"/>
            <w:gridSpan w:val="2"/>
          </w:tcPr>
          <w:p w14:paraId="16B354B1"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512*</w:t>
            </w:r>
          </w:p>
        </w:tc>
        <w:tc>
          <w:tcPr>
            <w:tcW w:w="2448" w:type="dxa"/>
            <w:gridSpan w:val="2"/>
          </w:tcPr>
          <w:p w14:paraId="16B354B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(PH Field Error)</w:t>
            </w:r>
          </w:p>
        </w:tc>
        <w:tc>
          <w:tcPr>
            <w:tcW w:w="720" w:type="dxa"/>
          </w:tcPr>
          <w:p w14:paraId="16B354B3" w14:textId="77777777" w:rsidR="00AE7EE1" w:rsidRPr="00AE7EE1" w:rsidRDefault="00AE7EE1" w:rsidP="00AE7EE1">
            <w:pPr>
              <w:spacing w:before="120" w:line="240" w:lineRule="atLeast"/>
              <w:rPr>
                <w:rFonts w:ascii="Arial" w:hAnsi="Arial" w:cs="Arial"/>
                <w:strike/>
                <w:sz w:val="18"/>
                <w:szCs w:val="18"/>
              </w:rPr>
            </w:pPr>
            <w:r w:rsidRPr="00AE7EE1">
              <w:rPr>
                <w:rFonts w:ascii="Arial" w:hAnsi="Arial" w:cs="Arial"/>
                <w:sz w:val="18"/>
                <w:szCs w:val="18"/>
              </w:rPr>
              <w:t>D01</w:t>
            </w:r>
          </w:p>
        </w:tc>
        <w:tc>
          <w:tcPr>
            <w:tcW w:w="2502" w:type="dxa"/>
          </w:tcPr>
          <w:p w14:paraId="16B354B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w:t>
            </w:r>
          </w:p>
          <w:p w14:paraId="16B354B5" w14:textId="77777777" w:rsidR="00AE7EE1" w:rsidRPr="00AE7EE1" w:rsidRDefault="00AE7EE1" w:rsidP="00AE7EE1">
            <w:pPr>
              <w:spacing w:before="120" w:line="240" w:lineRule="atLeast"/>
              <w:rPr>
                <w:rFonts w:ascii="Arial" w:hAnsi="Arial" w:cs="Arial"/>
                <w:strike/>
                <w:sz w:val="18"/>
                <w:szCs w:val="18"/>
              </w:rPr>
            </w:pPr>
            <w:r w:rsidRPr="00AE7EE1">
              <w:rPr>
                <w:rFonts w:ascii="Arial" w:hAnsi="Arial" w:cs="Arial"/>
                <w:sz w:val="18"/>
                <w:szCs w:val="18"/>
              </w:rPr>
              <w:t>SELECT.  CONFIRMATION WILL BE SENT AFTER END TRANSACTION.</w:t>
            </w:r>
          </w:p>
        </w:tc>
      </w:tr>
      <w:tr w:rsidR="00AE7EE1" w:rsidRPr="00AE7EE1" w14:paraId="16B354B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95"/>
        </w:trPr>
        <w:tc>
          <w:tcPr>
            <w:tcW w:w="828" w:type="dxa"/>
          </w:tcPr>
          <w:p w14:paraId="16B354B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749</w:t>
            </w:r>
          </w:p>
        </w:tc>
        <w:tc>
          <w:tcPr>
            <w:tcW w:w="2052" w:type="dxa"/>
          </w:tcPr>
          <w:p w14:paraId="16B354B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Address Format</w:t>
            </w:r>
          </w:p>
        </w:tc>
        <w:tc>
          <w:tcPr>
            <w:tcW w:w="720" w:type="dxa"/>
            <w:gridSpan w:val="2"/>
            <w:vMerge w:val="restart"/>
          </w:tcPr>
          <w:p w14:paraId="16B354B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513</w:t>
            </w:r>
          </w:p>
        </w:tc>
        <w:tc>
          <w:tcPr>
            <w:tcW w:w="2448" w:type="dxa"/>
            <w:gridSpan w:val="2"/>
            <w:vMerge w:val="restart"/>
          </w:tcPr>
          <w:p w14:paraId="16B354B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/W- Format</w:t>
            </w:r>
          </w:p>
        </w:tc>
        <w:tc>
          <w:tcPr>
            <w:tcW w:w="720" w:type="dxa"/>
            <w:vMerge w:val="restart"/>
          </w:tcPr>
          <w:p w14:paraId="16B354BB" w14:textId="77777777" w:rsidR="00AE7EE1" w:rsidRPr="00AE7EE1" w:rsidRDefault="00AE7EE1" w:rsidP="00AE7EE1">
            <w:pPr>
              <w:spacing w:before="120" w:line="240" w:lineRule="atLeast"/>
              <w:rPr>
                <w:rFonts w:ascii="Arial" w:hAnsi="Arial" w:cs="Arial"/>
                <w:strike/>
                <w:sz w:val="18"/>
                <w:szCs w:val="18"/>
              </w:rPr>
            </w:pPr>
            <w:r w:rsidRPr="00AE7EE1">
              <w:rPr>
                <w:rFonts w:ascii="Arial" w:hAnsi="Arial" w:cs="Arial"/>
                <w:sz w:val="18"/>
                <w:szCs w:val="18"/>
              </w:rPr>
              <w:t>D01</w:t>
            </w:r>
          </w:p>
        </w:tc>
        <w:tc>
          <w:tcPr>
            <w:tcW w:w="2502" w:type="dxa"/>
            <w:vMerge w:val="restart"/>
          </w:tcPr>
          <w:p w14:paraId="16B354B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w:t>
            </w:r>
          </w:p>
          <w:p w14:paraId="16B354BD" w14:textId="77777777" w:rsidR="00AE7EE1" w:rsidRPr="00AE7EE1" w:rsidRDefault="00AE7EE1" w:rsidP="00AE7EE1">
            <w:pPr>
              <w:spacing w:before="120" w:line="240" w:lineRule="atLeast"/>
              <w:rPr>
                <w:rFonts w:ascii="Arial" w:hAnsi="Arial" w:cs="Arial"/>
                <w:strike/>
                <w:sz w:val="18"/>
                <w:szCs w:val="18"/>
              </w:rPr>
            </w:pPr>
            <w:r w:rsidRPr="00AE7EE1">
              <w:rPr>
                <w:rFonts w:ascii="Arial" w:hAnsi="Arial" w:cs="Arial"/>
                <w:sz w:val="18"/>
                <w:szCs w:val="18"/>
              </w:rPr>
              <w:t>SELECT.  CONFIRMATION WILL BE SENT AFTER END TRANSACTION.</w:t>
            </w:r>
          </w:p>
        </w:tc>
      </w:tr>
      <w:tr w:rsidR="00AE7EE1" w:rsidRPr="00AE7EE1" w14:paraId="16B354C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1403"/>
        </w:trPr>
        <w:tc>
          <w:tcPr>
            <w:tcW w:w="828" w:type="dxa"/>
          </w:tcPr>
          <w:p w14:paraId="16B354B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36</w:t>
            </w:r>
          </w:p>
        </w:tc>
        <w:tc>
          <w:tcPr>
            <w:tcW w:w="2052" w:type="dxa"/>
          </w:tcPr>
          <w:p w14:paraId="16B354C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Address Formatting Error</w:t>
            </w:r>
          </w:p>
        </w:tc>
        <w:tc>
          <w:tcPr>
            <w:tcW w:w="720" w:type="dxa"/>
            <w:gridSpan w:val="2"/>
            <w:vMerge/>
          </w:tcPr>
          <w:p w14:paraId="16B354C1" w14:textId="77777777" w:rsidR="00AE7EE1" w:rsidRPr="00AE7EE1" w:rsidRDefault="00AE7EE1" w:rsidP="00AE7EE1">
            <w:pPr>
              <w:ind w:left="72"/>
              <w:rPr>
                <w:rFonts w:ascii="Arial" w:hAnsi="Arial" w:cs="Arial"/>
              </w:rPr>
            </w:pPr>
          </w:p>
        </w:tc>
        <w:tc>
          <w:tcPr>
            <w:tcW w:w="2448" w:type="dxa"/>
            <w:gridSpan w:val="2"/>
            <w:vMerge/>
          </w:tcPr>
          <w:p w14:paraId="16B354C2"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C3" w14:textId="77777777" w:rsidR="00AE7EE1" w:rsidRPr="00AE7EE1" w:rsidRDefault="00AE7EE1" w:rsidP="00AE7EE1">
            <w:pPr>
              <w:jc w:val="center"/>
              <w:rPr>
                <w:rFonts w:ascii="Arial" w:hAnsi="Arial" w:cs="Arial"/>
                <w:highlight w:val="green"/>
              </w:rPr>
            </w:pPr>
          </w:p>
        </w:tc>
        <w:tc>
          <w:tcPr>
            <w:tcW w:w="2502" w:type="dxa"/>
            <w:vMerge/>
          </w:tcPr>
          <w:p w14:paraId="16B354C4" w14:textId="77777777" w:rsidR="00AE7EE1" w:rsidRPr="00AE7EE1" w:rsidRDefault="00AE7EE1" w:rsidP="00AE7EE1">
            <w:pPr>
              <w:rPr>
                <w:rFonts w:ascii="Arial" w:hAnsi="Arial" w:cs="Arial"/>
                <w:highlight w:val="green"/>
              </w:rPr>
            </w:pPr>
          </w:p>
        </w:tc>
      </w:tr>
      <w:tr w:rsidR="00AE7EE1" w:rsidRPr="00AE7EE1" w14:paraId="16B354C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C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750</w:t>
            </w:r>
          </w:p>
        </w:tc>
        <w:tc>
          <w:tcPr>
            <w:tcW w:w="2052" w:type="dxa"/>
          </w:tcPr>
          <w:p w14:paraId="16B354C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Supplemental Information</w:t>
            </w:r>
          </w:p>
        </w:tc>
        <w:tc>
          <w:tcPr>
            <w:tcW w:w="720" w:type="dxa"/>
            <w:gridSpan w:val="2"/>
          </w:tcPr>
          <w:p w14:paraId="16B354C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515</w:t>
            </w:r>
          </w:p>
        </w:tc>
        <w:tc>
          <w:tcPr>
            <w:tcW w:w="2448" w:type="dxa"/>
            <w:gridSpan w:val="2"/>
          </w:tcPr>
          <w:p w14:paraId="16B354C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/SI- Format</w:t>
            </w:r>
          </w:p>
        </w:tc>
        <w:tc>
          <w:tcPr>
            <w:tcW w:w="720" w:type="dxa"/>
          </w:tcPr>
          <w:p w14:paraId="16B354C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S03</w:t>
            </w:r>
          </w:p>
        </w:tc>
        <w:tc>
          <w:tcPr>
            <w:tcW w:w="2502" w:type="dxa"/>
          </w:tcPr>
          <w:p w14:paraId="16B354C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/SI- INVALID PLEASE CORRECT</w:t>
            </w:r>
          </w:p>
        </w:tc>
      </w:tr>
      <w:tr w:rsidR="00AE7EE1" w:rsidRPr="00AE7EE1" w14:paraId="16B354D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4C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751</w:t>
            </w:r>
          </w:p>
        </w:tc>
        <w:tc>
          <w:tcPr>
            <w:tcW w:w="2052" w:type="dxa"/>
          </w:tcPr>
          <w:p w14:paraId="16B354C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Adult Rollaway Number Exceeds Limit</w:t>
            </w:r>
          </w:p>
        </w:tc>
        <w:tc>
          <w:tcPr>
            <w:tcW w:w="720" w:type="dxa"/>
            <w:gridSpan w:val="2"/>
            <w:vMerge w:val="restart"/>
          </w:tcPr>
          <w:p w14:paraId="16B354C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516</w:t>
            </w:r>
          </w:p>
        </w:tc>
        <w:tc>
          <w:tcPr>
            <w:tcW w:w="2448" w:type="dxa"/>
            <w:gridSpan w:val="2"/>
            <w:vMerge w:val="restart"/>
          </w:tcPr>
          <w:p w14:paraId="16B354D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/RA- Number Exceeds Limit</w:t>
            </w:r>
          </w:p>
          <w:p w14:paraId="16B354D1" w14:textId="77777777" w:rsidR="00AE7EE1" w:rsidRPr="00AE7EE1" w:rsidRDefault="00AE7EE1" w:rsidP="00AE7EE1">
            <w:pPr>
              <w:spacing w:before="120" w:line="240" w:lineRule="atLeast"/>
              <w:rPr>
                <w:rFonts w:ascii="Arial" w:hAnsi="Arial" w:cs="Arial"/>
                <w:sz w:val="18"/>
                <w:szCs w:val="18"/>
              </w:rPr>
            </w:pPr>
          </w:p>
        </w:tc>
        <w:tc>
          <w:tcPr>
            <w:tcW w:w="720" w:type="dxa"/>
            <w:vMerge w:val="restart"/>
          </w:tcPr>
          <w:p w14:paraId="16B354D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E05</w:t>
            </w:r>
          </w:p>
        </w:tc>
        <w:tc>
          <w:tcPr>
            <w:tcW w:w="2502" w:type="dxa"/>
            <w:vMerge w:val="restart"/>
          </w:tcPr>
          <w:p w14:paraId="16B354D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EXTRA BEDS INVALID PLEASE CORRECT</w:t>
            </w:r>
          </w:p>
        </w:tc>
      </w:tr>
      <w:tr w:rsidR="00AE7EE1" w:rsidRPr="00AE7EE1" w14:paraId="16B354D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4D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504</w:t>
            </w:r>
          </w:p>
        </w:tc>
        <w:tc>
          <w:tcPr>
            <w:tcW w:w="2052" w:type="dxa"/>
          </w:tcPr>
          <w:p w14:paraId="16B354D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Extra bed or crib not available</w:t>
            </w:r>
          </w:p>
        </w:tc>
        <w:tc>
          <w:tcPr>
            <w:tcW w:w="720" w:type="dxa"/>
            <w:gridSpan w:val="2"/>
            <w:vMerge/>
          </w:tcPr>
          <w:p w14:paraId="16B354D7" w14:textId="77777777" w:rsidR="00AE7EE1" w:rsidRPr="00AE7EE1" w:rsidRDefault="00AE7EE1" w:rsidP="00AE7EE1">
            <w:pPr>
              <w:ind w:left="72"/>
              <w:rPr>
                <w:rFonts w:ascii="Arial" w:hAnsi="Arial" w:cs="Arial"/>
              </w:rPr>
            </w:pPr>
          </w:p>
        </w:tc>
        <w:tc>
          <w:tcPr>
            <w:tcW w:w="2448" w:type="dxa"/>
            <w:gridSpan w:val="2"/>
            <w:vMerge/>
          </w:tcPr>
          <w:p w14:paraId="16B354D8" w14:textId="77777777" w:rsidR="00AE7EE1" w:rsidRPr="00AE7EE1" w:rsidRDefault="00AE7EE1" w:rsidP="00AE7EE1">
            <w:pPr>
              <w:rPr>
                <w:rFonts w:ascii="Arial" w:hAnsi="Arial" w:cs="Arial"/>
              </w:rPr>
            </w:pPr>
          </w:p>
        </w:tc>
        <w:tc>
          <w:tcPr>
            <w:tcW w:w="720" w:type="dxa"/>
            <w:vMerge/>
          </w:tcPr>
          <w:p w14:paraId="16B354D9" w14:textId="77777777" w:rsidR="00AE7EE1" w:rsidRPr="00AE7EE1" w:rsidRDefault="00AE7EE1" w:rsidP="00AE7EE1">
            <w:pPr>
              <w:jc w:val="center"/>
              <w:rPr>
                <w:rFonts w:ascii="Arial" w:hAnsi="Arial" w:cs="Arial"/>
              </w:rPr>
            </w:pPr>
          </w:p>
        </w:tc>
        <w:tc>
          <w:tcPr>
            <w:tcW w:w="2502" w:type="dxa"/>
            <w:vMerge/>
          </w:tcPr>
          <w:p w14:paraId="16B354DA" w14:textId="77777777" w:rsidR="00AE7EE1" w:rsidRPr="00AE7EE1" w:rsidRDefault="00AE7EE1" w:rsidP="00AE7EE1">
            <w:pPr>
              <w:rPr>
                <w:rFonts w:ascii="Arial" w:hAnsi="Arial" w:cs="Arial"/>
              </w:rPr>
            </w:pPr>
          </w:p>
        </w:tc>
      </w:tr>
      <w:tr w:rsidR="00AE7EE1" w:rsidRPr="00AE7EE1" w14:paraId="16B354E2"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D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752</w:t>
            </w:r>
          </w:p>
        </w:tc>
        <w:tc>
          <w:tcPr>
            <w:tcW w:w="2052" w:type="dxa"/>
          </w:tcPr>
          <w:p w14:paraId="16B354D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Child Rollaway Number Exceeds Limit</w:t>
            </w:r>
          </w:p>
        </w:tc>
        <w:tc>
          <w:tcPr>
            <w:tcW w:w="720" w:type="dxa"/>
            <w:gridSpan w:val="2"/>
          </w:tcPr>
          <w:p w14:paraId="16B354D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517</w:t>
            </w:r>
          </w:p>
        </w:tc>
        <w:tc>
          <w:tcPr>
            <w:tcW w:w="2448" w:type="dxa"/>
            <w:gridSpan w:val="2"/>
          </w:tcPr>
          <w:p w14:paraId="16B354D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/RC- Number Exceeds Limit</w:t>
            </w:r>
          </w:p>
        </w:tc>
        <w:tc>
          <w:tcPr>
            <w:tcW w:w="720" w:type="dxa"/>
          </w:tcPr>
          <w:p w14:paraId="16B354E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E05</w:t>
            </w:r>
          </w:p>
        </w:tc>
        <w:tc>
          <w:tcPr>
            <w:tcW w:w="2502" w:type="dxa"/>
          </w:tcPr>
          <w:p w14:paraId="16B354E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EXTRA BEDS INVALID PLEASE CORRECT</w:t>
            </w:r>
          </w:p>
        </w:tc>
      </w:tr>
      <w:tr w:rsidR="00AE7EE1" w:rsidRPr="00AE7EE1" w14:paraId="16B354E9"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16B354E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753</w:t>
            </w:r>
          </w:p>
        </w:tc>
        <w:tc>
          <w:tcPr>
            <w:tcW w:w="2052" w:type="dxa"/>
          </w:tcPr>
          <w:p w14:paraId="16B354E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Crib Number Exceeds Limit</w:t>
            </w:r>
          </w:p>
        </w:tc>
        <w:tc>
          <w:tcPr>
            <w:tcW w:w="720" w:type="dxa"/>
            <w:gridSpan w:val="2"/>
            <w:vMerge w:val="restart"/>
          </w:tcPr>
          <w:p w14:paraId="16B354E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518</w:t>
            </w:r>
          </w:p>
        </w:tc>
        <w:tc>
          <w:tcPr>
            <w:tcW w:w="2448" w:type="dxa"/>
            <w:gridSpan w:val="2"/>
            <w:vMerge w:val="restart"/>
          </w:tcPr>
          <w:p w14:paraId="16B354E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/CR- Number Exceeds Limit</w:t>
            </w:r>
          </w:p>
        </w:tc>
        <w:tc>
          <w:tcPr>
            <w:tcW w:w="720" w:type="dxa"/>
            <w:vMerge w:val="restart"/>
          </w:tcPr>
          <w:p w14:paraId="16B354E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E04</w:t>
            </w:r>
          </w:p>
        </w:tc>
        <w:tc>
          <w:tcPr>
            <w:tcW w:w="2502" w:type="dxa"/>
            <w:vMerge w:val="restart"/>
          </w:tcPr>
          <w:p w14:paraId="16B354E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MAXIMUM NUMBER OF EXTRA BEDS/CRIBS EXCEEDED</w:t>
            </w:r>
          </w:p>
        </w:tc>
      </w:tr>
      <w:tr w:rsidR="00AE7EE1" w:rsidRPr="00AE7EE1" w14:paraId="16B354F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16B354E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504</w:t>
            </w:r>
          </w:p>
        </w:tc>
        <w:tc>
          <w:tcPr>
            <w:tcW w:w="2052" w:type="dxa"/>
          </w:tcPr>
          <w:p w14:paraId="16B354E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Extra bed or crib not available</w:t>
            </w:r>
          </w:p>
        </w:tc>
        <w:tc>
          <w:tcPr>
            <w:tcW w:w="720" w:type="dxa"/>
            <w:gridSpan w:val="2"/>
            <w:vMerge/>
          </w:tcPr>
          <w:p w14:paraId="16B354EC"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4ED"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EE"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4EF"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4F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16B354F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754</w:t>
            </w:r>
          </w:p>
        </w:tc>
        <w:tc>
          <w:tcPr>
            <w:tcW w:w="2052" w:type="dxa"/>
          </w:tcPr>
          <w:p w14:paraId="16B354F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Extra Adult Number Exceeds Limit</w:t>
            </w:r>
          </w:p>
        </w:tc>
        <w:tc>
          <w:tcPr>
            <w:tcW w:w="720" w:type="dxa"/>
            <w:gridSpan w:val="2"/>
            <w:vMerge w:val="restart"/>
          </w:tcPr>
          <w:p w14:paraId="16B354F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519</w:t>
            </w:r>
          </w:p>
        </w:tc>
        <w:tc>
          <w:tcPr>
            <w:tcW w:w="2448" w:type="dxa"/>
            <w:gridSpan w:val="2"/>
            <w:vMerge w:val="restart"/>
          </w:tcPr>
          <w:p w14:paraId="16B354F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/EX- Number Exceeds Limit</w:t>
            </w:r>
          </w:p>
        </w:tc>
        <w:tc>
          <w:tcPr>
            <w:tcW w:w="720" w:type="dxa"/>
            <w:vMerge w:val="restart"/>
          </w:tcPr>
          <w:p w14:paraId="16B354F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E02</w:t>
            </w:r>
          </w:p>
        </w:tc>
        <w:tc>
          <w:tcPr>
            <w:tcW w:w="2502" w:type="dxa"/>
            <w:vMerge w:val="restart"/>
          </w:tcPr>
          <w:p w14:paraId="16B354F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EXTRA PERSONS INVALID</w:t>
            </w:r>
          </w:p>
        </w:tc>
      </w:tr>
      <w:tr w:rsidR="00AE7EE1" w:rsidRPr="00AE7EE1" w14:paraId="16B354F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16B354F8"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119</w:t>
            </w:r>
          </w:p>
        </w:tc>
        <w:tc>
          <w:tcPr>
            <w:tcW w:w="2052" w:type="dxa"/>
            <w:vAlign w:val="bottom"/>
          </w:tcPr>
          <w:p w14:paraId="16B354F9"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 xml:space="preserve">Too many people in room/unit </w:t>
            </w:r>
          </w:p>
        </w:tc>
        <w:tc>
          <w:tcPr>
            <w:tcW w:w="720" w:type="dxa"/>
            <w:gridSpan w:val="2"/>
            <w:vMerge/>
          </w:tcPr>
          <w:p w14:paraId="16B354FA"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4FB"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4FC"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4FD"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50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4FF"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755</w:t>
            </w:r>
          </w:p>
        </w:tc>
        <w:tc>
          <w:tcPr>
            <w:tcW w:w="2052" w:type="dxa"/>
          </w:tcPr>
          <w:p w14:paraId="16B35500"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Extra Child Number Exceeds Limit</w:t>
            </w:r>
          </w:p>
        </w:tc>
        <w:tc>
          <w:tcPr>
            <w:tcW w:w="720" w:type="dxa"/>
            <w:gridSpan w:val="2"/>
          </w:tcPr>
          <w:p w14:paraId="16B3550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520</w:t>
            </w:r>
          </w:p>
        </w:tc>
        <w:tc>
          <w:tcPr>
            <w:tcW w:w="2448" w:type="dxa"/>
            <w:gridSpan w:val="2"/>
          </w:tcPr>
          <w:p w14:paraId="16B3550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/EC- Number Exceeds Limit</w:t>
            </w:r>
          </w:p>
        </w:tc>
        <w:tc>
          <w:tcPr>
            <w:tcW w:w="720" w:type="dxa"/>
          </w:tcPr>
          <w:p w14:paraId="16B3550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E02</w:t>
            </w:r>
          </w:p>
        </w:tc>
        <w:tc>
          <w:tcPr>
            <w:tcW w:w="2502" w:type="dxa"/>
          </w:tcPr>
          <w:p w14:paraId="16B3550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NUMBER OF EXTRA PERSONS INVALID</w:t>
            </w:r>
          </w:p>
        </w:tc>
      </w:tr>
      <w:tr w:rsidR="00AE7EE1" w:rsidRPr="00AE7EE1" w14:paraId="16B3550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06"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389</w:t>
            </w:r>
          </w:p>
        </w:tc>
        <w:tc>
          <w:tcPr>
            <w:tcW w:w="2052" w:type="dxa"/>
          </w:tcPr>
          <w:p w14:paraId="16B35507"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Invalid Guarantee Type</w:t>
            </w:r>
          </w:p>
        </w:tc>
        <w:tc>
          <w:tcPr>
            <w:tcW w:w="720" w:type="dxa"/>
            <w:gridSpan w:val="2"/>
          </w:tcPr>
          <w:p w14:paraId="16B3550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522</w:t>
            </w:r>
          </w:p>
        </w:tc>
        <w:tc>
          <w:tcPr>
            <w:tcW w:w="2448" w:type="dxa"/>
            <w:gridSpan w:val="2"/>
          </w:tcPr>
          <w:p w14:paraId="16B3550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/G- Type or Format</w:t>
            </w:r>
          </w:p>
        </w:tc>
        <w:tc>
          <w:tcPr>
            <w:tcW w:w="720" w:type="dxa"/>
          </w:tcPr>
          <w:p w14:paraId="16B3550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G03</w:t>
            </w:r>
          </w:p>
        </w:tc>
        <w:tc>
          <w:tcPr>
            <w:tcW w:w="2502" w:type="dxa"/>
          </w:tcPr>
          <w:p w14:paraId="16B3550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GUARANTEE INVALID PLEASE CORRECT</w:t>
            </w:r>
          </w:p>
        </w:tc>
      </w:tr>
      <w:tr w:rsidR="00AE7EE1" w:rsidRPr="00AE7EE1" w14:paraId="16B3551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0D"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756</w:t>
            </w:r>
          </w:p>
        </w:tc>
        <w:tc>
          <w:tcPr>
            <w:tcW w:w="2052" w:type="dxa"/>
          </w:tcPr>
          <w:p w14:paraId="16B3550E"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IT Number Invalid</w:t>
            </w:r>
          </w:p>
        </w:tc>
        <w:tc>
          <w:tcPr>
            <w:tcW w:w="720" w:type="dxa"/>
            <w:gridSpan w:val="2"/>
          </w:tcPr>
          <w:p w14:paraId="16B3550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523</w:t>
            </w:r>
          </w:p>
        </w:tc>
        <w:tc>
          <w:tcPr>
            <w:tcW w:w="2448" w:type="dxa"/>
            <w:gridSpan w:val="2"/>
          </w:tcPr>
          <w:p w14:paraId="16B3551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/IT- Number or Format</w:t>
            </w:r>
          </w:p>
        </w:tc>
        <w:tc>
          <w:tcPr>
            <w:tcW w:w="720" w:type="dxa"/>
          </w:tcPr>
          <w:p w14:paraId="16B3551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I07</w:t>
            </w:r>
          </w:p>
        </w:tc>
        <w:tc>
          <w:tcPr>
            <w:tcW w:w="2502" w:type="dxa"/>
          </w:tcPr>
          <w:p w14:paraId="16B3551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IT NUMBER INVALID PLEASE CORRECT</w:t>
            </w:r>
          </w:p>
        </w:tc>
      </w:tr>
      <w:tr w:rsidR="00AE7EE1" w:rsidRPr="00AE7EE1" w14:paraId="16B3551A"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16B35514"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401</w:t>
            </w:r>
          </w:p>
        </w:tc>
        <w:tc>
          <w:tcPr>
            <w:tcW w:w="2052" w:type="dxa"/>
          </w:tcPr>
          <w:p w14:paraId="16B35515"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Invalid rate requested field</w:t>
            </w:r>
          </w:p>
        </w:tc>
        <w:tc>
          <w:tcPr>
            <w:tcW w:w="720" w:type="dxa"/>
            <w:gridSpan w:val="2"/>
            <w:vMerge w:val="restart"/>
          </w:tcPr>
          <w:p w14:paraId="16B3551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524</w:t>
            </w:r>
          </w:p>
        </w:tc>
        <w:tc>
          <w:tcPr>
            <w:tcW w:w="2448" w:type="dxa"/>
            <w:gridSpan w:val="2"/>
            <w:vMerge w:val="restart"/>
          </w:tcPr>
          <w:p w14:paraId="16B3551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/RT- Rate or Format</w:t>
            </w:r>
          </w:p>
        </w:tc>
        <w:tc>
          <w:tcPr>
            <w:tcW w:w="720" w:type="dxa"/>
            <w:vMerge w:val="restart"/>
          </w:tcPr>
          <w:p w14:paraId="16B3551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R13</w:t>
            </w:r>
          </w:p>
        </w:tc>
        <w:tc>
          <w:tcPr>
            <w:tcW w:w="2502" w:type="dxa"/>
            <w:vMerge w:val="restart"/>
          </w:tcPr>
          <w:p w14:paraId="16B3551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ROOM-RATE NOT FOUND SELECT ALTERNATE</w:t>
            </w:r>
          </w:p>
        </w:tc>
      </w:tr>
      <w:tr w:rsidR="00AE7EE1" w:rsidRPr="00AE7EE1" w14:paraId="16B35521"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16B3551B"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436</w:t>
            </w:r>
          </w:p>
        </w:tc>
        <w:tc>
          <w:tcPr>
            <w:tcW w:w="2052" w:type="dxa"/>
          </w:tcPr>
          <w:p w14:paraId="16B3551C" w14:textId="77777777" w:rsidR="00AE7EE1" w:rsidRPr="004703E7" w:rsidRDefault="00AE7EE1" w:rsidP="00AE7EE1">
            <w:pPr>
              <w:spacing w:before="120" w:line="240" w:lineRule="atLeast"/>
              <w:rPr>
                <w:rFonts w:ascii="Arial" w:hAnsi="Arial" w:cs="Arial"/>
                <w:sz w:val="18"/>
                <w:szCs w:val="18"/>
              </w:rPr>
            </w:pPr>
            <w:r w:rsidRPr="004703E7">
              <w:rPr>
                <w:rFonts w:ascii="Arial" w:hAnsi="Arial" w:cs="Arial"/>
                <w:sz w:val="18"/>
                <w:szCs w:val="18"/>
              </w:rPr>
              <w:t>Rate does not exist</w:t>
            </w:r>
          </w:p>
        </w:tc>
        <w:tc>
          <w:tcPr>
            <w:tcW w:w="720" w:type="dxa"/>
            <w:gridSpan w:val="2"/>
            <w:vMerge/>
          </w:tcPr>
          <w:p w14:paraId="16B3551D"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51E"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51F"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520" w14:textId="77777777" w:rsidR="00AE7EE1" w:rsidRPr="00AE7EE1" w:rsidRDefault="00AE7EE1" w:rsidP="00AE7EE1">
            <w:pPr>
              <w:spacing w:before="120" w:line="240" w:lineRule="atLeast"/>
              <w:rPr>
                <w:rFonts w:ascii="Arial" w:hAnsi="Arial" w:cs="Arial"/>
                <w:sz w:val="18"/>
                <w:szCs w:val="18"/>
              </w:rPr>
            </w:pPr>
          </w:p>
        </w:tc>
      </w:tr>
      <w:tr w:rsidR="00AE7EE1" w:rsidRPr="00AE7EE1" w14:paraId="16B35528"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16B3552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381</w:t>
            </w:r>
          </w:p>
        </w:tc>
        <w:tc>
          <w:tcPr>
            <w:tcW w:w="2052" w:type="dxa"/>
          </w:tcPr>
          <w:p w14:paraId="16B3552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check-in date</w:t>
            </w:r>
          </w:p>
        </w:tc>
        <w:tc>
          <w:tcPr>
            <w:tcW w:w="720" w:type="dxa"/>
            <w:gridSpan w:val="2"/>
            <w:vMerge w:val="restart"/>
          </w:tcPr>
          <w:p w14:paraId="16B3552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525</w:t>
            </w:r>
          </w:p>
        </w:tc>
        <w:tc>
          <w:tcPr>
            <w:tcW w:w="2448" w:type="dxa"/>
            <w:gridSpan w:val="2"/>
            <w:vMerge w:val="restart"/>
          </w:tcPr>
          <w:p w14:paraId="16B3552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Check In Date</w:t>
            </w:r>
          </w:p>
        </w:tc>
        <w:tc>
          <w:tcPr>
            <w:tcW w:w="720" w:type="dxa"/>
          </w:tcPr>
          <w:p w14:paraId="16B3552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I05</w:t>
            </w:r>
          </w:p>
        </w:tc>
        <w:tc>
          <w:tcPr>
            <w:tcW w:w="2502" w:type="dxa"/>
          </w:tcPr>
          <w:p w14:paraId="16B3552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 DATE NOT IN INVENTORY</w:t>
            </w:r>
          </w:p>
        </w:tc>
      </w:tr>
      <w:tr w:rsidR="00AE7EE1" w:rsidRPr="00AE7EE1" w14:paraId="16B3552F"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7"/>
        </w:trPr>
        <w:tc>
          <w:tcPr>
            <w:tcW w:w="828" w:type="dxa"/>
          </w:tcPr>
          <w:p w14:paraId="16B3552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136</w:t>
            </w:r>
          </w:p>
        </w:tc>
        <w:tc>
          <w:tcPr>
            <w:tcW w:w="2052" w:type="dxa"/>
          </w:tcPr>
          <w:p w14:paraId="16B3552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Start date is invalid</w:t>
            </w:r>
          </w:p>
        </w:tc>
        <w:tc>
          <w:tcPr>
            <w:tcW w:w="720" w:type="dxa"/>
            <w:gridSpan w:val="2"/>
            <w:vMerge/>
          </w:tcPr>
          <w:p w14:paraId="16B3552B" w14:textId="77777777" w:rsidR="00AE7EE1" w:rsidRPr="00AE7EE1" w:rsidRDefault="00AE7EE1" w:rsidP="00AE7EE1">
            <w:pPr>
              <w:spacing w:before="120" w:line="240" w:lineRule="atLeast"/>
              <w:rPr>
                <w:rFonts w:ascii="Arial" w:hAnsi="Arial" w:cs="Arial"/>
                <w:sz w:val="18"/>
                <w:szCs w:val="18"/>
              </w:rPr>
            </w:pPr>
          </w:p>
        </w:tc>
        <w:tc>
          <w:tcPr>
            <w:tcW w:w="2448" w:type="dxa"/>
            <w:gridSpan w:val="2"/>
            <w:vMerge/>
          </w:tcPr>
          <w:p w14:paraId="16B3552C" w14:textId="77777777" w:rsidR="00AE7EE1" w:rsidRPr="00AE7EE1" w:rsidRDefault="00AE7EE1" w:rsidP="00AE7EE1">
            <w:pPr>
              <w:spacing w:before="120" w:line="240" w:lineRule="atLeast"/>
              <w:rPr>
                <w:rFonts w:ascii="Arial" w:hAnsi="Arial" w:cs="Arial"/>
                <w:sz w:val="18"/>
                <w:szCs w:val="18"/>
              </w:rPr>
            </w:pPr>
          </w:p>
        </w:tc>
        <w:tc>
          <w:tcPr>
            <w:tcW w:w="720" w:type="dxa"/>
          </w:tcPr>
          <w:p w14:paraId="16B3552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I06</w:t>
            </w:r>
          </w:p>
        </w:tc>
        <w:tc>
          <w:tcPr>
            <w:tcW w:w="2502" w:type="dxa"/>
          </w:tcPr>
          <w:p w14:paraId="16B3552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 DATE INVALID FOR RATE PLAN</w:t>
            </w:r>
          </w:p>
        </w:tc>
      </w:tr>
      <w:tr w:rsidR="00AE7EE1" w:rsidRPr="00AE7EE1" w14:paraId="16B3553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3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382</w:t>
            </w:r>
          </w:p>
        </w:tc>
        <w:tc>
          <w:tcPr>
            <w:tcW w:w="2052" w:type="dxa"/>
          </w:tcPr>
          <w:p w14:paraId="16B3553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check-out date</w:t>
            </w:r>
          </w:p>
        </w:tc>
        <w:tc>
          <w:tcPr>
            <w:tcW w:w="720" w:type="dxa"/>
            <w:gridSpan w:val="2"/>
          </w:tcPr>
          <w:p w14:paraId="16B3553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526</w:t>
            </w:r>
          </w:p>
        </w:tc>
        <w:tc>
          <w:tcPr>
            <w:tcW w:w="2448" w:type="dxa"/>
            <w:gridSpan w:val="2"/>
          </w:tcPr>
          <w:p w14:paraId="16B3553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Check Out Date</w:t>
            </w:r>
          </w:p>
        </w:tc>
        <w:tc>
          <w:tcPr>
            <w:tcW w:w="720" w:type="dxa"/>
          </w:tcPr>
          <w:p w14:paraId="16B3553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O02</w:t>
            </w:r>
          </w:p>
        </w:tc>
        <w:tc>
          <w:tcPr>
            <w:tcW w:w="2502" w:type="dxa"/>
          </w:tcPr>
          <w:p w14:paraId="16B3553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OUT DATE OR NUMBER OF NIGHTS REQUIRED PLEASE CORRECT</w:t>
            </w:r>
          </w:p>
        </w:tc>
      </w:tr>
      <w:tr w:rsidR="00AE7EE1" w:rsidRPr="00AE7EE1" w14:paraId="16B3553D"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16B3553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385</w:t>
            </w:r>
          </w:p>
        </w:tc>
        <w:tc>
          <w:tcPr>
            <w:tcW w:w="2052" w:type="dxa"/>
          </w:tcPr>
          <w:p w14:paraId="16B3553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confirmation or cancellation number</w:t>
            </w:r>
          </w:p>
        </w:tc>
        <w:tc>
          <w:tcPr>
            <w:tcW w:w="720" w:type="dxa"/>
            <w:gridSpan w:val="2"/>
            <w:vMerge w:val="restart"/>
          </w:tcPr>
          <w:p w14:paraId="16B3553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527</w:t>
            </w:r>
          </w:p>
        </w:tc>
        <w:tc>
          <w:tcPr>
            <w:tcW w:w="2448" w:type="dxa"/>
            <w:gridSpan w:val="2"/>
            <w:vMerge w:val="restart"/>
          </w:tcPr>
          <w:p w14:paraId="16B3553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/CF- Number or Format</w:t>
            </w:r>
          </w:p>
        </w:tc>
        <w:tc>
          <w:tcPr>
            <w:tcW w:w="720" w:type="dxa"/>
            <w:vMerge w:val="restart"/>
          </w:tcPr>
          <w:p w14:paraId="16B3553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C17</w:t>
            </w:r>
          </w:p>
        </w:tc>
        <w:tc>
          <w:tcPr>
            <w:tcW w:w="2502" w:type="dxa"/>
            <w:vMerge w:val="restart"/>
          </w:tcPr>
          <w:p w14:paraId="16B3553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CONFIRMATION NUMBER NOT FOUND PLEASE CORRECT</w:t>
            </w:r>
          </w:p>
        </w:tc>
      </w:tr>
      <w:tr w:rsidR="00AE7EE1" w:rsidRPr="00AE7EE1" w14:paraId="16B3554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16B3553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245</w:t>
            </w:r>
          </w:p>
        </w:tc>
        <w:tc>
          <w:tcPr>
            <w:tcW w:w="2052" w:type="dxa"/>
          </w:tcPr>
          <w:p w14:paraId="16B3553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confirmation number</w:t>
            </w:r>
          </w:p>
        </w:tc>
        <w:tc>
          <w:tcPr>
            <w:tcW w:w="720" w:type="dxa"/>
            <w:gridSpan w:val="2"/>
            <w:vMerge/>
          </w:tcPr>
          <w:p w14:paraId="16B35540" w14:textId="77777777" w:rsidR="00AE7EE1" w:rsidRPr="00AE7EE1" w:rsidRDefault="00AE7EE1" w:rsidP="00AE7EE1">
            <w:pPr>
              <w:ind w:left="72"/>
              <w:rPr>
                <w:rFonts w:ascii="Arial" w:hAnsi="Arial" w:cs="Arial"/>
              </w:rPr>
            </w:pPr>
          </w:p>
        </w:tc>
        <w:tc>
          <w:tcPr>
            <w:tcW w:w="2448" w:type="dxa"/>
            <w:gridSpan w:val="2"/>
            <w:vMerge/>
          </w:tcPr>
          <w:p w14:paraId="16B35541" w14:textId="77777777" w:rsidR="00AE7EE1" w:rsidRPr="00AE7EE1" w:rsidRDefault="00AE7EE1" w:rsidP="00AE7EE1">
            <w:pPr>
              <w:rPr>
                <w:rFonts w:ascii="Arial" w:hAnsi="Arial" w:cs="Arial"/>
              </w:rPr>
            </w:pPr>
          </w:p>
        </w:tc>
        <w:tc>
          <w:tcPr>
            <w:tcW w:w="720" w:type="dxa"/>
            <w:vMerge/>
          </w:tcPr>
          <w:p w14:paraId="16B35542" w14:textId="77777777" w:rsidR="00AE7EE1" w:rsidRPr="00AE7EE1" w:rsidRDefault="00AE7EE1" w:rsidP="00AE7EE1">
            <w:pPr>
              <w:jc w:val="center"/>
              <w:rPr>
                <w:rFonts w:ascii="Arial" w:hAnsi="Arial" w:cs="Arial"/>
                <w:b/>
              </w:rPr>
            </w:pPr>
          </w:p>
        </w:tc>
        <w:tc>
          <w:tcPr>
            <w:tcW w:w="2502" w:type="dxa"/>
            <w:vMerge/>
          </w:tcPr>
          <w:p w14:paraId="16B35543" w14:textId="77777777" w:rsidR="00AE7EE1" w:rsidRPr="00AE7EE1" w:rsidRDefault="00AE7EE1" w:rsidP="00AE7EE1">
            <w:pPr>
              <w:rPr>
                <w:rFonts w:ascii="Arial" w:hAnsi="Arial" w:cs="Arial"/>
              </w:rPr>
            </w:pPr>
          </w:p>
        </w:tc>
      </w:tr>
      <w:tr w:rsidR="00AE7EE1" w:rsidRPr="00AE7EE1" w14:paraId="16B3554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16B3554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315</w:t>
            </w:r>
          </w:p>
        </w:tc>
        <w:tc>
          <w:tcPr>
            <w:tcW w:w="2052" w:type="dxa"/>
          </w:tcPr>
          <w:p w14:paraId="16B3554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Required data missing:  confirmation number</w:t>
            </w:r>
          </w:p>
        </w:tc>
        <w:tc>
          <w:tcPr>
            <w:tcW w:w="720" w:type="dxa"/>
            <w:gridSpan w:val="2"/>
            <w:vMerge/>
          </w:tcPr>
          <w:p w14:paraId="16B35547" w14:textId="77777777" w:rsidR="00AE7EE1" w:rsidRPr="00AE7EE1" w:rsidRDefault="00AE7EE1" w:rsidP="00AE7EE1">
            <w:pPr>
              <w:ind w:left="72"/>
              <w:rPr>
                <w:rFonts w:ascii="Arial" w:hAnsi="Arial" w:cs="Arial"/>
              </w:rPr>
            </w:pPr>
          </w:p>
        </w:tc>
        <w:tc>
          <w:tcPr>
            <w:tcW w:w="2448" w:type="dxa"/>
            <w:gridSpan w:val="2"/>
            <w:vMerge/>
          </w:tcPr>
          <w:p w14:paraId="16B35548" w14:textId="77777777" w:rsidR="00AE7EE1" w:rsidRPr="00AE7EE1" w:rsidRDefault="00AE7EE1" w:rsidP="00AE7EE1">
            <w:pPr>
              <w:rPr>
                <w:rFonts w:ascii="Arial" w:hAnsi="Arial" w:cs="Arial"/>
              </w:rPr>
            </w:pPr>
          </w:p>
        </w:tc>
        <w:tc>
          <w:tcPr>
            <w:tcW w:w="720" w:type="dxa"/>
            <w:vMerge/>
          </w:tcPr>
          <w:p w14:paraId="16B35549" w14:textId="77777777" w:rsidR="00AE7EE1" w:rsidRPr="00AE7EE1" w:rsidRDefault="00AE7EE1" w:rsidP="00AE7EE1">
            <w:pPr>
              <w:jc w:val="center"/>
              <w:rPr>
                <w:rFonts w:ascii="Arial" w:hAnsi="Arial" w:cs="Arial"/>
                <w:b/>
              </w:rPr>
            </w:pPr>
          </w:p>
        </w:tc>
        <w:tc>
          <w:tcPr>
            <w:tcW w:w="2502" w:type="dxa"/>
            <w:vMerge/>
          </w:tcPr>
          <w:p w14:paraId="16B3554A" w14:textId="77777777" w:rsidR="00AE7EE1" w:rsidRPr="00AE7EE1" w:rsidRDefault="00AE7EE1" w:rsidP="00AE7EE1">
            <w:pPr>
              <w:rPr>
                <w:rFonts w:ascii="Arial" w:hAnsi="Arial" w:cs="Arial"/>
              </w:rPr>
            </w:pPr>
          </w:p>
        </w:tc>
      </w:tr>
      <w:tr w:rsidR="00AE7EE1" w:rsidRPr="00AE7EE1" w14:paraId="16B35552"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4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447</w:t>
            </w:r>
          </w:p>
        </w:tc>
        <w:tc>
          <w:tcPr>
            <w:tcW w:w="2052" w:type="dxa"/>
          </w:tcPr>
          <w:p w14:paraId="16B3554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update - simultaneous updates</w:t>
            </w:r>
          </w:p>
        </w:tc>
        <w:tc>
          <w:tcPr>
            <w:tcW w:w="720" w:type="dxa"/>
            <w:gridSpan w:val="2"/>
          </w:tcPr>
          <w:p w14:paraId="16B3554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529</w:t>
            </w:r>
          </w:p>
        </w:tc>
        <w:tc>
          <w:tcPr>
            <w:tcW w:w="2448" w:type="dxa"/>
            <w:gridSpan w:val="2"/>
          </w:tcPr>
          <w:p w14:paraId="16B3554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Simultaneous Changes to GNR-Ignore</w:t>
            </w:r>
          </w:p>
        </w:tc>
        <w:tc>
          <w:tcPr>
            <w:tcW w:w="720" w:type="dxa"/>
          </w:tcPr>
          <w:p w14:paraId="16B3555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447</w:t>
            </w:r>
          </w:p>
        </w:tc>
        <w:tc>
          <w:tcPr>
            <w:tcW w:w="2502" w:type="dxa"/>
          </w:tcPr>
          <w:p w14:paraId="16B3555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UPDATE - SIMULTANEOUS UPDATES¬</w:t>
            </w:r>
          </w:p>
        </w:tc>
      </w:tr>
      <w:tr w:rsidR="00AE7EE1" w:rsidRPr="00AE7EE1" w14:paraId="16B35559"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5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757</w:t>
            </w:r>
          </w:p>
        </w:tc>
        <w:tc>
          <w:tcPr>
            <w:tcW w:w="2052" w:type="dxa"/>
          </w:tcPr>
          <w:p w14:paraId="16B3555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Retrieve Guest Name Record</w:t>
            </w:r>
          </w:p>
        </w:tc>
        <w:tc>
          <w:tcPr>
            <w:tcW w:w="720" w:type="dxa"/>
            <w:gridSpan w:val="2"/>
          </w:tcPr>
          <w:p w14:paraId="16B35555"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531*</w:t>
            </w:r>
          </w:p>
        </w:tc>
        <w:tc>
          <w:tcPr>
            <w:tcW w:w="2448" w:type="dxa"/>
            <w:gridSpan w:val="2"/>
          </w:tcPr>
          <w:p w14:paraId="16B3555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Retrieve GNR)</w:t>
            </w:r>
          </w:p>
        </w:tc>
        <w:tc>
          <w:tcPr>
            <w:tcW w:w="720" w:type="dxa"/>
          </w:tcPr>
          <w:p w14:paraId="16B3555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757</w:t>
            </w:r>
          </w:p>
        </w:tc>
        <w:tc>
          <w:tcPr>
            <w:tcW w:w="2502" w:type="dxa"/>
          </w:tcPr>
          <w:p w14:paraId="16B3555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RETRIEVE GUEST NAME RECORD¬</w:t>
            </w:r>
          </w:p>
        </w:tc>
      </w:tr>
      <w:tr w:rsidR="00AE7EE1" w:rsidRPr="00AE7EE1" w14:paraId="16B35560"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16B3555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758</w:t>
            </w:r>
          </w:p>
        </w:tc>
        <w:tc>
          <w:tcPr>
            <w:tcW w:w="2052" w:type="dxa"/>
          </w:tcPr>
          <w:p w14:paraId="16B3555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Link Process Shut Off</w:t>
            </w:r>
          </w:p>
        </w:tc>
        <w:tc>
          <w:tcPr>
            <w:tcW w:w="720" w:type="dxa"/>
            <w:gridSpan w:val="2"/>
            <w:vMerge w:val="restart"/>
          </w:tcPr>
          <w:p w14:paraId="16B3555C"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532*</w:t>
            </w:r>
          </w:p>
        </w:tc>
        <w:tc>
          <w:tcPr>
            <w:tcW w:w="2448" w:type="dxa"/>
            <w:gridSpan w:val="2"/>
            <w:vMerge w:val="restart"/>
          </w:tcPr>
          <w:p w14:paraId="16B3555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No response from HRS; default to RoomMaster MVS info.</w:t>
            </w:r>
          </w:p>
        </w:tc>
        <w:tc>
          <w:tcPr>
            <w:tcW w:w="720" w:type="dxa"/>
            <w:vMerge w:val="restart"/>
          </w:tcPr>
          <w:p w14:paraId="16B3555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vMerge w:val="restart"/>
          </w:tcPr>
          <w:p w14:paraId="16B3555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567"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16B3556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367</w:t>
            </w:r>
          </w:p>
        </w:tc>
        <w:tc>
          <w:tcPr>
            <w:tcW w:w="2052" w:type="dxa"/>
          </w:tcPr>
          <w:p w14:paraId="16B3556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Request</w:t>
            </w:r>
          </w:p>
        </w:tc>
        <w:tc>
          <w:tcPr>
            <w:tcW w:w="720" w:type="dxa"/>
            <w:gridSpan w:val="2"/>
            <w:vMerge/>
          </w:tcPr>
          <w:p w14:paraId="16B35563" w14:textId="77777777" w:rsidR="00AE7EE1" w:rsidRPr="00AE7EE1" w:rsidRDefault="00AE7EE1" w:rsidP="00AE7EE1">
            <w:pPr>
              <w:spacing w:before="120" w:line="240" w:lineRule="atLeast"/>
              <w:rPr>
                <w:rFonts w:ascii="Arial" w:hAnsi="Arial" w:cs="Arial"/>
                <w:sz w:val="18"/>
                <w:szCs w:val="18"/>
                <w:highlight w:val="green"/>
              </w:rPr>
            </w:pPr>
          </w:p>
        </w:tc>
        <w:tc>
          <w:tcPr>
            <w:tcW w:w="2448" w:type="dxa"/>
            <w:gridSpan w:val="2"/>
            <w:vMerge/>
          </w:tcPr>
          <w:p w14:paraId="16B35564"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565"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566" w14:textId="77777777" w:rsidR="00AE7EE1" w:rsidRPr="00AE7EE1" w:rsidRDefault="00AE7EE1" w:rsidP="00AE7EE1">
            <w:pPr>
              <w:rPr>
                <w:rFonts w:ascii="Arial" w:hAnsi="Arial" w:cs="Arial"/>
              </w:rPr>
            </w:pPr>
          </w:p>
        </w:tc>
      </w:tr>
      <w:tr w:rsidR="00AE7EE1" w:rsidRPr="00AE7EE1" w14:paraId="16B3556E"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16B3556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724</w:t>
            </w:r>
          </w:p>
        </w:tc>
        <w:tc>
          <w:tcPr>
            <w:tcW w:w="2052" w:type="dxa"/>
          </w:tcPr>
          <w:p w14:paraId="16B3556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Vendor Response Error</w:t>
            </w:r>
          </w:p>
        </w:tc>
        <w:tc>
          <w:tcPr>
            <w:tcW w:w="720" w:type="dxa"/>
            <w:gridSpan w:val="2"/>
            <w:vMerge/>
          </w:tcPr>
          <w:p w14:paraId="16B3556A" w14:textId="77777777" w:rsidR="00AE7EE1" w:rsidRPr="00AE7EE1" w:rsidRDefault="00AE7EE1" w:rsidP="00AE7EE1">
            <w:pPr>
              <w:spacing w:before="120" w:line="240" w:lineRule="atLeast"/>
              <w:rPr>
                <w:rFonts w:ascii="Arial" w:hAnsi="Arial" w:cs="Arial"/>
                <w:sz w:val="18"/>
                <w:szCs w:val="18"/>
                <w:highlight w:val="green"/>
              </w:rPr>
            </w:pPr>
          </w:p>
        </w:tc>
        <w:tc>
          <w:tcPr>
            <w:tcW w:w="2448" w:type="dxa"/>
            <w:gridSpan w:val="2"/>
            <w:vMerge/>
          </w:tcPr>
          <w:p w14:paraId="16B3556B" w14:textId="77777777" w:rsidR="00AE7EE1" w:rsidRPr="00AE7EE1" w:rsidRDefault="00AE7EE1" w:rsidP="00AE7EE1">
            <w:pPr>
              <w:spacing w:before="120" w:line="240" w:lineRule="atLeast"/>
              <w:rPr>
                <w:rFonts w:ascii="Arial" w:hAnsi="Arial" w:cs="Arial"/>
                <w:sz w:val="18"/>
                <w:szCs w:val="18"/>
              </w:rPr>
            </w:pPr>
          </w:p>
        </w:tc>
        <w:tc>
          <w:tcPr>
            <w:tcW w:w="720" w:type="dxa"/>
            <w:vMerge/>
          </w:tcPr>
          <w:p w14:paraId="16B3556C" w14:textId="77777777" w:rsidR="00AE7EE1" w:rsidRPr="00AE7EE1" w:rsidRDefault="00AE7EE1" w:rsidP="00AE7EE1">
            <w:pPr>
              <w:spacing w:before="120" w:line="240" w:lineRule="atLeast"/>
              <w:rPr>
                <w:rFonts w:ascii="Arial" w:hAnsi="Arial" w:cs="Arial"/>
                <w:sz w:val="18"/>
                <w:szCs w:val="18"/>
              </w:rPr>
            </w:pPr>
          </w:p>
        </w:tc>
        <w:tc>
          <w:tcPr>
            <w:tcW w:w="2502" w:type="dxa"/>
            <w:vMerge/>
          </w:tcPr>
          <w:p w14:paraId="16B3556D" w14:textId="77777777" w:rsidR="00AE7EE1" w:rsidRPr="00AE7EE1" w:rsidRDefault="00AE7EE1" w:rsidP="00AE7EE1">
            <w:pPr>
              <w:rPr>
                <w:rFonts w:ascii="Arial" w:hAnsi="Arial" w:cs="Arial"/>
              </w:rPr>
            </w:pPr>
          </w:p>
        </w:tc>
      </w:tr>
      <w:tr w:rsidR="00AE7EE1" w:rsidRPr="00AE7EE1" w14:paraId="16B35575"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6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759</w:t>
            </w:r>
          </w:p>
        </w:tc>
        <w:tc>
          <w:tcPr>
            <w:tcW w:w="2052" w:type="dxa"/>
          </w:tcPr>
          <w:p w14:paraId="16B3557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Confo Nbr not received on Modify, Cancel or Ignore</w:t>
            </w:r>
          </w:p>
        </w:tc>
        <w:tc>
          <w:tcPr>
            <w:tcW w:w="720" w:type="dxa"/>
            <w:gridSpan w:val="2"/>
          </w:tcPr>
          <w:p w14:paraId="16B35571" w14:textId="77777777" w:rsidR="00AE7EE1" w:rsidRPr="00AE7EE1" w:rsidRDefault="00AE7EE1" w:rsidP="00AE7EE1">
            <w:pPr>
              <w:spacing w:before="120" w:line="240" w:lineRule="atLeast"/>
              <w:rPr>
                <w:rFonts w:ascii="Arial" w:hAnsi="Arial" w:cs="Arial"/>
                <w:sz w:val="18"/>
                <w:szCs w:val="18"/>
                <w:highlight w:val="green"/>
              </w:rPr>
            </w:pPr>
            <w:r w:rsidRPr="00AE7EE1">
              <w:rPr>
                <w:rFonts w:ascii="Arial" w:hAnsi="Arial" w:cs="Arial"/>
                <w:sz w:val="18"/>
                <w:szCs w:val="18"/>
                <w:highlight w:val="green"/>
              </w:rPr>
              <w:t>533*</w:t>
            </w:r>
          </w:p>
        </w:tc>
        <w:tc>
          <w:tcPr>
            <w:tcW w:w="2448" w:type="dxa"/>
            <w:gridSpan w:val="2"/>
          </w:tcPr>
          <w:p w14:paraId="16B3557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(Confo NUMBER not received on Mod, Cancel, or IGN)</w:t>
            </w:r>
          </w:p>
        </w:tc>
        <w:tc>
          <w:tcPr>
            <w:tcW w:w="720" w:type="dxa"/>
          </w:tcPr>
          <w:p w14:paraId="16B3557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D01</w:t>
            </w:r>
          </w:p>
        </w:tc>
        <w:tc>
          <w:tcPr>
            <w:tcW w:w="2502" w:type="dxa"/>
          </w:tcPr>
          <w:p w14:paraId="16B3557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 SELECT.  CONFIRMATION WILL BE SENT AFTER END TRANSACTION.</w:t>
            </w:r>
          </w:p>
        </w:tc>
      </w:tr>
      <w:tr w:rsidR="00AE7EE1" w:rsidRPr="00AE7EE1" w14:paraId="16B3557C"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7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761</w:t>
            </w:r>
          </w:p>
        </w:tc>
        <w:tc>
          <w:tcPr>
            <w:tcW w:w="2052" w:type="dxa"/>
          </w:tcPr>
          <w:p w14:paraId="16B3557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Frequent Guest Number Cannot be Changed</w:t>
            </w:r>
          </w:p>
        </w:tc>
        <w:tc>
          <w:tcPr>
            <w:tcW w:w="720" w:type="dxa"/>
            <w:gridSpan w:val="2"/>
          </w:tcPr>
          <w:p w14:paraId="16B3557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535</w:t>
            </w:r>
          </w:p>
        </w:tc>
        <w:tc>
          <w:tcPr>
            <w:tcW w:w="2448" w:type="dxa"/>
            <w:gridSpan w:val="2"/>
          </w:tcPr>
          <w:p w14:paraId="16B3557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/FG- Change Requires Cancel/Rebook</w:t>
            </w:r>
          </w:p>
        </w:tc>
        <w:tc>
          <w:tcPr>
            <w:tcW w:w="720" w:type="dxa"/>
          </w:tcPr>
          <w:p w14:paraId="16B3557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F04</w:t>
            </w:r>
          </w:p>
        </w:tc>
        <w:tc>
          <w:tcPr>
            <w:tcW w:w="2502" w:type="dxa"/>
          </w:tcPr>
          <w:p w14:paraId="16B3557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FREQUENT GUEST NUMBER CANNOT BE MODIFIED</w:t>
            </w:r>
          </w:p>
        </w:tc>
      </w:tr>
      <w:tr w:rsidR="00AE7EE1" w:rsidRPr="00AE7EE1" w14:paraId="16B3558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7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762</w:t>
            </w:r>
          </w:p>
        </w:tc>
        <w:tc>
          <w:tcPr>
            <w:tcW w:w="2052" w:type="dxa"/>
          </w:tcPr>
          <w:p w14:paraId="16B3557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Corporate ID Cannot be Changed</w:t>
            </w:r>
          </w:p>
        </w:tc>
        <w:tc>
          <w:tcPr>
            <w:tcW w:w="720" w:type="dxa"/>
            <w:gridSpan w:val="2"/>
          </w:tcPr>
          <w:p w14:paraId="16B3557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536</w:t>
            </w:r>
          </w:p>
        </w:tc>
        <w:tc>
          <w:tcPr>
            <w:tcW w:w="2448" w:type="dxa"/>
            <w:gridSpan w:val="2"/>
          </w:tcPr>
          <w:p w14:paraId="16B3558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/CD- Change Requires Cancel/Rebook</w:t>
            </w:r>
          </w:p>
        </w:tc>
        <w:tc>
          <w:tcPr>
            <w:tcW w:w="720" w:type="dxa"/>
          </w:tcPr>
          <w:p w14:paraId="16B3558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C07</w:t>
            </w:r>
          </w:p>
        </w:tc>
        <w:tc>
          <w:tcPr>
            <w:tcW w:w="2502" w:type="dxa"/>
          </w:tcPr>
          <w:p w14:paraId="16B3558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CORPORATE ID CANNOT BE MODIFIED</w:t>
            </w:r>
          </w:p>
        </w:tc>
      </w:tr>
      <w:tr w:rsidR="00AE7EE1" w:rsidRPr="00AE7EE1" w14:paraId="16B3558A"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8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763</w:t>
            </w:r>
          </w:p>
        </w:tc>
        <w:tc>
          <w:tcPr>
            <w:tcW w:w="2052" w:type="dxa"/>
          </w:tcPr>
          <w:p w14:paraId="16B3558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Cannot Modify Name when Frequent Guest Number Present</w:t>
            </w:r>
          </w:p>
        </w:tc>
        <w:tc>
          <w:tcPr>
            <w:tcW w:w="720" w:type="dxa"/>
            <w:gridSpan w:val="2"/>
          </w:tcPr>
          <w:p w14:paraId="16B3558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538</w:t>
            </w:r>
          </w:p>
        </w:tc>
        <w:tc>
          <w:tcPr>
            <w:tcW w:w="2448" w:type="dxa"/>
            <w:gridSpan w:val="2"/>
          </w:tcPr>
          <w:p w14:paraId="16B3558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Cannot Modify /NM When /FG Present</w:t>
            </w:r>
          </w:p>
        </w:tc>
        <w:tc>
          <w:tcPr>
            <w:tcW w:w="720" w:type="dxa"/>
          </w:tcPr>
          <w:p w14:paraId="16B3558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763</w:t>
            </w:r>
          </w:p>
        </w:tc>
        <w:tc>
          <w:tcPr>
            <w:tcW w:w="2502" w:type="dxa"/>
          </w:tcPr>
          <w:p w14:paraId="16B3558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CANNOT MODIFY NAME WHEN FREQUENT GUEST NUMBER PRESENT¬</w:t>
            </w:r>
          </w:p>
        </w:tc>
      </w:tr>
      <w:tr w:rsidR="00AE7EE1" w:rsidRPr="00AE7EE1" w14:paraId="16B35591"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58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150</w:t>
            </w:r>
          </w:p>
        </w:tc>
        <w:tc>
          <w:tcPr>
            <w:tcW w:w="2052" w:type="dxa"/>
          </w:tcPr>
          <w:p w14:paraId="16B3558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Changes are not permitted</w:t>
            </w:r>
          </w:p>
        </w:tc>
        <w:tc>
          <w:tcPr>
            <w:tcW w:w="720" w:type="dxa"/>
            <w:gridSpan w:val="2"/>
            <w:vMerge w:val="restart"/>
          </w:tcPr>
          <w:p w14:paraId="16B3558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539</w:t>
            </w:r>
          </w:p>
        </w:tc>
        <w:tc>
          <w:tcPr>
            <w:tcW w:w="2448" w:type="dxa"/>
            <w:gridSpan w:val="2"/>
            <w:vMerge w:val="restart"/>
          </w:tcPr>
          <w:p w14:paraId="16B3558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Change not Allowed - Call Chain Direct</w:t>
            </w:r>
          </w:p>
        </w:tc>
        <w:tc>
          <w:tcPr>
            <w:tcW w:w="720" w:type="dxa"/>
          </w:tcPr>
          <w:p w14:paraId="16B3558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M05</w:t>
            </w:r>
          </w:p>
        </w:tc>
        <w:tc>
          <w:tcPr>
            <w:tcW w:w="2502" w:type="dxa"/>
          </w:tcPr>
          <w:p w14:paraId="16B3559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BOOKING CANNOT BE MODIFIED</w:t>
            </w:r>
          </w:p>
        </w:tc>
      </w:tr>
      <w:tr w:rsidR="00AE7EE1" w:rsidRPr="00AE7EE1" w14:paraId="16B35598"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59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122</w:t>
            </w:r>
          </w:p>
        </w:tc>
        <w:tc>
          <w:tcPr>
            <w:tcW w:w="2052" w:type="dxa"/>
          </w:tcPr>
          <w:p w14:paraId="16B3559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End Date has passed</w:t>
            </w:r>
          </w:p>
        </w:tc>
        <w:tc>
          <w:tcPr>
            <w:tcW w:w="720" w:type="dxa"/>
            <w:gridSpan w:val="2"/>
            <w:vMerge/>
          </w:tcPr>
          <w:p w14:paraId="16B35594" w14:textId="77777777" w:rsidR="00AE7EE1" w:rsidRPr="00AE7EE1" w:rsidRDefault="00AE7EE1" w:rsidP="00AE7EE1">
            <w:pPr>
              <w:ind w:left="72"/>
              <w:rPr>
                <w:rFonts w:ascii="Arial" w:hAnsi="Arial" w:cs="Arial"/>
              </w:rPr>
            </w:pPr>
          </w:p>
        </w:tc>
        <w:tc>
          <w:tcPr>
            <w:tcW w:w="2448" w:type="dxa"/>
            <w:gridSpan w:val="2"/>
            <w:vMerge/>
          </w:tcPr>
          <w:p w14:paraId="16B35595" w14:textId="77777777" w:rsidR="00AE7EE1" w:rsidRPr="00AE7EE1" w:rsidRDefault="00AE7EE1" w:rsidP="00AE7EE1">
            <w:pPr>
              <w:rPr>
                <w:rFonts w:ascii="Arial" w:hAnsi="Arial" w:cs="Arial"/>
              </w:rPr>
            </w:pPr>
          </w:p>
        </w:tc>
        <w:tc>
          <w:tcPr>
            <w:tcW w:w="720" w:type="dxa"/>
          </w:tcPr>
          <w:p w14:paraId="16B3559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X04</w:t>
            </w:r>
          </w:p>
        </w:tc>
        <w:tc>
          <w:tcPr>
            <w:tcW w:w="2502" w:type="dxa"/>
          </w:tcPr>
          <w:p w14:paraId="16B3559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UNABLE TO CANCEL. PAST ARRIVAL DATE</w:t>
            </w:r>
          </w:p>
        </w:tc>
      </w:tr>
      <w:tr w:rsidR="00AE7EE1" w:rsidRPr="00AE7EE1" w14:paraId="16B3559F"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59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194</w:t>
            </w:r>
          </w:p>
        </w:tc>
        <w:tc>
          <w:tcPr>
            <w:tcW w:w="2052" w:type="dxa"/>
          </w:tcPr>
          <w:p w14:paraId="16B3559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No matching bookings found</w:t>
            </w:r>
          </w:p>
        </w:tc>
        <w:tc>
          <w:tcPr>
            <w:tcW w:w="720" w:type="dxa"/>
            <w:gridSpan w:val="2"/>
            <w:vMerge/>
          </w:tcPr>
          <w:p w14:paraId="16B3559B" w14:textId="77777777" w:rsidR="00AE7EE1" w:rsidRPr="00AE7EE1" w:rsidRDefault="00AE7EE1" w:rsidP="00AE7EE1">
            <w:pPr>
              <w:ind w:left="72"/>
              <w:rPr>
                <w:rFonts w:ascii="Arial" w:hAnsi="Arial" w:cs="Arial"/>
              </w:rPr>
            </w:pPr>
          </w:p>
        </w:tc>
        <w:tc>
          <w:tcPr>
            <w:tcW w:w="2448" w:type="dxa"/>
            <w:gridSpan w:val="2"/>
            <w:vMerge/>
          </w:tcPr>
          <w:p w14:paraId="16B3559C" w14:textId="77777777" w:rsidR="00AE7EE1" w:rsidRPr="00AE7EE1" w:rsidRDefault="00AE7EE1" w:rsidP="00AE7EE1">
            <w:pPr>
              <w:rPr>
                <w:rFonts w:ascii="Arial" w:hAnsi="Arial" w:cs="Arial"/>
              </w:rPr>
            </w:pPr>
          </w:p>
        </w:tc>
        <w:tc>
          <w:tcPr>
            <w:tcW w:w="720" w:type="dxa"/>
          </w:tcPr>
          <w:p w14:paraId="16B3559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C17</w:t>
            </w:r>
          </w:p>
        </w:tc>
        <w:tc>
          <w:tcPr>
            <w:tcW w:w="2502" w:type="dxa"/>
          </w:tcPr>
          <w:p w14:paraId="16B3559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CONFIRMATION NUMBER NOT FOUND PLEASE COR</w:t>
            </w:r>
          </w:p>
        </w:tc>
      </w:tr>
      <w:tr w:rsidR="00AE7EE1" w:rsidRPr="00AE7EE1" w14:paraId="16B355A6"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16B355A0"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559</w:t>
            </w:r>
          </w:p>
        </w:tc>
        <w:tc>
          <w:tcPr>
            <w:tcW w:w="2052" w:type="dxa"/>
          </w:tcPr>
          <w:p w14:paraId="16B355A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Booking period restriction applies</w:t>
            </w:r>
          </w:p>
        </w:tc>
        <w:tc>
          <w:tcPr>
            <w:tcW w:w="720" w:type="dxa"/>
            <w:gridSpan w:val="2"/>
            <w:vMerge/>
          </w:tcPr>
          <w:p w14:paraId="16B355A2" w14:textId="77777777" w:rsidR="00AE7EE1" w:rsidRPr="00AE7EE1" w:rsidRDefault="00AE7EE1" w:rsidP="00AE7EE1">
            <w:pPr>
              <w:ind w:left="72"/>
              <w:rPr>
                <w:rFonts w:ascii="Arial" w:hAnsi="Arial" w:cs="Arial"/>
              </w:rPr>
            </w:pPr>
          </w:p>
        </w:tc>
        <w:tc>
          <w:tcPr>
            <w:tcW w:w="2448" w:type="dxa"/>
            <w:gridSpan w:val="2"/>
            <w:vMerge/>
          </w:tcPr>
          <w:p w14:paraId="16B355A3" w14:textId="77777777" w:rsidR="00AE7EE1" w:rsidRPr="00AE7EE1" w:rsidRDefault="00AE7EE1" w:rsidP="00AE7EE1">
            <w:pPr>
              <w:rPr>
                <w:rFonts w:ascii="Arial" w:hAnsi="Arial" w:cs="Arial"/>
              </w:rPr>
            </w:pPr>
          </w:p>
        </w:tc>
        <w:tc>
          <w:tcPr>
            <w:tcW w:w="720" w:type="dxa"/>
          </w:tcPr>
          <w:p w14:paraId="16B355A4"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559</w:t>
            </w:r>
          </w:p>
        </w:tc>
        <w:tc>
          <w:tcPr>
            <w:tcW w:w="2502" w:type="dxa"/>
          </w:tcPr>
          <w:p w14:paraId="16B355A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BOOKING PERIOD RESTRICTION APPLIES¬</w:t>
            </w:r>
          </w:p>
        </w:tc>
      </w:tr>
      <w:tr w:rsidR="00AE7EE1" w:rsidRPr="00AE7EE1" w14:paraId="16B355AD"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16B355A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560</w:t>
            </w:r>
          </w:p>
        </w:tc>
        <w:tc>
          <w:tcPr>
            <w:tcW w:w="2052" w:type="dxa"/>
          </w:tcPr>
          <w:p w14:paraId="16B355A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Stay not compliant with availability restrictions</w:t>
            </w:r>
          </w:p>
        </w:tc>
        <w:tc>
          <w:tcPr>
            <w:tcW w:w="720" w:type="dxa"/>
            <w:gridSpan w:val="2"/>
            <w:vMerge/>
          </w:tcPr>
          <w:p w14:paraId="16B355A9" w14:textId="77777777" w:rsidR="00AE7EE1" w:rsidRPr="00AE7EE1" w:rsidRDefault="00AE7EE1" w:rsidP="00AE7EE1">
            <w:pPr>
              <w:ind w:left="72"/>
              <w:rPr>
                <w:rFonts w:ascii="Arial" w:hAnsi="Arial" w:cs="Arial"/>
              </w:rPr>
            </w:pPr>
          </w:p>
        </w:tc>
        <w:tc>
          <w:tcPr>
            <w:tcW w:w="2448" w:type="dxa"/>
            <w:gridSpan w:val="2"/>
            <w:vMerge/>
          </w:tcPr>
          <w:p w14:paraId="16B355AA" w14:textId="77777777" w:rsidR="00AE7EE1" w:rsidRPr="00AE7EE1" w:rsidRDefault="00AE7EE1" w:rsidP="00AE7EE1">
            <w:pPr>
              <w:rPr>
                <w:rFonts w:ascii="Arial" w:hAnsi="Arial" w:cs="Arial"/>
              </w:rPr>
            </w:pPr>
          </w:p>
        </w:tc>
        <w:tc>
          <w:tcPr>
            <w:tcW w:w="720" w:type="dxa"/>
          </w:tcPr>
          <w:p w14:paraId="16B355AB"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560</w:t>
            </w:r>
          </w:p>
        </w:tc>
        <w:tc>
          <w:tcPr>
            <w:tcW w:w="2502" w:type="dxa"/>
          </w:tcPr>
          <w:p w14:paraId="16B355A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STAY NOT COMPLIANT WITH AVAILABILITY RESTRICTIONS¬</w:t>
            </w:r>
          </w:p>
        </w:tc>
      </w:tr>
      <w:tr w:rsidR="00AE7EE1" w:rsidRPr="00AE7EE1" w14:paraId="16B355B4"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16B355A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120</w:t>
            </w:r>
          </w:p>
        </w:tc>
        <w:tc>
          <w:tcPr>
            <w:tcW w:w="2052" w:type="dxa"/>
          </w:tcPr>
          <w:p w14:paraId="16B355A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Accommodation Cannot be Changed</w:t>
            </w:r>
          </w:p>
        </w:tc>
        <w:tc>
          <w:tcPr>
            <w:tcW w:w="720" w:type="dxa"/>
            <w:gridSpan w:val="2"/>
            <w:vMerge/>
          </w:tcPr>
          <w:p w14:paraId="16B355B0" w14:textId="77777777" w:rsidR="00AE7EE1" w:rsidRPr="00AE7EE1" w:rsidRDefault="00AE7EE1" w:rsidP="00AE7EE1">
            <w:pPr>
              <w:ind w:left="72"/>
              <w:rPr>
                <w:rFonts w:ascii="Arial" w:hAnsi="Arial" w:cs="Arial"/>
              </w:rPr>
            </w:pPr>
          </w:p>
        </w:tc>
        <w:tc>
          <w:tcPr>
            <w:tcW w:w="2448" w:type="dxa"/>
            <w:gridSpan w:val="2"/>
            <w:vMerge/>
          </w:tcPr>
          <w:p w14:paraId="16B355B1" w14:textId="77777777" w:rsidR="00AE7EE1" w:rsidRPr="00AE7EE1" w:rsidRDefault="00AE7EE1" w:rsidP="00AE7EE1">
            <w:pPr>
              <w:rPr>
                <w:rFonts w:ascii="Arial" w:hAnsi="Arial" w:cs="Arial"/>
              </w:rPr>
            </w:pPr>
          </w:p>
        </w:tc>
        <w:tc>
          <w:tcPr>
            <w:tcW w:w="720" w:type="dxa"/>
          </w:tcPr>
          <w:p w14:paraId="16B355B2"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C02</w:t>
            </w:r>
          </w:p>
        </w:tc>
        <w:tc>
          <w:tcPr>
            <w:tcW w:w="2502" w:type="dxa"/>
          </w:tcPr>
          <w:p w14:paraId="16B355B3"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Chain ID Cannot be Modified</w:t>
            </w:r>
          </w:p>
        </w:tc>
      </w:tr>
      <w:tr w:rsidR="00AE7EE1" w:rsidRPr="00AE7EE1" w14:paraId="16B355BB"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B5"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764</w:t>
            </w:r>
          </w:p>
        </w:tc>
        <w:tc>
          <w:tcPr>
            <w:tcW w:w="2052" w:type="dxa"/>
          </w:tcPr>
          <w:p w14:paraId="16B355B6"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Guest Name May Not be Deleted</w:t>
            </w:r>
          </w:p>
        </w:tc>
        <w:tc>
          <w:tcPr>
            <w:tcW w:w="720" w:type="dxa"/>
            <w:gridSpan w:val="2"/>
          </w:tcPr>
          <w:p w14:paraId="16B355B7"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540</w:t>
            </w:r>
          </w:p>
        </w:tc>
        <w:tc>
          <w:tcPr>
            <w:tcW w:w="2448" w:type="dxa"/>
            <w:gridSpan w:val="2"/>
          </w:tcPr>
          <w:p w14:paraId="16B355B8"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May not Delete Name</w:t>
            </w:r>
          </w:p>
        </w:tc>
        <w:tc>
          <w:tcPr>
            <w:tcW w:w="720" w:type="dxa"/>
          </w:tcPr>
          <w:p w14:paraId="16B355B9"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N08</w:t>
            </w:r>
          </w:p>
        </w:tc>
        <w:tc>
          <w:tcPr>
            <w:tcW w:w="2502" w:type="dxa"/>
          </w:tcPr>
          <w:p w14:paraId="16B355BA"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GUEST NAME CANNOT BE DELETED</w:t>
            </w:r>
          </w:p>
        </w:tc>
      </w:tr>
      <w:tr w:rsidR="00AE7EE1" w:rsidRPr="00AE7EE1" w14:paraId="16B355C3" w14:textId="77777777" w:rsidTr="00AE7E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16B355BC"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765</w:t>
            </w:r>
          </w:p>
        </w:tc>
        <w:tc>
          <w:tcPr>
            <w:tcW w:w="2052" w:type="dxa"/>
          </w:tcPr>
          <w:p w14:paraId="16B355BD"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Phone May Not Be Deleted</w:t>
            </w:r>
          </w:p>
        </w:tc>
        <w:tc>
          <w:tcPr>
            <w:tcW w:w="720" w:type="dxa"/>
            <w:gridSpan w:val="2"/>
          </w:tcPr>
          <w:p w14:paraId="16B355BE"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541</w:t>
            </w:r>
          </w:p>
        </w:tc>
        <w:tc>
          <w:tcPr>
            <w:tcW w:w="2448" w:type="dxa"/>
            <w:gridSpan w:val="2"/>
          </w:tcPr>
          <w:p w14:paraId="16B355BF"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Invalid - May not Delete Phone</w:t>
            </w:r>
          </w:p>
        </w:tc>
        <w:tc>
          <w:tcPr>
            <w:tcW w:w="720" w:type="dxa"/>
          </w:tcPr>
          <w:p w14:paraId="16B355C0" w14:textId="77777777" w:rsidR="00AE7EE1" w:rsidRPr="00AE7EE1" w:rsidRDefault="00AE7EE1" w:rsidP="00AE7EE1">
            <w:pPr>
              <w:spacing w:before="120" w:line="240" w:lineRule="atLeast"/>
              <w:rPr>
                <w:rFonts w:ascii="Arial" w:hAnsi="Arial" w:cs="Arial"/>
                <w:strike/>
                <w:sz w:val="18"/>
                <w:szCs w:val="18"/>
              </w:rPr>
            </w:pPr>
            <w:r w:rsidRPr="00AE7EE1">
              <w:rPr>
                <w:rFonts w:ascii="Arial" w:hAnsi="Arial" w:cs="Arial"/>
                <w:sz w:val="18"/>
                <w:szCs w:val="18"/>
              </w:rPr>
              <w:t>D01</w:t>
            </w:r>
          </w:p>
        </w:tc>
        <w:tc>
          <w:tcPr>
            <w:tcW w:w="2502" w:type="dxa"/>
          </w:tcPr>
          <w:p w14:paraId="16B355C1" w14:textId="77777777" w:rsidR="00AE7EE1" w:rsidRPr="00AE7EE1" w:rsidRDefault="00AE7EE1" w:rsidP="00AE7EE1">
            <w:pPr>
              <w:spacing w:before="120" w:line="240" w:lineRule="atLeast"/>
              <w:rPr>
                <w:rFonts w:ascii="Arial" w:hAnsi="Arial" w:cs="Arial"/>
                <w:sz w:val="18"/>
                <w:szCs w:val="18"/>
              </w:rPr>
            </w:pPr>
            <w:r w:rsidRPr="00AE7EE1">
              <w:rPr>
                <w:rFonts w:ascii="Arial" w:hAnsi="Arial" w:cs="Arial"/>
                <w:sz w:val="18"/>
                <w:szCs w:val="18"/>
              </w:rPr>
              <w:t>REQUIRES MANUAL PROCESSING. NOW BEING PROCESSED BY HOTEL¬</w:t>
            </w:r>
          </w:p>
          <w:p w14:paraId="16B355C2" w14:textId="77777777" w:rsidR="00AE7EE1" w:rsidRPr="00AE7EE1" w:rsidRDefault="00AE7EE1" w:rsidP="00AE7EE1">
            <w:pPr>
              <w:spacing w:before="120" w:line="240" w:lineRule="atLeast"/>
              <w:rPr>
                <w:rFonts w:ascii="Arial" w:hAnsi="Arial" w:cs="Arial"/>
                <w:strike/>
                <w:sz w:val="18"/>
                <w:szCs w:val="18"/>
              </w:rPr>
            </w:pPr>
            <w:r w:rsidRPr="00AE7EE1">
              <w:rPr>
                <w:rFonts w:ascii="Arial" w:hAnsi="Arial" w:cs="Arial"/>
                <w:sz w:val="18"/>
                <w:szCs w:val="18"/>
              </w:rPr>
              <w:t>SELECT.  CONFIRMATION WILL BE SENT AFTER END TRANSACTION.</w:t>
            </w:r>
          </w:p>
        </w:tc>
      </w:tr>
    </w:tbl>
    <w:p w14:paraId="16B355C4" w14:textId="77777777" w:rsidR="00AE7EE1" w:rsidRPr="001A574C" w:rsidRDefault="00AE7EE1" w:rsidP="00CC2CB1">
      <w:pPr>
        <w:pStyle w:val="Heading3"/>
        <w:spacing w:before="360"/>
      </w:pPr>
    </w:p>
    <w:p w14:paraId="16B355C5" w14:textId="77777777" w:rsidR="00A845CB" w:rsidRPr="00FF3EB8" w:rsidRDefault="00A845CB" w:rsidP="00A845CB">
      <w:pPr>
        <w:rPr>
          <w:rFonts w:ascii="Arial" w:hAnsi="Arial" w:cs="Arial"/>
          <w:b/>
          <w:sz w:val="20"/>
          <w:szCs w:val="20"/>
        </w:rPr>
      </w:pPr>
      <w:r w:rsidRPr="00FF3EB8">
        <w:rPr>
          <w:rFonts w:ascii="Arial" w:hAnsi="Arial" w:cs="Arial"/>
          <w:b/>
          <w:sz w:val="20"/>
          <w:szCs w:val="20"/>
        </w:rPr>
        <w:t>Note #1:</w:t>
      </w:r>
      <w:r w:rsidRPr="00FF3EB8">
        <w:rPr>
          <w:rFonts w:ascii="Arial" w:hAnsi="Arial" w:cs="Arial"/>
          <w:b/>
          <w:sz w:val="20"/>
          <w:szCs w:val="20"/>
        </w:rPr>
        <w:tab/>
        <w:t>Galileo special error processing for Adult Rollaway and Crib.</w:t>
      </w:r>
    </w:p>
    <w:p w14:paraId="16B355C6" w14:textId="77777777" w:rsidR="00A845CB" w:rsidRPr="00FF3EB8" w:rsidRDefault="00A845CB" w:rsidP="00C917A7">
      <w:pPr>
        <w:pStyle w:val="ListParagraph"/>
        <w:numPr>
          <w:ilvl w:val="0"/>
          <w:numId w:val="9"/>
        </w:numPr>
        <w:spacing w:before="120" w:after="120"/>
        <w:ind w:left="1800"/>
        <w:contextualSpacing w:val="0"/>
        <w:rPr>
          <w:rFonts w:cs="Arial"/>
        </w:rPr>
      </w:pPr>
      <w:r w:rsidRPr="00FF3EB8">
        <w:rPr>
          <w:rFonts w:cs="Arial"/>
        </w:rPr>
        <w:t>When RA (Adult Rollaway) and CR (Crib) are in the request *OR* only RA (Adult Rollaway) is in the request *AND* an error with Code 504 is returned, use Galileo Error Code 516</w:t>
      </w:r>
      <w:r w:rsidR="004B36C2">
        <w:rPr>
          <w:rFonts w:cs="Arial"/>
        </w:rPr>
        <w:t>.</w:t>
      </w:r>
    </w:p>
    <w:p w14:paraId="16B355C7" w14:textId="77777777" w:rsidR="00A845CB" w:rsidRPr="00FF3EB8" w:rsidRDefault="00A845CB" w:rsidP="00C917A7">
      <w:pPr>
        <w:pStyle w:val="ListParagraph"/>
        <w:numPr>
          <w:ilvl w:val="0"/>
          <w:numId w:val="9"/>
        </w:numPr>
        <w:spacing w:before="120" w:after="120"/>
        <w:ind w:left="1800"/>
        <w:contextualSpacing w:val="0"/>
        <w:rPr>
          <w:rFonts w:cs="Arial"/>
        </w:rPr>
      </w:pPr>
      <w:r w:rsidRPr="00FF3EB8">
        <w:rPr>
          <w:rFonts w:cs="Arial"/>
        </w:rPr>
        <w:t>When CR (Crib) only is in the request *AND* an error with Code 504 is returned, use Galileo Error Code 518</w:t>
      </w:r>
      <w:r w:rsidR="004B36C2">
        <w:rPr>
          <w:rFonts w:cs="Arial"/>
        </w:rPr>
        <w:t>.</w:t>
      </w:r>
    </w:p>
    <w:p w14:paraId="16B355C8" w14:textId="77777777" w:rsidR="002B5ACF" w:rsidRDefault="002B5ACF" w:rsidP="000F2859">
      <w:pPr>
        <w:spacing w:after="0"/>
        <w:rPr>
          <w:rFonts w:ascii="Arial" w:hAnsi="Arial" w:cs="Arial"/>
          <w:b/>
          <w:sz w:val="20"/>
          <w:szCs w:val="20"/>
          <w:u w:val="single"/>
        </w:rPr>
      </w:pPr>
    </w:p>
    <w:p w14:paraId="16B355C9" w14:textId="77777777" w:rsidR="007A75DE" w:rsidRPr="00177EAE" w:rsidRDefault="007A75DE" w:rsidP="00177EAE">
      <w:pPr>
        <w:pStyle w:val="Heading3"/>
        <w:pageBreakBefore/>
        <w:spacing w:before="360" w:after="120"/>
        <w:rPr>
          <w:rFonts w:eastAsia="Times New Roman"/>
          <w:i/>
          <w:color w:val="0B2265"/>
          <w:sz w:val="28"/>
          <w:szCs w:val="32"/>
          <w:lang w:val="es-MX" w:eastAsia="en-US"/>
        </w:rPr>
      </w:pPr>
      <w:bookmarkStart w:id="187" w:name="_Toc351022538"/>
      <w:r w:rsidRPr="00177EAE">
        <w:rPr>
          <w:rFonts w:eastAsia="Times New Roman"/>
          <w:i/>
          <w:color w:val="0B2265"/>
          <w:sz w:val="28"/>
          <w:szCs w:val="32"/>
          <w:lang w:val="es-MX" w:eastAsia="en-US"/>
        </w:rPr>
        <w:t>Figure 9</w:t>
      </w:r>
      <w:r w:rsidR="00476089" w:rsidRPr="00177EAE">
        <w:rPr>
          <w:rFonts w:eastAsia="Times New Roman"/>
          <w:i/>
          <w:color w:val="0B2265"/>
          <w:sz w:val="28"/>
          <w:szCs w:val="32"/>
          <w:lang w:val="es-MX" w:eastAsia="en-US"/>
        </w:rPr>
        <w:t xml:space="preserve">:  </w:t>
      </w:r>
      <w:r w:rsidRPr="00177EAE">
        <w:rPr>
          <w:rFonts w:eastAsia="Times New Roman"/>
          <w:i/>
          <w:color w:val="0B2265"/>
          <w:sz w:val="28"/>
          <w:szCs w:val="32"/>
          <w:lang w:val="es-MX" w:eastAsia="en-US"/>
        </w:rPr>
        <w:t>Guarantee Codes</w:t>
      </w:r>
      <w:bookmarkEnd w:id="187"/>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1235"/>
        <w:gridCol w:w="2995"/>
        <w:gridCol w:w="1008"/>
        <w:gridCol w:w="990"/>
      </w:tblGrid>
      <w:tr w:rsidR="00177EAE" w:rsidRPr="00354B77" w14:paraId="16B355CB" w14:textId="77777777" w:rsidTr="00E66420">
        <w:tc>
          <w:tcPr>
            <w:tcW w:w="6228" w:type="dxa"/>
            <w:gridSpan w:val="4"/>
            <w:tcBorders>
              <w:top w:val="single" w:sz="4" w:space="0" w:color="C0C0C0"/>
              <w:left w:val="single" w:sz="4" w:space="0" w:color="C0C0C0"/>
              <w:bottom w:val="single" w:sz="4" w:space="0" w:color="C0C0C0"/>
              <w:right w:val="single" w:sz="4" w:space="0" w:color="C0C0C0"/>
            </w:tcBorders>
            <w:shd w:val="pct5" w:color="auto" w:fill="auto"/>
          </w:tcPr>
          <w:p w14:paraId="16B355CA" w14:textId="77777777" w:rsidR="00177EAE" w:rsidRDefault="00177EAE" w:rsidP="00A8291A">
            <w:pPr>
              <w:pStyle w:val="TableHeading"/>
            </w:pPr>
            <w:r>
              <w:t>Guarantee Codes</w:t>
            </w:r>
          </w:p>
        </w:tc>
      </w:tr>
      <w:tr w:rsidR="00E66420" w:rsidRPr="00354B77" w14:paraId="16B355D0" w14:textId="77777777" w:rsidTr="00E66420">
        <w:tc>
          <w:tcPr>
            <w:tcW w:w="1235" w:type="dxa"/>
            <w:tcBorders>
              <w:top w:val="single" w:sz="4" w:space="0" w:color="C0C0C0"/>
              <w:left w:val="single" w:sz="4" w:space="0" w:color="C0C0C0"/>
              <w:bottom w:val="single" w:sz="4" w:space="0" w:color="C0C0C0"/>
              <w:right w:val="single" w:sz="4" w:space="0" w:color="C0C0C0"/>
            </w:tcBorders>
            <w:shd w:val="pct12" w:color="auto" w:fill="auto"/>
          </w:tcPr>
          <w:p w14:paraId="16B355CC" w14:textId="77777777" w:rsidR="00E66420" w:rsidRPr="00354B77" w:rsidRDefault="00E66420" w:rsidP="00A8291A">
            <w:pPr>
              <w:pStyle w:val="TableHeading"/>
              <w:rPr>
                <w:szCs w:val="16"/>
              </w:rPr>
            </w:pPr>
            <w:r>
              <w:rPr>
                <w:szCs w:val="16"/>
              </w:rPr>
              <w:t>Code</w:t>
            </w:r>
          </w:p>
        </w:tc>
        <w:tc>
          <w:tcPr>
            <w:tcW w:w="2995" w:type="dxa"/>
            <w:tcBorders>
              <w:top w:val="single" w:sz="4" w:space="0" w:color="C0C0C0"/>
              <w:left w:val="single" w:sz="4" w:space="0" w:color="C0C0C0"/>
              <w:bottom w:val="single" w:sz="4" w:space="0" w:color="C0C0C0"/>
              <w:right w:val="single" w:sz="4" w:space="0" w:color="C0C0C0"/>
            </w:tcBorders>
            <w:shd w:val="pct12" w:color="auto" w:fill="auto"/>
          </w:tcPr>
          <w:p w14:paraId="16B355CD" w14:textId="77777777" w:rsidR="00E66420" w:rsidRPr="00354B77" w:rsidRDefault="00E66420" w:rsidP="00A8291A">
            <w:pPr>
              <w:pStyle w:val="TableHeading"/>
              <w:rPr>
                <w:szCs w:val="16"/>
              </w:rPr>
            </w:pPr>
            <w:r>
              <w:rPr>
                <w:szCs w:val="16"/>
              </w:rPr>
              <w:t>Description</w:t>
            </w:r>
          </w:p>
        </w:tc>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16B355CE" w14:textId="77777777" w:rsidR="00E66420" w:rsidRDefault="00E66420" w:rsidP="00A8291A">
            <w:pPr>
              <w:pStyle w:val="TableHeading"/>
              <w:rPr>
                <w:szCs w:val="16"/>
              </w:rPr>
            </w:pPr>
            <w:r>
              <w:rPr>
                <w:szCs w:val="16"/>
              </w:rPr>
              <w:t>GI</w:t>
            </w:r>
          </w:p>
        </w:tc>
        <w:tc>
          <w:tcPr>
            <w:tcW w:w="990" w:type="dxa"/>
            <w:tcBorders>
              <w:top w:val="single" w:sz="4" w:space="0" w:color="C0C0C0"/>
              <w:left w:val="single" w:sz="4" w:space="0" w:color="C0C0C0"/>
              <w:bottom w:val="single" w:sz="4" w:space="0" w:color="C0C0C0"/>
              <w:right w:val="single" w:sz="4" w:space="0" w:color="C0C0C0"/>
            </w:tcBorders>
            <w:shd w:val="pct12" w:color="auto" w:fill="auto"/>
          </w:tcPr>
          <w:p w14:paraId="16B355CF" w14:textId="77777777" w:rsidR="00E66420" w:rsidRDefault="00E66420" w:rsidP="00A8291A">
            <w:pPr>
              <w:pStyle w:val="TableHeading"/>
              <w:rPr>
                <w:szCs w:val="16"/>
              </w:rPr>
            </w:pPr>
            <w:r>
              <w:rPr>
                <w:szCs w:val="16"/>
              </w:rPr>
              <w:t>1P</w:t>
            </w:r>
          </w:p>
        </w:tc>
      </w:tr>
      <w:tr w:rsidR="00E66420" w:rsidRPr="00AC5482" w14:paraId="16B355D5"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D1" w14:textId="77777777" w:rsidR="00E66420" w:rsidRPr="00DB37EC" w:rsidRDefault="00E66420" w:rsidP="00A8291A">
            <w:pPr>
              <w:spacing w:before="120" w:line="240" w:lineRule="atLeast"/>
              <w:rPr>
                <w:rFonts w:ascii="Arial" w:hAnsi="Arial" w:cs="Arial"/>
                <w:sz w:val="18"/>
                <w:szCs w:val="18"/>
              </w:rPr>
            </w:pPr>
            <w:r>
              <w:rPr>
                <w:rFonts w:ascii="Arial" w:hAnsi="Arial" w:cs="Arial"/>
                <w:sz w:val="18"/>
                <w:szCs w:val="18"/>
              </w:rPr>
              <w:t>GCC</w:t>
            </w:r>
          </w:p>
        </w:tc>
        <w:tc>
          <w:tcPr>
            <w:tcW w:w="2995" w:type="dxa"/>
            <w:tcBorders>
              <w:top w:val="single" w:sz="4" w:space="0" w:color="C0C0C0"/>
              <w:left w:val="single" w:sz="4" w:space="0" w:color="C0C0C0"/>
              <w:bottom w:val="single" w:sz="4" w:space="0" w:color="C0C0C0"/>
              <w:right w:val="single" w:sz="4" w:space="0" w:color="C0C0C0"/>
            </w:tcBorders>
          </w:tcPr>
          <w:p w14:paraId="16B355D2" w14:textId="77777777" w:rsidR="00E66420" w:rsidRPr="00DB37EC" w:rsidRDefault="00E66420" w:rsidP="00A8291A">
            <w:pPr>
              <w:spacing w:before="120" w:line="240" w:lineRule="atLeast"/>
              <w:rPr>
                <w:rFonts w:ascii="Arial" w:hAnsi="Arial" w:cs="Arial"/>
                <w:sz w:val="18"/>
                <w:szCs w:val="18"/>
              </w:rPr>
            </w:pPr>
            <w:r>
              <w:rPr>
                <w:rFonts w:ascii="Arial" w:hAnsi="Arial" w:cs="Arial"/>
                <w:sz w:val="18"/>
                <w:szCs w:val="18"/>
              </w:rPr>
              <w:t>Guarantee to Credit Card</w:t>
            </w:r>
          </w:p>
        </w:tc>
        <w:tc>
          <w:tcPr>
            <w:tcW w:w="1008" w:type="dxa"/>
            <w:tcBorders>
              <w:top w:val="single" w:sz="4" w:space="0" w:color="C0C0C0"/>
              <w:left w:val="single" w:sz="4" w:space="0" w:color="C0C0C0"/>
              <w:bottom w:val="single" w:sz="4" w:space="0" w:color="C0C0C0"/>
              <w:right w:val="single" w:sz="4" w:space="0" w:color="C0C0C0"/>
            </w:tcBorders>
          </w:tcPr>
          <w:p w14:paraId="16B355D3" w14:textId="77777777" w:rsidR="00E66420" w:rsidRPr="00AC5482" w:rsidRDefault="00E66420" w:rsidP="00177EAE">
            <w:pPr>
              <w:pStyle w:val="ListParagraph"/>
              <w:numPr>
                <w:ilvl w:val="0"/>
                <w:numId w:val="77"/>
              </w:numPr>
              <w:spacing w:before="120" w:line="240" w:lineRule="atLeast"/>
              <w:ind w:left="162" w:hanging="127"/>
              <w:rPr>
                <w:rFonts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D4" w14:textId="77777777" w:rsidR="00E66420" w:rsidRDefault="00E66420" w:rsidP="00E66420">
            <w:pPr>
              <w:pStyle w:val="ListParagraph"/>
              <w:numPr>
                <w:ilvl w:val="0"/>
                <w:numId w:val="77"/>
              </w:numPr>
              <w:spacing w:before="120" w:line="240" w:lineRule="atLeast"/>
              <w:ind w:left="162" w:hanging="127"/>
              <w:rPr>
                <w:rFonts w:cs="Arial"/>
                <w:sz w:val="18"/>
                <w:szCs w:val="18"/>
              </w:rPr>
            </w:pPr>
          </w:p>
        </w:tc>
      </w:tr>
      <w:tr w:rsidR="00E66420" w:rsidRPr="00AC5482" w14:paraId="16B355DA"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D6"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GCI</w:t>
            </w:r>
          </w:p>
        </w:tc>
        <w:tc>
          <w:tcPr>
            <w:tcW w:w="2995" w:type="dxa"/>
            <w:tcBorders>
              <w:top w:val="single" w:sz="4" w:space="0" w:color="C0C0C0"/>
              <w:left w:val="single" w:sz="4" w:space="0" w:color="C0C0C0"/>
              <w:bottom w:val="single" w:sz="4" w:space="0" w:color="C0C0C0"/>
              <w:right w:val="single" w:sz="4" w:space="0" w:color="C0C0C0"/>
            </w:tcBorders>
          </w:tcPr>
          <w:p w14:paraId="16B355D7"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to Corporate ID</w:t>
            </w:r>
          </w:p>
        </w:tc>
        <w:tc>
          <w:tcPr>
            <w:tcW w:w="1008" w:type="dxa"/>
            <w:tcBorders>
              <w:top w:val="single" w:sz="4" w:space="0" w:color="C0C0C0"/>
              <w:left w:val="single" w:sz="4" w:space="0" w:color="C0C0C0"/>
              <w:bottom w:val="single" w:sz="4" w:space="0" w:color="C0C0C0"/>
              <w:right w:val="single" w:sz="4" w:space="0" w:color="C0C0C0"/>
            </w:tcBorders>
          </w:tcPr>
          <w:p w14:paraId="16B355D8" w14:textId="77777777" w:rsidR="00E66420" w:rsidRPr="007A75DE"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D9" w14:textId="77777777" w:rsidR="00E66420" w:rsidRPr="007A75DE"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5DF"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DB"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GTA</w:t>
            </w:r>
          </w:p>
        </w:tc>
        <w:tc>
          <w:tcPr>
            <w:tcW w:w="2995" w:type="dxa"/>
            <w:tcBorders>
              <w:top w:val="single" w:sz="4" w:space="0" w:color="C0C0C0"/>
              <w:left w:val="single" w:sz="4" w:space="0" w:color="C0C0C0"/>
              <w:bottom w:val="single" w:sz="4" w:space="0" w:color="C0C0C0"/>
              <w:right w:val="single" w:sz="4" w:space="0" w:color="C0C0C0"/>
            </w:tcBorders>
          </w:tcPr>
          <w:p w14:paraId="16B355DC"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to Travel Agency IATA</w:t>
            </w:r>
          </w:p>
        </w:tc>
        <w:tc>
          <w:tcPr>
            <w:tcW w:w="1008" w:type="dxa"/>
            <w:tcBorders>
              <w:top w:val="single" w:sz="4" w:space="0" w:color="C0C0C0"/>
              <w:left w:val="single" w:sz="4" w:space="0" w:color="C0C0C0"/>
              <w:bottom w:val="single" w:sz="4" w:space="0" w:color="C0C0C0"/>
              <w:right w:val="single" w:sz="4" w:space="0" w:color="C0C0C0"/>
            </w:tcBorders>
          </w:tcPr>
          <w:p w14:paraId="16B355DD" w14:textId="77777777" w:rsidR="00E66420" w:rsidRPr="007A75DE" w:rsidRDefault="00E66420" w:rsidP="00177EAE">
            <w:pPr>
              <w:pStyle w:val="ListParagraph"/>
              <w:numPr>
                <w:ilvl w:val="0"/>
                <w:numId w:val="77"/>
              </w:numPr>
              <w:spacing w:before="120" w:line="240" w:lineRule="atLeast"/>
              <w:ind w:left="162" w:hanging="127"/>
              <w:rPr>
                <w:rFonts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DE" w14:textId="77777777" w:rsidR="00E66420" w:rsidRPr="007A75DE"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5E4"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E0"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GAT</w:t>
            </w:r>
          </w:p>
        </w:tc>
        <w:tc>
          <w:tcPr>
            <w:tcW w:w="2995" w:type="dxa"/>
            <w:tcBorders>
              <w:top w:val="single" w:sz="4" w:space="0" w:color="C0C0C0"/>
              <w:left w:val="single" w:sz="4" w:space="0" w:color="C0C0C0"/>
              <w:bottom w:val="single" w:sz="4" w:space="0" w:color="C0C0C0"/>
              <w:right w:val="single" w:sz="4" w:space="0" w:color="C0C0C0"/>
            </w:tcBorders>
          </w:tcPr>
          <w:p w14:paraId="16B355E1"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to Travel Agency Name &amp; Address</w:t>
            </w:r>
          </w:p>
        </w:tc>
        <w:tc>
          <w:tcPr>
            <w:tcW w:w="1008" w:type="dxa"/>
            <w:tcBorders>
              <w:top w:val="single" w:sz="4" w:space="0" w:color="C0C0C0"/>
              <w:left w:val="single" w:sz="4" w:space="0" w:color="C0C0C0"/>
              <w:bottom w:val="single" w:sz="4" w:space="0" w:color="C0C0C0"/>
              <w:right w:val="single" w:sz="4" w:space="0" w:color="C0C0C0"/>
            </w:tcBorders>
          </w:tcPr>
          <w:p w14:paraId="16B355E2" w14:textId="77777777" w:rsidR="00E66420" w:rsidRPr="007A75DE"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E3" w14:textId="77777777" w:rsidR="00E66420" w:rsidRPr="007A75DE"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5E9"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E5"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GAB</w:t>
            </w:r>
          </w:p>
        </w:tc>
        <w:tc>
          <w:tcPr>
            <w:tcW w:w="2995" w:type="dxa"/>
            <w:tcBorders>
              <w:top w:val="single" w:sz="4" w:space="0" w:color="C0C0C0"/>
              <w:left w:val="single" w:sz="4" w:space="0" w:color="C0C0C0"/>
              <w:bottom w:val="single" w:sz="4" w:space="0" w:color="C0C0C0"/>
              <w:right w:val="single" w:sz="4" w:space="0" w:color="C0C0C0"/>
            </w:tcBorders>
          </w:tcPr>
          <w:p w14:paraId="16B355E6"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to Company Address</w:t>
            </w:r>
          </w:p>
        </w:tc>
        <w:tc>
          <w:tcPr>
            <w:tcW w:w="1008" w:type="dxa"/>
            <w:tcBorders>
              <w:top w:val="single" w:sz="4" w:space="0" w:color="C0C0C0"/>
              <w:left w:val="single" w:sz="4" w:space="0" w:color="C0C0C0"/>
              <w:bottom w:val="single" w:sz="4" w:space="0" w:color="C0C0C0"/>
              <w:right w:val="single" w:sz="4" w:space="0" w:color="C0C0C0"/>
            </w:tcBorders>
          </w:tcPr>
          <w:p w14:paraId="16B355E7"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E8"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5EE"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EA" w14:textId="77777777" w:rsidR="00E66420" w:rsidRPr="00AC5482" w:rsidRDefault="00E66420" w:rsidP="004703E7">
            <w:pPr>
              <w:spacing w:before="120" w:line="240" w:lineRule="atLeast"/>
              <w:rPr>
                <w:rFonts w:ascii="Arial" w:hAnsi="Arial" w:cs="Arial"/>
                <w:strike/>
                <w:sz w:val="18"/>
                <w:szCs w:val="18"/>
              </w:rPr>
            </w:pPr>
            <w:r w:rsidRPr="00AC5482">
              <w:rPr>
                <w:rFonts w:ascii="Arial" w:hAnsi="Arial" w:cs="Arial"/>
                <w:sz w:val="18"/>
                <w:szCs w:val="18"/>
              </w:rPr>
              <w:t>GAH</w:t>
            </w:r>
          </w:p>
        </w:tc>
        <w:tc>
          <w:tcPr>
            <w:tcW w:w="2995" w:type="dxa"/>
            <w:tcBorders>
              <w:top w:val="single" w:sz="4" w:space="0" w:color="C0C0C0"/>
              <w:left w:val="single" w:sz="4" w:space="0" w:color="C0C0C0"/>
              <w:bottom w:val="single" w:sz="4" w:space="0" w:color="C0C0C0"/>
              <w:right w:val="single" w:sz="4" w:space="0" w:color="C0C0C0"/>
            </w:tcBorders>
          </w:tcPr>
          <w:p w14:paraId="16B355EB"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to Home Address</w:t>
            </w:r>
          </w:p>
        </w:tc>
        <w:tc>
          <w:tcPr>
            <w:tcW w:w="1008" w:type="dxa"/>
            <w:tcBorders>
              <w:top w:val="single" w:sz="4" w:space="0" w:color="C0C0C0"/>
              <w:left w:val="single" w:sz="4" w:space="0" w:color="C0C0C0"/>
              <w:bottom w:val="single" w:sz="4" w:space="0" w:color="C0C0C0"/>
              <w:right w:val="single" w:sz="4" w:space="0" w:color="C0C0C0"/>
            </w:tcBorders>
          </w:tcPr>
          <w:p w14:paraId="16B355EC" w14:textId="77777777" w:rsidR="00E66420" w:rsidRPr="00AC5482"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ED" w14:textId="77777777" w:rsidR="00E66420" w:rsidRPr="00AC5482"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5F3"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EF"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GFG</w:t>
            </w:r>
          </w:p>
        </w:tc>
        <w:tc>
          <w:tcPr>
            <w:tcW w:w="2995" w:type="dxa"/>
            <w:tcBorders>
              <w:top w:val="single" w:sz="4" w:space="0" w:color="C0C0C0"/>
              <w:left w:val="single" w:sz="4" w:space="0" w:color="C0C0C0"/>
              <w:bottom w:val="single" w:sz="4" w:space="0" w:color="C0C0C0"/>
              <w:right w:val="single" w:sz="4" w:space="0" w:color="C0C0C0"/>
            </w:tcBorders>
          </w:tcPr>
          <w:p w14:paraId="16B355F0"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to Frequent Guest ID</w:t>
            </w:r>
          </w:p>
        </w:tc>
        <w:tc>
          <w:tcPr>
            <w:tcW w:w="1008" w:type="dxa"/>
            <w:tcBorders>
              <w:top w:val="single" w:sz="4" w:space="0" w:color="C0C0C0"/>
              <w:left w:val="single" w:sz="4" w:space="0" w:color="C0C0C0"/>
              <w:bottom w:val="single" w:sz="4" w:space="0" w:color="C0C0C0"/>
              <w:right w:val="single" w:sz="4" w:space="0" w:color="C0C0C0"/>
            </w:tcBorders>
          </w:tcPr>
          <w:p w14:paraId="16B355F1"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F2"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5F8"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F4"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GFT</w:t>
            </w:r>
          </w:p>
        </w:tc>
        <w:tc>
          <w:tcPr>
            <w:tcW w:w="2995" w:type="dxa"/>
            <w:tcBorders>
              <w:top w:val="single" w:sz="4" w:space="0" w:color="C0C0C0"/>
              <w:left w:val="single" w:sz="4" w:space="0" w:color="C0C0C0"/>
              <w:bottom w:val="single" w:sz="4" w:space="0" w:color="C0C0C0"/>
              <w:right w:val="single" w:sz="4" w:space="0" w:color="C0C0C0"/>
            </w:tcBorders>
          </w:tcPr>
          <w:p w14:paraId="16B355F5"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to Frequent Traveler</w:t>
            </w:r>
          </w:p>
        </w:tc>
        <w:tc>
          <w:tcPr>
            <w:tcW w:w="1008" w:type="dxa"/>
            <w:tcBorders>
              <w:top w:val="single" w:sz="4" w:space="0" w:color="C0C0C0"/>
              <w:left w:val="single" w:sz="4" w:space="0" w:color="C0C0C0"/>
              <w:bottom w:val="single" w:sz="4" w:space="0" w:color="C0C0C0"/>
              <w:right w:val="single" w:sz="4" w:space="0" w:color="C0C0C0"/>
            </w:tcBorders>
          </w:tcPr>
          <w:p w14:paraId="16B355F6"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F7"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5FD"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F9"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GOV</w:t>
            </w:r>
          </w:p>
        </w:tc>
        <w:tc>
          <w:tcPr>
            <w:tcW w:w="2995" w:type="dxa"/>
            <w:tcBorders>
              <w:top w:val="single" w:sz="4" w:space="0" w:color="C0C0C0"/>
              <w:left w:val="single" w:sz="4" w:space="0" w:color="C0C0C0"/>
              <w:bottom w:val="single" w:sz="4" w:space="0" w:color="C0C0C0"/>
              <w:right w:val="single" w:sz="4" w:space="0" w:color="C0C0C0"/>
            </w:tcBorders>
          </w:tcPr>
          <w:p w14:paraId="16B355FA" w14:textId="77777777" w:rsidR="00E66420" w:rsidRDefault="00E66420" w:rsidP="00A8291A">
            <w:pPr>
              <w:spacing w:before="120" w:line="240" w:lineRule="atLeast"/>
              <w:rPr>
                <w:rFonts w:ascii="Arial" w:hAnsi="Arial" w:cs="Arial"/>
                <w:sz w:val="18"/>
                <w:szCs w:val="18"/>
              </w:rPr>
            </w:pPr>
            <w:r w:rsidRPr="007A75DE">
              <w:rPr>
                <w:rFonts w:ascii="Arial" w:hAnsi="Arial" w:cs="Arial"/>
                <w:sz w:val="18"/>
                <w:szCs w:val="18"/>
              </w:rPr>
              <w:t>Guarantee Info Override</w:t>
            </w:r>
          </w:p>
        </w:tc>
        <w:tc>
          <w:tcPr>
            <w:tcW w:w="1008" w:type="dxa"/>
            <w:tcBorders>
              <w:top w:val="single" w:sz="4" w:space="0" w:color="C0C0C0"/>
              <w:left w:val="single" w:sz="4" w:space="0" w:color="C0C0C0"/>
              <w:bottom w:val="single" w:sz="4" w:space="0" w:color="C0C0C0"/>
              <w:right w:val="single" w:sz="4" w:space="0" w:color="C0C0C0"/>
            </w:tcBorders>
          </w:tcPr>
          <w:p w14:paraId="16B355FB" w14:textId="77777777" w:rsidR="00E66420" w:rsidRDefault="00E66420" w:rsidP="00177EAE">
            <w:pPr>
              <w:pStyle w:val="ListParagraph"/>
              <w:numPr>
                <w:ilvl w:val="0"/>
                <w:numId w:val="77"/>
              </w:numPr>
              <w:spacing w:before="120" w:line="240" w:lineRule="atLeast"/>
              <w:ind w:left="162" w:hanging="127"/>
              <w:rPr>
                <w:rFonts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5FC"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602"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5FE" w14:textId="77777777" w:rsidR="00E66420" w:rsidRPr="004703E7" w:rsidRDefault="00E66420" w:rsidP="00A8291A">
            <w:pPr>
              <w:spacing w:before="120" w:line="240" w:lineRule="atLeast"/>
              <w:rPr>
                <w:rFonts w:ascii="Arial" w:hAnsi="Arial" w:cs="Arial"/>
                <w:sz w:val="18"/>
                <w:szCs w:val="18"/>
              </w:rPr>
            </w:pPr>
            <w:r w:rsidRPr="004703E7">
              <w:rPr>
                <w:rFonts w:ascii="Arial" w:hAnsi="Arial" w:cs="Arial"/>
                <w:sz w:val="18"/>
                <w:szCs w:val="18"/>
              </w:rPr>
              <w:t>GSP</w:t>
            </w:r>
          </w:p>
        </w:tc>
        <w:tc>
          <w:tcPr>
            <w:tcW w:w="2995" w:type="dxa"/>
            <w:tcBorders>
              <w:top w:val="single" w:sz="4" w:space="0" w:color="C0C0C0"/>
              <w:left w:val="single" w:sz="4" w:space="0" w:color="C0C0C0"/>
              <w:bottom w:val="single" w:sz="4" w:space="0" w:color="C0C0C0"/>
              <w:right w:val="single" w:sz="4" w:space="0" w:color="C0C0C0"/>
            </w:tcBorders>
          </w:tcPr>
          <w:p w14:paraId="16B355FF" w14:textId="77777777" w:rsidR="00E66420" w:rsidRPr="004703E7" w:rsidRDefault="00E66420" w:rsidP="00A8291A">
            <w:pPr>
              <w:spacing w:before="120" w:line="240" w:lineRule="atLeast"/>
              <w:rPr>
                <w:rFonts w:ascii="Arial" w:hAnsi="Arial" w:cs="Arial"/>
                <w:sz w:val="18"/>
                <w:szCs w:val="18"/>
              </w:rPr>
            </w:pPr>
            <w:r w:rsidRPr="004703E7">
              <w:rPr>
                <w:rFonts w:ascii="Arial" w:hAnsi="Arial" w:cs="Arial"/>
                <w:sz w:val="18"/>
                <w:szCs w:val="18"/>
              </w:rPr>
              <w:t>Guarantee to Special Industry Program</w:t>
            </w:r>
          </w:p>
        </w:tc>
        <w:tc>
          <w:tcPr>
            <w:tcW w:w="1008" w:type="dxa"/>
            <w:tcBorders>
              <w:top w:val="single" w:sz="4" w:space="0" w:color="C0C0C0"/>
              <w:left w:val="single" w:sz="4" w:space="0" w:color="C0C0C0"/>
              <w:bottom w:val="single" w:sz="4" w:space="0" w:color="C0C0C0"/>
              <w:right w:val="single" w:sz="4" w:space="0" w:color="C0C0C0"/>
            </w:tcBorders>
          </w:tcPr>
          <w:p w14:paraId="16B35600" w14:textId="77777777" w:rsidR="00E66420" w:rsidRPr="004703E7"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01" w14:textId="77777777" w:rsidR="00E66420" w:rsidRPr="004703E7" w:rsidRDefault="00E66420" w:rsidP="00177EAE">
            <w:pPr>
              <w:pStyle w:val="ListParagraph"/>
              <w:numPr>
                <w:ilvl w:val="0"/>
                <w:numId w:val="77"/>
              </w:numPr>
              <w:spacing w:before="120" w:line="240" w:lineRule="atLeast"/>
              <w:ind w:left="162" w:hanging="127"/>
              <w:rPr>
                <w:rFonts w:cs="Arial"/>
                <w:sz w:val="18"/>
                <w:szCs w:val="18"/>
              </w:rPr>
            </w:pPr>
          </w:p>
        </w:tc>
      </w:tr>
    </w:tbl>
    <w:p w14:paraId="16B35603" w14:textId="77777777" w:rsidR="00177EAE" w:rsidRPr="00AC5482" w:rsidRDefault="00177EAE" w:rsidP="00177EAE">
      <w:pPr>
        <w:pStyle w:val="Heading3"/>
        <w:pageBreakBefore/>
        <w:spacing w:before="360" w:after="120"/>
        <w:rPr>
          <w:rFonts w:eastAsia="Times New Roman"/>
          <w:i/>
          <w:color w:val="0B2265"/>
          <w:sz w:val="28"/>
          <w:szCs w:val="32"/>
          <w:lang w:val="es-MX" w:eastAsia="en-US"/>
        </w:rPr>
      </w:pPr>
      <w:bookmarkStart w:id="188" w:name="_Toc324669075"/>
      <w:bookmarkStart w:id="189" w:name="_Toc351022539"/>
      <w:r w:rsidRPr="00AC5482">
        <w:rPr>
          <w:rFonts w:eastAsia="Times New Roman"/>
          <w:i/>
          <w:color w:val="0B2265"/>
          <w:sz w:val="28"/>
          <w:szCs w:val="32"/>
          <w:lang w:val="es-MX" w:eastAsia="en-US"/>
        </w:rPr>
        <w:t>Figure 10:  Deposit Codes</w:t>
      </w:r>
      <w:bookmarkEnd w:id="188"/>
      <w:bookmarkEnd w:id="18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1235"/>
        <w:gridCol w:w="2995"/>
        <w:gridCol w:w="918"/>
        <w:gridCol w:w="990"/>
      </w:tblGrid>
      <w:tr w:rsidR="00177EAE" w:rsidRPr="00354B77" w14:paraId="16B35605" w14:textId="77777777" w:rsidTr="00E66420">
        <w:tc>
          <w:tcPr>
            <w:tcW w:w="6138" w:type="dxa"/>
            <w:gridSpan w:val="4"/>
            <w:tcBorders>
              <w:top w:val="single" w:sz="4" w:space="0" w:color="C0C0C0"/>
              <w:left w:val="single" w:sz="4" w:space="0" w:color="C0C0C0"/>
              <w:bottom w:val="single" w:sz="4" w:space="0" w:color="C0C0C0"/>
            </w:tcBorders>
            <w:shd w:val="pct5" w:color="auto" w:fill="auto"/>
          </w:tcPr>
          <w:p w14:paraId="16B35604" w14:textId="77777777" w:rsidR="00177EAE" w:rsidRDefault="00177EAE" w:rsidP="00177EAE">
            <w:pPr>
              <w:pStyle w:val="TableHeading"/>
            </w:pPr>
            <w:r>
              <w:t>Deposit  Codes</w:t>
            </w:r>
          </w:p>
        </w:tc>
      </w:tr>
      <w:tr w:rsidR="00E66420" w:rsidRPr="00354B77" w14:paraId="16B3560A" w14:textId="77777777" w:rsidTr="00E66420">
        <w:tc>
          <w:tcPr>
            <w:tcW w:w="1235" w:type="dxa"/>
            <w:tcBorders>
              <w:top w:val="single" w:sz="4" w:space="0" w:color="C0C0C0"/>
              <w:left w:val="single" w:sz="4" w:space="0" w:color="C0C0C0"/>
              <w:bottom w:val="single" w:sz="4" w:space="0" w:color="C0C0C0"/>
              <w:right w:val="single" w:sz="4" w:space="0" w:color="C0C0C0"/>
            </w:tcBorders>
            <w:shd w:val="pct12" w:color="auto" w:fill="auto"/>
          </w:tcPr>
          <w:p w14:paraId="16B35606" w14:textId="77777777" w:rsidR="00E66420" w:rsidRPr="00354B77" w:rsidRDefault="00E66420" w:rsidP="00A8291A">
            <w:pPr>
              <w:pStyle w:val="TableHeading"/>
              <w:rPr>
                <w:szCs w:val="16"/>
              </w:rPr>
            </w:pPr>
            <w:r>
              <w:rPr>
                <w:szCs w:val="16"/>
              </w:rPr>
              <w:t>Code</w:t>
            </w:r>
          </w:p>
        </w:tc>
        <w:tc>
          <w:tcPr>
            <w:tcW w:w="2995" w:type="dxa"/>
            <w:tcBorders>
              <w:top w:val="single" w:sz="4" w:space="0" w:color="C0C0C0"/>
              <w:left w:val="single" w:sz="4" w:space="0" w:color="C0C0C0"/>
              <w:bottom w:val="single" w:sz="4" w:space="0" w:color="C0C0C0"/>
              <w:right w:val="single" w:sz="4" w:space="0" w:color="C0C0C0"/>
            </w:tcBorders>
            <w:shd w:val="pct12" w:color="auto" w:fill="auto"/>
          </w:tcPr>
          <w:p w14:paraId="16B35607" w14:textId="77777777" w:rsidR="00E66420" w:rsidRPr="00354B77" w:rsidRDefault="00E66420" w:rsidP="00A8291A">
            <w:pPr>
              <w:pStyle w:val="TableHeading"/>
              <w:rPr>
                <w:szCs w:val="16"/>
              </w:rPr>
            </w:pPr>
            <w:r>
              <w:rPr>
                <w:szCs w:val="16"/>
              </w:rPr>
              <w:t>Description</w:t>
            </w:r>
          </w:p>
        </w:tc>
        <w:tc>
          <w:tcPr>
            <w:tcW w:w="918" w:type="dxa"/>
            <w:tcBorders>
              <w:top w:val="single" w:sz="4" w:space="0" w:color="C0C0C0"/>
              <w:left w:val="single" w:sz="4" w:space="0" w:color="C0C0C0"/>
              <w:bottom w:val="single" w:sz="4" w:space="0" w:color="C0C0C0"/>
              <w:right w:val="single" w:sz="4" w:space="0" w:color="C0C0C0"/>
            </w:tcBorders>
            <w:shd w:val="pct12" w:color="auto" w:fill="auto"/>
          </w:tcPr>
          <w:p w14:paraId="16B35608" w14:textId="77777777" w:rsidR="00E66420" w:rsidRDefault="00E66420" w:rsidP="00A8291A">
            <w:pPr>
              <w:pStyle w:val="TableHeading"/>
              <w:rPr>
                <w:szCs w:val="16"/>
              </w:rPr>
            </w:pPr>
            <w:r>
              <w:rPr>
                <w:szCs w:val="16"/>
              </w:rPr>
              <w:t>GI</w:t>
            </w:r>
          </w:p>
        </w:tc>
        <w:tc>
          <w:tcPr>
            <w:tcW w:w="990" w:type="dxa"/>
            <w:tcBorders>
              <w:top w:val="single" w:sz="4" w:space="0" w:color="C0C0C0"/>
              <w:left w:val="single" w:sz="4" w:space="0" w:color="C0C0C0"/>
              <w:bottom w:val="single" w:sz="4" w:space="0" w:color="C0C0C0"/>
              <w:right w:val="single" w:sz="4" w:space="0" w:color="C0C0C0"/>
            </w:tcBorders>
            <w:shd w:val="pct12" w:color="auto" w:fill="auto"/>
          </w:tcPr>
          <w:p w14:paraId="16B35609" w14:textId="77777777" w:rsidR="00E66420" w:rsidRDefault="00E66420" w:rsidP="00A8291A">
            <w:pPr>
              <w:pStyle w:val="TableHeading"/>
              <w:rPr>
                <w:szCs w:val="16"/>
              </w:rPr>
            </w:pPr>
            <w:r>
              <w:rPr>
                <w:szCs w:val="16"/>
              </w:rPr>
              <w:t>1P</w:t>
            </w:r>
          </w:p>
        </w:tc>
      </w:tr>
      <w:tr w:rsidR="00E66420" w:rsidRPr="00AC5482" w14:paraId="16B3560F"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60B"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GDC</w:t>
            </w:r>
          </w:p>
        </w:tc>
        <w:tc>
          <w:tcPr>
            <w:tcW w:w="2995" w:type="dxa"/>
            <w:tcBorders>
              <w:top w:val="single" w:sz="4" w:space="0" w:color="C0C0C0"/>
              <w:left w:val="single" w:sz="4" w:space="0" w:color="C0C0C0"/>
              <w:bottom w:val="single" w:sz="4" w:space="0" w:color="C0C0C0"/>
              <w:right w:val="single" w:sz="4" w:space="0" w:color="C0C0C0"/>
            </w:tcBorders>
          </w:tcPr>
          <w:p w14:paraId="16B3560C"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 xml:space="preserve">Charge </w:t>
            </w:r>
            <w:r w:rsidRPr="00657D62">
              <w:rPr>
                <w:rFonts w:ascii="Arial" w:hAnsi="Arial" w:cs="Arial"/>
                <w:sz w:val="18"/>
                <w:szCs w:val="18"/>
              </w:rPr>
              <w:t>Deposit to Credit Card</w:t>
            </w:r>
          </w:p>
        </w:tc>
        <w:tc>
          <w:tcPr>
            <w:tcW w:w="918" w:type="dxa"/>
            <w:tcBorders>
              <w:top w:val="single" w:sz="4" w:space="0" w:color="C0C0C0"/>
              <w:left w:val="single" w:sz="4" w:space="0" w:color="C0C0C0"/>
              <w:bottom w:val="single" w:sz="4" w:space="0" w:color="C0C0C0"/>
              <w:right w:val="single" w:sz="4" w:space="0" w:color="C0C0C0"/>
            </w:tcBorders>
          </w:tcPr>
          <w:p w14:paraId="16B3560D" w14:textId="77777777" w:rsidR="00E66420" w:rsidRDefault="00E66420" w:rsidP="00177EAE">
            <w:pPr>
              <w:pStyle w:val="ListParagraph"/>
              <w:numPr>
                <w:ilvl w:val="0"/>
                <w:numId w:val="77"/>
              </w:numPr>
              <w:spacing w:before="120" w:line="240" w:lineRule="atLeast"/>
              <w:ind w:left="162" w:hanging="127"/>
              <w:rPr>
                <w:rFonts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0E"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614"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610"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GDI</w:t>
            </w:r>
          </w:p>
        </w:tc>
        <w:tc>
          <w:tcPr>
            <w:tcW w:w="2995" w:type="dxa"/>
            <w:tcBorders>
              <w:top w:val="single" w:sz="4" w:space="0" w:color="C0C0C0"/>
              <w:left w:val="single" w:sz="4" w:space="0" w:color="C0C0C0"/>
              <w:bottom w:val="single" w:sz="4" w:space="0" w:color="C0C0C0"/>
              <w:right w:val="single" w:sz="4" w:space="0" w:color="C0C0C0"/>
            </w:tcBorders>
          </w:tcPr>
          <w:p w14:paraId="16B35611" w14:textId="77777777" w:rsidR="00E66420" w:rsidRDefault="00E66420" w:rsidP="00A8291A">
            <w:pPr>
              <w:spacing w:before="120" w:line="240" w:lineRule="atLeast"/>
              <w:rPr>
                <w:rFonts w:ascii="Arial" w:hAnsi="Arial" w:cs="Arial"/>
                <w:sz w:val="18"/>
                <w:szCs w:val="18"/>
              </w:rPr>
            </w:pPr>
            <w:r w:rsidRPr="00657D62">
              <w:rPr>
                <w:rFonts w:ascii="Arial" w:hAnsi="Arial" w:cs="Arial"/>
                <w:sz w:val="18"/>
                <w:szCs w:val="18"/>
              </w:rPr>
              <w:t>Guarantee Deposit to Corporate Account ID</w:t>
            </w:r>
          </w:p>
        </w:tc>
        <w:tc>
          <w:tcPr>
            <w:tcW w:w="918" w:type="dxa"/>
            <w:tcBorders>
              <w:top w:val="single" w:sz="4" w:space="0" w:color="C0C0C0"/>
              <w:left w:val="single" w:sz="4" w:space="0" w:color="C0C0C0"/>
              <w:bottom w:val="single" w:sz="4" w:space="0" w:color="C0C0C0"/>
              <w:right w:val="single" w:sz="4" w:space="0" w:color="C0C0C0"/>
            </w:tcBorders>
          </w:tcPr>
          <w:p w14:paraId="16B35612"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13"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619"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615"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GDB</w:t>
            </w:r>
          </w:p>
        </w:tc>
        <w:tc>
          <w:tcPr>
            <w:tcW w:w="2995" w:type="dxa"/>
            <w:tcBorders>
              <w:top w:val="single" w:sz="4" w:space="0" w:color="C0C0C0"/>
              <w:left w:val="single" w:sz="4" w:space="0" w:color="C0C0C0"/>
              <w:bottom w:val="single" w:sz="4" w:space="0" w:color="C0C0C0"/>
              <w:right w:val="single" w:sz="4" w:space="0" w:color="C0C0C0"/>
            </w:tcBorders>
          </w:tcPr>
          <w:p w14:paraId="16B35616" w14:textId="77777777" w:rsidR="00E66420" w:rsidRDefault="00E66420" w:rsidP="00A8291A">
            <w:pPr>
              <w:spacing w:before="120" w:line="240" w:lineRule="atLeast"/>
              <w:rPr>
                <w:rFonts w:ascii="Arial" w:hAnsi="Arial" w:cs="Arial"/>
                <w:sz w:val="18"/>
                <w:szCs w:val="18"/>
              </w:rPr>
            </w:pPr>
            <w:r w:rsidRPr="00657D62">
              <w:rPr>
                <w:rFonts w:ascii="Arial" w:hAnsi="Arial" w:cs="Arial"/>
                <w:sz w:val="18"/>
                <w:szCs w:val="18"/>
              </w:rPr>
              <w:t>Guarantee Deposit to Company Address</w:t>
            </w:r>
          </w:p>
        </w:tc>
        <w:tc>
          <w:tcPr>
            <w:tcW w:w="918" w:type="dxa"/>
            <w:tcBorders>
              <w:top w:val="single" w:sz="4" w:space="0" w:color="C0C0C0"/>
              <w:left w:val="single" w:sz="4" w:space="0" w:color="C0C0C0"/>
              <w:bottom w:val="single" w:sz="4" w:space="0" w:color="C0C0C0"/>
              <w:right w:val="single" w:sz="4" w:space="0" w:color="C0C0C0"/>
            </w:tcBorders>
          </w:tcPr>
          <w:p w14:paraId="16B35617"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18"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61E"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61A"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GDH</w:t>
            </w:r>
          </w:p>
        </w:tc>
        <w:tc>
          <w:tcPr>
            <w:tcW w:w="2995" w:type="dxa"/>
            <w:tcBorders>
              <w:top w:val="single" w:sz="4" w:space="0" w:color="C0C0C0"/>
              <w:left w:val="single" w:sz="4" w:space="0" w:color="C0C0C0"/>
              <w:bottom w:val="single" w:sz="4" w:space="0" w:color="C0C0C0"/>
              <w:right w:val="single" w:sz="4" w:space="0" w:color="C0C0C0"/>
            </w:tcBorders>
          </w:tcPr>
          <w:p w14:paraId="16B3561B" w14:textId="77777777" w:rsidR="00E66420" w:rsidRDefault="00E66420" w:rsidP="00A8291A">
            <w:pPr>
              <w:spacing w:before="120" w:line="240" w:lineRule="atLeast"/>
              <w:rPr>
                <w:rFonts w:ascii="Arial" w:hAnsi="Arial" w:cs="Arial"/>
                <w:sz w:val="18"/>
                <w:szCs w:val="18"/>
              </w:rPr>
            </w:pPr>
            <w:r w:rsidRPr="00657D62">
              <w:rPr>
                <w:rFonts w:ascii="Arial" w:hAnsi="Arial" w:cs="Arial"/>
                <w:sz w:val="18"/>
                <w:szCs w:val="18"/>
              </w:rPr>
              <w:t>Guarantee Deposit to Home Address</w:t>
            </w:r>
          </w:p>
        </w:tc>
        <w:tc>
          <w:tcPr>
            <w:tcW w:w="918" w:type="dxa"/>
            <w:tcBorders>
              <w:top w:val="single" w:sz="4" w:space="0" w:color="C0C0C0"/>
              <w:left w:val="single" w:sz="4" w:space="0" w:color="C0C0C0"/>
              <w:bottom w:val="single" w:sz="4" w:space="0" w:color="C0C0C0"/>
              <w:right w:val="single" w:sz="4" w:space="0" w:color="C0C0C0"/>
            </w:tcBorders>
          </w:tcPr>
          <w:p w14:paraId="16B3561C"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1D"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623"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61F"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GDT</w:t>
            </w:r>
          </w:p>
        </w:tc>
        <w:tc>
          <w:tcPr>
            <w:tcW w:w="2995" w:type="dxa"/>
            <w:tcBorders>
              <w:top w:val="single" w:sz="4" w:space="0" w:color="C0C0C0"/>
              <w:left w:val="single" w:sz="4" w:space="0" w:color="C0C0C0"/>
              <w:bottom w:val="single" w:sz="4" w:space="0" w:color="C0C0C0"/>
              <w:right w:val="single" w:sz="4" w:space="0" w:color="C0C0C0"/>
            </w:tcBorders>
          </w:tcPr>
          <w:p w14:paraId="16B35620" w14:textId="77777777" w:rsidR="00E66420" w:rsidRDefault="00E66420" w:rsidP="00A8291A">
            <w:pPr>
              <w:spacing w:before="120" w:line="240" w:lineRule="atLeast"/>
              <w:rPr>
                <w:rFonts w:ascii="Arial" w:hAnsi="Arial" w:cs="Arial"/>
                <w:sz w:val="18"/>
                <w:szCs w:val="18"/>
              </w:rPr>
            </w:pPr>
            <w:r w:rsidRPr="00657D62">
              <w:rPr>
                <w:rFonts w:ascii="Arial" w:hAnsi="Arial" w:cs="Arial"/>
                <w:sz w:val="18"/>
                <w:szCs w:val="18"/>
              </w:rPr>
              <w:t>Guarantee Deposit to Travel Agency”</w:t>
            </w:r>
          </w:p>
        </w:tc>
        <w:tc>
          <w:tcPr>
            <w:tcW w:w="918" w:type="dxa"/>
            <w:tcBorders>
              <w:top w:val="single" w:sz="4" w:space="0" w:color="C0C0C0"/>
              <w:left w:val="single" w:sz="4" w:space="0" w:color="C0C0C0"/>
              <w:bottom w:val="single" w:sz="4" w:space="0" w:color="C0C0C0"/>
              <w:right w:val="single" w:sz="4" w:space="0" w:color="C0C0C0"/>
            </w:tcBorders>
          </w:tcPr>
          <w:p w14:paraId="16B35621"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22"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628"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624" w14:textId="77777777" w:rsidR="00E66420" w:rsidRDefault="00E66420" w:rsidP="00A8291A">
            <w:pPr>
              <w:spacing w:before="120" w:line="240" w:lineRule="atLeast"/>
              <w:rPr>
                <w:rFonts w:ascii="Arial" w:hAnsi="Arial" w:cs="Arial"/>
                <w:sz w:val="18"/>
                <w:szCs w:val="18"/>
              </w:rPr>
            </w:pPr>
            <w:r>
              <w:rPr>
                <w:rFonts w:ascii="Arial" w:hAnsi="Arial" w:cs="Arial"/>
                <w:sz w:val="18"/>
                <w:szCs w:val="18"/>
              </w:rPr>
              <w:t>GDO</w:t>
            </w:r>
          </w:p>
        </w:tc>
        <w:tc>
          <w:tcPr>
            <w:tcW w:w="2995" w:type="dxa"/>
            <w:tcBorders>
              <w:top w:val="single" w:sz="4" w:space="0" w:color="C0C0C0"/>
              <w:left w:val="single" w:sz="4" w:space="0" w:color="C0C0C0"/>
              <w:bottom w:val="single" w:sz="4" w:space="0" w:color="C0C0C0"/>
              <w:right w:val="single" w:sz="4" w:space="0" w:color="C0C0C0"/>
            </w:tcBorders>
          </w:tcPr>
          <w:p w14:paraId="16B35625" w14:textId="77777777" w:rsidR="00E66420" w:rsidRDefault="00E66420" w:rsidP="00A8291A">
            <w:pPr>
              <w:spacing w:before="120" w:line="240" w:lineRule="atLeast"/>
              <w:rPr>
                <w:rFonts w:ascii="Arial" w:hAnsi="Arial" w:cs="Arial"/>
                <w:sz w:val="18"/>
                <w:szCs w:val="18"/>
              </w:rPr>
            </w:pPr>
            <w:r w:rsidRPr="00657D62">
              <w:rPr>
                <w:rFonts w:ascii="Arial" w:hAnsi="Arial" w:cs="Arial"/>
                <w:sz w:val="18"/>
                <w:szCs w:val="18"/>
              </w:rPr>
              <w:t>Guarantee Deposit to Other Accepted Forms</w:t>
            </w:r>
          </w:p>
        </w:tc>
        <w:tc>
          <w:tcPr>
            <w:tcW w:w="918" w:type="dxa"/>
            <w:tcBorders>
              <w:top w:val="single" w:sz="4" w:space="0" w:color="C0C0C0"/>
              <w:left w:val="single" w:sz="4" w:space="0" w:color="C0C0C0"/>
              <w:bottom w:val="single" w:sz="4" w:space="0" w:color="C0C0C0"/>
              <w:right w:val="single" w:sz="4" w:space="0" w:color="C0C0C0"/>
            </w:tcBorders>
          </w:tcPr>
          <w:p w14:paraId="16B35626" w14:textId="77777777" w:rsidR="00E66420" w:rsidRDefault="00E66420" w:rsidP="00A8291A">
            <w:pPr>
              <w:spacing w:before="120" w:line="240" w:lineRule="atLeast"/>
              <w:rPr>
                <w:rFonts w:ascii="Arial" w:hAnsi="Arial"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27" w14:textId="77777777" w:rsidR="00E66420" w:rsidRDefault="00E66420" w:rsidP="00177EAE">
            <w:pPr>
              <w:pStyle w:val="ListParagraph"/>
              <w:numPr>
                <w:ilvl w:val="0"/>
                <w:numId w:val="77"/>
              </w:numPr>
              <w:spacing w:before="120" w:line="240" w:lineRule="atLeast"/>
              <w:ind w:left="162" w:hanging="127"/>
              <w:rPr>
                <w:rFonts w:cs="Arial"/>
                <w:sz w:val="18"/>
                <w:szCs w:val="18"/>
              </w:rPr>
            </w:pPr>
          </w:p>
        </w:tc>
      </w:tr>
      <w:tr w:rsidR="00E66420" w:rsidRPr="00AC5482" w14:paraId="16B3562D" w14:textId="77777777" w:rsidTr="00E66420">
        <w:tc>
          <w:tcPr>
            <w:tcW w:w="1235" w:type="dxa"/>
            <w:tcBorders>
              <w:top w:val="single" w:sz="4" w:space="0" w:color="C0C0C0"/>
              <w:left w:val="single" w:sz="4" w:space="0" w:color="C0C0C0"/>
              <w:bottom w:val="single" w:sz="4" w:space="0" w:color="C0C0C0"/>
              <w:right w:val="single" w:sz="4" w:space="0" w:color="C0C0C0"/>
            </w:tcBorders>
          </w:tcPr>
          <w:p w14:paraId="16B35629" w14:textId="77777777" w:rsidR="00E66420" w:rsidRPr="008276B5" w:rsidRDefault="00E66420" w:rsidP="00A8291A">
            <w:pPr>
              <w:spacing w:before="120" w:line="240" w:lineRule="atLeast"/>
              <w:rPr>
                <w:rFonts w:ascii="Arial" w:hAnsi="Arial" w:cs="Arial"/>
                <w:sz w:val="18"/>
                <w:szCs w:val="18"/>
              </w:rPr>
            </w:pPr>
            <w:r w:rsidRPr="008276B5">
              <w:rPr>
                <w:rFonts w:ascii="Arial" w:hAnsi="Arial" w:cs="Arial"/>
                <w:sz w:val="18"/>
                <w:szCs w:val="18"/>
              </w:rPr>
              <w:t>GDP</w:t>
            </w:r>
          </w:p>
        </w:tc>
        <w:tc>
          <w:tcPr>
            <w:tcW w:w="2995" w:type="dxa"/>
            <w:tcBorders>
              <w:top w:val="single" w:sz="4" w:space="0" w:color="C0C0C0"/>
              <w:left w:val="single" w:sz="4" w:space="0" w:color="C0C0C0"/>
              <w:bottom w:val="single" w:sz="4" w:space="0" w:color="C0C0C0"/>
              <w:right w:val="single" w:sz="4" w:space="0" w:color="C0C0C0"/>
            </w:tcBorders>
          </w:tcPr>
          <w:p w14:paraId="16B3562A" w14:textId="77777777" w:rsidR="00E66420" w:rsidRPr="008276B5" w:rsidRDefault="00E66420" w:rsidP="00A8291A">
            <w:pPr>
              <w:spacing w:before="120" w:line="240" w:lineRule="atLeast"/>
              <w:rPr>
                <w:rFonts w:ascii="Arial" w:hAnsi="Arial" w:cs="Arial"/>
                <w:sz w:val="18"/>
                <w:szCs w:val="18"/>
              </w:rPr>
            </w:pPr>
            <w:r w:rsidRPr="008276B5">
              <w:rPr>
                <w:rFonts w:ascii="Arial" w:hAnsi="Arial" w:cs="Arial"/>
                <w:sz w:val="18"/>
                <w:szCs w:val="18"/>
              </w:rPr>
              <w:t>Guarantee to Guarantee Deposit</w:t>
            </w:r>
          </w:p>
        </w:tc>
        <w:tc>
          <w:tcPr>
            <w:tcW w:w="918" w:type="dxa"/>
            <w:tcBorders>
              <w:top w:val="single" w:sz="4" w:space="0" w:color="C0C0C0"/>
              <w:left w:val="single" w:sz="4" w:space="0" w:color="C0C0C0"/>
              <w:bottom w:val="single" w:sz="4" w:space="0" w:color="C0C0C0"/>
              <w:right w:val="single" w:sz="4" w:space="0" w:color="C0C0C0"/>
            </w:tcBorders>
          </w:tcPr>
          <w:p w14:paraId="16B3562B" w14:textId="77777777" w:rsidR="00E66420" w:rsidRPr="008276B5" w:rsidRDefault="00E66420" w:rsidP="00177EAE">
            <w:pPr>
              <w:pStyle w:val="ListParagraph"/>
              <w:numPr>
                <w:ilvl w:val="0"/>
                <w:numId w:val="77"/>
              </w:numPr>
              <w:spacing w:before="120" w:line="240" w:lineRule="atLeast"/>
              <w:ind w:left="162" w:hanging="127"/>
              <w:rPr>
                <w:rFonts w:cs="Arial"/>
                <w:sz w:val="18"/>
                <w:szCs w:val="18"/>
              </w:rPr>
            </w:pPr>
          </w:p>
        </w:tc>
        <w:tc>
          <w:tcPr>
            <w:tcW w:w="990" w:type="dxa"/>
            <w:tcBorders>
              <w:top w:val="single" w:sz="4" w:space="0" w:color="C0C0C0"/>
              <w:left w:val="single" w:sz="4" w:space="0" w:color="C0C0C0"/>
              <w:bottom w:val="single" w:sz="4" w:space="0" w:color="C0C0C0"/>
              <w:right w:val="single" w:sz="4" w:space="0" w:color="C0C0C0"/>
            </w:tcBorders>
          </w:tcPr>
          <w:p w14:paraId="16B3562C" w14:textId="77777777" w:rsidR="00E66420" w:rsidRPr="008276B5" w:rsidRDefault="00E66420" w:rsidP="00177EAE">
            <w:pPr>
              <w:pStyle w:val="ListParagraph"/>
              <w:numPr>
                <w:ilvl w:val="0"/>
                <w:numId w:val="77"/>
              </w:numPr>
              <w:spacing w:before="120" w:line="240" w:lineRule="atLeast"/>
              <w:ind w:left="162" w:hanging="127"/>
              <w:rPr>
                <w:rFonts w:cs="Arial"/>
                <w:sz w:val="18"/>
                <w:szCs w:val="18"/>
              </w:rPr>
            </w:pPr>
          </w:p>
        </w:tc>
      </w:tr>
    </w:tbl>
    <w:p w14:paraId="16B3562E" w14:textId="77777777" w:rsidR="00177EAE" w:rsidRDefault="00177EAE" w:rsidP="00177EAE">
      <w:pPr>
        <w:spacing w:after="0"/>
        <w:rPr>
          <w:rFonts w:ascii="Arial" w:hAnsi="Arial" w:cs="Arial"/>
          <w:b/>
          <w:sz w:val="20"/>
          <w:szCs w:val="20"/>
          <w:u w:val="single"/>
        </w:rPr>
      </w:pPr>
    </w:p>
    <w:p w14:paraId="16B3562F" w14:textId="77777777" w:rsidR="00177EAE" w:rsidRDefault="00177EAE"/>
    <w:p w14:paraId="16B35630" w14:textId="77777777" w:rsidR="005B1728" w:rsidRDefault="005B1728" w:rsidP="005C777F">
      <w:pPr>
        <w:spacing w:after="0"/>
        <w:rPr>
          <w:rFonts w:ascii="Arial" w:hAnsi="Arial" w:cs="Arial"/>
          <w:b/>
          <w:sz w:val="20"/>
          <w:szCs w:val="20"/>
          <w:u w:val="single"/>
        </w:rPr>
        <w:sectPr w:rsidR="005B1728" w:rsidSect="00AC62CF">
          <w:headerReference w:type="default" r:id="rId41"/>
          <w:footerReference w:type="default" r:id="rId42"/>
          <w:pgSz w:w="12240" w:h="15840"/>
          <w:pgMar w:top="1008" w:right="1440" w:bottom="1008" w:left="1440" w:header="720" w:footer="720" w:gutter="0"/>
          <w:cols w:space="720"/>
          <w:docGrid w:linePitch="360"/>
        </w:sectPr>
      </w:pPr>
    </w:p>
    <w:p w14:paraId="16B35631" w14:textId="77777777" w:rsidR="005B1728" w:rsidRPr="00C3352E" w:rsidRDefault="005B1728" w:rsidP="005B1728">
      <w:pPr>
        <w:pStyle w:val="Heading1"/>
        <w:spacing w:line="240" w:lineRule="auto"/>
        <w:rPr>
          <w:szCs w:val="40"/>
        </w:rPr>
      </w:pPr>
      <w:bookmarkStart w:id="190" w:name="_Toc351022540"/>
      <w:r w:rsidRPr="00C3352E">
        <w:rPr>
          <w:szCs w:val="40"/>
        </w:rPr>
        <w:t>Appendix B: XML Examples Multiple Changes to Committed Booking</w:t>
      </w:r>
      <w:bookmarkEnd w:id="190"/>
    </w:p>
    <w:p w14:paraId="16B35632" w14:textId="77777777" w:rsidR="005B1728" w:rsidRPr="00C3352E" w:rsidRDefault="005B1728" w:rsidP="005B1728">
      <w:pPr>
        <w:spacing w:before="200" w:after="0"/>
        <w:rPr>
          <w:rFonts w:ascii="Arial" w:hAnsi="Arial" w:cs="Arial"/>
          <w:sz w:val="20"/>
          <w:szCs w:val="20"/>
        </w:rPr>
      </w:pPr>
      <w:r w:rsidRPr="00C3352E">
        <w:rPr>
          <w:rFonts w:ascii="Arial" w:hAnsi="Arial" w:cs="Arial"/>
          <w:sz w:val="20"/>
          <w:szCs w:val="20"/>
        </w:rPr>
        <w:t>The following XML Examples illustrate the Message Flow when multiple changes are made to a committed booking</w:t>
      </w:r>
      <w:r w:rsidR="003D53FB" w:rsidRPr="00C3352E">
        <w:rPr>
          <w:rFonts w:ascii="Arial" w:hAnsi="Arial" w:cs="Arial"/>
          <w:sz w:val="20"/>
          <w:szCs w:val="20"/>
        </w:rPr>
        <w:t xml:space="preserve"> followed by commit</w:t>
      </w:r>
    </w:p>
    <w:p w14:paraId="16B35633" w14:textId="77777777" w:rsidR="005C777F" w:rsidRPr="00C3352E" w:rsidRDefault="005C777F" w:rsidP="005C777F">
      <w:pPr>
        <w:spacing w:after="0"/>
        <w:rPr>
          <w:rFonts w:ascii="Arial" w:hAnsi="Arial" w:cs="Arial"/>
          <w:sz w:val="20"/>
          <w:szCs w:val="20"/>
        </w:rPr>
      </w:pPr>
    </w:p>
    <w:p w14:paraId="16B35634" w14:textId="77777777" w:rsidR="005B1728" w:rsidRPr="00C3352E" w:rsidRDefault="005B1728" w:rsidP="00353ACC">
      <w:pPr>
        <w:pStyle w:val="ListParagraph"/>
        <w:numPr>
          <w:ilvl w:val="0"/>
          <w:numId w:val="17"/>
        </w:numPr>
        <w:ind w:left="360"/>
        <w:rPr>
          <w:rFonts w:cs="Arial"/>
          <w:b/>
          <w:sz w:val="28"/>
          <w:szCs w:val="28"/>
        </w:rPr>
      </w:pPr>
      <w:r w:rsidRPr="00C3352E">
        <w:rPr>
          <w:rFonts w:cs="Arial"/>
          <w:b/>
          <w:sz w:val="28"/>
          <w:szCs w:val="28"/>
        </w:rPr>
        <w:t>Committed booking</w:t>
      </w:r>
      <w:r w:rsidR="003855E0" w:rsidRPr="00C3352E">
        <w:rPr>
          <w:rFonts w:cs="Arial"/>
          <w:b/>
          <w:sz w:val="28"/>
          <w:szCs w:val="28"/>
        </w:rPr>
        <w:t xml:space="preserve">; change </w:t>
      </w:r>
      <w:r w:rsidRPr="00C3352E">
        <w:rPr>
          <w:rFonts w:cs="Arial"/>
          <w:b/>
          <w:sz w:val="28"/>
          <w:szCs w:val="28"/>
        </w:rPr>
        <w:t xml:space="preserve">check out date </w:t>
      </w:r>
      <w:r w:rsidR="003855E0" w:rsidRPr="00C3352E">
        <w:rPr>
          <w:rFonts w:cs="Arial"/>
          <w:b/>
          <w:sz w:val="28"/>
          <w:szCs w:val="28"/>
        </w:rPr>
        <w:t>to 18 October 2009</w:t>
      </w:r>
    </w:p>
    <w:p w14:paraId="16B35635" w14:textId="77777777" w:rsidR="005B1728" w:rsidRPr="00C3352E" w:rsidRDefault="005B1728" w:rsidP="005C777F">
      <w:pPr>
        <w:spacing w:after="0"/>
        <w:rPr>
          <w:rFonts w:ascii="Arial" w:hAnsi="Arial" w:cs="Arial"/>
          <w:sz w:val="20"/>
          <w:szCs w:val="20"/>
        </w:rPr>
      </w:pPr>
    </w:p>
    <w:p w14:paraId="16B35636"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soap:Envelope</w:t>
      </w:r>
      <w:r w:rsidRPr="00C3352E">
        <w:rPr>
          <w:rFonts w:ascii="Arial" w:hAnsi="Arial" w:cs="Arial"/>
          <w:color w:val="FF0000"/>
          <w:sz w:val="16"/>
          <w:szCs w:val="16"/>
        </w:rPr>
        <w:t xml:space="preserve"> xmlns:soap</w:t>
      </w:r>
      <w:r w:rsidRPr="00C3352E">
        <w:rPr>
          <w:rFonts w:ascii="Arial" w:hAnsi="Arial" w:cs="Arial"/>
          <w:color w:val="0000FF"/>
          <w:sz w:val="16"/>
          <w:szCs w:val="16"/>
        </w:rPr>
        <w:t>="</w:t>
      </w:r>
      <w:r w:rsidRPr="00C3352E">
        <w:rPr>
          <w:rFonts w:ascii="Arial" w:hAnsi="Arial" w:cs="Arial"/>
          <w:color w:val="000000"/>
          <w:sz w:val="16"/>
          <w:szCs w:val="16"/>
        </w:rPr>
        <w:t>http://schemas.xmlsoap.org/soap/envelope/</w:t>
      </w:r>
      <w:r w:rsidRPr="00C3352E">
        <w:rPr>
          <w:rFonts w:ascii="Arial" w:hAnsi="Arial" w:cs="Arial"/>
          <w:color w:val="0000FF"/>
          <w:sz w:val="16"/>
          <w:szCs w:val="16"/>
        </w:rPr>
        <w:t>"&gt;</w:t>
      </w:r>
    </w:p>
    <w:p w14:paraId="16B35637"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soap:Header</w:t>
      </w:r>
      <w:r w:rsidRPr="00C3352E">
        <w:rPr>
          <w:rFonts w:ascii="Arial" w:hAnsi="Arial" w:cs="Arial"/>
          <w:color w:val="0000FF"/>
          <w:sz w:val="16"/>
          <w:szCs w:val="16"/>
        </w:rPr>
        <w:t>&gt;</w:t>
      </w:r>
    </w:p>
    <w:p w14:paraId="16B35638"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authentication</w:t>
      </w:r>
      <w:r w:rsidRPr="00C3352E">
        <w:rPr>
          <w:rFonts w:ascii="Arial" w:hAnsi="Arial" w:cs="Arial"/>
          <w:color w:val="FF0000"/>
          <w:sz w:val="16"/>
          <w:szCs w:val="16"/>
        </w:rPr>
        <w:t xml:space="preserve"> xmlns:ns2</w:t>
      </w:r>
      <w:r w:rsidRPr="00C3352E">
        <w:rPr>
          <w:rFonts w:ascii="Arial" w:hAnsi="Arial" w:cs="Arial"/>
          <w:color w:val="0000FF"/>
          <w:sz w:val="16"/>
          <w:szCs w:val="16"/>
        </w:rPr>
        <w:t>="</w:t>
      </w:r>
      <w:r w:rsidRPr="00C3352E">
        <w:rPr>
          <w:rFonts w:ascii="Arial" w:hAnsi="Arial" w:cs="Arial"/>
          <w:color w:val="000000"/>
          <w:sz w:val="16"/>
          <w:szCs w:val="16"/>
        </w:rPr>
        <w:t>http://xmlota.wspan.com/webservice/</w:t>
      </w:r>
      <w:r w:rsidRPr="00C3352E">
        <w:rPr>
          <w:rFonts w:ascii="Arial" w:hAnsi="Arial" w:cs="Arial"/>
          <w:color w:val="0000FF"/>
          <w:sz w:val="16"/>
          <w:szCs w:val="16"/>
        </w:rPr>
        <w:t>"</w:t>
      </w:r>
      <w:r w:rsidRPr="00C3352E">
        <w:rPr>
          <w:rFonts w:ascii="Arial" w:hAnsi="Arial" w:cs="Arial"/>
          <w:color w:val="FF0000"/>
          <w:sz w:val="16"/>
          <w:szCs w:val="16"/>
        </w:rPr>
        <w:t xml:space="preserve"> xmlns</w:t>
      </w:r>
      <w:r w:rsidRPr="00C3352E">
        <w:rPr>
          <w:rFonts w:ascii="Arial" w:hAnsi="Arial" w:cs="Arial"/>
          <w:color w:val="0000FF"/>
          <w:sz w:val="16"/>
          <w:szCs w:val="16"/>
        </w:rPr>
        <w:t>="</w:t>
      </w:r>
      <w:r w:rsidRPr="00C3352E">
        <w:rPr>
          <w:rFonts w:ascii="Arial" w:hAnsi="Arial" w:cs="Arial"/>
          <w:color w:val="000000"/>
          <w:sz w:val="16"/>
          <w:szCs w:val="16"/>
        </w:rPr>
        <w:t>http://www.opentravel.org/OTA/2003/05</w:t>
      </w:r>
      <w:r w:rsidRPr="00C3352E">
        <w:rPr>
          <w:rFonts w:ascii="Arial" w:hAnsi="Arial" w:cs="Arial"/>
          <w:color w:val="0000FF"/>
          <w:sz w:val="16"/>
          <w:szCs w:val="16"/>
        </w:rPr>
        <w:t>"&gt;</w:t>
      </w:r>
    </w:p>
    <w:p w14:paraId="16B35639"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userid</w:t>
      </w:r>
      <w:r w:rsidRPr="00C3352E">
        <w:rPr>
          <w:rFonts w:ascii="Arial" w:hAnsi="Arial" w:cs="Arial"/>
          <w:color w:val="0000FF"/>
          <w:sz w:val="16"/>
          <w:szCs w:val="16"/>
        </w:rPr>
        <w:t>&gt;</w:t>
      </w:r>
      <w:r w:rsidRPr="00C3352E">
        <w:rPr>
          <w:rFonts w:ascii="Arial" w:hAnsi="Arial" w:cs="Arial"/>
          <w:color w:val="000000"/>
          <w:sz w:val="16"/>
          <w:szCs w:val="16"/>
        </w:rPr>
        <w:t>XXUserName</w:t>
      </w:r>
      <w:r w:rsidRPr="00C3352E">
        <w:rPr>
          <w:rFonts w:ascii="Arial" w:hAnsi="Arial" w:cs="Arial"/>
          <w:color w:val="0000FF"/>
          <w:sz w:val="16"/>
          <w:szCs w:val="16"/>
        </w:rPr>
        <w:t>&lt;/</w:t>
      </w:r>
      <w:r w:rsidRPr="00C3352E">
        <w:rPr>
          <w:rFonts w:ascii="Arial" w:hAnsi="Arial" w:cs="Arial"/>
          <w:color w:val="800000"/>
          <w:sz w:val="16"/>
          <w:szCs w:val="16"/>
        </w:rPr>
        <w:t>userid</w:t>
      </w:r>
      <w:r w:rsidRPr="00C3352E">
        <w:rPr>
          <w:rFonts w:ascii="Arial" w:hAnsi="Arial" w:cs="Arial"/>
          <w:color w:val="0000FF"/>
          <w:sz w:val="16"/>
          <w:szCs w:val="16"/>
        </w:rPr>
        <w:t>&gt;</w:t>
      </w:r>
    </w:p>
    <w:p w14:paraId="16B3563A"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password</w:t>
      </w:r>
      <w:r w:rsidRPr="00C3352E">
        <w:rPr>
          <w:rFonts w:ascii="Arial" w:hAnsi="Arial" w:cs="Arial"/>
          <w:color w:val="0000FF"/>
          <w:sz w:val="16"/>
          <w:szCs w:val="16"/>
        </w:rPr>
        <w:t>&gt;</w:t>
      </w:r>
      <w:r w:rsidRPr="00C3352E">
        <w:rPr>
          <w:rFonts w:ascii="Arial" w:hAnsi="Arial" w:cs="Arial"/>
          <w:color w:val="000000"/>
          <w:sz w:val="16"/>
          <w:szCs w:val="16"/>
        </w:rPr>
        <w:t>XXPassword</w:t>
      </w:r>
      <w:r w:rsidRPr="00C3352E">
        <w:rPr>
          <w:rFonts w:ascii="Arial" w:hAnsi="Arial" w:cs="Arial"/>
          <w:color w:val="0000FF"/>
          <w:sz w:val="16"/>
          <w:szCs w:val="16"/>
        </w:rPr>
        <w:t>&lt;/</w:t>
      </w:r>
      <w:r w:rsidRPr="00C3352E">
        <w:rPr>
          <w:rFonts w:ascii="Arial" w:hAnsi="Arial" w:cs="Arial"/>
          <w:color w:val="800000"/>
          <w:sz w:val="16"/>
          <w:szCs w:val="16"/>
        </w:rPr>
        <w:t>password</w:t>
      </w:r>
      <w:r w:rsidRPr="00C3352E">
        <w:rPr>
          <w:rFonts w:ascii="Arial" w:hAnsi="Arial" w:cs="Arial"/>
          <w:color w:val="0000FF"/>
          <w:sz w:val="16"/>
          <w:szCs w:val="16"/>
        </w:rPr>
        <w:t>&gt;</w:t>
      </w:r>
    </w:p>
    <w:p w14:paraId="16B3563B"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payloadVersion</w:t>
      </w:r>
      <w:r w:rsidRPr="00C3352E">
        <w:rPr>
          <w:rFonts w:ascii="Arial" w:hAnsi="Arial" w:cs="Arial"/>
          <w:color w:val="0000FF"/>
          <w:sz w:val="16"/>
          <w:szCs w:val="16"/>
        </w:rPr>
        <w:t>&gt;</w:t>
      </w:r>
      <w:r w:rsidR="00F53F5E" w:rsidRPr="00C3352E">
        <w:rPr>
          <w:rFonts w:ascii="Arial" w:hAnsi="Arial" w:cs="Arial"/>
          <w:color w:val="000000"/>
          <w:sz w:val="16"/>
          <w:szCs w:val="16"/>
        </w:rPr>
        <w:t>2007B</w:t>
      </w:r>
      <w:r w:rsidRPr="00C3352E">
        <w:rPr>
          <w:rFonts w:ascii="Arial" w:hAnsi="Arial" w:cs="Arial"/>
          <w:color w:val="0000FF"/>
          <w:sz w:val="16"/>
          <w:szCs w:val="16"/>
        </w:rPr>
        <w:t>&lt;/</w:t>
      </w:r>
      <w:r w:rsidRPr="00C3352E">
        <w:rPr>
          <w:rFonts w:ascii="Arial" w:hAnsi="Arial" w:cs="Arial"/>
          <w:color w:val="800000"/>
          <w:sz w:val="16"/>
          <w:szCs w:val="16"/>
        </w:rPr>
        <w:t>payloadVersion</w:t>
      </w:r>
      <w:r w:rsidRPr="00C3352E">
        <w:rPr>
          <w:rFonts w:ascii="Arial" w:hAnsi="Arial" w:cs="Arial"/>
          <w:color w:val="0000FF"/>
          <w:sz w:val="16"/>
          <w:szCs w:val="16"/>
        </w:rPr>
        <w:t>&gt;</w:t>
      </w:r>
    </w:p>
    <w:p w14:paraId="16B3563C"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authentication</w:t>
      </w:r>
      <w:r w:rsidRPr="00C3352E">
        <w:rPr>
          <w:rFonts w:ascii="Arial" w:hAnsi="Arial" w:cs="Arial"/>
          <w:color w:val="0000FF"/>
          <w:sz w:val="16"/>
          <w:szCs w:val="16"/>
        </w:rPr>
        <w:t>&gt;</w:t>
      </w:r>
    </w:p>
    <w:p w14:paraId="16B3563D"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soap:Header</w:t>
      </w:r>
      <w:r w:rsidRPr="00C3352E">
        <w:rPr>
          <w:rFonts w:ascii="Arial" w:hAnsi="Arial" w:cs="Arial"/>
          <w:color w:val="0000FF"/>
          <w:sz w:val="16"/>
          <w:szCs w:val="16"/>
        </w:rPr>
        <w:t>&gt;</w:t>
      </w:r>
    </w:p>
    <w:p w14:paraId="16B3563E"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soap:Body</w:t>
      </w:r>
      <w:r w:rsidRPr="00C3352E">
        <w:rPr>
          <w:rFonts w:ascii="Arial" w:hAnsi="Arial" w:cs="Arial"/>
          <w:color w:val="0000FF"/>
          <w:sz w:val="16"/>
          <w:szCs w:val="16"/>
        </w:rPr>
        <w:t>&gt;</w:t>
      </w:r>
    </w:p>
    <w:p w14:paraId="16B3563F"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2D2E89">
        <w:rPr>
          <w:rFonts w:ascii="Arial" w:hAnsi="Arial" w:cs="Arial"/>
          <w:color w:val="0000FF"/>
          <w:sz w:val="16"/>
          <w:szCs w:val="16"/>
        </w:rPr>
        <w:t>&lt;</w:t>
      </w:r>
      <w:r w:rsidRPr="002D2E89">
        <w:rPr>
          <w:rFonts w:ascii="Arial" w:hAnsi="Arial" w:cs="Arial"/>
          <w:color w:val="800000"/>
          <w:sz w:val="16"/>
          <w:szCs w:val="16"/>
        </w:rPr>
        <w:t>OTA_HotelResModifyRQ</w:t>
      </w:r>
      <w:r w:rsidRPr="00C3352E">
        <w:rPr>
          <w:rFonts w:ascii="Arial" w:hAnsi="Arial" w:cs="Arial"/>
          <w:color w:val="FF0000"/>
          <w:sz w:val="16"/>
          <w:szCs w:val="16"/>
        </w:rPr>
        <w:t xml:space="preserve"> xmlns</w:t>
      </w:r>
      <w:r w:rsidRPr="00C3352E">
        <w:rPr>
          <w:rFonts w:ascii="Arial" w:hAnsi="Arial" w:cs="Arial"/>
          <w:color w:val="0000FF"/>
          <w:sz w:val="16"/>
          <w:szCs w:val="16"/>
        </w:rPr>
        <w:t>="</w:t>
      </w:r>
      <w:r w:rsidRPr="00C3352E">
        <w:rPr>
          <w:rFonts w:ascii="Arial" w:hAnsi="Arial" w:cs="Arial"/>
          <w:color w:val="000000"/>
          <w:sz w:val="16"/>
          <w:szCs w:val="16"/>
        </w:rPr>
        <w:t>http://www.opentravel.org/OTA/2003/05</w:t>
      </w:r>
      <w:r w:rsidRPr="00C3352E">
        <w:rPr>
          <w:rFonts w:ascii="Arial" w:hAnsi="Arial" w:cs="Arial"/>
          <w:color w:val="0000FF"/>
          <w:sz w:val="16"/>
          <w:szCs w:val="16"/>
        </w:rPr>
        <w:t>"</w:t>
      </w:r>
      <w:r w:rsidRPr="00C3352E">
        <w:rPr>
          <w:rFonts w:ascii="Arial" w:hAnsi="Arial" w:cs="Arial"/>
          <w:color w:val="FF0000"/>
          <w:sz w:val="16"/>
          <w:szCs w:val="16"/>
        </w:rPr>
        <w:t xml:space="preserve"> xmlns:ns2</w:t>
      </w:r>
      <w:r w:rsidRPr="00C3352E">
        <w:rPr>
          <w:rFonts w:ascii="Arial" w:hAnsi="Arial" w:cs="Arial"/>
          <w:color w:val="0000FF"/>
          <w:sz w:val="16"/>
          <w:szCs w:val="16"/>
        </w:rPr>
        <w:t>="</w:t>
      </w:r>
      <w:r w:rsidRPr="00C3352E">
        <w:rPr>
          <w:rFonts w:ascii="Arial" w:hAnsi="Arial" w:cs="Arial"/>
          <w:color w:val="000000"/>
          <w:sz w:val="16"/>
          <w:szCs w:val="16"/>
        </w:rPr>
        <w:t>http://xmlota.wspan.com/webservice/</w:t>
      </w:r>
      <w:r w:rsidRPr="00C3352E">
        <w:rPr>
          <w:rFonts w:ascii="Arial" w:hAnsi="Arial" w:cs="Arial"/>
          <w:color w:val="0000FF"/>
          <w:sz w:val="16"/>
          <w:szCs w:val="16"/>
        </w:rPr>
        <w:t>"</w:t>
      </w:r>
      <w:r w:rsidRPr="00C3352E">
        <w:rPr>
          <w:rFonts w:ascii="Arial" w:hAnsi="Arial" w:cs="Arial"/>
          <w:color w:val="FF0000"/>
          <w:sz w:val="16"/>
          <w:szCs w:val="16"/>
        </w:rPr>
        <w:t xml:space="preserve"> TransactionIdentifier</w:t>
      </w:r>
      <w:r w:rsidRPr="00C3352E">
        <w:rPr>
          <w:rFonts w:ascii="Arial" w:hAnsi="Arial" w:cs="Arial"/>
          <w:color w:val="0000FF"/>
          <w:sz w:val="16"/>
          <w:szCs w:val="16"/>
        </w:rPr>
        <w:t>="</w:t>
      </w:r>
      <w:r w:rsidR="00D24148" w:rsidRPr="000617E9">
        <w:rPr>
          <w:rFonts w:ascii="Arial" w:hAnsi="Arial" w:cs="Arial"/>
          <w:color w:val="000000"/>
          <w:sz w:val="16"/>
          <w:szCs w:val="16"/>
        </w:rPr>
        <w:t>0471283163</w:t>
      </w:r>
      <w:r w:rsidR="00476154">
        <w:rPr>
          <w:rFonts w:ascii="Arial" w:hAnsi="Arial" w:cs="Arial"/>
          <w:color w:val="000000"/>
          <w:sz w:val="16"/>
          <w:szCs w:val="16"/>
        </w:rPr>
        <w:t>SB</w:t>
      </w:r>
      <w:r w:rsidRPr="000617E9">
        <w:rPr>
          <w:rFonts w:ascii="Arial" w:hAnsi="Arial" w:cs="Arial"/>
          <w:color w:val="000000"/>
          <w:sz w:val="16"/>
          <w:szCs w:val="16"/>
        </w:rPr>
        <w:t>02157</w:t>
      </w:r>
      <w:r w:rsidRPr="000617E9">
        <w:rPr>
          <w:rFonts w:ascii="Arial" w:hAnsi="Arial" w:cs="Arial"/>
          <w:color w:val="0000FF"/>
          <w:sz w:val="16"/>
          <w:szCs w:val="16"/>
        </w:rPr>
        <w:t>"</w:t>
      </w:r>
      <w:r w:rsidRPr="000617E9">
        <w:rPr>
          <w:rFonts w:ascii="Arial" w:hAnsi="Arial" w:cs="Arial"/>
          <w:color w:val="FF0000"/>
          <w:sz w:val="16"/>
          <w:szCs w:val="16"/>
        </w:rPr>
        <w:t xml:space="preserve"> V</w:t>
      </w:r>
      <w:r w:rsidRPr="00C3352E">
        <w:rPr>
          <w:rFonts w:ascii="Arial" w:hAnsi="Arial" w:cs="Arial"/>
          <w:color w:val="FF0000"/>
          <w:sz w:val="16"/>
          <w:szCs w:val="16"/>
        </w:rPr>
        <w:t>ersion</w:t>
      </w:r>
      <w:r w:rsidRPr="00C3352E">
        <w:rPr>
          <w:rFonts w:ascii="Arial" w:hAnsi="Arial" w:cs="Arial"/>
          <w:color w:val="0000FF"/>
          <w:sz w:val="16"/>
          <w:szCs w:val="16"/>
        </w:rPr>
        <w:t>="</w:t>
      </w:r>
      <w:r w:rsidRPr="00C3352E">
        <w:rPr>
          <w:rFonts w:ascii="Arial" w:hAnsi="Arial" w:cs="Arial"/>
          <w:color w:val="000000"/>
          <w:sz w:val="16"/>
          <w:szCs w:val="16"/>
        </w:rPr>
        <w:t>1.0</w:t>
      </w:r>
      <w:r w:rsidRPr="00C3352E">
        <w:rPr>
          <w:rFonts w:ascii="Arial" w:hAnsi="Arial" w:cs="Arial"/>
          <w:color w:val="0000FF"/>
          <w:sz w:val="16"/>
          <w:szCs w:val="16"/>
        </w:rPr>
        <w:t>"</w:t>
      </w:r>
      <w:r w:rsidRPr="00C3352E">
        <w:rPr>
          <w:rFonts w:ascii="Arial" w:hAnsi="Arial" w:cs="Arial"/>
          <w:color w:val="FF0000"/>
          <w:sz w:val="16"/>
          <w:szCs w:val="16"/>
        </w:rPr>
        <w:t xml:space="preserve"> Target</w:t>
      </w:r>
      <w:r w:rsidRPr="00C3352E">
        <w:rPr>
          <w:rFonts w:ascii="Arial" w:hAnsi="Arial" w:cs="Arial"/>
          <w:color w:val="0000FF"/>
          <w:sz w:val="16"/>
          <w:szCs w:val="16"/>
        </w:rPr>
        <w:t>="</w:t>
      </w:r>
      <w:r w:rsidRPr="00C3352E">
        <w:rPr>
          <w:rFonts w:ascii="Arial" w:hAnsi="Arial" w:cs="Arial"/>
          <w:color w:val="000000"/>
          <w:sz w:val="16"/>
          <w:szCs w:val="16"/>
        </w:rPr>
        <w:t>Production</w:t>
      </w:r>
      <w:r w:rsidRPr="00C3352E">
        <w:rPr>
          <w:rFonts w:ascii="Arial" w:hAnsi="Arial" w:cs="Arial"/>
          <w:color w:val="0000FF"/>
          <w:sz w:val="16"/>
          <w:szCs w:val="16"/>
        </w:rPr>
        <w:t>"</w:t>
      </w:r>
      <w:r w:rsidRPr="00C3352E">
        <w:rPr>
          <w:rFonts w:ascii="Arial" w:hAnsi="Arial" w:cs="Arial"/>
          <w:color w:val="FF0000"/>
          <w:sz w:val="16"/>
          <w:szCs w:val="16"/>
        </w:rPr>
        <w:t xml:space="preserve"> EchoToken</w:t>
      </w:r>
      <w:r w:rsidRPr="00C3352E">
        <w:rPr>
          <w:rFonts w:ascii="Arial" w:hAnsi="Arial" w:cs="Arial"/>
          <w:color w:val="0000FF"/>
          <w:sz w:val="16"/>
          <w:szCs w:val="16"/>
        </w:rPr>
        <w:t>="</w:t>
      </w:r>
      <w:r w:rsidRPr="00C3352E">
        <w:rPr>
          <w:rFonts w:ascii="Arial" w:hAnsi="Arial" w:cs="Arial"/>
          <w:color w:val="000000"/>
          <w:sz w:val="16"/>
          <w:szCs w:val="16"/>
        </w:rPr>
        <w:t>PS@P047241265831634076-021517</w:t>
      </w:r>
      <w:r w:rsidR="00D24148" w:rsidRPr="00C3352E">
        <w:rPr>
          <w:rFonts w:ascii="Arial" w:hAnsi="Arial" w:cs="Arial"/>
          <w:color w:val="000000"/>
          <w:sz w:val="16"/>
          <w:szCs w:val="16"/>
        </w:rPr>
        <w:t>XX</w:t>
      </w:r>
      <w:r w:rsidRPr="00C3352E">
        <w:rPr>
          <w:rFonts w:ascii="Arial" w:hAnsi="Arial" w:cs="Arial"/>
          <w:color w:val="000000"/>
          <w:sz w:val="16"/>
          <w:szCs w:val="16"/>
        </w:rPr>
        <w:t>PS</w:t>
      </w:r>
      <w:r w:rsidRPr="00C3352E">
        <w:rPr>
          <w:rFonts w:ascii="Arial" w:hAnsi="Arial" w:cs="Arial"/>
          <w:color w:val="0000FF"/>
          <w:sz w:val="16"/>
          <w:szCs w:val="16"/>
        </w:rPr>
        <w:t>"</w:t>
      </w:r>
      <w:r w:rsidRPr="00C3352E">
        <w:rPr>
          <w:rFonts w:ascii="Arial" w:hAnsi="Arial" w:cs="Arial"/>
          <w:color w:val="FF0000"/>
          <w:sz w:val="16"/>
          <w:szCs w:val="16"/>
        </w:rPr>
        <w:t xml:space="preserve"> ResStatus</w:t>
      </w:r>
      <w:r w:rsidRPr="00C3352E">
        <w:rPr>
          <w:rFonts w:ascii="Arial" w:hAnsi="Arial" w:cs="Arial"/>
          <w:color w:val="0000FF"/>
          <w:sz w:val="16"/>
          <w:szCs w:val="16"/>
        </w:rPr>
        <w:t>="</w:t>
      </w:r>
      <w:r w:rsidRPr="00C3352E">
        <w:rPr>
          <w:rFonts w:ascii="Arial" w:hAnsi="Arial" w:cs="Arial"/>
          <w:color w:val="000000"/>
          <w:sz w:val="16"/>
          <w:szCs w:val="16"/>
        </w:rPr>
        <w:t>Initiate</w:t>
      </w:r>
      <w:r w:rsidRPr="00C3352E">
        <w:rPr>
          <w:rFonts w:ascii="Arial" w:hAnsi="Arial" w:cs="Arial"/>
          <w:color w:val="0000FF"/>
          <w:sz w:val="16"/>
          <w:szCs w:val="16"/>
        </w:rPr>
        <w:t>"&gt;</w:t>
      </w:r>
    </w:p>
    <w:p w14:paraId="16B35640"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641"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FF0000"/>
          <w:sz w:val="16"/>
          <w:szCs w:val="16"/>
        </w:rPr>
        <w:t xml:space="preserve"> AgentSine</w:t>
      </w:r>
      <w:r w:rsidRPr="00C3352E">
        <w:rPr>
          <w:rFonts w:ascii="Arial" w:hAnsi="Arial" w:cs="Arial"/>
          <w:color w:val="0000FF"/>
          <w:sz w:val="16"/>
          <w:szCs w:val="16"/>
        </w:rPr>
        <w:t>="</w:t>
      </w:r>
      <w:r w:rsidRPr="00C3352E">
        <w:rPr>
          <w:rFonts w:ascii="Arial" w:hAnsi="Arial" w:cs="Arial"/>
          <w:color w:val="000000"/>
          <w:sz w:val="16"/>
          <w:szCs w:val="16"/>
        </w:rPr>
        <w:t>IB</w:t>
      </w:r>
      <w:r w:rsidRPr="00C3352E">
        <w:rPr>
          <w:rFonts w:ascii="Arial" w:hAnsi="Arial" w:cs="Arial"/>
          <w:color w:val="0000FF"/>
          <w:sz w:val="16"/>
          <w:szCs w:val="16"/>
        </w:rPr>
        <w:t>"</w:t>
      </w:r>
      <w:r w:rsidRPr="00C3352E">
        <w:rPr>
          <w:rFonts w:ascii="Arial" w:hAnsi="Arial" w:cs="Arial"/>
          <w:color w:val="FF0000"/>
          <w:sz w:val="16"/>
          <w:szCs w:val="16"/>
        </w:rPr>
        <w:t xml:space="preserve"> PseudoCityCode</w:t>
      </w:r>
      <w:r w:rsidRPr="00C3352E">
        <w:rPr>
          <w:rFonts w:ascii="Arial" w:hAnsi="Arial" w:cs="Arial"/>
          <w:color w:val="0000FF"/>
          <w:sz w:val="16"/>
          <w:szCs w:val="16"/>
        </w:rPr>
        <w:t>="</w:t>
      </w:r>
      <w:r w:rsidRPr="00C3352E">
        <w:rPr>
          <w:rFonts w:ascii="Arial" w:hAnsi="Arial" w:cs="Arial"/>
          <w:color w:val="000000"/>
          <w:sz w:val="16"/>
          <w:szCs w:val="16"/>
        </w:rPr>
        <w:t>W2T</w:t>
      </w:r>
      <w:r w:rsidRPr="00C3352E">
        <w:rPr>
          <w:rFonts w:ascii="Arial" w:hAnsi="Arial" w:cs="Arial"/>
          <w:color w:val="0000FF"/>
          <w:sz w:val="16"/>
          <w:szCs w:val="16"/>
        </w:rPr>
        <w:t>"</w:t>
      </w:r>
      <w:r w:rsidRPr="00C3352E">
        <w:rPr>
          <w:rFonts w:ascii="Arial" w:hAnsi="Arial" w:cs="Arial"/>
          <w:color w:val="FF0000"/>
          <w:sz w:val="16"/>
          <w:szCs w:val="16"/>
        </w:rPr>
        <w:t xml:space="preserve"> TerminalID</w:t>
      </w:r>
      <w:r w:rsidRPr="00C3352E">
        <w:rPr>
          <w:rFonts w:ascii="Arial" w:hAnsi="Arial" w:cs="Arial"/>
          <w:color w:val="0000FF"/>
          <w:sz w:val="16"/>
          <w:szCs w:val="16"/>
        </w:rPr>
        <w:t>="</w:t>
      </w:r>
      <w:r w:rsidRPr="00C3352E">
        <w:rPr>
          <w:rFonts w:ascii="Arial" w:hAnsi="Arial" w:cs="Arial"/>
          <w:color w:val="000000"/>
          <w:sz w:val="16"/>
          <w:szCs w:val="16"/>
        </w:rPr>
        <w:t>021517</w:t>
      </w:r>
      <w:r w:rsidRPr="00C3352E">
        <w:rPr>
          <w:rFonts w:ascii="Arial" w:hAnsi="Arial" w:cs="Arial"/>
          <w:color w:val="0000FF"/>
          <w:sz w:val="16"/>
          <w:szCs w:val="16"/>
        </w:rPr>
        <w:t>"&gt;</w:t>
      </w:r>
    </w:p>
    <w:p w14:paraId="16B35642"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RequestorID</w:t>
      </w:r>
      <w:r w:rsidRPr="00C3352E">
        <w:rPr>
          <w:rFonts w:ascii="Arial" w:hAnsi="Arial" w:cs="Arial"/>
          <w:color w:val="FF0000"/>
          <w:sz w:val="16"/>
          <w:szCs w:val="16"/>
        </w:rPr>
        <w:t xml:space="preserve"> ID</w:t>
      </w:r>
      <w:r w:rsidRPr="00C3352E">
        <w:rPr>
          <w:rFonts w:ascii="Arial" w:hAnsi="Arial" w:cs="Arial"/>
          <w:color w:val="0000FF"/>
          <w:sz w:val="16"/>
          <w:szCs w:val="16"/>
        </w:rPr>
        <w:t>="</w:t>
      </w:r>
      <w:r w:rsidRPr="00C3352E">
        <w:rPr>
          <w:rFonts w:ascii="Arial" w:hAnsi="Arial" w:cs="Arial"/>
          <w:color w:val="000000"/>
          <w:sz w:val="16"/>
          <w:szCs w:val="16"/>
        </w:rPr>
        <w:t>99216596</w:t>
      </w:r>
      <w:r w:rsidRPr="00C3352E">
        <w:rPr>
          <w:rFonts w:ascii="Arial" w:hAnsi="Arial" w:cs="Arial"/>
          <w:color w:val="0000FF"/>
          <w:sz w:val="16"/>
          <w:szCs w:val="16"/>
        </w:rPr>
        <w:t>"</w:t>
      </w:r>
      <w:r w:rsidRPr="00C3352E">
        <w:rPr>
          <w:rFonts w:ascii="Arial" w:hAnsi="Arial" w:cs="Arial"/>
          <w:color w:val="FF0000"/>
          <w:sz w:val="16"/>
          <w:szCs w:val="16"/>
        </w:rPr>
        <w:t xml:space="preserve"> ID_Context</w:t>
      </w:r>
      <w:r w:rsidRPr="00C3352E">
        <w:rPr>
          <w:rFonts w:ascii="Arial" w:hAnsi="Arial" w:cs="Arial"/>
          <w:color w:val="0000FF"/>
          <w:sz w:val="16"/>
          <w:szCs w:val="16"/>
        </w:rPr>
        <w:t>="</w:t>
      </w:r>
      <w:r w:rsidRPr="00C3352E">
        <w:rPr>
          <w:rFonts w:ascii="Arial" w:hAnsi="Arial" w:cs="Arial"/>
          <w:color w:val="000000"/>
          <w:sz w:val="16"/>
          <w:szCs w:val="16"/>
        </w:rPr>
        <w:t>BSA</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5</w:t>
      </w:r>
      <w:r w:rsidRPr="00C3352E">
        <w:rPr>
          <w:rFonts w:ascii="Arial" w:hAnsi="Arial" w:cs="Arial"/>
          <w:color w:val="0000FF"/>
          <w:sz w:val="16"/>
          <w:szCs w:val="16"/>
        </w:rPr>
        <w:t>"/&gt;</w:t>
      </w:r>
    </w:p>
    <w:p w14:paraId="16B35643"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644"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CompanyName</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645"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0000FF"/>
          <w:sz w:val="16"/>
          <w:szCs w:val="16"/>
        </w:rPr>
        <w:t>&gt;</w:t>
      </w:r>
    </w:p>
    <w:p w14:paraId="16B35646"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0000FF"/>
          <w:sz w:val="16"/>
          <w:szCs w:val="16"/>
        </w:rPr>
        <w:t>&gt;</w:t>
      </w:r>
    </w:p>
    <w:p w14:paraId="16B35647"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648"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HotelResModifies</w:t>
      </w:r>
      <w:r w:rsidRPr="00C3352E">
        <w:rPr>
          <w:rFonts w:ascii="Arial" w:hAnsi="Arial" w:cs="Arial"/>
          <w:color w:val="0000FF"/>
          <w:sz w:val="16"/>
          <w:szCs w:val="16"/>
        </w:rPr>
        <w:t>&gt;</w:t>
      </w:r>
    </w:p>
    <w:p w14:paraId="16B35649"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HotelResModify</w:t>
      </w:r>
      <w:r w:rsidRPr="00C3352E">
        <w:rPr>
          <w:rFonts w:ascii="Arial" w:hAnsi="Arial" w:cs="Arial"/>
          <w:color w:val="0000FF"/>
          <w:sz w:val="16"/>
          <w:szCs w:val="16"/>
        </w:rPr>
        <w:t>&gt;</w:t>
      </w:r>
    </w:p>
    <w:p w14:paraId="16B3564A"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UniqueID</w:t>
      </w:r>
      <w:r w:rsidRPr="00C3352E">
        <w:rPr>
          <w:rFonts w:ascii="Arial" w:hAnsi="Arial" w:cs="Arial"/>
          <w:color w:val="FF0000"/>
          <w:sz w:val="16"/>
          <w:szCs w:val="16"/>
        </w:rPr>
        <w:t xml:space="preserve"> ID</w:t>
      </w:r>
      <w:r w:rsidRPr="00C3352E">
        <w:rPr>
          <w:rFonts w:ascii="Arial" w:hAnsi="Arial" w:cs="Arial"/>
          <w:color w:val="0000FF"/>
          <w:sz w:val="16"/>
          <w:szCs w:val="16"/>
        </w:rPr>
        <w:t>="</w:t>
      </w:r>
      <w:r w:rsidRPr="00C3352E">
        <w:rPr>
          <w:rFonts w:ascii="Arial" w:hAnsi="Arial" w:cs="Arial"/>
          <w:color w:val="000000"/>
          <w:sz w:val="16"/>
          <w:szCs w:val="16"/>
        </w:rPr>
        <w:t>O8SPH7</w:t>
      </w:r>
      <w:r w:rsidRPr="00C3352E">
        <w:rPr>
          <w:rFonts w:ascii="Arial" w:hAnsi="Arial" w:cs="Arial"/>
          <w:color w:val="0000FF"/>
          <w:sz w:val="16"/>
          <w:szCs w:val="16"/>
        </w:rPr>
        <w:t>"</w:t>
      </w:r>
      <w:r w:rsidRPr="00C3352E">
        <w:rPr>
          <w:rFonts w:ascii="Arial" w:hAnsi="Arial" w:cs="Arial"/>
          <w:color w:val="FF0000"/>
          <w:sz w:val="16"/>
          <w:szCs w:val="16"/>
        </w:rPr>
        <w:t xml:space="preserve"> ID_Context</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"/&gt;</w:t>
      </w:r>
    </w:p>
    <w:p w14:paraId="16B3564B"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64C"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64D"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64E"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FF0000"/>
          <w:sz w:val="16"/>
          <w:szCs w:val="16"/>
        </w:rPr>
        <w:t xml:space="preserve"> BookingCode</w:t>
      </w:r>
      <w:r w:rsidRPr="00C3352E">
        <w:rPr>
          <w:rFonts w:ascii="Arial" w:hAnsi="Arial" w:cs="Arial"/>
          <w:color w:val="0000FF"/>
          <w:sz w:val="16"/>
          <w:szCs w:val="16"/>
        </w:rPr>
        <w:t>="</w:t>
      </w:r>
      <w:r w:rsidRPr="00C3352E">
        <w:rPr>
          <w:rFonts w:ascii="Arial" w:hAnsi="Arial" w:cs="Arial"/>
          <w:color w:val="000000"/>
          <w:sz w:val="16"/>
          <w:szCs w:val="16"/>
        </w:rPr>
        <w:t>B1KRA1</w:t>
      </w:r>
      <w:r w:rsidRPr="00C3352E">
        <w:rPr>
          <w:rFonts w:ascii="Arial" w:hAnsi="Arial" w:cs="Arial"/>
          <w:color w:val="0000FF"/>
          <w:sz w:val="16"/>
          <w:szCs w:val="16"/>
        </w:rPr>
        <w:t>"</w:t>
      </w:r>
      <w:r w:rsidRPr="00C3352E">
        <w:rPr>
          <w:rFonts w:ascii="Arial" w:hAnsi="Arial" w:cs="Arial"/>
          <w:color w:val="FF0000"/>
          <w:sz w:val="16"/>
          <w:szCs w:val="16"/>
        </w:rPr>
        <w:t xml:space="preserve"> NumberOfUnits</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64F"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Rates</w:t>
      </w:r>
      <w:r w:rsidRPr="00C3352E">
        <w:rPr>
          <w:rFonts w:ascii="Arial" w:hAnsi="Arial" w:cs="Arial"/>
          <w:color w:val="0000FF"/>
          <w:sz w:val="16"/>
          <w:szCs w:val="16"/>
        </w:rPr>
        <w:t>&gt;</w:t>
      </w:r>
    </w:p>
    <w:p w14:paraId="16B35650"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0000FF"/>
          <w:sz w:val="16"/>
          <w:szCs w:val="16"/>
        </w:rPr>
        <w:t>/&gt;</w:t>
      </w:r>
    </w:p>
    <w:p w14:paraId="16B35651"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Rates</w:t>
      </w:r>
      <w:r w:rsidRPr="00C3352E">
        <w:rPr>
          <w:rFonts w:ascii="Arial" w:hAnsi="Arial" w:cs="Arial"/>
          <w:color w:val="0000FF"/>
          <w:sz w:val="16"/>
          <w:szCs w:val="16"/>
        </w:rPr>
        <w:t>&gt;</w:t>
      </w:r>
    </w:p>
    <w:p w14:paraId="16B35652"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0000FF"/>
          <w:sz w:val="16"/>
          <w:szCs w:val="16"/>
        </w:rPr>
        <w:t>&gt;</w:t>
      </w:r>
    </w:p>
    <w:p w14:paraId="16B35653"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654"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FF0000"/>
          <w:sz w:val="16"/>
          <w:szCs w:val="16"/>
        </w:rPr>
        <w:t xml:space="preserve"> IsPerRoom</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"&gt;</w:t>
      </w:r>
    </w:p>
    <w:p w14:paraId="16B35655"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w:t>
      </w:r>
      <w:r w:rsidRPr="00C3352E">
        <w:rPr>
          <w:rFonts w:ascii="Arial" w:hAnsi="Arial" w:cs="Arial"/>
          <w:color w:val="FF0000"/>
          <w:sz w:val="16"/>
          <w:szCs w:val="16"/>
        </w:rPr>
        <w:t xml:space="preserve"> AgeQualifyingCode</w:t>
      </w:r>
      <w:r w:rsidRPr="00C3352E">
        <w:rPr>
          <w:rFonts w:ascii="Arial" w:hAnsi="Arial" w:cs="Arial"/>
          <w:color w:val="0000FF"/>
          <w:sz w:val="16"/>
          <w:szCs w:val="16"/>
        </w:rPr>
        <w:t>="</w:t>
      </w:r>
      <w:r w:rsidRPr="00C3352E">
        <w:rPr>
          <w:rFonts w:ascii="Arial" w:hAnsi="Arial" w:cs="Arial"/>
          <w:color w:val="000000"/>
          <w:sz w:val="16"/>
          <w:szCs w:val="16"/>
        </w:rPr>
        <w:t>10</w:t>
      </w:r>
      <w:r w:rsidRPr="00C3352E">
        <w:rPr>
          <w:rFonts w:ascii="Arial" w:hAnsi="Arial" w:cs="Arial"/>
          <w:color w:val="0000FF"/>
          <w:sz w:val="16"/>
          <w:szCs w:val="16"/>
        </w:rPr>
        <w:t>"</w:t>
      </w:r>
      <w:r w:rsidRPr="00C3352E">
        <w:rPr>
          <w:rFonts w:ascii="Arial" w:hAnsi="Arial" w:cs="Arial"/>
          <w:color w:val="FF0000"/>
          <w:sz w:val="16"/>
          <w:szCs w:val="16"/>
        </w:rPr>
        <w:t xml:space="preserve"> Count</w:t>
      </w:r>
      <w:r w:rsidRPr="00C3352E">
        <w:rPr>
          <w:rFonts w:ascii="Arial" w:hAnsi="Arial" w:cs="Arial"/>
          <w:color w:val="0000FF"/>
          <w:sz w:val="16"/>
          <w:szCs w:val="16"/>
        </w:rPr>
        <w:t>="</w:t>
      </w:r>
      <w:r w:rsidRPr="00C3352E">
        <w:rPr>
          <w:rFonts w:ascii="Arial" w:hAnsi="Arial" w:cs="Arial"/>
          <w:color w:val="000000"/>
          <w:sz w:val="16"/>
          <w:szCs w:val="16"/>
        </w:rPr>
        <w:t>2</w:t>
      </w:r>
      <w:r w:rsidRPr="00C3352E">
        <w:rPr>
          <w:rFonts w:ascii="Arial" w:hAnsi="Arial" w:cs="Arial"/>
          <w:color w:val="0000FF"/>
          <w:sz w:val="16"/>
          <w:szCs w:val="16"/>
        </w:rPr>
        <w:t>"/&gt;</w:t>
      </w:r>
    </w:p>
    <w:p w14:paraId="16B35656"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0000FF"/>
          <w:sz w:val="16"/>
          <w:szCs w:val="16"/>
        </w:rPr>
        <w:t>&gt;</w:t>
      </w:r>
    </w:p>
    <w:p w14:paraId="16B35657"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TimeSpan</w:t>
      </w:r>
      <w:r w:rsidRPr="00C3352E">
        <w:rPr>
          <w:rFonts w:ascii="Arial" w:hAnsi="Arial" w:cs="Arial"/>
          <w:color w:val="FF0000"/>
          <w:sz w:val="16"/>
          <w:szCs w:val="16"/>
        </w:rPr>
        <w:t xml:space="preserve"> </w:t>
      </w:r>
      <w:r w:rsidRPr="002D2E89">
        <w:rPr>
          <w:rFonts w:ascii="Arial" w:hAnsi="Arial" w:cs="Arial"/>
          <w:color w:val="FF0000"/>
          <w:sz w:val="16"/>
          <w:szCs w:val="16"/>
          <w:highlight w:val="cyan"/>
        </w:rPr>
        <w:t>End</w:t>
      </w:r>
      <w:r w:rsidRPr="002D2E89">
        <w:rPr>
          <w:rFonts w:ascii="Arial" w:hAnsi="Arial" w:cs="Arial"/>
          <w:color w:val="0000FF"/>
          <w:sz w:val="16"/>
          <w:szCs w:val="16"/>
          <w:highlight w:val="cyan"/>
        </w:rPr>
        <w:t>="</w:t>
      </w:r>
      <w:r w:rsidRPr="002D2E89">
        <w:rPr>
          <w:rFonts w:ascii="Arial" w:hAnsi="Arial" w:cs="Arial"/>
          <w:color w:val="000000"/>
          <w:sz w:val="16"/>
          <w:szCs w:val="16"/>
          <w:highlight w:val="cyan"/>
        </w:rPr>
        <w:t>2009-10-18</w:t>
      </w:r>
      <w:r w:rsidRPr="00C3352E">
        <w:rPr>
          <w:rFonts w:ascii="Arial" w:hAnsi="Arial" w:cs="Arial"/>
          <w:color w:val="0000FF"/>
          <w:sz w:val="16"/>
          <w:szCs w:val="16"/>
        </w:rPr>
        <w:t>"</w:t>
      </w:r>
      <w:r w:rsidRPr="00C3352E">
        <w:rPr>
          <w:rFonts w:ascii="Arial" w:hAnsi="Arial" w:cs="Arial"/>
          <w:color w:val="FF0000"/>
          <w:sz w:val="16"/>
          <w:szCs w:val="16"/>
        </w:rPr>
        <w:t xml:space="preserve"> Start</w:t>
      </w:r>
      <w:r w:rsidRPr="00C3352E">
        <w:rPr>
          <w:rFonts w:ascii="Arial" w:hAnsi="Arial" w:cs="Arial"/>
          <w:color w:val="0000FF"/>
          <w:sz w:val="16"/>
          <w:szCs w:val="16"/>
        </w:rPr>
        <w:t>="</w:t>
      </w:r>
      <w:r w:rsidRPr="00C3352E">
        <w:rPr>
          <w:rFonts w:ascii="Arial" w:hAnsi="Arial" w:cs="Arial"/>
          <w:color w:val="000000"/>
          <w:sz w:val="16"/>
          <w:szCs w:val="16"/>
        </w:rPr>
        <w:t>2009-10-15</w:t>
      </w:r>
      <w:r w:rsidRPr="00C3352E">
        <w:rPr>
          <w:rFonts w:ascii="Arial" w:hAnsi="Arial" w:cs="Arial"/>
          <w:color w:val="0000FF"/>
          <w:sz w:val="16"/>
          <w:szCs w:val="16"/>
        </w:rPr>
        <w:t>"/&gt;</w:t>
      </w:r>
    </w:p>
    <w:p w14:paraId="16B35658"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BasicPropertyInfo</w:t>
      </w:r>
      <w:r w:rsidRPr="00C3352E">
        <w:rPr>
          <w:rFonts w:ascii="Arial" w:hAnsi="Arial" w:cs="Arial"/>
          <w:color w:val="FF0000"/>
          <w:sz w:val="16"/>
          <w:szCs w:val="16"/>
        </w:rPr>
        <w:t xml:space="preserve"> ChainCode</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HotelCityCode</w:t>
      </w:r>
      <w:r w:rsidRPr="00C3352E">
        <w:rPr>
          <w:rFonts w:ascii="Arial" w:hAnsi="Arial" w:cs="Arial"/>
          <w:color w:val="0000FF"/>
          <w:sz w:val="16"/>
          <w:szCs w:val="16"/>
        </w:rPr>
        <w:t>="</w:t>
      </w:r>
      <w:r w:rsidRPr="00C3352E">
        <w:rPr>
          <w:rFonts w:ascii="Arial" w:hAnsi="Arial" w:cs="Arial"/>
          <w:color w:val="000000"/>
          <w:sz w:val="16"/>
          <w:szCs w:val="16"/>
        </w:rPr>
        <w:t>FCO</w:t>
      </w:r>
      <w:r w:rsidRPr="00C3352E">
        <w:rPr>
          <w:rFonts w:ascii="Arial" w:hAnsi="Arial" w:cs="Arial"/>
          <w:color w:val="0000FF"/>
          <w:sz w:val="16"/>
          <w:szCs w:val="16"/>
        </w:rPr>
        <w:t>"</w:t>
      </w:r>
      <w:r w:rsidRPr="00C3352E">
        <w:rPr>
          <w:rFonts w:ascii="Arial" w:hAnsi="Arial" w:cs="Arial"/>
          <w:color w:val="FF0000"/>
          <w:sz w:val="16"/>
          <w:szCs w:val="16"/>
        </w:rPr>
        <w:t xml:space="preserve"> HotelCode</w:t>
      </w:r>
      <w:r w:rsidRPr="00C3352E">
        <w:rPr>
          <w:rFonts w:ascii="Arial" w:hAnsi="Arial" w:cs="Arial"/>
          <w:color w:val="0000FF"/>
          <w:sz w:val="16"/>
          <w:szCs w:val="16"/>
        </w:rPr>
        <w:t>="</w:t>
      </w:r>
      <w:r w:rsidRPr="00C3352E">
        <w:rPr>
          <w:rFonts w:ascii="Arial" w:hAnsi="Arial" w:cs="Arial"/>
          <w:color w:val="000000"/>
          <w:sz w:val="16"/>
          <w:szCs w:val="16"/>
        </w:rPr>
        <w:t>NOROM</w:t>
      </w:r>
      <w:r w:rsidRPr="00C3352E">
        <w:rPr>
          <w:rFonts w:ascii="Arial" w:hAnsi="Arial" w:cs="Arial"/>
          <w:color w:val="0000FF"/>
          <w:sz w:val="16"/>
          <w:szCs w:val="16"/>
        </w:rPr>
        <w:t>"</w:t>
      </w:r>
      <w:r w:rsidRPr="00C3352E">
        <w:rPr>
          <w:rFonts w:ascii="Arial" w:hAnsi="Arial" w:cs="Arial"/>
          <w:color w:val="FF0000"/>
          <w:sz w:val="16"/>
          <w:szCs w:val="16"/>
        </w:rPr>
        <w:t xml:space="preserve"> HotelCodeContext</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659"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65A"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65B"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65C"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FF0000"/>
          <w:sz w:val="16"/>
          <w:szCs w:val="16"/>
        </w:rPr>
        <w:t xml:space="preserve"> ResGuestRPH</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65D"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65E"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65F"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FF0000"/>
          <w:sz w:val="16"/>
          <w:szCs w:val="16"/>
        </w:rPr>
        <w:t xml:space="preserve"> ProfileType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660"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661"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662"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r w:rsidRPr="00C3352E">
        <w:rPr>
          <w:rFonts w:ascii="Arial" w:hAnsi="Arial" w:cs="Arial"/>
          <w:color w:val="000000"/>
          <w:sz w:val="16"/>
          <w:szCs w:val="16"/>
        </w:rPr>
        <w:t>BRENT</w:t>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p>
    <w:p w14:paraId="16B35663"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r w:rsidRPr="00C3352E">
        <w:rPr>
          <w:rFonts w:ascii="Arial" w:hAnsi="Arial" w:cs="Arial"/>
          <w:color w:val="000000"/>
          <w:sz w:val="16"/>
          <w:szCs w:val="16"/>
        </w:rPr>
        <w:t>EDMONDS</w:t>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p>
    <w:p w14:paraId="16B35664"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665"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666"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0000FF"/>
          <w:sz w:val="16"/>
          <w:szCs w:val="16"/>
        </w:rPr>
        <w:t>&gt;</w:t>
      </w:r>
    </w:p>
    <w:p w14:paraId="16B35667"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668"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669"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0000FF"/>
          <w:sz w:val="16"/>
          <w:szCs w:val="16"/>
        </w:rPr>
        <w:t>&gt;</w:t>
      </w:r>
    </w:p>
    <w:p w14:paraId="16B3566A"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66B"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66C"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66D"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w:t>
      </w:r>
      <w:r w:rsidRPr="00C3352E">
        <w:rPr>
          <w:rFonts w:ascii="Arial" w:hAnsi="Arial" w:cs="Arial"/>
          <w:color w:val="FF0000"/>
          <w:sz w:val="16"/>
          <w:szCs w:val="16"/>
        </w:rPr>
        <w:t xml:space="preserve"> ResID_SourceContext</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ResID_Type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w:t>
      </w:r>
      <w:r w:rsidRPr="00C3352E">
        <w:rPr>
          <w:rFonts w:ascii="Arial" w:hAnsi="Arial" w:cs="Arial"/>
          <w:color w:val="FF0000"/>
          <w:sz w:val="16"/>
          <w:szCs w:val="16"/>
        </w:rPr>
        <w:t xml:space="preserve"> ResID_Value</w:t>
      </w:r>
      <w:r w:rsidRPr="00C3352E">
        <w:rPr>
          <w:rFonts w:ascii="Arial" w:hAnsi="Arial" w:cs="Arial"/>
          <w:color w:val="0000FF"/>
          <w:sz w:val="16"/>
          <w:szCs w:val="16"/>
        </w:rPr>
        <w:t>="</w:t>
      </w:r>
      <w:r w:rsidRPr="00C3352E">
        <w:rPr>
          <w:rFonts w:ascii="Arial" w:hAnsi="Arial" w:cs="Arial"/>
          <w:color w:val="000000"/>
          <w:sz w:val="16"/>
          <w:szCs w:val="16"/>
        </w:rPr>
        <w:t>3303JJE502</w:t>
      </w:r>
      <w:r w:rsidRPr="00C3352E">
        <w:rPr>
          <w:rFonts w:ascii="Arial" w:hAnsi="Arial" w:cs="Arial"/>
          <w:color w:val="0000FF"/>
          <w:sz w:val="16"/>
          <w:szCs w:val="16"/>
        </w:rPr>
        <w:t>"/&gt;</w:t>
      </w:r>
    </w:p>
    <w:p w14:paraId="16B3566E"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932786">
        <w:rPr>
          <w:rFonts w:ascii="Arial" w:hAnsi="Arial" w:cs="Arial"/>
          <w:color w:val="0000FF"/>
          <w:sz w:val="16"/>
          <w:szCs w:val="16"/>
        </w:rPr>
        <w:t>&lt;</w:t>
      </w:r>
      <w:r w:rsidRPr="00932786">
        <w:rPr>
          <w:rFonts w:ascii="Arial" w:hAnsi="Arial" w:cs="Arial"/>
          <w:color w:val="800000"/>
          <w:sz w:val="16"/>
          <w:szCs w:val="16"/>
        </w:rPr>
        <w:t>HotelReservationID</w:t>
      </w:r>
      <w:r w:rsidRPr="00932786">
        <w:rPr>
          <w:rFonts w:ascii="Arial" w:hAnsi="Arial" w:cs="Arial"/>
          <w:color w:val="FF0000"/>
          <w:sz w:val="16"/>
          <w:szCs w:val="16"/>
        </w:rPr>
        <w:t xml:space="preserve"> ResID_SourceContext</w:t>
      </w:r>
      <w:r w:rsidRPr="00932786">
        <w:rPr>
          <w:rFonts w:ascii="Arial" w:hAnsi="Arial" w:cs="Arial"/>
          <w:color w:val="0000FF"/>
          <w:sz w:val="16"/>
          <w:szCs w:val="16"/>
        </w:rPr>
        <w:t>="</w:t>
      </w:r>
      <w:r w:rsidRPr="00932786">
        <w:rPr>
          <w:rFonts w:ascii="Arial" w:hAnsi="Arial" w:cs="Arial"/>
          <w:color w:val="000000"/>
          <w:sz w:val="16"/>
          <w:szCs w:val="16"/>
        </w:rPr>
        <w:t>1P</w:t>
      </w:r>
      <w:r w:rsidRPr="00932786">
        <w:rPr>
          <w:rFonts w:ascii="Arial" w:hAnsi="Arial" w:cs="Arial"/>
          <w:color w:val="0000FF"/>
          <w:sz w:val="16"/>
          <w:szCs w:val="16"/>
        </w:rPr>
        <w:t>"</w:t>
      </w:r>
      <w:r w:rsidRPr="00932786">
        <w:rPr>
          <w:rFonts w:ascii="Arial" w:hAnsi="Arial" w:cs="Arial"/>
          <w:color w:val="FF0000"/>
          <w:sz w:val="16"/>
          <w:szCs w:val="16"/>
        </w:rPr>
        <w:t xml:space="preserve"> ResID_Type</w:t>
      </w:r>
      <w:r w:rsidRPr="00932786">
        <w:rPr>
          <w:rFonts w:ascii="Arial" w:hAnsi="Arial" w:cs="Arial"/>
          <w:color w:val="0000FF"/>
          <w:sz w:val="16"/>
          <w:szCs w:val="16"/>
        </w:rPr>
        <w:t>="</w:t>
      </w:r>
      <w:r w:rsidRPr="00932786">
        <w:rPr>
          <w:rFonts w:ascii="Arial" w:hAnsi="Arial" w:cs="Arial"/>
          <w:color w:val="000000"/>
          <w:sz w:val="16"/>
          <w:szCs w:val="16"/>
        </w:rPr>
        <w:t>1</w:t>
      </w:r>
      <w:r w:rsidR="00A52F22" w:rsidRPr="00932786">
        <w:rPr>
          <w:rFonts w:ascii="Arial" w:hAnsi="Arial" w:cs="Arial"/>
          <w:color w:val="000000"/>
          <w:sz w:val="16"/>
          <w:szCs w:val="16"/>
        </w:rPr>
        <w:t>8</w:t>
      </w:r>
      <w:r w:rsidRPr="00932786">
        <w:rPr>
          <w:rFonts w:ascii="Arial" w:hAnsi="Arial" w:cs="Arial"/>
          <w:color w:val="0000FF"/>
          <w:sz w:val="16"/>
          <w:szCs w:val="16"/>
        </w:rPr>
        <w:t>"</w:t>
      </w:r>
      <w:r w:rsidRPr="00932786">
        <w:rPr>
          <w:rFonts w:ascii="Arial" w:hAnsi="Arial" w:cs="Arial"/>
          <w:color w:val="FF0000"/>
          <w:sz w:val="16"/>
          <w:szCs w:val="16"/>
        </w:rPr>
        <w:t xml:space="preserve"> ResID_Value</w:t>
      </w:r>
      <w:r w:rsidRPr="00932786">
        <w:rPr>
          <w:rFonts w:ascii="Arial" w:hAnsi="Arial" w:cs="Arial"/>
          <w:color w:val="0000FF"/>
          <w:sz w:val="16"/>
          <w:szCs w:val="16"/>
        </w:rPr>
        <w:t>="</w:t>
      </w:r>
      <w:r w:rsidRPr="00932786">
        <w:rPr>
          <w:rFonts w:ascii="Arial" w:hAnsi="Arial" w:cs="Arial"/>
          <w:color w:val="000000"/>
          <w:sz w:val="16"/>
          <w:szCs w:val="16"/>
        </w:rPr>
        <w:t>1022BBK5157</w:t>
      </w:r>
      <w:r w:rsidRPr="00932786">
        <w:rPr>
          <w:rFonts w:ascii="Arial" w:hAnsi="Arial" w:cs="Arial"/>
          <w:color w:val="0000FF"/>
          <w:sz w:val="16"/>
          <w:szCs w:val="16"/>
        </w:rPr>
        <w:t>"/&gt;</w:t>
      </w:r>
    </w:p>
    <w:p w14:paraId="16B3566F"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670"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671"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HotelResModify</w:t>
      </w:r>
      <w:r w:rsidRPr="00C3352E">
        <w:rPr>
          <w:rFonts w:ascii="Arial" w:hAnsi="Arial" w:cs="Arial"/>
          <w:color w:val="0000FF"/>
          <w:sz w:val="16"/>
          <w:szCs w:val="16"/>
        </w:rPr>
        <w:t>&gt;</w:t>
      </w:r>
    </w:p>
    <w:p w14:paraId="16B35672"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HotelResModifies</w:t>
      </w:r>
      <w:r w:rsidRPr="00C3352E">
        <w:rPr>
          <w:rFonts w:ascii="Arial" w:hAnsi="Arial" w:cs="Arial"/>
          <w:color w:val="0000FF"/>
          <w:sz w:val="16"/>
          <w:szCs w:val="16"/>
        </w:rPr>
        <w:t>&gt;</w:t>
      </w:r>
    </w:p>
    <w:p w14:paraId="16B35673"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OTA_HotelResModifyRQ</w:t>
      </w:r>
      <w:r w:rsidRPr="00C3352E">
        <w:rPr>
          <w:rFonts w:ascii="Arial" w:hAnsi="Arial" w:cs="Arial"/>
          <w:color w:val="0000FF"/>
          <w:sz w:val="16"/>
          <w:szCs w:val="16"/>
        </w:rPr>
        <w:t>&gt;</w:t>
      </w:r>
    </w:p>
    <w:p w14:paraId="16B35674" w14:textId="77777777" w:rsidR="003313CC" w:rsidRPr="00C3352E" w:rsidRDefault="003313CC" w:rsidP="003313CC">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soap:Body</w:t>
      </w:r>
      <w:r w:rsidRPr="00C3352E">
        <w:rPr>
          <w:rFonts w:ascii="Arial" w:hAnsi="Arial" w:cs="Arial"/>
          <w:color w:val="0000FF"/>
          <w:sz w:val="16"/>
          <w:szCs w:val="16"/>
        </w:rPr>
        <w:t>&gt;</w:t>
      </w:r>
    </w:p>
    <w:p w14:paraId="16B35675" w14:textId="77777777" w:rsidR="007576DB" w:rsidRPr="00C3352E" w:rsidRDefault="003313CC" w:rsidP="003313CC">
      <w:pPr>
        <w:spacing w:after="0"/>
        <w:rPr>
          <w:rFonts w:ascii="Arial" w:hAnsi="Arial" w:cs="Arial"/>
          <w:sz w:val="16"/>
          <w:szCs w:val="16"/>
        </w:rPr>
      </w:pPr>
      <w:r w:rsidRPr="00C3352E">
        <w:rPr>
          <w:rFonts w:ascii="Arial" w:hAnsi="Arial" w:cs="Arial"/>
          <w:color w:val="0000FF"/>
          <w:sz w:val="16"/>
          <w:szCs w:val="16"/>
        </w:rPr>
        <w:t>&lt;/</w:t>
      </w:r>
      <w:r w:rsidRPr="00C3352E">
        <w:rPr>
          <w:rFonts w:ascii="Arial" w:hAnsi="Arial" w:cs="Arial"/>
          <w:color w:val="800000"/>
          <w:sz w:val="16"/>
          <w:szCs w:val="16"/>
        </w:rPr>
        <w:t>soap:Envelope</w:t>
      </w:r>
      <w:r w:rsidRPr="00C3352E">
        <w:rPr>
          <w:rFonts w:ascii="Arial" w:hAnsi="Arial" w:cs="Arial"/>
          <w:color w:val="0000FF"/>
          <w:sz w:val="16"/>
          <w:szCs w:val="16"/>
        </w:rPr>
        <w:t>&gt;</w:t>
      </w:r>
    </w:p>
    <w:p w14:paraId="16B35676" w14:textId="77777777" w:rsidR="003855E0" w:rsidRPr="00C3352E" w:rsidRDefault="003855E0">
      <w:pPr>
        <w:spacing w:after="0" w:line="240" w:lineRule="auto"/>
        <w:rPr>
          <w:rFonts w:ascii="Arial" w:hAnsi="Arial" w:cs="Arial"/>
          <w:sz w:val="20"/>
          <w:szCs w:val="20"/>
          <w:u w:val="single"/>
        </w:rPr>
      </w:pPr>
      <w:r w:rsidRPr="00C3352E">
        <w:rPr>
          <w:rFonts w:ascii="Arial" w:hAnsi="Arial" w:cs="Arial"/>
          <w:sz w:val="20"/>
          <w:szCs w:val="20"/>
          <w:u w:val="single"/>
        </w:rPr>
        <w:br w:type="page"/>
      </w:r>
    </w:p>
    <w:p w14:paraId="16B35677" w14:textId="77777777" w:rsidR="007576DB" w:rsidRPr="002D2E89" w:rsidRDefault="007576DB" w:rsidP="007576DB">
      <w:pPr>
        <w:spacing w:after="0"/>
        <w:rPr>
          <w:rFonts w:ascii="Arial" w:hAnsi="Arial" w:cs="Arial"/>
          <w:strike/>
          <w:sz w:val="20"/>
          <w:szCs w:val="20"/>
          <w:u w:val="single"/>
        </w:rPr>
      </w:pPr>
      <w:r w:rsidRPr="000617E9">
        <w:rPr>
          <w:rFonts w:ascii="Arial" w:hAnsi="Arial" w:cs="Arial"/>
          <w:sz w:val="20"/>
          <w:szCs w:val="20"/>
          <w:u w:val="single"/>
        </w:rPr>
        <w:t>Response</w:t>
      </w:r>
    </w:p>
    <w:p w14:paraId="16B35678" w14:textId="77777777" w:rsidR="007576DB" w:rsidRPr="00C3352E" w:rsidRDefault="007576DB" w:rsidP="007576DB">
      <w:pPr>
        <w:spacing w:after="0"/>
        <w:rPr>
          <w:rFonts w:ascii="Arial" w:hAnsi="Arial" w:cs="Arial"/>
          <w:sz w:val="20"/>
          <w:szCs w:val="20"/>
        </w:rPr>
      </w:pPr>
    </w:p>
    <w:p w14:paraId="16B3567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S:Envelope</w:t>
      </w:r>
      <w:r w:rsidRPr="00C3352E">
        <w:rPr>
          <w:rFonts w:ascii="Arial" w:hAnsi="Arial" w:cs="Arial"/>
          <w:color w:val="FF0000"/>
          <w:sz w:val="16"/>
          <w:szCs w:val="16"/>
        </w:rPr>
        <w:t xml:space="preserve"> xmlns:S</w:t>
      </w:r>
      <w:r w:rsidRPr="00C3352E">
        <w:rPr>
          <w:rFonts w:ascii="Arial" w:hAnsi="Arial" w:cs="Arial"/>
          <w:color w:val="0000FF"/>
          <w:sz w:val="16"/>
          <w:szCs w:val="16"/>
        </w:rPr>
        <w:t>="</w:t>
      </w:r>
      <w:r w:rsidRPr="00C3352E">
        <w:rPr>
          <w:rFonts w:ascii="Arial" w:hAnsi="Arial" w:cs="Arial"/>
          <w:color w:val="000000"/>
          <w:sz w:val="16"/>
          <w:szCs w:val="16"/>
        </w:rPr>
        <w:t>http://schemas.xmlsoap.org/soap/envelope/</w:t>
      </w:r>
      <w:r w:rsidRPr="00C3352E">
        <w:rPr>
          <w:rFonts w:ascii="Arial" w:hAnsi="Arial" w:cs="Arial"/>
          <w:color w:val="0000FF"/>
          <w:sz w:val="16"/>
          <w:szCs w:val="16"/>
        </w:rPr>
        <w:t>"&gt;</w:t>
      </w:r>
    </w:p>
    <w:p w14:paraId="16B3567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S:Header</w:t>
      </w:r>
      <w:r w:rsidRPr="00C3352E">
        <w:rPr>
          <w:rFonts w:ascii="Arial" w:hAnsi="Arial" w:cs="Arial"/>
          <w:color w:val="0000FF"/>
          <w:sz w:val="16"/>
          <w:szCs w:val="16"/>
        </w:rPr>
        <w:t>&gt;</w:t>
      </w:r>
    </w:p>
    <w:p w14:paraId="16B3567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wsp:authentication</w:t>
      </w:r>
      <w:r w:rsidRPr="00C3352E">
        <w:rPr>
          <w:rFonts w:ascii="Arial" w:hAnsi="Arial" w:cs="Arial"/>
          <w:color w:val="FF0000"/>
          <w:sz w:val="16"/>
          <w:szCs w:val="16"/>
        </w:rPr>
        <w:t xml:space="preserve"> xmlns:wsp</w:t>
      </w:r>
      <w:r w:rsidRPr="00C3352E">
        <w:rPr>
          <w:rFonts w:ascii="Arial" w:hAnsi="Arial" w:cs="Arial"/>
          <w:color w:val="0000FF"/>
          <w:sz w:val="16"/>
          <w:szCs w:val="16"/>
        </w:rPr>
        <w:t>="</w:t>
      </w:r>
      <w:r w:rsidRPr="00C3352E">
        <w:rPr>
          <w:rFonts w:ascii="Arial" w:hAnsi="Arial" w:cs="Arial"/>
          <w:color w:val="000000"/>
          <w:sz w:val="16"/>
          <w:szCs w:val="16"/>
        </w:rPr>
        <w:t>http://xmlota.wspan.com/webservice/</w:t>
      </w:r>
      <w:r w:rsidRPr="00C3352E">
        <w:rPr>
          <w:rFonts w:ascii="Arial" w:hAnsi="Arial" w:cs="Arial"/>
          <w:color w:val="0000FF"/>
          <w:sz w:val="16"/>
          <w:szCs w:val="16"/>
        </w:rPr>
        <w:t>"&gt;</w:t>
      </w:r>
    </w:p>
    <w:p w14:paraId="16B3567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wsp:userid</w:t>
      </w:r>
      <w:r w:rsidRPr="00C3352E">
        <w:rPr>
          <w:rFonts w:ascii="Arial" w:hAnsi="Arial" w:cs="Arial"/>
          <w:color w:val="0000FF"/>
          <w:sz w:val="16"/>
          <w:szCs w:val="16"/>
        </w:rPr>
        <w:t>&gt;</w:t>
      </w:r>
      <w:r w:rsidRPr="00C3352E">
        <w:rPr>
          <w:rFonts w:ascii="Arial" w:hAnsi="Arial" w:cs="Arial"/>
          <w:color w:val="000000"/>
          <w:sz w:val="16"/>
          <w:szCs w:val="16"/>
        </w:rPr>
        <w:t>XXUserName</w:t>
      </w:r>
      <w:r w:rsidRPr="00C3352E">
        <w:rPr>
          <w:rFonts w:ascii="Arial" w:hAnsi="Arial" w:cs="Arial"/>
          <w:color w:val="0000FF"/>
          <w:sz w:val="16"/>
          <w:szCs w:val="16"/>
        </w:rPr>
        <w:t>&lt;/</w:t>
      </w:r>
      <w:r w:rsidRPr="00C3352E">
        <w:rPr>
          <w:rFonts w:ascii="Arial" w:hAnsi="Arial" w:cs="Arial"/>
          <w:color w:val="800000"/>
          <w:sz w:val="16"/>
          <w:szCs w:val="16"/>
        </w:rPr>
        <w:t>wsp:userid</w:t>
      </w:r>
      <w:r w:rsidRPr="00C3352E">
        <w:rPr>
          <w:rFonts w:ascii="Arial" w:hAnsi="Arial" w:cs="Arial"/>
          <w:color w:val="0000FF"/>
          <w:sz w:val="16"/>
          <w:szCs w:val="16"/>
        </w:rPr>
        <w:t>&gt;</w:t>
      </w:r>
    </w:p>
    <w:p w14:paraId="16B3567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wsp:password</w:t>
      </w:r>
      <w:r w:rsidRPr="00C3352E">
        <w:rPr>
          <w:rFonts w:ascii="Arial" w:hAnsi="Arial" w:cs="Arial"/>
          <w:color w:val="0000FF"/>
          <w:sz w:val="16"/>
          <w:szCs w:val="16"/>
        </w:rPr>
        <w:t>&gt;</w:t>
      </w:r>
      <w:r w:rsidRPr="00C3352E">
        <w:rPr>
          <w:rFonts w:ascii="Arial" w:hAnsi="Arial" w:cs="Arial"/>
          <w:color w:val="000000"/>
          <w:sz w:val="16"/>
          <w:szCs w:val="16"/>
        </w:rPr>
        <w:t>XXPassword</w:t>
      </w:r>
      <w:r w:rsidRPr="00C3352E">
        <w:rPr>
          <w:rFonts w:ascii="Arial" w:hAnsi="Arial" w:cs="Arial"/>
          <w:color w:val="0000FF"/>
          <w:sz w:val="16"/>
          <w:szCs w:val="16"/>
        </w:rPr>
        <w:t>&lt;/</w:t>
      </w:r>
      <w:r w:rsidRPr="00C3352E">
        <w:rPr>
          <w:rFonts w:ascii="Arial" w:hAnsi="Arial" w:cs="Arial"/>
          <w:color w:val="800000"/>
          <w:sz w:val="16"/>
          <w:szCs w:val="16"/>
        </w:rPr>
        <w:t>wsp:password</w:t>
      </w:r>
      <w:r w:rsidRPr="00C3352E">
        <w:rPr>
          <w:rFonts w:ascii="Arial" w:hAnsi="Arial" w:cs="Arial"/>
          <w:color w:val="0000FF"/>
          <w:sz w:val="16"/>
          <w:szCs w:val="16"/>
        </w:rPr>
        <w:t>&gt;</w:t>
      </w:r>
    </w:p>
    <w:p w14:paraId="16B3567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wsp:payloadVersion</w:t>
      </w:r>
      <w:r w:rsidRPr="00C3352E">
        <w:rPr>
          <w:rFonts w:ascii="Arial" w:hAnsi="Arial" w:cs="Arial"/>
          <w:color w:val="0000FF"/>
          <w:sz w:val="16"/>
          <w:szCs w:val="16"/>
        </w:rPr>
        <w:t>&gt;</w:t>
      </w:r>
      <w:r w:rsidR="00F53F5E" w:rsidRPr="00C3352E">
        <w:rPr>
          <w:rFonts w:ascii="Arial" w:hAnsi="Arial" w:cs="Arial"/>
          <w:color w:val="000000"/>
          <w:sz w:val="16"/>
          <w:szCs w:val="16"/>
        </w:rPr>
        <w:t>2007B</w:t>
      </w:r>
      <w:r w:rsidRPr="00C3352E">
        <w:rPr>
          <w:rFonts w:ascii="Arial" w:hAnsi="Arial" w:cs="Arial"/>
          <w:color w:val="0000FF"/>
          <w:sz w:val="16"/>
          <w:szCs w:val="16"/>
        </w:rPr>
        <w:t>&lt;/</w:t>
      </w:r>
      <w:r w:rsidRPr="00C3352E">
        <w:rPr>
          <w:rFonts w:ascii="Arial" w:hAnsi="Arial" w:cs="Arial"/>
          <w:color w:val="800000"/>
          <w:sz w:val="16"/>
          <w:szCs w:val="16"/>
        </w:rPr>
        <w:t>wsp:payloadVersion</w:t>
      </w:r>
      <w:r w:rsidRPr="00C3352E">
        <w:rPr>
          <w:rFonts w:ascii="Arial" w:hAnsi="Arial" w:cs="Arial"/>
          <w:color w:val="0000FF"/>
          <w:sz w:val="16"/>
          <w:szCs w:val="16"/>
        </w:rPr>
        <w:t>&gt;</w:t>
      </w:r>
    </w:p>
    <w:p w14:paraId="16B3567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wsp:authentication</w:t>
      </w:r>
      <w:r w:rsidRPr="00C3352E">
        <w:rPr>
          <w:rFonts w:ascii="Arial" w:hAnsi="Arial" w:cs="Arial"/>
          <w:color w:val="0000FF"/>
          <w:sz w:val="16"/>
          <w:szCs w:val="16"/>
        </w:rPr>
        <w:t>&gt;</w:t>
      </w:r>
    </w:p>
    <w:p w14:paraId="16B3568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S:Header</w:t>
      </w:r>
      <w:r w:rsidRPr="00C3352E">
        <w:rPr>
          <w:rFonts w:ascii="Arial" w:hAnsi="Arial" w:cs="Arial"/>
          <w:color w:val="0000FF"/>
          <w:sz w:val="16"/>
          <w:szCs w:val="16"/>
        </w:rPr>
        <w:t>&gt;</w:t>
      </w:r>
    </w:p>
    <w:p w14:paraId="16B3568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S:Body</w:t>
      </w:r>
      <w:r w:rsidRPr="00C3352E">
        <w:rPr>
          <w:rFonts w:ascii="Arial" w:hAnsi="Arial" w:cs="Arial"/>
          <w:color w:val="0000FF"/>
          <w:sz w:val="16"/>
          <w:szCs w:val="16"/>
        </w:rPr>
        <w:t>&gt;</w:t>
      </w:r>
    </w:p>
    <w:p w14:paraId="16B3568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2D2E89">
        <w:rPr>
          <w:rFonts w:ascii="Arial" w:hAnsi="Arial" w:cs="Arial"/>
          <w:color w:val="0000FF"/>
          <w:sz w:val="16"/>
          <w:szCs w:val="16"/>
        </w:rPr>
        <w:t>&lt;</w:t>
      </w:r>
      <w:r w:rsidRPr="002D2E89">
        <w:rPr>
          <w:rFonts w:ascii="Arial" w:hAnsi="Arial" w:cs="Arial"/>
          <w:color w:val="800000"/>
          <w:sz w:val="16"/>
          <w:szCs w:val="16"/>
        </w:rPr>
        <w:t>OTA_HotelResModifyRS</w:t>
      </w:r>
      <w:r w:rsidRPr="00C3352E">
        <w:rPr>
          <w:rFonts w:ascii="Arial" w:hAnsi="Arial" w:cs="Arial"/>
          <w:color w:val="FF0000"/>
          <w:sz w:val="16"/>
          <w:szCs w:val="16"/>
        </w:rPr>
        <w:t xml:space="preserve"> xmlns</w:t>
      </w:r>
      <w:r w:rsidRPr="00C3352E">
        <w:rPr>
          <w:rFonts w:ascii="Arial" w:hAnsi="Arial" w:cs="Arial"/>
          <w:color w:val="0000FF"/>
          <w:sz w:val="16"/>
          <w:szCs w:val="16"/>
        </w:rPr>
        <w:t>="</w:t>
      </w:r>
      <w:r w:rsidRPr="00C3352E">
        <w:rPr>
          <w:rFonts w:ascii="Arial" w:hAnsi="Arial" w:cs="Arial"/>
          <w:color w:val="000000"/>
          <w:sz w:val="16"/>
          <w:szCs w:val="16"/>
        </w:rPr>
        <w:t>http://www.opentravel.org/OTA/2003/05</w:t>
      </w:r>
      <w:r w:rsidRPr="00C3352E">
        <w:rPr>
          <w:rFonts w:ascii="Arial" w:hAnsi="Arial" w:cs="Arial"/>
          <w:color w:val="0000FF"/>
          <w:sz w:val="16"/>
          <w:szCs w:val="16"/>
        </w:rPr>
        <w:t>"</w:t>
      </w:r>
      <w:r w:rsidRPr="00C3352E">
        <w:rPr>
          <w:rFonts w:ascii="Arial" w:hAnsi="Arial" w:cs="Arial"/>
          <w:color w:val="FF0000"/>
          <w:sz w:val="16"/>
          <w:szCs w:val="16"/>
        </w:rPr>
        <w:t xml:space="preserve"> EchoToken</w:t>
      </w:r>
      <w:r w:rsidRPr="00C3352E">
        <w:rPr>
          <w:rFonts w:ascii="Arial" w:hAnsi="Arial" w:cs="Arial"/>
          <w:color w:val="0000FF"/>
          <w:sz w:val="16"/>
          <w:szCs w:val="16"/>
        </w:rPr>
        <w:t>="</w:t>
      </w:r>
      <w:r w:rsidRPr="00C3352E">
        <w:rPr>
          <w:rFonts w:ascii="Arial" w:hAnsi="Arial" w:cs="Arial"/>
          <w:color w:val="000000"/>
          <w:sz w:val="16"/>
          <w:szCs w:val="16"/>
        </w:rPr>
        <w:t>PS@P033191266259779500-021517</w:t>
      </w:r>
      <w:r w:rsidR="00D24148" w:rsidRPr="00C3352E">
        <w:rPr>
          <w:rFonts w:ascii="Arial" w:hAnsi="Arial" w:cs="Arial"/>
          <w:color w:val="000000"/>
          <w:sz w:val="16"/>
          <w:szCs w:val="16"/>
        </w:rPr>
        <w:t>XX</w:t>
      </w:r>
      <w:r w:rsidRPr="00C3352E">
        <w:rPr>
          <w:rFonts w:ascii="Arial" w:hAnsi="Arial" w:cs="Arial"/>
          <w:color w:val="000000"/>
          <w:sz w:val="16"/>
          <w:szCs w:val="16"/>
        </w:rPr>
        <w:t>PS</w:t>
      </w:r>
      <w:r w:rsidRPr="00C3352E">
        <w:rPr>
          <w:rFonts w:ascii="Arial" w:hAnsi="Arial" w:cs="Arial"/>
          <w:color w:val="0000FF"/>
          <w:sz w:val="16"/>
          <w:szCs w:val="16"/>
        </w:rPr>
        <w:t>"</w:t>
      </w:r>
      <w:r w:rsidRPr="00C3352E">
        <w:rPr>
          <w:rFonts w:ascii="Arial" w:hAnsi="Arial" w:cs="Arial"/>
          <w:color w:val="FF0000"/>
          <w:sz w:val="16"/>
          <w:szCs w:val="16"/>
        </w:rPr>
        <w:t xml:space="preserve"> TimeStamp</w:t>
      </w:r>
      <w:r w:rsidRPr="00C3352E">
        <w:rPr>
          <w:rFonts w:ascii="Arial" w:hAnsi="Arial" w:cs="Arial"/>
          <w:color w:val="0000FF"/>
          <w:sz w:val="16"/>
          <w:szCs w:val="16"/>
        </w:rPr>
        <w:t>="</w:t>
      </w:r>
      <w:r w:rsidRPr="00C3352E">
        <w:rPr>
          <w:rFonts w:ascii="Arial" w:hAnsi="Arial" w:cs="Arial"/>
          <w:color w:val="000000"/>
          <w:sz w:val="16"/>
          <w:szCs w:val="16"/>
        </w:rPr>
        <w:t>2009-08-</w:t>
      </w:r>
      <w:r w:rsidRPr="000617E9">
        <w:rPr>
          <w:rFonts w:ascii="Arial" w:hAnsi="Arial" w:cs="Arial"/>
          <w:color w:val="000000"/>
          <w:sz w:val="16"/>
          <w:szCs w:val="16"/>
        </w:rPr>
        <w:t>05T18:20:31.947+02:00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sidRPr="000617E9">
        <w:rPr>
          <w:rFonts w:ascii="Arial" w:hAnsi="Arial" w:cs="Arial"/>
          <w:color w:val="000000"/>
          <w:sz w:val="16"/>
          <w:szCs w:val="16"/>
        </w:rPr>
        <w:t>0471283163</w:t>
      </w:r>
      <w:r w:rsidR="00476154">
        <w:rPr>
          <w:rFonts w:ascii="Arial" w:hAnsi="Arial" w:cs="Arial"/>
          <w:color w:val="000000"/>
          <w:sz w:val="16"/>
          <w:szCs w:val="16"/>
        </w:rPr>
        <w:t>SB</w:t>
      </w:r>
      <w:r w:rsidR="00476154" w:rsidRPr="000617E9">
        <w:rPr>
          <w:rFonts w:ascii="Arial" w:hAnsi="Arial" w:cs="Arial"/>
          <w:color w:val="000000"/>
          <w:sz w:val="16"/>
          <w:szCs w:val="16"/>
        </w:rPr>
        <w:t>02157</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Pending</w:t>
      </w:r>
      <w:r w:rsidRPr="000617E9">
        <w:rPr>
          <w:rFonts w:ascii="Arial" w:hAnsi="Arial" w:cs="Arial"/>
          <w:color w:val="0000FF"/>
          <w:sz w:val="16"/>
          <w:szCs w:val="16"/>
        </w:rPr>
        <w:t>"&gt;</w:t>
      </w:r>
    </w:p>
    <w:p w14:paraId="16B3568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68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FF0000"/>
          <w:sz w:val="16"/>
          <w:szCs w:val="16"/>
        </w:rPr>
        <w:t xml:space="preserve"> TerminalID</w:t>
      </w:r>
      <w:r w:rsidRPr="00C3352E">
        <w:rPr>
          <w:rFonts w:ascii="Arial" w:hAnsi="Arial" w:cs="Arial"/>
          <w:color w:val="0000FF"/>
          <w:sz w:val="16"/>
          <w:szCs w:val="16"/>
        </w:rPr>
        <w:t>="</w:t>
      </w:r>
      <w:r w:rsidRPr="00C3352E">
        <w:rPr>
          <w:rFonts w:ascii="Arial" w:hAnsi="Arial" w:cs="Arial"/>
          <w:color w:val="000000"/>
          <w:sz w:val="16"/>
          <w:szCs w:val="16"/>
        </w:rPr>
        <w:t>021517</w:t>
      </w:r>
      <w:r w:rsidRPr="00C3352E">
        <w:rPr>
          <w:rFonts w:ascii="Arial" w:hAnsi="Arial" w:cs="Arial"/>
          <w:color w:val="0000FF"/>
          <w:sz w:val="16"/>
          <w:szCs w:val="16"/>
        </w:rPr>
        <w:t>"&gt;</w:t>
      </w:r>
    </w:p>
    <w:p w14:paraId="16B3568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68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CompanyName</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68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0000FF"/>
          <w:sz w:val="16"/>
          <w:szCs w:val="16"/>
        </w:rPr>
        <w:t>&gt;</w:t>
      </w:r>
    </w:p>
    <w:p w14:paraId="16B3568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0000FF"/>
          <w:sz w:val="16"/>
          <w:szCs w:val="16"/>
        </w:rPr>
        <w:t>&gt;</w:t>
      </w:r>
    </w:p>
    <w:p w14:paraId="16B3568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68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Success</w:t>
      </w:r>
      <w:r w:rsidRPr="00C3352E">
        <w:rPr>
          <w:rFonts w:ascii="Arial" w:hAnsi="Arial" w:cs="Arial"/>
          <w:color w:val="0000FF"/>
          <w:sz w:val="16"/>
          <w:szCs w:val="16"/>
        </w:rPr>
        <w:t>/&gt;</w:t>
      </w:r>
    </w:p>
    <w:p w14:paraId="16B3568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HotelResModifies</w:t>
      </w:r>
      <w:r w:rsidRPr="00C3352E">
        <w:rPr>
          <w:rFonts w:ascii="Arial" w:hAnsi="Arial" w:cs="Arial"/>
          <w:color w:val="0000FF"/>
          <w:sz w:val="16"/>
          <w:szCs w:val="16"/>
        </w:rPr>
        <w:t>&gt;</w:t>
      </w:r>
    </w:p>
    <w:p w14:paraId="16B3568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HotelResModify</w:t>
      </w:r>
      <w:r w:rsidRPr="00C3352E">
        <w:rPr>
          <w:rFonts w:ascii="Arial" w:hAnsi="Arial" w:cs="Arial"/>
          <w:color w:val="0000FF"/>
          <w:sz w:val="16"/>
          <w:szCs w:val="16"/>
        </w:rPr>
        <w:t>&gt;</w:t>
      </w:r>
    </w:p>
    <w:p w14:paraId="16B3568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UniqueID</w:t>
      </w:r>
      <w:r w:rsidRPr="00C3352E">
        <w:rPr>
          <w:rFonts w:ascii="Arial" w:hAnsi="Arial" w:cs="Arial"/>
          <w:color w:val="FF0000"/>
          <w:sz w:val="16"/>
          <w:szCs w:val="16"/>
        </w:rPr>
        <w:t xml:space="preserve"> ID</w:t>
      </w:r>
      <w:r w:rsidRPr="00C3352E">
        <w:rPr>
          <w:rFonts w:ascii="Arial" w:hAnsi="Arial" w:cs="Arial"/>
          <w:color w:val="0000FF"/>
          <w:sz w:val="16"/>
          <w:szCs w:val="16"/>
        </w:rPr>
        <w:t>="</w:t>
      </w:r>
      <w:r w:rsidRPr="00C3352E">
        <w:rPr>
          <w:rFonts w:ascii="Arial" w:hAnsi="Arial" w:cs="Arial"/>
          <w:color w:val="000000"/>
          <w:sz w:val="16"/>
          <w:szCs w:val="16"/>
        </w:rPr>
        <w:t>O8SPH7</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"/&gt;</w:t>
      </w:r>
    </w:p>
    <w:p w14:paraId="16B3568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68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69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RoomTypes</w:t>
      </w:r>
      <w:r w:rsidRPr="00C3352E">
        <w:rPr>
          <w:rFonts w:ascii="Arial" w:hAnsi="Arial" w:cs="Arial"/>
          <w:color w:val="0000FF"/>
          <w:sz w:val="16"/>
          <w:szCs w:val="16"/>
        </w:rPr>
        <w:t>&gt;</w:t>
      </w:r>
    </w:p>
    <w:p w14:paraId="16B3569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w:t>
      </w:r>
      <w:r w:rsidRPr="00C3352E">
        <w:rPr>
          <w:rFonts w:ascii="Arial" w:hAnsi="Arial" w:cs="Arial"/>
          <w:color w:val="0000FF"/>
          <w:sz w:val="16"/>
          <w:szCs w:val="16"/>
        </w:rPr>
        <w:t>&gt;</w:t>
      </w:r>
    </w:p>
    <w:p w14:paraId="16B3569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RoomDescription</w:t>
      </w:r>
      <w:r w:rsidRPr="00C3352E">
        <w:rPr>
          <w:rFonts w:ascii="Arial" w:hAnsi="Arial" w:cs="Arial"/>
          <w:color w:val="0000FF"/>
          <w:sz w:val="16"/>
          <w:szCs w:val="16"/>
        </w:rPr>
        <w:t>&gt;</w:t>
      </w:r>
    </w:p>
    <w:p w14:paraId="16B3569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Superior Room with 1 Kingsize Bed</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9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and Convertible Sofa</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9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RoomDescription</w:t>
      </w:r>
      <w:r w:rsidRPr="00C3352E">
        <w:rPr>
          <w:rFonts w:ascii="Arial" w:hAnsi="Arial" w:cs="Arial"/>
          <w:color w:val="0000FF"/>
          <w:sz w:val="16"/>
          <w:szCs w:val="16"/>
        </w:rPr>
        <w:t>&gt;</w:t>
      </w:r>
    </w:p>
    <w:p w14:paraId="16B3569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AdditionalDetails</w:t>
      </w:r>
      <w:r w:rsidRPr="00C3352E">
        <w:rPr>
          <w:rFonts w:ascii="Arial" w:hAnsi="Arial" w:cs="Arial"/>
          <w:color w:val="0000FF"/>
          <w:sz w:val="16"/>
          <w:szCs w:val="16"/>
        </w:rPr>
        <w:t>&gt;</w:t>
      </w:r>
    </w:p>
    <w:p w14:paraId="16B3569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4</w:t>
      </w:r>
      <w:r w:rsidRPr="00C3352E">
        <w:rPr>
          <w:rFonts w:ascii="Arial" w:hAnsi="Arial" w:cs="Arial"/>
          <w:color w:val="0000FF"/>
          <w:sz w:val="16"/>
          <w:szCs w:val="16"/>
        </w:rPr>
        <w:t>"&gt;</w:t>
      </w:r>
    </w:p>
    <w:p w14:paraId="16B3569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DetailDescription</w:t>
      </w:r>
      <w:r w:rsidRPr="00C3352E">
        <w:rPr>
          <w:rFonts w:ascii="Arial" w:hAnsi="Arial" w:cs="Arial"/>
          <w:color w:val="0000FF"/>
          <w:sz w:val="16"/>
          <w:szCs w:val="16"/>
        </w:rPr>
        <w:t>&gt;</w:t>
      </w:r>
    </w:p>
    <w:p w14:paraId="16B3569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Accommodation and breakfast are free</w:t>
      </w:r>
    </w:p>
    <w:p w14:paraId="16B3569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for 2 children under 16 years sharing</w:t>
      </w:r>
    </w:p>
    <w:p w14:paraId="16B3569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parents' room.</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9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DetailDescription</w:t>
      </w:r>
      <w:r w:rsidRPr="00C3352E">
        <w:rPr>
          <w:rFonts w:ascii="Arial" w:hAnsi="Arial" w:cs="Arial"/>
          <w:color w:val="0000FF"/>
          <w:sz w:val="16"/>
          <w:szCs w:val="16"/>
        </w:rPr>
        <w:t>&gt;</w:t>
      </w:r>
    </w:p>
    <w:p w14:paraId="16B3569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w:t>
      </w:r>
      <w:r w:rsidRPr="00C3352E">
        <w:rPr>
          <w:rFonts w:ascii="Arial" w:hAnsi="Arial" w:cs="Arial"/>
          <w:color w:val="0000FF"/>
          <w:sz w:val="16"/>
          <w:szCs w:val="16"/>
        </w:rPr>
        <w:t>&gt;</w:t>
      </w:r>
    </w:p>
    <w:p w14:paraId="16B3569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AdditionalDetails</w:t>
      </w:r>
      <w:r w:rsidRPr="00C3352E">
        <w:rPr>
          <w:rFonts w:ascii="Arial" w:hAnsi="Arial" w:cs="Arial"/>
          <w:color w:val="0000FF"/>
          <w:sz w:val="16"/>
          <w:szCs w:val="16"/>
        </w:rPr>
        <w:t>&gt;</w:t>
      </w:r>
      <w:r w:rsidRPr="00C3352E">
        <w:rPr>
          <w:rFonts w:ascii="Arial" w:hAnsi="Arial" w:cs="Arial"/>
          <w:color w:val="000000"/>
          <w:sz w:val="16"/>
          <w:szCs w:val="16"/>
        </w:rPr>
        <w:tab/>
      </w:r>
    </w:p>
    <w:p w14:paraId="16B3569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w:t>
      </w:r>
      <w:r w:rsidRPr="00C3352E">
        <w:rPr>
          <w:rFonts w:ascii="Arial" w:hAnsi="Arial" w:cs="Arial"/>
          <w:color w:val="0000FF"/>
          <w:sz w:val="16"/>
          <w:szCs w:val="16"/>
        </w:rPr>
        <w:t>&gt;</w:t>
      </w:r>
    </w:p>
    <w:p w14:paraId="16B356A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RoomTypes</w:t>
      </w:r>
      <w:r w:rsidRPr="00C3352E">
        <w:rPr>
          <w:rFonts w:ascii="Arial" w:hAnsi="Arial" w:cs="Arial"/>
          <w:color w:val="0000FF"/>
          <w:sz w:val="16"/>
          <w:szCs w:val="16"/>
        </w:rPr>
        <w:t>&gt;</w:t>
      </w:r>
    </w:p>
    <w:p w14:paraId="16B356A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RatePlans</w:t>
      </w:r>
      <w:r w:rsidRPr="00C3352E">
        <w:rPr>
          <w:rFonts w:ascii="Arial" w:hAnsi="Arial" w:cs="Arial"/>
          <w:color w:val="0000FF"/>
          <w:sz w:val="16"/>
          <w:szCs w:val="16"/>
        </w:rPr>
        <w:t>&gt;</w:t>
      </w:r>
    </w:p>
    <w:p w14:paraId="16B356A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w:t>
      </w:r>
      <w:r w:rsidRPr="00C3352E">
        <w:rPr>
          <w:rFonts w:ascii="Arial" w:hAnsi="Arial" w:cs="Arial"/>
          <w:color w:val="0000FF"/>
          <w:sz w:val="16"/>
          <w:szCs w:val="16"/>
        </w:rPr>
        <w:t>&gt;</w:t>
      </w:r>
    </w:p>
    <w:p w14:paraId="16B356A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CancelPenalties</w:t>
      </w:r>
      <w:r w:rsidRPr="00C3352E">
        <w:rPr>
          <w:rFonts w:ascii="Arial" w:hAnsi="Arial" w:cs="Arial"/>
          <w:color w:val="0000FF"/>
          <w:sz w:val="16"/>
          <w:szCs w:val="16"/>
        </w:rPr>
        <w:t>&gt;</w:t>
      </w:r>
    </w:p>
    <w:p w14:paraId="16B356A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CancelPenalty</w:t>
      </w:r>
      <w:r w:rsidRPr="00C3352E">
        <w:rPr>
          <w:rFonts w:ascii="Arial" w:hAnsi="Arial" w:cs="Arial"/>
          <w:color w:val="FF0000"/>
          <w:sz w:val="16"/>
          <w:szCs w:val="16"/>
        </w:rPr>
        <w:t xml:space="preserve"> PolicyCode</w:t>
      </w:r>
      <w:r w:rsidRPr="00C3352E">
        <w:rPr>
          <w:rFonts w:ascii="Arial" w:hAnsi="Arial" w:cs="Arial"/>
          <w:color w:val="0000FF"/>
          <w:sz w:val="16"/>
          <w:szCs w:val="16"/>
        </w:rPr>
        <w:t>="</w:t>
      </w:r>
      <w:r w:rsidRPr="00C3352E">
        <w:rPr>
          <w:rFonts w:ascii="Arial" w:hAnsi="Arial" w:cs="Arial"/>
          <w:color w:val="000000"/>
          <w:sz w:val="16"/>
          <w:szCs w:val="16"/>
        </w:rPr>
        <w:t>CXP</w:t>
      </w:r>
      <w:r w:rsidRPr="00C3352E">
        <w:rPr>
          <w:rFonts w:ascii="Arial" w:hAnsi="Arial" w:cs="Arial"/>
          <w:color w:val="0000FF"/>
          <w:sz w:val="16"/>
          <w:szCs w:val="16"/>
        </w:rPr>
        <w:t>"&gt;</w:t>
      </w:r>
    </w:p>
    <w:p w14:paraId="16B356A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PenaltyDescription</w:t>
      </w:r>
      <w:r w:rsidRPr="00C3352E">
        <w:rPr>
          <w:rFonts w:ascii="Arial" w:hAnsi="Arial" w:cs="Arial"/>
          <w:color w:val="0000FF"/>
          <w:sz w:val="16"/>
          <w:szCs w:val="16"/>
        </w:rPr>
        <w:t>&gt;</w:t>
      </w:r>
    </w:p>
    <w:p w14:paraId="16B356A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No charge applies prior to 18:00 on</w:t>
      </w:r>
    </w:p>
    <w:p w14:paraId="16B356A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the day</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A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of arrival. Beyond that time, the 1st</w:t>
      </w:r>
    </w:p>
    <w:p w14:paraId="16B356A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night</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A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will be charged.</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A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PenaltyDescription</w:t>
      </w:r>
      <w:r w:rsidRPr="00C3352E">
        <w:rPr>
          <w:rFonts w:ascii="Arial" w:hAnsi="Arial" w:cs="Arial"/>
          <w:color w:val="0000FF"/>
          <w:sz w:val="16"/>
          <w:szCs w:val="16"/>
        </w:rPr>
        <w:t>&gt;</w:t>
      </w:r>
    </w:p>
    <w:p w14:paraId="16B356A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CancelPenalty</w:t>
      </w:r>
      <w:r w:rsidRPr="00C3352E">
        <w:rPr>
          <w:rFonts w:ascii="Arial" w:hAnsi="Arial" w:cs="Arial"/>
          <w:color w:val="0000FF"/>
          <w:sz w:val="16"/>
          <w:szCs w:val="16"/>
        </w:rPr>
        <w:t>&gt;</w:t>
      </w:r>
    </w:p>
    <w:p w14:paraId="16B356A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CancelPenalties</w:t>
      </w:r>
      <w:r w:rsidRPr="00C3352E">
        <w:rPr>
          <w:rFonts w:ascii="Arial" w:hAnsi="Arial" w:cs="Arial"/>
          <w:color w:val="0000FF"/>
          <w:sz w:val="16"/>
          <w:szCs w:val="16"/>
        </w:rPr>
        <w:t>&gt;</w:t>
      </w:r>
    </w:p>
    <w:p w14:paraId="16B356A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Commission</w:t>
      </w:r>
      <w:r w:rsidRPr="00C3352E">
        <w:rPr>
          <w:rFonts w:ascii="Arial" w:hAnsi="Arial" w:cs="Arial"/>
          <w:color w:val="0000FF"/>
          <w:sz w:val="16"/>
          <w:szCs w:val="16"/>
        </w:rPr>
        <w:t>&gt;</w:t>
      </w:r>
    </w:p>
    <w:p w14:paraId="16B356A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Comment</w:t>
      </w:r>
      <w:r w:rsidRPr="00C3352E">
        <w:rPr>
          <w:rFonts w:ascii="Arial" w:hAnsi="Arial" w:cs="Arial"/>
          <w:color w:val="0000FF"/>
          <w:sz w:val="16"/>
          <w:szCs w:val="16"/>
        </w:rPr>
        <w:t>&gt;</w:t>
      </w:r>
    </w:p>
    <w:p w14:paraId="16B356B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Comm - 8.00 pct</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B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Comment</w:t>
      </w:r>
      <w:r w:rsidRPr="00C3352E">
        <w:rPr>
          <w:rFonts w:ascii="Arial" w:hAnsi="Arial" w:cs="Arial"/>
          <w:color w:val="0000FF"/>
          <w:sz w:val="16"/>
          <w:szCs w:val="16"/>
        </w:rPr>
        <w:t>&gt;</w:t>
      </w:r>
    </w:p>
    <w:p w14:paraId="16B356B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Commission</w:t>
      </w:r>
      <w:r w:rsidRPr="00C3352E">
        <w:rPr>
          <w:rFonts w:ascii="Arial" w:hAnsi="Arial" w:cs="Arial"/>
          <w:color w:val="0000FF"/>
          <w:sz w:val="16"/>
          <w:szCs w:val="16"/>
        </w:rPr>
        <w:t>&gt;</w:t>
      </w:r>
    </w:p>
    <w:p w14:paraId="16B356B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w:t>
      </w:r>
      <w:r w:rsidRPr="00C3352E">
        <w:rPr>
          <w:rFonts w:ascii="Arial" w:hAnsi="Arial" w:cs="Arial"/>
          <w:color w:val="0000FF"/>
          <w:sz w:val="16"/>
          <w:szCs w:val="16"/>
        </w:rPr>
        <w:t>&gt;</w:t>
      </w:r>
    </w:p>
    <w:p w14:paraId="16B356B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RatePlans</w:t>
      </w:r>
      <w:r w:rsidRPr="00C3352E">
        <w:rPr>
          <w:rFonts w:ascii="Arial" w:hAnsi="Arial" w:cs="Arial"/>
          <w:color w:val="0000FF"/>
          <w:sz w:val="16"/>
          <w:szCs w:val="16"/>
        </w:rPr>
        <w:t>&gt;</w:t>
      </w:r>
    </w:p>
    <w:p w14:paraId="16B356B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6B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FF0000"/>
          <w:sz w:val="16"/>
          <w:szCs w:val="16"/>
        </w:rPr>
        <w:t xml:space="preserve"> BookingCode</w:t>
      </w:r>
      <w:r w:rsidRPr="00C3352E">
        <w:rPr>
          <w:rFonts w:ascii="Arial" w:hAnsi="Arial" w:cs="Arial"/>
          <w:color w:val="0000FF"/>
          <w:sz w:val="16"/>
          <w:szCs w:val="16"/>
        </w:rPr>
        <w:t>="</w:t>
      </w:r>
      <w:r w:rsidRPr="00C3352E">
        <w:rPr>
          <w:rFonts w:ascii="Arial" w:hAnsi="Arial" w:cs="Arial"/>
          <w:color w:val="000000"/>
          <w:sz w:val="16"/>
          <w:szCs w:val="16"/>
        </w:rPr>
        <w:t>B1KRA1</w:t>
      </w:r>
      <w:r w:rsidRPr="00C3352E">
        <w:rPr>
          <w:rFonts w:ascii="Arial" w:hAnsi="Arial" w:cs="Arial"/>
          <w:color w:val="0000FF"/>
          <w:sz w:val="16"/>
          <w:szCs w:val="16"/>
        </w:rPr>
        <w:t>"</w:t>
      </w:r>
      <w:r w:rsidRPr="00C3352E">
        <w:rPr>
          <w:rFonts w:ascii="Arial" w:hAnsi="Arial" w:cs="Arial"/>
          <w:color w:val="FF0000"/>
          <w:sz w:val="16"/>
          <w:szCs w:val="16"/>
        </w:rPr>
        <w:t xml:space="preserve"> NumberOfUnits</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w:t>
      </w:r>
      <w:r w:rsidRPr="00C3352E">
        <w:rPr>
          <w:rFonts w:ascii="Arial" w:hAnsi="Arial" w:cs="Arial"/>
          <w:color w:val="FF0000"/>
          <w:sz w:val="16"/>
          <w:szCs w:val="16"/>
        </w:rPr>
        <w:t xml:space="preserve"> RoomTypeCode</w:t>
      </w:r>
      <w:r w:rsidRPr="00C3352E">
        <w:rPr>
          <w:rFonts w:ascii="Arial" w:hAnsi="Arial" w:cs="Arial"/>
          <w:color w:val="0000FF"/>
          <w:sz w:val="16"/>
          <w:szCs w:val="16"/>
        </w:rPr>
        <w:t>="</w:t>
      </w:r>
      <w:r w:rsidRPr="00C3352E">
        <w:rPr>
          <w:rFonts w:ascii="Arial" w:hAnsi="Arial" w:cs="Arial"/>
          <w:color w:val="000000"/>
          <w:sz w:val="16"/>
          <w:szCs w:val="16"/>
        </w:rPr>
        <w:t>B1K</w:t>
      </w:r>
      <w:r w:rsidRPr="00C3352E">
        <w:rPr>
          <w:rFonts w:ascii="Arial" w:hAnsi="Arial" w:cs="Arial"/>
          <w:color w:val="0000FF"/>
          <w:sz w:val="16"/>
          <w:szCs w:val="16"/>
        </w:rPr>
        <w:t>"&gt;</w:t>
      </w:r>
    </w:p>
    <w:p w14:paraId="16B356B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Rates</w:t>
      </w:r>
      <w:r w:rsidRPr="00C3352E">
        <w:rPr>
          <w:rFonts w:ascii="Arial" w:hAnsi="Arial" w:cs="Arial"/>
          <w:color w:val="0000FF"/>
          <w:sz w:val="16"/>
          <w:szCs w:val="16"/>
        </w:rPr>
        <w:t>&gt;</w:t>
      </w:r>
    </w:p>
    <w:p w14:paraId="16B356B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FF0000"/>
          <w:sz w:val="16"/>
          <w:szCs w:val="16"/>
        </w:rPr>
        <w:t xml:space="preserve"> EffectiveDate</w:t>
      </w:r>
      <w:r w:rsidRPr="00C3352E">
        <w:rPr>
          <w:rFonts w:ascii="Arial" w:hAnsi="Arial" w:cs="Arial"/>
          <w:color w:val="0000FF"/>
          <w:sz w:val="16"/>
          <w:szCs w:val="16"/>
        </w:rPr>
        <w:t>="</w:t>
      </w:r>
      <w:r w:rsidRPr="00C3352E">
        <w:rPr>
          <w:rFonts w:ascii="Arial" w:hAnsi="Arial" w:cs="Arial"/>
          <w:color w:val="000000"/>
          <w:sz w:val="16"/>
          <w:szCs w:val="16"/>
        </w:rPr>
        <w:t>2009-10-15</w:t>
      </w:r>
      <w:r w:rsidRPr="00C3352E">
        <w:rPr>
          <w:rFonts w:ascii="Arial" w:hAnsi="Arial" w:cs="Arial"/>
          <w:color w:val="0000FF"/>
          <w:sz w:val="16"/>
          <w:szCs w:val="16"/>
        </w:rPr>
        <w:t>"</w:t>
      </w:r>
      <w:r w:rsidRPr="00C3352E">
        <w:rPr>
          <w:rFonts w:ascii="Arial" w:hAnsi="Arial" w:cs="Arial"/>
          <w:color w:val="FF0000"/>
          <w:sz w:val="16"/>
          <w:szCs w:val="16"/>
        </w:rPr>
        <w:t xml:space="preserve"> ExpireDate</w:t>
      </w:r>
      <w:r w:rsidRPr="00C3352E">
        <w:rPr>
          <w:rFonts w:ascii="Arial" w:hAnsi="Arial" w:cs="Arial"/>
          <w:color w:val="0000FF"/>
          <w:sz w:val="16"/>
          <w:szCs w:val="16"/>
        </w:rPr>
        <w:t>="</w:t>
      </w:r>
      <w:r w:rsidRPr="00C3352E">
        <w:rPr>
          <w:rFonts w:ascii="Arial" w:hAnsi="Arial" w:cs="Arial"/>
          <w:color w:val="000000"/>
          <w:sz w:val="16"/>
          <w:szCs w:val="16"/>
        </w:rPr>
        <w:t>2009-10-16</w:t>
      </w:r>
      <w:r w:rsidRPr="00C3352E">
        <w:rPr>
          <w:rFonts w:ascii="Arial" w:hAnsi="Arial" w:cs="Arial"/>
          <w:color w:val="0000FF"/>
          <w:sz w:val="16"/>
          <w:szCs w:val="16"/>
        </w:rPr>
        <w:t>"</w:t>
      </w:r>
      <w:r w:rsidRPr="00C3352E">
        <w:rPr>
          <w:rFonts w:ascii="Arial" w:hAnsi="Arial" w:cs="Arial"/>
          <w:color w:val="FF0000"/>
          <w:sz w:val="16"/>
          <w:szCs w:val="16"/>
        </w:rPr>
        <w:t xml:space="preserve"> GuaranteedInd</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w:t>
      </w:r>
      <w:r w:rsidRPr="00C3352E">
        <w:rPr>
          <w:rFonts w:ascii="Arial" w:hAnsi="Arial" w:cs="Arial"/>
          <w:color w:val="FF0000"/>
          <w:sz w:val="16"/>
          <w:szCs w:val="16"/>
        </w:rPr>
        <w:t xml:space="preserve"> RateTimeUnit</w:t>
      </w:r>
      <w:r w:rsidRPr="00C3352E">
        <w:rPr>
          <w:rFonts w:ascii="Arial" w:hAnsi="Arial" w:cs="Arial"/>
          <w:color w:val="0000FF"/>
          <w:sz w:val="16"/>
          <w:szCs w:val="16"/>
        </w:rPr>
        <w:t>="</w:t>
      </w:r>
      <w:r w:rsidRPr="00C3352E">
        <w:rPr>
          <w:rFonts w:ascii="Arial" w:hAnsi="Arial" w:cs="Arial"/>
          <w:color w:val="000000"/>
          <w:sz w:val="16"/>
          <w:szCs w:val="16"/>
        </w:rPr>
        <w:t>Day</w:t>
      </w:r>
      <w:r w:rsidRPr="00C3352E">
        <w:rPr>
          <w:rFonts w:ascii="Arial" w:hAnsi="Arial" w:cs="Arial"/>
          <w:color w:val="0000FF"/>
          <w:sz w:val="16"/>
          <w:szCs w:val="16"/>
        </w:rPr>
        <w:t>"&gt;</w:t>
      </w:r>
    </w:p>
    <w:p w14:paraId="16B356B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Base</w:t>
      </w:r>
      <w:r w:rsidRPr="00C3352E">
        <w:rPr>
          <w:rFonts w:ascii="Arial" w:hAnsi="Arial" w:cs="Arial"/>
          <w:color w:val="FF0000"/>
          <w:sz w:val="16"/>
          <w:szCs w:val="16"/>
        </w:rPr>
        <w:t xml:space="preserve"> AmountBeforeTax</w:t>
      </w:r>
      <w:r w:rsidRPr="00C3352E">
        <w:rPr>
          <w:rFonts w:ascii="Arial" w:hAnsi="Arial" w:cs="Arial"/>
          <w:color w:val="0000FF"/>
          <w:sz w:val="16"/>
          <w:szCs w:val="16"/>
        </w:rPr>
        <w:t>="</w:t>
      </w:r>
      <w:r w:rsidRPr="00C3352E">
        <w:rPr>
          <w:rFonts w:ascii="Arial" w:hAnsi="Arial" w:cs="Arial"/>
          <w:color w:val="000000"/>
          <w:sz w:val="16"/>
          <w:szCs w:val="16"/>
        </w:rPr>
        <w:t>11400</w:t>
      </w:r>
      <w:r w:rsidRPr="00C3352E">
        <w:rPr>
          <w:rFonts w:ascii="Arial" w:hAnsi="Arial" w:cs="Arial"/>
          <w:color w:val="0000FF"/>
          <w:sz w:val="16"/>
          <w:szCs w:val="16"/>
        </w:rPr>
        <w:t>"</w:t>
      </w:r>
      <w:r w:rsidRPr="00C3352E">
        <w:rPr>
          <w:rFonts w:ascii="Arial" w:hAnsi="Arial" w:cs="Arial"/>
          <w:color w:val="FF0000"/>
          <w:sz w:val="16"/>
          <w:szCs w:val="16"/>
        </w:rPr>
        <w:t xml:space="preserve"> CurrencyCode</w:t>
      </w:r>
      <w:r w:rsidRPr="00C3352E">
        <w:rPr>
          <w:rFonts w:ascii="Arial" w:hAnsi="Arial" w:cs="Arial"/>
          <w:color w:val="0000FF"/>
          <w:sz w:val="16"/>
          <w:szCs w:val="16"/>
        </w:rPr>
        <w:t>="</w:t>
      </w:r>
      <w:r w:rsidRPr="00C3352E">
        <w:rPr>
          <w:rFonts w:ascii="Arial" w:hAnsi="Arial" w:cs="Arial"/>
          <w:color w:val="000000"/>
          <w:sz w:val="16"/>
          <w:szCs w:val="16"/>
        </w:rPr>
        <w:t>EUR</w:t>
      </w:r>
      <w:r w:rsidRPr="00C3352E">
        <w:rPr>
          <w:rFonts w:ascii="Arial" w:hAnsi="Arial" w:cs="Arial"/>
          <w:color w:val="0000FF"/>
          <w:sz w:val="16"/>
          <w:szCs w:val="16"/>
        </w:rPr>
        <w:t>"/&gt;</w:t>
      </w:r>
    </w:p>
    <w:p w14:paraId="16B356B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0000FF"/>
          <w:sz w:val="16"/>
          <w:szCs w:val="16"/>
        </w:rPr>
        <w:t>&gt;</w:t>
      </w:r>
    </w:p>
    <w:p w14:paraId="16B356B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FF0000"/>
          <w:sz w:val="16"/>
          <w:szCs w:val="16"/>
        </w:rPr>
        <w:t xml:space="preserve"> EffectiveDate</w:t>
      </w:r>
      <w:r w:rsidRPr="00C3352E">
        <w:rPr>
          <w:rFonts w:ascii="Arial" w:hAnsi="Arial" w:cs="Arial"/>
          <w:color w:val="0000FF"/>
          <w:sz w:val="16"/>
          <w:szCs w:val="16"/>
        </w:rPr>
        <w:t>="</w:t>
      </w:r>
      <w:r w:rsidRPr="00C3352E">
        <w:rPr>
          <w:rFonts w:ascii="Arial" w:hAnsi="Arial" w:cs="Arial"/>
          <w:color w:val="000000"/>
          <w:sz w:val="16"/>
          <w:szCs w:val="16"/>
        </w:rPr>
        <w:t>2009-10-16</w:t>
      </w:r>
      <w:r w:rsidRPr="00C3352E">
        <w:rPr>
          <w:rFonts w:ascii="Arial" w:hAnsi="Arial" w:cs="Arial"/>
          <w:color w:val="0000FF"/>
          <w:sz w:val="16"/>
          <w:szCs w:val="16"/>
        </w:rPr>
        <w:t>"</w:t>
      </w:r>
      <w:r w:rsidRPr="00C3352E">
        <w:rPr>
          <w:rFonts w:ascii="Arial" w:hAnsi="Arial" w:cs="Arial"/>
          <w:color w:val="FF0000"/>
          <w:sz w:val="16"/>
          <w:szCs w:val="16"/>
        </w:rPr>
        <w:t xml:space="preserve"> ExpireDate</w:t>
      </w:r>
      <w:r w:rsidRPr="00C3352E">
        <w:rPr>
          <w:rFonts w:ascii="Arial" w:hAnsi="Arial" w:cs="Arial"/>
          <w:color w:val="0000FF"/>
          <w:sz w:val="16"/>
          <w:szCs w:val="16"/>
        </w:rPr>
        <w:t>="</w:t>
      </w:r>
      <w:r w:rsidRPr="00C3352E">
        <w:rPr>
          <w:rFonts w:ascii="Arial" w:hAnsi="Arial" w:cs="Arial"/>
          <w:color w:val="000000"/>
          <w:sz w:val="16"/>
          <w:szCs w:val="16"/>
        </w:rPr>
        <w:t>2009-10-18</w:t>
      </w:r>
      <w:r w:rsidRPr="00C3352E">
        <w:rPr>
          <w:rFonts w:ascii="Arial" w:hAnsi="Arial" w:cs="Arial"/>
          <w:color w:val="0000FF"/>
          <w:sz w:val="16"/>
          <w:szCs w:val="16"/>
        </w:rPr>
        <w:t>"</w:t>
      </w:r>
      <w:r w:rsidRPr="00C3352E">
        <w:rPr>
          <w:rFonts w:ascii="Arial" w:hAnsi="Arial" w:cs="Arial"/>
          <w:color w:val="FF0000"/>
          <w:sz w:val="16"/>
          <w:szCs w:val="16"/>
        </w:rPr>
        <w:t xml:space="preserve"> GuaranteedInd</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w:t>
      </w:r>
      <w:r w:rsidRPr="00C3352E">
        <w:rPr>
          <w:rFonts w:ascii="Arial" w:hAnsi="Arial" w:cs="Arial"/>
          <w:color w:val="FF0000"/>
          <w:sz w:val="16"/>
          <w:szCs w:val="16"/>
        </w:rPr>
        <w:t xml:space="preserve"> RateTimeUnit</w:t>
      </w:r>
      <w:r w:rsidRPr="00C3352E">
        <w:rPr>
          <w:rFonts w:ascii="Arial" w:hAnsi="Arial" w:cs="Arial"/>
          <w:color w:val="0000FF"/>
          <w:sz w:val="16"/>
          <w:szCs w:val="16"/>
        </w:rPr>
        <w:t>="</w:t>
      </w:r>
      <w:r w:rsidRPr="00C3352E">
        <w:rPr>
          <w:rFonts w:ascii="Arial" w:hAnsi="Arial" w:cs="Arial"/>
          <w:color w:val="000000"/>
          <w:sz w:val="16"/>
          <w:szCs w:val="16"/>
        </w:rPr>
        <w:t>Day</w:t>
      </w:r>
      <w:r w:rsidRPr="00C3352E">
        <w:rPr>
          <w:rFonts w:ascii="Arial" w:hAnsi="Arial" w:cs="Arial"/>
          <w:color w:val="0000FF"/>
          <w:sz w:val="16"/>
          <w:szCs w:val="16"/>
        </w:rPr>
        <w:t>"&gt;</w:t>
      </w:r>
    </w:p>
    <w:p w14:paraId="16B356B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Base</w:t>
      </w:r>
      <w:r w:rsidRPr="00C3352E">
        <w:rPr>
          <w:rFonts w:ascii="Arial" w:hAnsi="Arial" w:cs="Arial"/>
          <w:color w:val="FF0000"/>
          <w:sz w:val="16"/>
          <w:szCs w:val="16"/>
        </w:rPr>
        <w:t xml:space="preserve"> AmountBeforeTax</w:t>
      </w:r>
      <w:r w:rsidRPr="00C3352E">
        <w:rPr>
          <w:rFonts w:ascii="Arial" w:hAnsi="Arial" w:cs="Arial"/>
          <w:color w:val="0000FF"/>
          <w:sz w:val="16"/>
          <w:szCs w:val="16"/>
        </w:rPr>
        <w:t>="</w:t>
      </w:r>
      <w:r w:rsidRPr="00C3352E">
        <w:rPr>
          <w:rFonts w:ascii="Arial" w:hAnsi="Arial" w:cs="Arial"/>
          <w:color w:val="000000"/>
          <w:sz w:val="16"/>
          <w:szCs w:val="16"/>
        </w:rPr>
        <w:t>9900</w:t>
      </w:r>
      <w:r w:rsidRPr="00C3352E">
        <w:rPr>
          <w:rFonts w:ascii="Arial" w:hAnsi="Arial" w:cs="Arial"/>
          <w:color w:val="0000FF"/>
          <w:sz w:val="16"/>
          <w:szCs w:val="16"/>
        </w:rPr>
        <w:t>"</w:t>
      </w:r>
      <w:r w:rsidRPr="00C3352E">
        <w:rPr>
          <w:rFonts w:ascii="Arial" w:hAnsi="Arial" w:cs="Arial"/>
          <w:color w:val="FF0000"/>
          <w:sz w:val="16"/>
          <w:szCs w:val="16"/>
        </w:rPr>
        <w:t xml:space="preserve"> CurrencyCode</w:t>
      </w:r>
      <w:r w:rsidRPr="00C3352E">
        <w:rPr>
          <w:rFonts w:ascii="Arial" w:hAnsi="Arial" w:cs="Arial"/>
          <w:color w:val="0000FF"/>
          <w:sz w:val="16"/>
          <w:szCs w:val="16"/>
        </w:rPr>
        <w:t>="</w:t>
      </w:r>
      <w:r w:rsidRPr="00C3352E">
        <w:rPr>
          <w:rFonts w:ascii="Arial" w:hAnsi="Arial" w:cs="Arial"/>
          <w:color w:val="000000"/>
          <w:sz w:val="16"/>
          <w:szCs w:val="16"/>
        </w:rPr>
        <w:t>EUR</w:t>
      </w:r>
      <w:r w:rsidRPr="00C3352E">
        <w:rPr>
          <w:rFonts w:ascii="Arial" w:hAnsi="Arial" w:cs="Arial"/>
          <w:color w:val="0000FF"/>
          <w:sz w:val="16"/>
          <w:szCs w:val="16"/>
        </w:rPr>
        <w:t>"/&gt;</w:t>
      </w:r>
    </w:p>
    <w:p w14:paraId="16B356B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0000FF"/>
          <w:sz w:val="16"/>
          <w:szCs w:val="16"/>
        </w:rPr>
        <w:t>&gt;</w:t>
      </w:r>
    </w:p>
    <w:p w14:paraId="16B356B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Rates</w:t>
      </w:r>
      <w:r w:rsidRPr="00C3352E">
        <w:rPr>
          <w:rFonts w:ascii="Arial" w:hAnsi="Arial" w:cs="Arial"/>
          <w:color w:val="0000FF"/>
          <w:sz w:val="16"/>
          <w:szCs w:val="16"/>
        </w:rPr>
        <w:t>&gt;</w:t>
      </w:r>
    </w:p>
    <w:p w14:paraId="16B356B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0000FF"/>
          <w:sz w:val="16"/>
          <w:szCs w:val="16"/>
        </w:rPr>
        <w:t>&gt;</w:t>
      </w:r>
    </w:p>
    <w:p w14:paraId="16B356C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6C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0000FF"/>
          <w:sz w:val="16"/>
          <w:szCs w:val="16"/>
        </w:rPr>
        <w:t>&gt;</w:t>
      </w:r>
    </w:p>
    <w:p w14:paraId="16B356C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w:t>
      </w:r>
      <w:r w:rsidRPr="00C3352E">
        <w:rPr>
          <w:rFonts w:ascii="Arial" w:hAnsi="Arial" w:cs="Arial"/>
          <w:color w:val="FF0000"/>
          <w:sz w:val="16"/>
          <w:szCs w:val="16"/>
        </w:rPr>
        <w:t xml:space="preserve"> AgeQualifyingCode</w:t>
      </w:r>
      <w:r w:rsidRPr="00C3352E">
        <w:rPr>
          <w:rFonts w:ascii="Arial" w:hAnsi="Arial" w:cs="Arial"/>
          <w:color w:val="0000FF"/>
          <w:sz w:val="16"/>
          <w:szCs w:val="16"/>
        </w:rPr>
        <w:t>="</w:t>
      </w:r>
      <w:r w:rsidRPr="00C3352E">
        <w:rPr>
          <w:rFonts w:ascii="Arial" w:hAnsi="Arial" w:cs="Arial"/>
          <w:color w:val="000000"/>
          <w:sz w:val="16"/>
          <w:szCs w:val="16"/>
        </w:rPr>
        <w:t>10</w:t>
      </w:r>
      <w:r w:rsidRPr="00C3352E">
        <w:rPr>
          <w:rFonts w:ascii="Arial" w:hAnsi="Arial" w:cs="Arial"/>
          <w:color w:val="0000FF"/>
          <w:sz w:val="16"/>
          <w:szCs w:val="16"/>
        </w:rPr>
        <w:t>"</w:t>
      </w:r>
      <w:r w:rsidRPr="00C3352E">
        <w:rPr>
          <w:rFonts w:ascii="Arial" w:hAnsi="Arial" w:cs="Arial"/>
          <w:color w:val="FF0000"/>
          <w:sz w:val="16"/>
          <w:szCs w:val="16"/>
        </w:rPr>
        <w:t xml:space="preserve"> Count</w:t>
      </w:r>
      <w:r w:rsidRPr="00C3352E">
        <w:rPr>
          <w:rFonts w:ascii="Arial" w:hAnsi="Arial" w:cs="Arial"/>
          <w:color w:val="0000FF"/>
          <w:sz w:val="16"/>
          <w:szCs w:val="16"/>
        </w:rPr>
        <w:t>="</w:t>
      </w:r>
      <w:r w:rsidRPr="00C3352E">
        <w:rPr>
          <w:rFonts w:ascii="Arial" w:hAnsi="Arial" w:cs="Arial"/>
          <w:color w:val="000000"/>
          <w:sz w:val="16"/>
          <w:szCs w:val="16"/>
        </w:rPr>
        <w:t>2</w:t>
      </w:r>
      <w:r w:rsidRPr="00C3352E">
        <w:rPr>
          <w:rFonts w:ascii="Arial" w:hAnsi="Arial" w:cs="Arial"/>
          <w:color w:val="0000FF"/>
          <w:sz w:val="16"/>
          <w:szCs w:val="16"/>
        </w:rPr>
        <w:t>"/&gt;</w:t>
      </w:r>
    </w:p>
    <w:p w14:paraId="16B356C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0000FF"/>
          <w:sz w:val="16"/>
          <w:szCs w:val="16"/>
        </w:rPr>
        <w:t>&gt;</w:t>
      </w:r>
    </w:p>
    <w:p w14:paraId="16B356C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TimeSpan</w:t>
      </w:r>
      <w:r w:rsidRPr="00C3352E">
        <w:rPr>
          <w:rFonts w:ascii="Arial" w:hAnsi="Arial" w:cs="Arial"/>
          <w:color w:val="FF0000"/>
          <w:sz w:val="16"/>
          <w:szCs w:val="16"/>
        </w:rPr>
        <w:t xml:space="preserve"> End</w:t>
      </w:r>
      <w:r w:rsidRPr="00C3352E">
        <w:rPr>
          <w:rFonts w:ascii="Arial" w:hAnsi="Arial" w:cs="Arial"/>
          <w:color w:val="0000FF"/>
          <w:sz w:val="16"/>
          <w:szCs w:val="16"/>
        </w:rPr>
        <w:t>="</w:t>
      </w:r>
      <w:r w:rsidRPr="00C3352E">
        <w:rPr>
          <w:rFonts w:ascii="Arial" w:hAnsi="Arial" w:cs="Arial"/>
          <w:color w:val="000000"/>
          <w:sz w:val="16"/>
          <w:szCs w:val="16"/>
        </w:rPr>
        <w:t>2009-10-18</w:t>
      </w:r>
      <w:r w:rsidRPr="00C3352E">
        <w:rPr>
          <w:rFonts w:ascii="Arial" w:hAnsi="Arial" w:cs="Arial"/>
          <w:color w:val="0000FF"/>
          <w:sz w:val="16"/>
          <w:szCs w:val="16"/>
        </w:rPr>
        <w:t>"</w:t>
      </w:r>
      <w:r w:rsidRPr="00C3352E">
        <w:rPr>
          <w:rFonts w:ascii="Arial" w:hAnsi="Arial" w:cs="Arial"/>
          <w:color w:val="FF0000"/>
          <w:sz w:val="16"/>
          <w:szCs w:val="16"/>
        </w:rPr>
        <w:t xml:space="preserve"> Start</w:t>
      </w:r>
      <w:r w:rsidRPr="00C3352E">
        <w:rPr>
          <w:rFonts w:ascii="Arial" w:hAnsi="Arial" w:cs="Arial"/>
          <w:color w:val="0000FF"/>
          <w:sz w:val="16"/>
          <w:szCs w:val="16"/>
        </w:rPr>
        <w:t>="</w:t>
      </w:r>
      <w:r w:rsidRPr="00C3352E">
        <w:rPr>
          <w:rFonts w:ascii="Arial" w:hAnsi="Arial" w:cs="Arial"/>
          <w:color w:val="000000"/>
          <w:sz w:val="16"/>
          <w:szCs w:val="16"/>
        </w:rPr>
        <w:t>2009-10-15</w:t>
      </w:r>
      <w:r w:rsidRPr="00C3352E">
        <w:rPr>
          <w:rFonts w:ascii="Arial" w:hAnsi="Arial" w:cs="Arial"/>
          <w:color w:val="0000FF"/>
          <w:sz w:val="16"/>
          <w:szCs w:val="16"/>
        </w:rPr>
        <w:t>"/&gt;</w:t>
      </w:r>
    </w:p>
    <w:p w14:paraId="16B356C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Total</w:t>
      </w:r>
      <w:r w:rsidRPr="00C3352E">
        <w:rPr>
          <w:rFonts w:ascii="Arial" w:hAnsi="Arial" w:cs="Arial"/>
          <w:color w:val="FF0000"/>
          <w:sz w:val="16"/>
          <w:szCs w:val="16"/>
        </w:rPr>
        <w:t xml:space="preserve"> AdditionalFeesExcludedIndicator</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w:t>
      </w:r>
      <w:r w:rsidRPr="00C3352E">
        <w:rPr>
          <w:rFonts w:ascii="Arial" w:hAnsi="Arial" w:cs="Arial"/>
          <w:color w:val="FF0000"/>
          <w:sz w:val="16"/>
          <w:szCs w:val="16"/>
        </w:rPr>
        <w:t xml:space="preserve"> AmountAfterTax</w:t>
      </w:r>
      <w:r w:rsidRPr="00C3352E">
        <w:rPr>
          <w:rFonts w:ascii="Arial" w:hAnsi="Arial" w:cs="Arial"/>
          <w:color w:val="0000FF"/>
          <w:sz w:val="16"/>
          <w:szCs w:val="16"/>
        </w:rPr>
        <w:t>="</w:t>
      </w:r>
      <w:r w:rsidRPr="00C3352E">
        <w:rPr>
          <w:rFonts w:ascii="Arial" w:hAnsi="Arial" w:cs="Arial"/>
          <w:color w:val="000000"/>
          <w:sz w:val="16"/>
          <w:szCs w:val="16"/>
        </w:rPr>
        <w:t>31200</w:t>
      </w:r>
      <w:r w:rsidRPr="00C3352E">
        <w:rPr>
          <w:rFonts w:ascii="Arial" w:hAnsi="Arial" w:cs="Arial"/>
          <w:color w:val="0000FF"/>
          <w:sz w:val="16"/>
          <w:szCs w:val="16"/>
        </w:rPr>
        <w:t>"</w:t>
      </w:r>
      <w:r w:rsidRPr="00C3352E">
        <w:rPr>
          <w:rFonts w:ascii="Arial" w:hAnsi="Arial" w:cs="Arial"/>
          <w:color w:val="FF0000"/>
          <w:sz w:val="16"/>
          <w:szCs w:val="16"/>
        </w:rPr>
        <w:t xml:space="preserve"> CurrencyCode</w:t>
      </w:r>
      <w:r w:rsidRPr="00C3352E">
        <w:rPr>
          <w:rFonts w:ascii="Arial" w:hAnsi="Arial" w:cs="Arial"/>
          <w:color w:val="0000FF"/>
          <w:sz w:val="16"/>
          <w:szCs w:val="16"/>
        </w:rPr>
        <w:t>="</w:t>
      </w:r>
      <w:r w:rsidRPr="00C3352E">
        <w:rPr>
          <w:rFonts w:ascii="Arial" w:hAnsi="Arial" w:cs="Arial"/>
          <w:color w:val="000000"/>
          <w:sz w:val="16"/>
          <w:szCs w:val="16"/>
        </w:rPr>
        <w:t>EUR</w:t>
      </w:r>
      <w:r w:rsidRPr="00C3352E">
        <w:rPr>
          <w:rFonts w:ascii="Arial" w:hAnsi="Arial" w:cs="Arial"/>
          <w:color w:val="0000FF"/>
          <w:sz w:val="16"/>
          <w:szCs w:val="16"/>
        </w:rPr>
        <w:t>"&gt;</w:t>
      </w:r>
    </w:p>
    <w:p w14:paraId="16B356C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Taxes</w:t>
      </w:r>
      <w:r w:rsidRPr="00C3352E">
        <w:rPr>
          <w:rFonts w:ascii="Arial" w:hAnsi="Arial" w:cs="Arial"/>
          <w:color w:val="0000FF"/>
          <w:sz w:val="16"/>
          <w:szCs w:val="16"/>
        </w:rPr>
        <w:t>&gt;</w:t>
      </w:r>
    </w:p>
    <w:p w14:paraId="16B356C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4</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Inclusive</w:t>
      </w:r>
      <w:r w:rsidRPr="00C3352E">
        <w:rPr>
          <w:rFonts w:ascii="Arial" w:hAnsi="Arial" w:cs="Arial"/>
          <w:color w:val="0000FF"/>
          <w:sz w:val="16"/>
          <w:szCs w:val="16"/>
        </w:rPr>
        <w:t>"&gt;</w:t>
      </w:r>
    </w:p>
    <w:p w14:paraId="16B356C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w:t>
      </w:r>
      <w:r w:rsidRPr="00C3352E">
        <w:rPr>
          <w:rFonts w:ascii="Arial" w:hAnsi="Arial" w:cs="Arial"/>
          <w:color w:val="0000FF"/>
          <w:sz w:val="16"/>
          <w:szCs w:val="16"/>
        </w:rPr>
        <w:t>&gt;</w:t>
      </w:r>
    </w:p>
    <w:p w14:paraId="16B356C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Taxes</w:t>
      </w:r>
      <w:r w:rsidRPr="00C3352E">
        <w:rPr>
          <w:rFonts w:ascii="Arial" w:hAnsi="Arial" w:cs="Arial"/>
          <w:color w:val="0000FF"/>
          <w:sz w:val="16"/>
          <w:szCs w:val="16"/>
        </w:rPr>
        <w:t>&gt;</w:t>
      </w:r>
    </w:p>
    <w:p w14:paraId="16B356C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Total</w:t>
      </w:r>
      <w:r w:rsidRPr="00C3352E">
        <w:rPr>
          <w:rFonts w:ascii="Arial" w:hAnsi="Arial" w:cs="Arial"/>
          <w:color w:val="0000FF"/>
          <w:sz w:val="16"/>
          <w:szCs w:val="16"/>
        </w:rPr>
        <w:t>&gt;</w:t>
      </w:r>
    </w:p>
    <w:p w14:paraId="16B356C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BasicPropertyInfo</w:t>
      </w:r>
      <w:r w:rsidRPr="00C3352E">
        <w:rPr>
          <w:rFonts w:ascii="Arial" w:hAnsi="Arial" w:cs="Arial"/>
          <w:color w:val="FF0000"/>
          <w:sz w:val="16"/>
          <w:szCs w:val="16"/>
        </w:rPr>
        <w:t xml:space="preserve"> ChainCode</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HotelCityCode</w:t>
      </w:r>
      <w:r w:rsidRPr="00C3352E">
        <w:rPr>
          <w:rFonts w:ascii="Arial" w:hAnsi="Arial" w:cs="Arial"/>
          <w:color w:val="0000FF"/>
          <w:sz w:val="16"/>
          <w:szCs w:val="16"/>
        </w:rPr>
        <w:t>="</w:t>
      </w:r>
      <w:r w:rsidRPr="00C3352E">
        <w:rPr>
          <w:rFonts w:ascii="Arial" w:hAnsi="Arial" w:cs="Arial"/>
          <w:color w:val="000000"/>
          <w:sz w:val="16"/>
          <w:szCs w:val="16"/>
        </w:rPr>
        <w:t>FCO</w:t>
      </w:r>
      <w:r w:rsidRPr="00C3352E">
        <w:rPr>
          <w:rFonts w:ascii="Arial" w:hAnsi="Arial" w:cs="Arial"/>
          <w:color w:val="0000FF"/>
          <w:sz w:val="16"/>
          <w:szCs w:val="16"/>
        </w:rPr>
        <w:t>"</w:t>
      </w:r>
      <w:r w:rsidRPr="00C3352E">
        <w:rPr>
          <w:rFonts w:ascii="Arial" w:hAnsi="Arial" w:cs="Arial"/>
          <w:color w:val="FF0000"/>
          <w:sz w:val="16"/>
          <w:szCs w:val="16"/>
        </w:rPr>
        <w:t xml:space="preserve"> HotelCode</w:t>
      </w:r>
      <w:r w:rsidRPr="00C3352E">
        <w:rPr>
          <w:rFonts w:ascii="Arial" w:hAnsi="Arial" w:cs="Arial"/>
          <w:color w:val="0000FF"/>
          <w:sz w:val="16"/>
          <w:szCs w:val="16"/>
        </w:rPr>
        <w:t>="</w:t>
      </w:r>
      <w:r w:rsidRPr="00C3352E">
        <w:rPr>
          <w:rFonts w:ascii="Arial" w:hAnsi="Arial" w:cs="Arial"/>
          <w:color w:val="000000"/>
          <w:sz w:val="16"/>
          <w:szCs w:val="16"/>
        </w:rPr>
        <w:t>NOROM</w:t>
      </w:r>
      <w:r w:rsidRPr="00C3352E">
        <w:rPr>
          <w:rFonts w:ascii="Arial" w:hAnsi="Arial" w:cs="Arial"/>
          <w:color w:val="0000FF"/>
          <w:sz w:val="16"/>
          <w:szCs w:val="16"/>
        </w:rPr>
        <w:t>"</w:t>
      </w:r>
      <w:r w:rsidRPr="00C3352E">
        <w:rPr>
          <w:rFonts w:ascii="Arial" w:hAnsi="Arial" w:cs="Arial"/>
          <w:color w:val="FF0000"/>
          <w:sz w:val="16"/>
          <w:szCs w:val="16"/>
        </w:rPr>
        <w:t xml:space="preserve"> HotelCodeContext</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6C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VendorMessages</w:t>
      </w:r>
      <w:r w:rsidRPr="00C3352E">
        <w:rPr>
          <w:rFonts w:ascii="Arial" w:hAnsi="Arial" w:cs="Arial"/>
          <w:color w:val="0000FF"/>
          <w:sz w:val="16"/>
          <w:szCs w:val="16"/>
        </w:rPr>
        <w:t>&gt;</w:t>
      </w:r>
    </w:p>
    <w:p w14:paraId="16B356C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w:t>
      </w:r>
      <w:r w:rsidRPr="00C3352E">
        <w:rPr>
          <w:rFonts w:ascii="Arial" w:hAnsi="Arial" w:cs="Arial"/>
          <w:color w:val="FF0000"/>
          <w:sz w:val="16"/>
          <w:szCs w:val="16"/>
        </w:rPr>
        <w:t xml:space="preserve"> InfoType</w:t>
      </w:r>
      <w:r w:rsidRPr="00C3352E">
        <w:rPr>
          <w:rFonts w:ascii="Arial" w:hAnsi="Arial" w:cs="Arial"/>
          <w:color w:val="0000FF"/>
          <w:sz w:val="16"/>
          <w:szCs w:val="16"/>
        </w:rPr>
        <w:t>="</w:t>
      </w:r>
      <w:r w:rsidRPr="00C3352E">
        <w:rPr>
          <w:rFonts w:ascii="Arial" w:hAnsi="Arial" w:cs="Arial"/>
          <w:color w:val="000000"/>
          <w:sz w:val="16"/>
          <w:szCs w:val="16"/>
        </w:rPr>
        <w:t>3</w:t>
      </w:r>
      <w:r w:rsidRPr="00C3352E">
        <w:rPr>
          <w:rFonts w:ascii="Arial" w:hAnsi="Arial" w:cs="Arial"/>
          <w:color w:val="0000FF"/>
          <w:sz w:val="16"/>
          <w:szCs w:val="16"/>
        </w:rPr>
        <w:t>"&gt;</w:t>
      </w:r>
    </w:p>
    <w:p w14:paraId="16B356C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SubSection</w:t>
      </w:r>
      <w:r w:rsidRPr="00C3352E">
        <w:rPr>
          <w:rFonts w:ascii="Arial" w:hAnsi="Arial" w:cs="Arial"/>
          <w:color w:val="0000FF"/>
          <w:sz w:val="16"/>
          <w:szCs w:val="16"/>
        </w:rPr>
        <w:t>&gt;</w:t>
      </w:r>
    </w:p>
    <w:p w14:paraId="16B356C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Paragraph</w:t>
      </w:r>
      <w:r w:rsidRPr="00C3352E">
        <w:rPr>
          <w:rFonts w:ascii="Arial" w:hAnsi="Arial" w:cs="Arial"/>
          <w:color w:val="0000FF"/>
          <w:sz w:val="16"/>
          <w:szCs w:val="16"/>
        </w:rPr>
        <w:t>&gt;</w:t>
      </w:r>
    </w:p>
    <w:p w14:paraId="16B356D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Thank you for choosing Marty</w:t>
      </w:r>
    </w:p>
    <w:p w14:paraId="16B356D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Hotels</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D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We have confirmed 1 B1KRA1 for 2</w:t>
      </w:r>
    </w:p>
    <w:p w14:paraId="16B356D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Persons</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6D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Paragraph</w:t>
      </w:r>
      <w:r w:rsidRPr="00C3352E">
        <w:rPr>
          <w:rFonts w:ascii="Arial" w:hAnsi="Arial" w:cs="Arial"/>
          <w:color w:val="0000FF"/>
          <w:sz w:val="16"/>
          <w:szCs w:val="16"/>
        </w:rPr>
        <w:t>&gt;</w:t>
      </w:r>
    </w:p>
    <w:p w14:paraId="16B356D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SubSection</w:t>
      </w:r>
      <w:r w:rsidRPr="00C3352E">
        <w:rPr>
          <w:rFonts w:ascii="Arial" w:hAnsi="Arial" w:cs="Arial"/>
          <w:color w:val="0000FF"/>
          <w:sz w:val="16"/>
          <w:szCs w:val="16"/>
        </w:rPr>
        <w:t>&gt;</w:t>
      </w:r>
    </w:p>
    <w:p w14:paraId="16B356D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w:t>
      </w:r>
      <w:r w:rsidRPr="00C3352E">
        <w:rPr>
          <w:rFonts w:ascii="Arial" w:hAnsi="Arial" w:cs="Arial"/>
          <w:color w:val="0000FF"/>
          <w:sz w:val="16"/>
          <w:szCs w:val="16"/>
        </w:rPr>
        <w:t>&gt;</w:t>
      </w:r>
    </w:p>
    <w:p w14:paraId="16B356D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VendorMessages</w:t>
      </w:r>
      <w:r w:rsidRPr="00C3352E">
        <w:rPr>
          <w:rFonts w:ascii="Arial" w:hAnsi="Arial" w:cs="Arial"/>
          <w:color w:val="0000FF"/>
          <w:sz w:val="16"/>
          <w:szCs w:val="16"/>
        </w:rPr>
        <w:t>&gt;</w:t>
      </w:r>
    </w:p>
    <w:p w14:paraId="16B356D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BasicPropertyInfo</w:t>
      </w:r>
      <w:r w:rsidRPr="00C3352E">
        <w:rPr>
          <w:rFonts w:ascii="Arial" w:hAnsi="Arial" w:cs="Arial"/>
          <w:color w:val="0000FF"/>
          <w:sz w:val="16"/>
          <w:szCs w:val="16"/>
        </w:rPr>
        <w:t>&gt;</w:t>
      </w:r>
    </w:p>
    <w:p w14:paraId="16B356D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6D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6D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6D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0000FF"/>
          <w:sz w:val="16"/>
          <w:szCs w:val="16"/>
        </w:rPr>
        <w:t>&gt;</w:t>
      </w:r>
    </w:p>
    <w:p w14:paraId="16B356D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6D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6D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FF0000"/>
          <w:sz w:val="16"/>
          <w:szCs w:val="16"/>
        </w:rPr>
        <w:t xml:space="preserve"> ProfileType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6E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6E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6E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r w:rsidRPr="00C3352E">
        <w:rPr>
          <w:rFonts w:ascii="Arial" w:hAnsi="Arial" w:cs="Arial"/>
          <w:color w:val="000000"/>
          <w:sz w:val="16"/>
          <w:szCs w:val="16"/>
        </w:rPr>
        <w:t>BRENT</w:t>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p>
    <w:p w14:paraId="16B356E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r w:rsidRPr="00C3352E">
        <w:rPr>
          <w:rFonts w:ascii="Arial" w:hAnsi="Arial" w:cs="Arial"/>
          <w:color w:val="000000"/>
          <w:sz w:val="16"/>
          <w:szCs w:val="16"/>
        </w:rPr>
        <w:t>EDMONDS</w:t>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p>
    <w:p w14:paraId="16B356E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6E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6E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0000FF"/>
          <w:sz w:val="16"/>
          <w:szCs w:val="16"/>
        </w:rPr>
        <w:t>&gt;</w:t>
      </w:r>
    </w:p>
    <w:p w14:paraId="16B356E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6E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6E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0000FF"/>
          <w:sz w:val="16"/>
          <w:szCs w:val="16"/>
        </w:rPr>
        <w:t>&gt;</w:t>
      </w:r>
    </w:p>
    <w:p w14:paraId="16B356E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6E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6E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6E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w:t>
      </w:r>
      <w:r w:rsidRPr="00C3352E">
        <w:rPr>
          <w:rFonts w:ascii="Arial" w:hAnsi="Arial" w:cs="Arial"/>
          <w:color w:val="FF0000"/>
          <w:sz w:val="16"/>
          <w:szCs w:val="16"/>
        </w:rPr>
        <w:t xml:space="preserve"> ResID_SourceContext</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ResID_Type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w:t>
      </w:r>
      <w:r w:rsidRPr="00C3352E">
        <w:rPr>
          <w:rFonts w:ascii="Arial" w:hAnsi="Arial" w:cs="Arial"/>
          <w:color w:val="FF0000"/>
          <w:sz w:val="16"/>
          <w:szCs w:val="16"/>
        </w:rPr>
        <w:t xml:space="preserve"> ResID_Value</w:t>
      </w:r>
      <w:r w:rsidRPr="00C3352E">
        <w:rPr>
          <w:rFonts w:ascii="Arial" w:hAnsi="Arial" w:cs="Arial"/>
          <w:color w:val="0000FF"/>
          <w:sz w:val="16"/>
          <w:szCs w:val="16"/>
        </w:rPr>
        <w:t>="</w:t>
      </w:r>
      <w:r w:rsidRPr="00C3352E">
        <w:rPr>
          <w:rFonts w:ascii="Arial" w:hAnsi="Arial" w:cs="Arial"/>
          <w:color w:val="000000"/>
          <w:sz w:val="16"/>
          <w:szCs w:val="16"/>
        </w:rPr>
        <w:t>3303JJE502</w:t>
      </w:r>
      <w:r w:rsidRPr="00C3352E">
        <w:rPr>
          <w:rFonts w:ascii="Arial" w:hAnsi="Arial" w:cs="Arial"/>
          <w:color w:val="0000FF"/>
          <w:sz w:val="16"/>
          <w:szCs w:val="16"/>
        </w:rPr>
        <w:t>"/&gt;</w:t>
      </w:r>
    </w:p>
    <w:p w14:paraId="16B356E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6E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6F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HotelResModify</w:t>
      </w:r>
      <w:r w:rsidRPr="00C3352E">
        <w:rPr>
          <w:rFonts w:ascii="Arial" w:hAnsi="Arial" w:cs="Arial"/>
          <w:color w:val="0000FF"/>
          <w:sz w:val="16"/>
          <w:szCs w:val="16"/>
        </w:rPr>
        <w:t>&gt;</w:t>
      </w:r>
    </w:p>
    <w:p w14:paraId="16B356F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HotelResModifies</w:t>
      </w:r>
      <w:r w:rsidRPr="00C3352E">
        <w:rPr>
          <w:rFonts w:ascii="Arial" w:hAnsi="Arial" w:cs="Arial"/>
          <w:color w:val="0000FF"/>
          <w:sz w:val="16"/>
          <w:szCs w:val="16"/>
        </w:rPr>
        <w:t>&gt;</w:t>
      </w:r>
    </w:p>
    <w:p w14:paraId="16B356F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OTA_HotelResModifyRS</w:t>
      </w:r>
      <w:r w:rsidRPr="00C3352E">
        <w:rPr>
          <w:rFonts w:ascii="Arial" w:hAnsi="Arial" w:cs="Arial"/>
          <w:color w:val="0000FF"/>
          <w:sz w:val="16"/>
          <w:szCs w:val="16"/>
        </w:rPr>
        <w:t>&gt;</w:t>
      </w:r>
    </w:p>
    <w:p w14:paraId="16B356F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S:Body</w:t>
      </w:r>
      <w:r w:rsidRPr="00C3352E">
        <w:rPr>
          <w:rFonts w:ascii="Arial" w:hAnsi="Arial" w:cs="Arial"/>
          <w:color w:val="0000FF"/>
          <w:sz w:val="16"/>
          <w:szCs w:val="16"/>
        </w:rPr>
        <w:t>&gt;</w:t>
      </w:r>
    </w:p>
    <w:p w14:paraId="16B356F4" w14:textId="77777777" w:rsidR="007576DB" w:rsidRPr="00C3352E" w:rsidRDefault="001046D9" w:rsidP="001046D9">
      <w:pPr>
        <w:spacing w:after="0"/>
        <w:rPr>
          <w:rFonts w:ascii="Arial" w:hAnsi="Arial" w:cs="Arial"/>
          <w:sz w:val="16"/>
          <w:szCs w:val="16"/>
        </w:rPr>
      </w:pPr>
      <w:r w:rsidRPr="00C3352E">
        <w:rPr>
          <w:rFonts w:ascii="Arial" w:hAnsi="Arial" w:cs="Arial"/>
          <w:color w:val="0000FF"/>
          <w:sz w:val="16"/>
          <w:szCs w:val="16"/>
        </w:rPr>
        <w:t>&lt;/</w:t>
      </w:r>
      <w:r w:rsidRPr="00C3352E">
        <w:rPr>
          <w:rFonts w:ascii="Arial" w:hAnsi="Arial" w:cs="Arial"/>
          <w:color w:val="800000"/>
          <w:sz w:val="16"/>
          <w:szCs w:val="16"/>
        </w:rPr>
        <w:t>S:Envelope</w:t>
      </w:r>
      <w:r w:rsidRPr="00C3352E">
        <w:rPr>
          <w:rFonts w:ascii="Arial" w:hAnsi="Arial" w:cs="Arial"/>
          <w:color w:val="0000FF"/>
          <w:sz w:val="16"/>
          <w:szCs w:val="16"/>
        </w:rPr>
        <w:t>&gt;</w:t>
      </w:r>
    </w:p>
    <w:p w14:paraId="16B356F5" w14:textId="77777777" w:rsidR="003855E0" w:rsidRPr="00C3352E" w:rsidRDefault="003855E0">
      <w:pPr>
        <w:spacing w:after="0" w:line="240" w:lineRule="auto"/>
        <w:rPr>
          <w:rFonts w:ascii="Arial" w:hAnsi="Arial" w:cs="Arial"/>
          <w:sz w:val="20"/>
          <w:szCs w:val="20"/>
        </w:rPr>
      </w:pPr>
      <w:r w:rsidRPr="00C3352E">
        <w:rPr>
          <w:rFonts w:cs="Arial"/>
        </w:rPr>
        <w:br w:type="page"/>
      </w:r>
    </w:p>
    <w:p w14:paraId="16B356F6" w14:textId="77777777" w:rsidR="005B1728" w:rsidRPr="00C3352E" w:rsidRDefault="007576DB" w:rsidP="00353ACC">
      <w:pPr>
        <w:pStyle w:val="ListParagraph"/>
        <w:numPr>
          <w:ilvl w:val="0"/>
          <w:numId w:val="17"/>
        </w:numPr>
        <w:ind w:left="360"/>
        <w:rPr>
          <w:rFonts w:cs="Arial"/>
          <w:b/>
          <w:sz w:val="28"/>
          <w:szCs w:val="28"/>
        </w:rPr>
      </w:pPr>
      <w:r w:rsidRPr="00C3352E">
        <w:rPr>
          <w:rFonts w:cs="Arial"/>
          <w:b/>
          <w:sz w:val="28"/>
          <w:szCs w:val="28"/>
        </w:rPr>
        <w:t xml:space="preserve">Add </w:t>
      </w:r>
      <w:r w:rsidR="00642346" w:rsidRPr="00C3352E">
        <w:rPr>
          <w:rFonts w:cs="Arial"/>
          <w:b/>
          <w:sz w:val="28"/>
          <w:szCs w:val="28"/>
        </w:rPr>
        <w:t>a child</w:t>
      </w:r>
    </w:p>
    <w:p w14:paraId="16B356F7" w14:textId="77777777" w:rsidR="007576DB" w:rsidRPr="00C3352E" w:rsidRDefault="007576DB" w:rsidP="007576DB">
      <w:pPr>
        <w:spacing w:after="0"/>
        <w:rPr>
          <w:rFonts w:ascii="Arial" w:hAnsi="Arial" w:cs="Arial"/>
          <w:sz w:val="20"/>
          <w:szCs w:val="20"/>
        </w:rPr>
      </w:pPr>
    </w:p>
    <w:p w14:paraId="16B356F8" w14:textId="77777777" w:rsidR="007576DB" w:rsidRPr="002D2E89" w:rsidRDefault="007576DB" w:rsidP="007576DB">
      <w:pPr>
        <w:spacing w:after="0"/>
        <w:rPr>
          <w:rFonts w:ascii="Arial" w:hAnsi="Arial" w:cs="Arial"/>
          <w:strike/>
          <w:sz w:val="20"/>
          <w:szCs w:val="20"/>
          <w:u w:val="single"/>
        </w:rPr>
      </w:pPr>
      <w:r w:rsidRPr="000617E9">
        <w:rPr>
          <w:rFonts w:ascii="Arial" w:hAnsi="Arial" w:cs="Arial"/>
          <w:sz w:val="20"/>
          <w:szCs w:val="20"/>
          <w:u w:val="single"/>
        </w:rPr>
        <w:t>Request</w:t>
      </w:r>
    </w:p>
    <w:p w14:paraId="16B356F9" w14:textId="77777777" w:rsidR="007576DB" w:rsidRPr="00C3352E" w:rsidRDefault="007576DB" w:rsidP="007576DB">
      <w:pPr>
        <w:spacing w:after="0"/>
        <w:rPr>
          <w:rFonts w:ascii="Arial" w:hAnsi="Arial" w:cs="Arial"/>
          <w:sz w:val="20"/>
          <w:szCs w:val="20"/>
        </w:rPr>
      </w:pPr>
    </w:p>
    <w:p w14:paraId="16B356F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soap:Envelope</w:t>
      </w:r>
      <w:r w:rsidRPr="00C3352E">
        <w:rPr>
          <w:rFonts w:ascii="Arial" w:hAnsi="Arial" w:cs="Arial"/>
          <w:color w:val="FF0000"/>
          <w:sz w:val="16"/>
          <w:szCs w:val="16"/>
        </w:rPr>
        <w:t xml:space="preserve"> xmlns:soap</w:t>
      </w:r>
      <w:r w:rsidRPr="00C3352E">
        <w:rPr>
          <w:rFonts w:ascii="Arial" w:hAnsi="Arial" w:cs="Arial"/>
          <w:color w:val="0000FF"/>
          <w:sz w:val="16"/>
          <w:szCs w:val="16"/>
        </w:rPr>
        <w:t>="</w:t>
      </w:r>
      <w:r w:rsidRPr="00C3352E">
        <w:rPr>
          <w:rFonts w:ascii="Arial" w:hAnsi="Arial" w:cs="Arial"/>
          <w:color w:val="000000"/>
          <w:sz w:val="16"/>
          <w:szCs w:val="16"/>
        </w:rPr>
        <w:t>http://schemas.xmlsoap.org/soap/envelope/</w:t>
      </w:r>
      <w:r w:rsidRPr="00C3352E">
        <w:rPr>
          <w:rFonts w:ascii="Arial" w:hAnsi="Arial" w:cs="Arial"/>
          <w:color w:val="0000FF"/>
          <w:sz w:val="16"/>
          <w:szCs w:val="16"/>
        </w:rPr>
        <w:t>"&gt;</w:t>
      </w:r>
    </w:p>
    <w:p w14:paraId="16B356F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soap:Header</w:t>
      </w:r>
      <w:r w:rsidRPr="00C3352E">
        <w:rPr>
          <w:rFonts w:ascii="Arial" w:hAnsi="Arial" w:cs="Arial"/>
          <w:color w:val="0000FF"/>
          <w:sz w:val="16"/>
          <w:szCs w:val="16"/>
        </w:rPr>
        <w:t>&gt;</w:t>
      </w:r>
    </w:p>
    <w:p w14:paraId="16B356F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authentication</w:t>
      </w:r>
      <w:r w:rsidRPr="00C3352E">
        <w:rPr>
          <w:rFonts w:ascii="Arial" w:hAnsi="Arial" w:cs="Arial"/>
          <w:color w:val="FF0000"/>
          <w:sz w:val="16"/>
          <w:szCs w:val="16"/>
        </w:rPr>
        <w:t xml:space="preserve"> xmlns:ns2</w:t>
      </w:r>
      <w:r w:rsidRPr="00C3352E">
        <w:rPr>
          <w:rFonts w:ascii="Arial" w:hAnsi="Arial" w:cs="Arial"/>
          <w:color w:val="0000FF"/>
          <w:sz w:val="16"/>
          <w:szCs w:val="16"/>
        </w:rPr>
        <w:t>="</w:t>
      </w:r>
      <w:r w:rsidRPr="00C3352E">
        <w:rPr>
          <w:rFonts w:ascii="Arial" w:hAnsi="Arial" w:cs="Arial"/>
          <w:color w:val="000000"/>
          <w:sz w:val="16"/>
          <w:szCs w:val="16"/>
        </w:rPr>
        <w:t>http://xmlota.wspan.com/webservice/</w:t>
      </w:r>
      <w:r w:rsidRPr="00C3352E">
        <w:rPr>
          <w:rFonts w:ascii="Arial" w:hAnsi="Arial" w:cs="Arial"/>
          <w:color w:val="0000FF"/>
          <w:sz w:val="16"/>
          <w:szCs w:val="16"/>
        </w:rPr>
        <w:t>"</w:t>
      </w:r>
      <w:r w:rsidRPr="00C3352E">
        <w:rPr>
          <w:rFonts w:ascii="Arial" w:hAnsi="Arial" w:cs="Arial"/>
          <w:color w:val="FF0000"/>
          <w:sz w:val="16"/>
          <w:szCs w:val="16"/>
        </w:rPr>
        <w:t xml:space="preserve"> xmlns</w:t>
      </w:r>
      <w:r w:rsidRPr="00C3352E">
        <w:rPr>
          <w:rFonts w:ascii="Arial" w:hAnsi="Arial" w:cs="Arial"/>
          <w:color w:val="0000FF"/>
          <w:sz w:val="16"/>
          <w:szCs w:val="16"/>
        </w:rPr>
        <w:t>="</w:t>
      </w:r>
      <w:r w:rsidRPr="00C3352E">
        <w:rPr>
          <w:rFonts w:ascii="Arial" w:hAnsi="Arial" w:cs="Arial"/>
          <w:color w:val="000000"/>
          <w:sz w:val="16"/>
          <w:szCs w:val="16"/>
        </w:rPr>
        <w:t>http://www.opentravel.org/OTA/2003/05</w:t>
      </w:r>
      <w:r w:rsidRPr="00C3352E">
        <w:rPr>
          <w:rFonts w:ascii="Arial" w:hAnsi="Arial" w:cs="Arial"/>
          <w:color w:val="0000FF"/>
          <w:sz w:val="16"/>
          <w:szCs w:val="16"/>
        </w:rPr>
        <w:t>"&gt;</w:t>
      </w:r>
    </w:p>
    <w:p w14:paraId="16B356F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userid</w:t>
      </w:r>
      <w:r w:rsidRPr="00C3352E">
        <w:rPr>
          <w:rFonts w:ascii="Arial" w:hAnsi="Arial" w:cs="Arial"/>
          <w:color w:val="0000FF"/>
          <w:sz w:val="16"/>
          <w:szCs w:val="16"/>
        </w:rPr>
        <w:t>&gt;</w:t>
      </w:r>
      <w:r w:rsidRPr="00C3352E">
        <w:rPr>
          <w:rFonts w:ascii="Arial" w:hAnsi="Arial" w:cs="Arial"/>
          <w:color w:val="000000"/>
          <w:sz w:val="16"/>
          <w:szCs w:val="16"/>
        </w:rPr>
        <w:t>XXUserName</w:t>
      </w:r>
      <w:r w:rsidRPr="00C3352E">
        <w:rPr>
          <w:rFonts w:ascii="Arial" w:hAnsi="Arial" w:cs="Arial"/>
          <w:color w:val="0000FF"/>
          <w:sz w:val="16"/>
          <w:szCs w:val="16"/>
        </w:rPr>
        <w:t>&lt;/</w:t>
      </w:r>
      <w:r w:rsidRPr="00C3352E">
        <w:rPr>
          <w:rFonts w:ascii="Arial" w:hAnsi="Arial" w:cs="Arial"/>
          <w:color w:val="800000"/>
          <w:sz w:val="16"/>
          <w:szCs w:val="16"/>
        </w:rPr>
        <w:t>userid</w:t>
      </w:r>
      <w:r w:rsidRPr="00C3352E">
        <w:rPr>
          <w:rFonts w:ascii="Arial" w:hAnsi="Arial" w:cs="Arial"/>
          <w:color w:val="0000FF"/>
          <w:sz w:val="16"/>
          <w:szCs w:val="16"/>
        </w:rPr>
        <w:t>&gt;</w:t>
      </w:r>
    </w:p>
    <w:p w14:paraId="16B356F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password</w:t>
      </w:r>
      <w:r w:rsidRPr="00C3352E">
        <w:rPr>
          <w:rFonts w:ascii="Arial" w:hAnsi="Arial" w:cs="Arial"/>
          <w:color w:val="0000FF"/>
          <w:sz w:val="16"/>
          <w:szCs w:val="16"/>
        </w:rPr>
        <w:t>&gt;</w:t>
      </w:r>
      <w:r w:rsidRPr="00C3352E">
        <w:rPr>
          <w:rFonts w:ascii="Arial" w:hAnsi="Arial" w:cs="Arial"/>
          <w:color w:val="000000"/>
          <w:sz w:val="16"/>
          <w:szCs w:val="16"/>
        </w:rPr>
        <w:t>XXPassword</w:t>
      </w:r>
      <w:r w:rsidRPr="00C3352E">
        <w:rPr>
          <w:rFonts w:ascii="Arial" w:hAnsi="Arial" w:cs="Arial"/>
          <w:color w:val="0000FF"/>
          <w:sz w:val="16"/>
          <w:szCs w:val="16"/>
        </w:rPr>
        <w:t>&lt;/</w:t>
      </w:r>
      <w:r w:rsidRPr="00C3352E">
        <w:rPr>
          <w:rFonts w:ascii="Arial" w:hAnsi="Arial" w:cs="Arial"/>
          <w:color w:val="800000"/>
          <w:sz w:val="16"/>
          <w:szCs w:val="16"/>
        </w:rPr>
        <w:t>password</w:t>
      </w:r>
      <w:r w:rsidRPr="00C3352E">
        <w:rPr>
          <w:rFonts w:ascii="Arial" w:hAnsi="Arial" w:cs="Arial"/>
          <w:color w:val="0000FF"/>
          <w:sz w:val="16"/>
          <w:szCs w:val="16"/>
        </w:rPr>
        <w:t>&gt;</w:t>
      </w:r>
    </w:p>
    <w:p w14:paraId="16B356F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payloadVersion</w:t>
      </w:r>
      <w:r w:rsidRPr="00C3352E">
        <w:rPr>
          <w:rFonts w:ascii="Arial" w:hAnsi="Arial" w:cs="Arial"/>
          <w:color w:val="0000FF"/>
          <w:sz w:val="16"/>
          <w:szCs w:val="16"/>
        </w:rPr>
        <w:t>&gt;</w:t>
      </w:r>
      <w:r w:rsidR="00F53F5E" w:rsidRPr="00C3352E">
        <w:rPr>
          <w:rFonts w:ascii="Arial" w:hAnsi="Arial" w:cs="Arial"/>
          <w:color w:val="000000"/>
          <w:sz w:val="16"/>
          <w:szCs w:val="16"/>
        </w:rPr>
        <w:t>2007B</w:t>
      </w:r>
      <w:r w:rsidRPr="00C3352E">
        <w:rPr>
          <w:rFonts w:ascii="Arial" w:hAnsi="Arial" w:cs="Arial"/>
          <w:color w:val="0000FF"/>
          <w:sz w:val="16"/>
          <w:szCs w:val="16"/>
        </w:rPr>
        <w:t>&lt;/</w:t>
      </w:r>
      <w:r w:rsidRPr="00C3352E">
        <w:rPr>
          <w:rFonts w:ascii="Arial" w:hAnsi="Arial" w:cs="Arial"/>
          <w:color w:val="800000"/>
          <w:sz w:val="16"/>
          <w:szCs w:val="16"/>
        </w:rPr>
        <w:t>payloadVersion</w:t>
      </w:r>
      <w:r w:rsidRPr="00C3352E">
        <w:rPr>
          <w:rFonts w:ascii="Arial" w:hAnsi="Arial" w:cs="Arial"/>
          <w:color w:val="0000FF"/>
          <w:sz w:val="16"/>
          <w:szCs w:val="16"/>
        </w:rPr>
        <w:t>&gt;</w:t>
      </w:r>
    </w:p>
    <w:p w14:paraId="16B3570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authentication</w:t>
      </w:r>
      <w:r w:rsidRPr="00C3352E">
        <w:rPr>
          <w:rFonts w:ascii="Arial" w:hAnsi="Arial" w:cs="Arial"/>
          <w:color w:val="0000FF"/>
          <w:sz w:val="16"/>
          <w:szCs w:val="16"/>
        </w:rPr>
        <w:t>&gt;</w:t>
      </w:r>
    </w:p>
    <w:p w14:paraId="16B3570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soap:Header</w:t>
      </w:r>
      <w:r w:rsidRPr="00C3352E">
        <w:rPr>
          <w:rFonts w:ascii="Arial" w:hAnsi="Arial" w:cs="Arial"/>
          <w:color w:val="0000FF"/>
          <w:sz w:val="16"/>
          <w:szCs w:val="16"/>
        </w:rPr>
        <w:t>&gt;</w:t>
      </w:r>
    </w:p>
    <w:p w14:paraId="16B3570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soap:Body</w:t>
      </w:r>
      <w:r w:rsidRPr="00C3352E">
        <w:rPr>
          <w:rFonts w:ascii="Arial" w:hAnsi="Arial" w:cs="Arial"/>
          <w:color w:val="0000FF"/>
          <w:sz w:val="16"/>
          <w:szCs w:val="16"/>
        </w:rPr>
        <w:t>&gt;</w:t>
      </w:r>
    </w:p>
    <w:p w14:paraId="16B3570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2D2E89" w:rsidRPr="000617E9">
        <w:rPr>
          <w:rFonts w:ascii="Arial" w:hAnsi="Arial" w:cs="Arial"/>
          <w:color w:val="800000"/>
          <w:sz w:val="16"/>
          <w:szCs w:val="16"/>
        </w:rPr>
        <w:t>Modify</w:t>
      </w:r>
      <w:r w:rsidRPr="000617E9">
        <w:rPr>
          <w:rFonts w:ascii="Arial" w:hAnsi="Arial" w:cs="Arial"/>
          <w:color w:val="800000"/>
          <w:sz w:val="16"/>
          <w:szCs w:val="16"/>
        </w:rPr>
        <w:t>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r w:rsidRPr="000617E9">
        <w:rPr>
          <w:rFonts w:ascii="Arial" w:hAnsi="Arial" w:cs="Arial"/>
          <w:color w:val="000000"/>
          <w:sz w:val="16"/>
          <w:szCs w:val="16"/>
        </w:rPr>
        <w:t>http://xmlota.wspan.com/webservice/</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Pr>
          <w:rFonts w:ascii="Arial" w:hAnsi="Arial" w:cs="Arial"/>
          <w:color w:val="000000"/>
          <w:sz w:val="16"/>
          <w:szCs w:val="16"/>
        </w:rPr>
        <w:t>TLD</w:t>
      </w:r>
      <w:r w:rsidR="00115991" w:rsidRPr="000617E9">
        <w:rPr>
          <w:rFonts w:ascii="Arial" w:hAnsi="Arial" w:cs="Arial"/>
          <w:color w:val="000000"/>
          <w:sz w:val="16"/>
          <w:szCs w:val="16"/>
        </w:rPr>
        <w:t>002151702</w:t>
      </w:r>
      <w:r w:rsidR="00476154">
        <w:rPr>
          <w:rFonts w:ascii="Arial" w:hAnsi="Arial" w:cs="Arial"/>
          <w:color w:val="000000"/>
          <w:sz w:val="16"/>
          <w:szCs w:val="16"/>
        </w:rPr>
        <w:t>MD</w:t>
      </w:r>
      <w:r w:rsidR="00115991" w:rsidRPr="000617E9">
        <w:rPr>
          <w:rFonts w:ascii="Arial" w:hAnsi="Arial" w:cs="Arial"/>
          <w:color w:val="000000"/>
          <w:sz w:val="16"/>
          <w:szCs w:val="16"/>
        </w:rPr>
        <w:t>151</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CS@P056291266233325271-021517</w:t>
      </w:r>
      <w:r w:rsidR="00D24148" w:rsidRPr="000617E9">
        <w:rPr>
          <w:rFonts w:ascii="Arial" w:hAnsi="Arial" w:cs="Arial"/>
          <w:color w:val="000000"/>
          <w:sz w:val="16"/>
          <w:szCs w:val="16"/>
        </w:rPr>
        <w:t>XX</w:t>
      </w:r>
      <w:r w:rsidRPr="000617E9">
        <w:rPr>
          <w:rFonts w:ascii="Arial" w:hAnsi="Arial" w:cs="Arial"/>
          <w:color w:val="000000"/>
          <w:sz w:val="16"/>
          <w:szCs w:val="16"/>
        </w:rPr>
        <w:t>CS</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Modify</w:t>
      </w:r>
      <w:r w:rsidRPr="000617E9">
        <w:rPr>
          <w:rFonts w:ascii="Arial" w:hAnsi="Arial" w:cs="Arial"/>
          <w:color w:val="0000FF"/>
          <w:sz w:val="16"/>
          <w:szCs w:val="16"/>
        </w:rPr>
        <w:t>"&gt;</w:t>
      </w:r>
    </w:p>
    <w:p w14:paraId="16B3570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70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FF0000"/>
          <w:sz w:val="16"/>
          <w:szCs w:val="16"/>
        </w:rPr>
        <w:t xml:space="preserve"> AgentSine</w:t>
      </w:r>
      <w:r w:rsidRPr="00C3352E">
        <w:rPr>
          <w:rFonts w:ascii="Arial" w:hAnsi="Arial" w:cs="Arial"/>
          <w:color w:val="0000FF"/>
          <w:sz w:val="16"/>
          <w:szCs w:val="16"/>
        </w:rPr>
        <w:t>="</w:t>
      </w:r>
      <w:r w:rsidRPr="00C3352E">
        <w:rPr>
          <w:rFonts w:ascii="Arial" w:hAnsi="Arial" w:cs="Arial"/>
          <w:color w:val="000000"/>
          <w:sz w:val="16"/>
          <w:szCs w:val="16"/>
        </w:rPr>
        <w:t>IB</w:t>
      </w:r>
      <w:r w:rsidRPr="00C3352E">
        <w:rPr>
          <w:rFonts w:ascii="Arial" w:hAnsi="Arial" w:cs="Arial"/>
          <w:color w:val="0000FF"/>
          <w:sz w:val="16"/>
          <w:szCs w:val="16"/>
        </w:rPr>
        <w:t>"</w:t>
      </w:r>
      <w:r w:rsidRPr="00C3352E">
        <w:rPr>
          <w:rFonts w:ascii="Arial" w:hAnsi="Arial" w:cs="Arial"/>
          <w:color w:val="FF0000"/>
          <w:sz w:val="16"/>
          <w:szCs w:val="16"/>
        </w:rPr>
        <w:t xml:space="preserve"> TerminalID</w:t>
      </w:r>
      <w:r w:rsidRPr="00C3352E">
        <w:rPr>
          <w:rFonts w:ascii="Arial" w:hAnsi="Arial" w:cs="Arial"/>
          <w:color w:val="0000FF"/>
          <w:sz w:val="16"/>
          <w:szCs w:val="16"/>
        </w:rPr>
        <w:t>="</w:t>
      </w:r>
      <w:r w:rsidRPr="00C3352E">
        <w:rPr>
          <w:rFonts w:ascii="Arial" w:hAnsi="Arial" w:cs="Arial"/>
          <w:color w:val="000000"/>
          <w:sz w:val="16"/>
          <w:szCs w:val="16"/>
        </w:rPr>
        <w:t>021517</w:t>
      </w:r>
      <w:r w:rsidRPr="00C3352E">
        <w:rPr>
          <w:rFonts w:ascii="Arial" w:hAnsi="Arial" w:cs="Arial"/>
          <w:color w:val="0000FF"/>
          <w:sz w:val="16"/>
          <w:szCs w:val="16"/>
        </w:rPr>
        <w:t>"&gt;</w:t>
      </w:r>
    </w:p>
    <w:p w14:paraId="16B3570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RequestorID</w:t>
      </w:r>
      <w:r w:rsidRPr="00C3352E">
        <w:rPr>
          <w:rFonts w:ascii="Arial" w:hAnsi="Arial" w:cs="Arial"/>
          <w:color w:val="FF0000"/>
          <w:sz w:val="16"/>
          <w:szCs w:val="16"/>
        </w:rPr>
        <w:t xml:space="preserve"> ID</w:t>
      </w:r>
      <w:r w:rsidRPr="00C3352E">
        <w:rPr>
          <w:rFonts w:ascii="Arial" w:hAnsi="Arial" w:cs="Arial"/>
          <w:color w:val="0000FF"/>
          <w:sz w:val="16"/>
          <w:szCs w:val="16"/>
        </w:rPr>
        <w:t>="</w:t>
      </w:r>
      <w:r w:rsidRPr="00C3352E">
        <w:rPr>
          <w:rFonts w:ascii="Arial" w:hAnsi="Arial" w:cs="Arial"/>
          <w:color w:val="000000"/>
          <w:sz w:val="16"/>
          <w:szCs w:val="16"/>
        </w:rPr>
        <w:t>99216596</w:t>
      </w:r>
      <w:r w:rsidRPr="00C3352E">
        <w:rPr>
          <w:rFonts w:ascii="Arial" w:hAnsi="Arial" w:cs="Arial"/>
          <w:color w:val="0000FF"/>
          <w:sz w:val="16"/>
          <w:szCs w:val="16"/>
        </w:rPr>
        <w:t>"</w:t>
      </w:r>
      <w:r w:rsidRPr="00C3352E">
        <w:rPr>
          <w:rFonts w:ascii="Arial" w:hAnsi="Arial" w:cs="Arial"/>
          <w:color w:val="FF0000"/>
          <w:sz w:val="16"/>
          <w:szCs w:val="16"/>
        </w:rPr>
        <w:t xml:space="preserve"> ID_Context</w:t>
      </w:r>
      <w:r w:rsidRPr="00C3352E">
        <w:rPr>
          <w:rFonts w:ascii="Arial" w:hAnsi="Arial" w:cs="Arial"/>
          <w:color w:val="0000FF"/>
          <w:sz w:val="16"/>
          <w:szCs w:val="16"/>
        </w:rPr>
        <w:t>="</w:t>
      </w:r>
      <w:r w:rsidRPr="00C3352E">
        <w:rPr>
          <w:rFonts w:ascii="Arial" w:hAnsi="Arial" w:cs="Arial"/>
          <w:color w:val="000000"/>
          <w:sz w:val="16"/>
          <w:szCs w:val="16"/>
        </w:rPr>
        <w:t>BSA</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5</w:t>
      </w:r>
      <w:r w:rsidRPr="00C3352E">
        <w:rPr>
          <w:rFonts w:ascii="Arial" w:hAnsi="Arial" w:cs="Arial"/>
          <w:color w:val="0000FF"/>
          <w:sz w:val="16"/>
          <w:szCs w:val="16"/>
        </w:rPr>
        <w:t>"/&gt;</w:t>
      </w:r>
    </w:p>
    <w:p w14:paraId="16B3570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70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CompanyName</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70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0000FF"/>
          <w:sz w:val="16"/>
          <w:szCs w:val="16"/>
        </w:rPr>
        <w:t>&gt;</w:t>
      </w:r>
    </w:p>
    <w:p w14:paraId="16B3570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0000FF"/>
          <w:sz w:val="16"/>
          <w:szCs w:val="16"/>
        </w:rPr>
        <w:t>&gt;</w:t>
      </w:r>
    </w:p>
    <w:p w14:paraId="16B3570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70C" w14:textId="77777777" w:rsidR="001046D9" w:rsidRPr="000617E9"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HotelResModifies</w:t>
      </w:r>
      <w:r w:rsidRPr="000617E9">
        <w:rPr>
          <w:rFonts w:ascii="Arial" w:hAnsi="Arial" w:cs="Arial"/>
          <w:color w:val="0000FF"/>
          <w:sz w:val="16"/>
          <w:szCs w:val="16"/>
        </w:rPr>
        <w:t>&gt;</w:t>
      </w:r>
    </w:p>
    <w:p w14:paraId="16B3570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w:t>
      </w:r>
      <w:r w:rsidR="00C118A1" w:rsidRPr="000617E9">
        <w:rPr>
          <w:rFonts w:ascii="Arial" w:hAnsi="Arial" w:cs="Arial"/>
          <w:color w:val="800000"/>
          <w:sz w:val="16"/>
          <w:szCs w:val="16"/>
        </w:rPr>
        <w:t>otelResModify</w:t>
      </w:r>
      <w:r w:rsidRPr="000617E9">
        <w:rPr>
          <w:rFonts w:ascii="Arial" w:hAnsi="Arial" w:cs="Arial"/>
          <w:color w:val="0000FF"/>
          <w:sz w:val="16"/>
          <w:szCs w:val="16"/>
        </w:rPr>
        <w:t>&gt;</w:t>
      </w:r>
    </w:p>
    <w:p w14:paraId="16B3570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UniqueID</w:t>
      </w:r>
      <w:r w:rsidRPr="00C3352E">
        <w:rPr>
          <w:rFonts w:ascii="Arial" w:hAnsi="Arial" w:cs="Arial"/>
          <w:color w:val="FF0000"/>
          <w:sz w:val="16"/>
          <w:szCs w:val="16"/>
        </w:rPr>
        <w:t xml:space="preserve"> ID</w:t>
      </w:r>
      <w:r w:rsidRPr="00C3352E">
        <w:rPr>
          <w:rFonts w:ascii="Arial" w:hAnsi="Arial" w:cs="Arial"/>
          <w:color w:val="0000FF"/>
          <w:sz w:val="16"/>
          <w:szCs w:val="16"/>
        </w:rPr>
        <w:t>="</w:t>
      </w:r>
      <w:r w:rsidRPr="00C3352E">
        <w:rPr>
          <w:rFonts w:ascii="Arial" w:hAnsi="Arial" w:cs="Arial"/>
          <w:color w:val="000000"/>
          <w:sz w:val="16"/>
          <w:szCs w:val="16"/>
        </w:rPr>
        <w:t>O8SPH7</w:t>
      </w:r>
      <w:r w:rsidRPr="00C3352E">
        <w:rPr>
          <w:rFonts w:ascii="Arial" w:hAnsi="Arial" w:cs="Arial"/>
          <w:color w:val="0000FF"/>
          <w:sz w:val="16"/>
          <w:szCs w:val="16"/>
        </w:rPr>
        <w:t>"</w:t>
      </w:r>
      <w:r w:rsidRPr="00C3352E">
        <w:rPr>
          <w:rFonts w:ascii="Arial" w:hAnsi="Arial" w:cs="Arial"/>
          <w:color w:val="FF0000"/>
          <w:sz w:val="16"/>
          <w:szCs w:val="16"/>
        </w:rPr>
        <w:t xml:space="preserve"> ID_Context</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"/&gt;</w:t>
      </w:r>
    </w:p>
    <w:p w14:paraId="16B3570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71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71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RoomTypes</w:t>
      </w:r>
      <w:r w:rsidRPr="00C3352E">
        <w:rPr>
          <w:rFonts w:ascii="Arial" w:hAnsi="Arial" w:cs="Arial"/>
          <w:color w:val="0000FF"/>
          <w:sz w:val="16"/>
          <w:szCs w:val="16"/>
        </w:rPr>
        <w:t>&gt;</w:t>
      </w:r>
    </w:p>
    <w:p w14:paraId="16B3571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w:t>
      </w:r>
      <w:r w:rsidRPr="00C3352E">
        <w:rPr>
          <w:rFonts w:ascii="Arial" w:hAnsi="Arial" w:cs="Arial"/>
          <w:color w:val="0000FF"/>
          <w:sz w:val="16"/>
          <w:szCs w:val="16"/>
        </w:rPr>
        <w:t>/&gt;</w:t>
      </w:r>
    </w:p>
    <w:p w14:paraId="16B3571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RoomTypes</w:t>
      </w:r>
      <w:r w:rsidRPr="00C3352E">
        <w:rPr>
          <w:rFonts w:ascii="Arial" w:hAnsi="Arial" w:cs="Arial"/>
          <w:color w:val="0000FF"/>
          <w:sz w:val="16"/>
          <w:szCs w:val="16"/>
        </w:rPr>
        <w:t>&gt;</w:t>
      </w:r>
    </w:p>
    <w:p w14:paraId="16B3571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71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FF0000"/>
          <w:sz w:val="16"/>
          <w:szCs w:val="16"/>
        </w:rPr>
        <w:t xml:space="preserve"> BookingCode</w:t>
      </w:r>
      <w:r w:rsidRPr="00C3352E">
        <w:rPr>
          <w:rFonts w:ascii="Arial" w:hAnsi="Arial" w:cs="Arial"/>
          <w:color w:val="0000FF"/>
          <w:sz w:val="16"/>
          <w:szCs w:val="16"/>
        </w:rPr>
        <w:t>="</w:t>
      </w:r>
      <w:r w:rsidRPr="00C3352E">
        <w:rPr>
          <w:rFonts w:ascii="Arial" w:hAnsi="Arial" w:cs="Arial"/>
          <w:color w:val="000000"/>
          <w:sz w:val="16"/>
          <w:szCs w:val="16"/>
        </w:rPr>
        <w:t>B1KRA1</w:t>
      </w:r>
      <w:r w:rsidRPr="00C3352E">
        <w:rPr>
          <w:rFonts w:ascii="Arial" w:hAnsi="Arial" w:cs="Arial"/>
          <w:color w:val="0000FF"/>
          <w:sz w:val="16"/>
          <w:szCs w:val="16"/>
        </w:rPr>
        <w:t>"</w:t>
      </w:r>
      <w:r w:rsidRPr="00C3352E">
        <w:rPr>
          <w:rFonts w:ascii="Arial" w:hAnsi="Arial" w:cs="Arial"/>
          <w:color w:val="FF0000"/>
          <w:sz w:val="16"/>
          <w:szCs w:val="16"/>
        </w:rPr>
        <w:t xml:space="preserve"> NumberOfUnits</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71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0000FF"/>
          <w:sz w:val="16"/>
          <w:szCs w:val="16"/>
        </w:rPr>
        <w:t>&gt;</w:t>
      </w:r>
    </w:p>
    <w:p w14:paraId="16B3571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71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FF0000"/>
          <w:sz w:val="16"/>
          <w:szCs w:val="16"/>
        </w:rPr>
        <w:t xml:space="preserve"> IsPerRoom</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"&gt;</w:t>
      </w:r>
    </w:p>
    <w:p w14:paraId="16B3571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w:t>
      </w:r>
      <w:r w:rsidRPr="00C3352E">
        <w:rPr>
          <w:rFonts w:ascii="Arial" w:hAnsi="Arial" w:cs="Arial"/>
          <w:color w:val="FF0000"/>
          <w:sz w:val="16"/>
          <w:szCs w:val="16"/>
        </w:rPr>
        <w:t xml:space="preserve"> AgeQualifyingCode</w:t>
      </w:r>
      <w:r w:rsidRPr="00C3352E">
        <w:rPr>
          <w:rFonts w:ascii="Arial" w:hAnsi="Arial" w:cs="Arial"/>
          <w:color w:val="0000FF"/>
          <w:sz w:val="16"/>
          <w:szCs w:val="16"/>
        </w:rPr>
        <w:t>="</w:t>
      </w:r>
      <w:r w:rsidRPr="00C3352E">
        <w:rPr>
          <w:rFonts w:ascii="Arial" w:hAnsi="Arial" w:cs="Arial"/>
          <w:color w:val="000000"/>
          <w:sz w:val="16"/>
          <w:szCs w:val="16"/>
        </w:rPr>
        <w:t>10</w:t>
      </w:r>
      <w:r w:rsidRPr="00C3352E">
        <w:rPr>
          <w:rFonts w:ascii="Arial" w:hAnsi="Arial" w:cs="Arial"/>
          <w:color w:val="0000FF"/>
          <w:sz w:val="16"/>
          <w:szCs w:val="16"/>
        </w:rPr>
        <w:t>"</w:t>
      </w:r>
      <w:r w:rsidRPr="00C3352E">
        <w:rPr>
          <w:rFonts w:ascii="Arial" w:hAnsi="Arial" w:cs="Arial"/>
          <w:color w:val="FF0000"/>
          <w:sz w:val="16"/>
          <w:szCs w:val="16"/>
        </w:rPr>
        <w:t xml:space="preserve"> Count</w:t>
      </w:r>
      <w:r w:rsidRPr="00C3352E">
        <w:rPr>
          <w:rFonts w:ascii="Arial" w:hAnsi="Arial" w:cs="Arial"/>
          <w:color w:val="0000FF"/>
          <w:sz w:val="16"/>
          <w:szCs w:val="16"/>
        </w:rPr>
        <w:t>="</w:t>
      </w:r>
      <w:r w:rsidRPr="00C3352E">
        <w:rPr>
          <w:rFonts w:ascii="Arial" w:hAnsi="Arial" w:cs="Arial"/>
          <w:color w:val="000000"/>
          <w:sz w:val="16"/>
          <w:szCs w:val="16"/>
        </w:rPr>
        <w:t>2</w:t>
      </w:r>
      <w:r w:rsidRPr="00C3352E">
        <w:rPr>
          <w:rFonts w:ascii="Arial" w:hAnsi="Arial" w:cs="Arial"/>
          <w:color w:val="0000FF"/>
          <w:sz w:val="16"/>
          <w:szCs w:val="16"/>
        </w:rPr>
        <w:t>"/&gt;</w:t>
      </w:r>
    </w:p>
    <w:p w14:paraId="16B3571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2D2E89">
        <w:rPr>
          <w:rFonts w:ascii="Arial" w:hAnsi="Arial" w:cs="Arial"/>
          <w:color w:val="0000FF"/>
          <w:sz w:val="16"/>
          <w:szCs w:val="16"/>
          <w:highlight w:val="cyan"/>
        </w:rPr>
        <w:t>&lt;</w:t>
      </w:r>
      <w:r w:rsidRPr="002D2E89">
        <w:rPr>
          <w:rFonts w:ascii="Arial" w:hAnsi="Arial" w:cs="Arial"/>
          <w:color w:val="800000"/>
          <w:sz w:val="16"/>
          <w:szCs w:val="16"/>
          <w:highlight w:val="cyan"/>
        </w:rPr>
        <w:t>GuestCount</w:t>
      </w:r>
      <w:r w:rsidRPr="002D2E89">
        <w:rPr>
          <w:rFonts w:ascii="Arial" w:hAnsi="Arial" w:cs="Arial"/>
          <w:color w:val="FF0000"/>
          <w:sz w:val="16"/>
          <w:szCs w:val="16"/>
          <w:highlight w:val="cyan"/>
        </w:rPr>
        <w:t xml:space="preserve"> AgeQualifyingCode</w:t>
      </w:r>
      <w:r w:rsidRPr="002D2E89">
        <w:rPr>
          <w:rFonts w:ascii="Arial" w:hAnsi="Arial" w:cs="Arial"/>
          <w:color w:val="0000FF"/>
          <w:sz w:val="16"/>
          <w:szCs w:val="16"/>
          <w:highlight w:val="cyan"/>
        </w:rPr>
        <w:t>="</w:t>
      </w:r>
      <w:r w:rsidRPr="002D2E89">
        <w:rPr>
          <w:rFonts w:ascii="Arial" w:hAnsi="Arial" w:cs="Arial"/>
          <w:color w:val="000000"/>
          <w:sz w:val="16"/>
          <w:szCs w:val="16"/>
          <w:highlight w:val="cyan"/>
        </w:rPr>
        <w:t>8</w:t>
      </w:r>
      <w:r w:rsidRPr="002D2E89">
        <w:rPr>
          <w:rFonts w:ascii="Arial" w:hAnsi="Arial" w:cs="Arial"/>
          <w:color w:val="0000FF"/>
          <w:sz w:val="16"/>
          <w:szCs w:val="16"/>
          <w:highlight w:val="cyan"/>
        </w:rPr>
        <w:t>"</w:t>
      </w:r>
      <w:r w:rsidRPr="002D2E89">
        <w:rPr>
          <w:rFonts w:ascii="Arial" w:hAnsi="Arial" w:cs="Arial"/>
          <w:color w:val="FF0000"/>
          <w:sz w:val="16"/>
          <w:szCs w:val="16"/>
          <w:highlight w:val="cyan"/>
        </w:rPr>
        <w:t xml:space="preserve"> Count</w:t>
      </w:r>
      <w:r w:rsidRPr="002D2E89">
        <w:rPr>
          <w:rFonts w:ascii="Arial" w:hAnsi="Arial" w:cs="Arial"/>
          <w:color w:val="0000FF"/>
          <w:sz w:val="16"/>
          <w:szCs w:val="16"/>
          <w:highlight w:val="cyan"/>
        </w:rPr>
        <w:t>="</w:t>
      </w:r>
      <w:r w:rsidRPr="002D2E89">
        <w:rPr>
          <w:rFonts w:ascii="Arial" w:hAnsi="Arial" w:cs="Arial"/>
          <w:color w:val="000000"/>
          <w:sz w:val="16"/>
          <w:szCs w:val="16"/>
          <w:highlight w:val="cyan"/>
        </w:rPr>
        <w:t>1</w:t>
      </w:r>
      <w:r w:rsidRPr="002D2E89">
        <w:rPr>
          <w:rFonts w:ascii="Arial" w:hAnsi="Arial" w:cs="Arial"/>
          <w:color w:val="0000FF"/>
          <w:sz w:val="16"/>
          <w:szCs w:val="16"/>
          <w:highlight w:val="cyan"/>
        </w:rPr>
        <w:t>"/&gt;</w:t>
      </w:r>
    </w:p>
    <w:p w14:paraId="16B3571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0000FF"/>
          <w:sz w:val="16"/>
          <w:szCs w:val="16"/>
        </w:rPr>
        <w:t>&gt;</w:t>
      </w:r>
    </w:p>
    <w:p w14:paraId="16B3571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TimeSpan</w:t>
      </w:r>
      <w:r w:rsidRPr="00C3352E">
        <w:rPr>
          <w:rFonts w:ascii="Arial" w:hAnsi="Arial" w:cs="Arial"/>
          <w:color w:val="FF0000"/>
          <w:sz w:val="16"/>
          <w:szCs w:val="16"/>
        </w:rPr>
        <w:t xml:space="preserve"> End</w:t>
      </w:r>
      <w:r w:rsidRPr="00C3352E">
        <w:rPr>
          <w:rFonts w:ascii="Arial" w:hAnsi="Arial" w:cs="Arial"/>
          <w:color w:val="0000FF"/>
          <w:sz w:val="16"/>
          <w:szCs w:val="16"/>
        </w:rPr>
        <w:t>="</w:t>
      </w:r>
      <w:r w:rsidRPr="00C3352E">
        <w:rPr>
          <w:rFonts w:ascii="Arial" w:hAnsi="Arial" w:cs="Arial"/>
          <w:color w:val="000000"/>
          <w:sz w:val="16"/>
          <w:szCs w:val="16"/>
        </w:rPr>
        <w:t>2009-10-18</w:t>
      </w:r>
      <w:r w:rsidRPr="00C3352E">
        <w:rPr>
          <w:rFonts w:ascii="Arial" w:hAnsi="Arial" w:cs="Arial"/>
          <w:color w:val="0000FF"/>
          <w:sz w:val="16"/>
          <w:szCs w:val="16"/>
        </w:rPr>
        <w:t>"</w:t>
      </w:r>
      <w:r w:rsidRPr="00C3352E">
        <w:rPr>
          <w:rFonts w:ascii="Arial" w:hAnsi="Arial" w:cs="Arial"/>
          <w:color w:val="FF0000"/>
          <w:sz w:val="16"/>
          <w:szCs w:val="16"/>
        </w:rPr>
        <w:t xml:space="preserve"> Start</w:t>
      </w:r>
      <w:r w:rsidRPr="00C3352E">
        <w:rPr>
          <w:rFonts w:ascii="Arial" w:hAnsi="Arial" w:cs="Arial"/>
          <w:color w:val="0000FF"/>
          <w:sz w:val="16"/>
          <w:szCs w:val="16"/>
        </w:rPr>
        <w:t>="</w:t>
      </w:r>
      <w:r w:rsidRPr="00C3352E">
        <w:rPr>
          <w:rFonts w:ascii="Arial" w:hAnsi="Arial" w:cs="Arial"/>
          <w:color w:val="000000"/>
          <w:sz w:val="16"/>
          <w:szCs w:val="16"/>
        </w:rPr>
        <w:t>2009-10-15</w:t>
      </w:r>
      <w:r w:rsidRPr="00C3352E">
        <w:rPr>
          <w:rFonts w:ascii="Arial" w:hAnsi="Arial" w:cs="Arial"/>
          <w:color w:val="0000FF"/>
          <w:sz w:val="16"/>
          <w:szCs w:val="16"/>
        </w:rPr>
        <w:t>"/&gt;</w:t>
      </w:r>
    </w:p>
    <w:p w14:paraId="16B3571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BasicPropertyInfo</w:t>
      </w:r>
      <w:r w:rsidRPr="00C3352E">
        <w:rPr>
          <w:rFonts w:ascii="Arial" w:hAnsi="Arial" w:cs="Arial"/>
          <w:color w:val="FF0000"/>
          <w:sz w:val="16"/>
          <w:szCs w:val="16"/>
        </w:rPr>
        <w:t xml:space="preserve"> ChainCode</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HotelCityCode</w:t>
      </w:r>
      <w:r w:rsidRPr="00C3352E">
        <w:rPr>
          <w:rFonts w:ascii="Arial" w:hAnsi="Arial" w:cs="Arial"/>
          <w:color w:val="0000FF"/>
          <w:sz w:val="16"/>
          <w:szCs w:val="16"/>
        </w:rPr>
        <w:t>="</w:t>
      </w:r>
      <w:r w:rsidRPr="00C3352E">
        <w:rPr>
          <w:rFonts w:ascii="Arial" w:hAnsi="Arial" w:cs="Arial"/>
          <w:color w:val="000000"/>
          <w:sz w:val="16"/>
          <w:szCs w:val="16"/>
        </w:rPr>
        <w:t>FCO</w:t>
      </w:r>
      <w:r w:rsidRPr="00C3352E">
        <w:rPr>
          <w:rFonts w:ascii="Arial" w:hAnsi="Arial" w:cs="Arial"/>
          <w:color w:val="0000FF"/>
          <w:sz w:val="16"/>
          <w:szCs w:val="16"/>
        </w:rPr>
        <w:t>"</w:t>
      </w:r>
      <w:r w:rsidRPr="00C3352E">
        <w:rPr>
          <w:rFonts w:ascii="Arial" w:hAnsi="Arial" w:cs="Arial"/>
          <w:color w:val="FF0000"/>
          <w:sz w:val="16"/>
          <w:szCs w:val="16"/>
        </w:rPr>
        <w:t xml:space="preserve"> HotelCode</w:t>
      </w:r>
      <w:r w:rsidRPr="00C3352E">
        <w:rPr>
          <w:rFonts w:ascii="Arial" w:hAnsi="Arial" w:cs="Arial"/>
          <w:color w:val="0000FF"/>
          <w:sz w:val="16"/>
          <w:szCs w:val="16"/>
        </w:rPr>
        <w:t>="</w:t>
      </w:r>
      <w:r w:rsidRPr="00C3352E">
        <w:rPr>
          <w:rFonts w:ascii="Arial" w:hAnsi="Arial" w:cs="Arial"/>
          <w:color w:val="000000"/>
          <w:sz w:val="16"/>
          <w:szCs w:val="16"/>
        </w:rPr>
        <w:t>NOROM</w:t>
      </w:r>
      <w:r w:rsidRPr="00C3352E">
        <w:rPr>
          <w:rFonts w:ascii="Arial" w:hAnsi="Arial" w:cs="Arial"/>
          <w:color w:val="0000FF"/>
          <w:sz w:val="16"/>
          <w:szCs w:val="16"/>
        </w:rPr>
        <w:t>"</w:t>
      </w:r>
      <w:r w:rsidRPr="00C3352E">
        <w:rPr>
          <w:rFonts w:ascii="Arial" w:hAnsi="Arial" w:cs="Arial"/>
          <w:color w:val="FF0000"/>
          <w:sz w:val="16"/>
          <w:szCs w:val="16"/>
        </w:rPr>
        <w:t xml:space="preserve"> HotelCodeContext</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71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71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72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72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FF0000"/>
          <w:sz w:val="16"/>
          <w:szCs w:val="16"/>
        </w:rPr>
        <w:t xml:space="preserve"> ResGuestRPH</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72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72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72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FF0000"/>
          <w:sz w:val="16"/>
          <w:szCs w:val="16"/>
        </w:rPr>
        <w:t xml:space="preserve"> ProfileType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72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72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72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r w:rsidRPr="00C3352E">
        <w:rPr>
          <w:rFonts w:ascii="Arial" w:hAnsi="Arial" w:cs="Arial"/>
          <w:color w:val="000000"/>
          <w:sz w:val="16"/>
          <w:szCs w:val="16"/>
        </w:rPr>
        <w:t>BRENT</w:t>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p>
    <w:p w14:paraId="16B3572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r w:rsidRPr="00C3352E">
        <w:rPr>
          <w:rFonts w:ascii="Arial" w:hAnsi="Arial" w:cs="Arial"/>
          <w:color w:val="000000"/>
          <w:sz w:val="16"/>
          <w:szCs w:val="16"/>
        </w:rPr>
        <w:t>EDMONDS</w:t>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p>
    <w:p w14:paraId="16B3572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72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72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0000FF"/>
          <w:sz w:val="16"/>
          <w:szCs w:val="16"/>
        </w:rPr>
        <w:t>&gt;</w:t>
      </w:r>
    </w:p>
    <w:p w14:paraId="16B3572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72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72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0000FF"/>
          <w:sz w:val="16"/>
          <w:szCs w:val="16"/>
        </w:rPr>
        <w:t>&gt;</w:t>
      </w:r>
    </w:p>
    <w:p w14:paraId="16B3572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73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73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73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w:t>
      </w:r>
      <w:r w:rsidRPr="00C3352E">
        <w:rPr>
          <w:rFonts w:ascii="Arial" w:hAnsi="Arial" w:cs="Arial"/>
          <w:color w:val="FF0000"/>
          <w:sz w:val="16"/>
          <w:szCs w:val="16"/>
        </w:rPr>
        <w:t xml:space="preserve"> ResID_SourceContext</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ResID_Type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w:t>
      </w:r>
      <w:r w:rsidRPr="00C3352E">
        <w:rPr>
          <w:rFonts w:ascii="Arial" w:hAnsi="Arial" w:cs="Arial"/>
          <w:color w:val="FF0000"/>
          <w:sz w:val="16"/>
          <w:szCs w:val="16"/>
        </w:rPr>
        <w:t xml:space="preserve"> ResID_Value</w:t>
      </w:r>
      <w:r w:rsidRPr="00C3352E">
        <w:rPr>
          <w:rFonts w:ascii="Arial" w:hAnsi="Arial" w:cs="Arial"/>
          <w:color w:val="0000FF"/>
          <w:sz w:val="16"/>
          <w:szCs w:val="16"/>
        </w:rPr>
        <w:t>="</w:t>
      </w:r>
      <w:r w:rsidRPr="00C3352E">
        <w:rPr>
          <w:rFonts w:ascii="Arial" w:hAnsi="Arial" w:cs="Arial"/>
          <w:color w:val="000000"/>
          <w:sz w:val="16"/>
          <w:szCs w:val="16"/>
        </w:rPr>
        <w:t>3303JJE502</w:t>
      </w:r>
      <w:r w:rsidRPr="00C3352E">
        <w:rPr>
          <w:rFonts w:ascii="Arial" w:hAnsi="Arial" w:cs="Arial"/>
          <w:color w:val="0000FF"/>
          <w:sz w:val="16"/>
          <w:szCs w:val="16"/>
        </w:rPr>
        <w:t>"/&gt;</w:t>
      </w:r>
    </w:p>
    <w:p w14:paraId="16B3573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5B1D83">
        <w:rPr>
          <w:rFonts w:ascii="Arial" w:hAnsi="Arial" w:cs="Arial"/>
          <w:color w:val="0000FF"/>
          <w:sz w:val="16"/>
          <w:szCs w:val="16"/>
        </w:rPr>
        <w:t>&lt;</w:t>
      </w:r>
      <w:r w:rsidRPr="005B1D83">
        <w:rPr>
          <w:rFonts w:ascii="Arial" w:hAnsi="Arial" w:cs="Arial"/>
          <w:color w:val="800000"/>
          <w:sz w:val="16"/>
          <w:szCs w:val="16"/>
        </w:rPr>
        <w:t>HotelReservationID</w:t>
      </w:r>
      <w:r w:rsidRPr="005B1D83">
        <w:rPr>
          <w:rFonts w:ascii="Arial" w:hAnsi="Arial" w:cs="Arial"/>
          <w:color w:val="FF0000"/>
          <w:sz w:val="16"/>
          <w:szCs w:val="16"/>
        </w:rPr>
        <w:t xml:space="preserve"> ResID_SourceContext</w:t>
      </w:r>
      <w:r w:rsidRPr="005B1D83">
        <w:rPr>
          <w:rFonts w:ascii="Arial" w:hAnsi="Arial" w:cs="Arial"/>
          <w:color w:val="0000FF"/>
          <w:sz w:val="16"/>
          <w:szCs w:val="16"/>
        </w:rPr>
        <w:t>="</w:t>
      </w:r>
      <w:r w:rsidRPr="005B1D83">
        <w:rPr>
          <w:rFonts w:ascii="Arial" w:hAnsi="Arial" w:cs="Arial"/>
          <w:color w:val="000000"/>
          <w:sz w:val="16"/>
          <w:szCs w:val="16"/>
        </w:rPr>
        <w:t>1P</w:t>
      </w:r>
      <w:r w:rsidRPr="005B1D83">
        <w:rPr>
          <w:rFonts w:ascii="Arial" w:hAnsi="Arial" w:cs="Arial"/>
          <w:color w:val="0000FF"/>
          <w:sz w:val="16"/>
          <w:szCs w:val="16"/>
        </w:rPr>
        <w:t>"</w:t>
      </w:r>
      <w:r w:rsidRPr="005B1D83">
        <w:rPr>
          <w:rFonts w:ascii="Arial" w:hAnsi="Arial" w:cs="Arial"/>
          <w:color w:val="FF0000"/>
          <w:sz w:val="16"/>
          <w:szCs w:val="16"/>
        </w:rPr>
        <w:t xml:space="preserve"> ResID_type</w:t>
      </w:r>
      <w:r w:rsidRPr="005B1D83">
        <w:rPr>
          <w:rFonts w:ascii="Arial" w:hAnsi="Arial" w:cs="Arial"/>
          <w:color w:val="0000FF"/>
          <w:sz w:val="16"/>
          <w:szCs w:val="16"/>
        </w:rPr>
        <w:t>="</w:t>
      </w:r>
      <w:r w:rsidR="002D2E89" w:rsidRPr="005B1D83">
        <w:rPr>
          <w:rFonts w:ascii="Arial" w:hAnsi="Arial" w:cs="Arial"/>
          <w:color w:val="000000"/>
          <w:sz w:val="16"/>
          <w:szCs w:val="16"/>
        </w:rPr>
        <w:t>1</w:t>
      </w:r>
      <w:r w:rsidR="00A52F22" w:rsidRPr="005B1D83">
        <w:rPr>
          <w:rFonts w:ascii="Arial" w:hAnsi="Arial" w:cs="Arial"/>
          <w:color w:val="000000"/>
          <w:sz w:val="16"/>
          <w:szCs w:val="16"/>
        </w:rPr>
        <w:t>8</w:t>
      </w:r>
      <w:r w:rsidRPr="005B1D83">
        <w:rPr>
          <w:rFonts w:ascii="Arial" w:hAnsi="Arial" w:cs="Arial"/>
          <w:color w:val="0000FF"/>
          <w:sz w:val="16"/>
          <w:szCs w:val="16"/>
        </w:rPr>
        <w:t>"</w:t>
      </w:r>
      <w:r w:rsidRPr="005B1D83">
        <w:rPr>
          <w:rFonts w:ascii="Arial" w:hAnsi="Arial" w:cs="Arial"/>
          <w:color w:val="FF0000"/>
          <w:sz w:val="16"/>
          <w:szCs w:val="16"/>
        </w:rPr>
        <w:t xml:space="preserve"> ResID_Value</w:t>
      </w:r>
      <w:r w:rsidRPr="005B1D83">
        <w:rPr>
          <w:rFonts w:ascii="Arial" w:hAnsi="Arial" w:cs="Arial"/>
          <w:color w:val="0000FF"/>
          <w:sz w:val="16"/>
          <w:szCs w:val="16"/>
        </w:rPr>
        <w:t>="</w:t>
      </w:r>
      <w:r w:rsidRPr="005B1D83">
        <w:rPr>
          <w:rFonts w:ascii="Arial" w:hAnsi="Arial" w:cs="Arial"/>
          <w:color w:val="000000"/>
          <w:sz w:val="16"/>
          <w:szCs w:val="16"/>
        </w:rPr>
        <w:t>1022BBK5157</w:t>
      </w:r>
      <w:r w:rsidRPr="005B1D83">
        <w:rPr>
          <w:rFonts w:ascii="Arial" w:hAnsi="Arial" w:cs="Arial"/>
          <w:color w:val="0000FF"/>
          <w:sz w:val="16"/>
          <w:szCs w:val="16"/>
        </w:rPr>
        <w:t>"/&gt;</w:t>
      </w:r>
    </w:p>
    <w:p w14:paraId="16B3573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73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736" w14:textId="77777777" w:rsidR="001046D9" w:rsidRPr="000617E9"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HotelResModify</w:t>
      </w:r>
      <w:r w:rsidRPr="000617E9">
        <w:rPr>
          <w:rFonts w:ascii="Arial" w:hAnsi="Arial" w:cs="Arial"/>
          <w:color w:val="0000FF"/>
          <w:sz w:val="16"/>
          <w:szCs w:val="16"/>
        </w:rPr>
        <w:t>&gt;</w:t>
      </w:r>
    </w:p>
    <w:p w14:paraId="16B35737" w14:textId="77777777" w:rsidR="001046D9" w:rsidRPr="000617E9" w:rsidRDefault="001046D9" w:rsidP="001046D9">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HotelResModifies</w:t>
      </w:r>
      <w:r w:rsidRPr="000617E9">
        <w:rPr>
          <w:rFonts w:ascii="Arial" w:hAnsi="Arial" w:cs="Arial"/>
          <w:color w:val="0000FF"/>
          <w:sz w:val="16"/>
          <w:szCs w:val="16"/>
        </w:rPr>
        <w:t>&gt;</w:t>
      </w:r>
    </w:p>
    <w:p w14:paraId="16B3573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2D2E89" w:rsidRPr="000617E9">
        <w:rPr>
          <w:rFonts w:ascii="Arial" w:hAnsi="Arial" w:cs="Arial"/>
          <w:color w:val="800000"/>
          <w:sz w:val="16"/>
          <w:szCs w:val="16"/>
        </w:rPr>
        <w:t>Modify</w:t>
      </w:r>
      <w:r w:rsidRPr="000617E9">
        <w:rPr>
          <w:rFonts w:ascii="Arial" w:hAnsi="Arial" w:cs="Arial"/>
          <w:color w:val="800000"/>
          <w:sz w:val="16"/>
          <w:szCs w:val="16"/>
        </w:rPr>
        <w:t>RQ</w:t>
      </w:r>
      <w:r w:rsidRPr="000617E9">
        <w:rPr>
          <w:rFonts w:ascii="Arial" w:hAnsi="Arial" w:cs="Arial"/>
          <w:color w:val="0000FF"/>
          <w:sz w:val="16"/>
          <w:szCs w:val="16"/>
        </w:rPr>
        <w:t>&gt;</w:t>
      </w:r>
    </w:p>
    <w:p w14:paraId="16B3573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soap:Body</w:t>
      </w:r>
      <w:r w:rsidRPr="00C3352E">
        <w:rPr>
          <w:rFonts w:ascii="Arial" w:hAnsi="Arial" w:cs="Arial"/>
          <w:color w:val="0000FF"/>
          <w:sz w:val="16"/>
          <w:szCs w:val="16"/>
        </w:rPr>
        <w:t>&gt;</w:t>
      </w:r>
    </w:p>
    <w:p w14:paraId="16B3573A" w14:textId="77777777" w:rsidR="003855E0" w:rsidRPr="00C3352E" w:rsidRDefault="001046D9" w:rsidP="001046D9">
      <w:pPr>
        <w:spacing w:after="0"/>
        <w:rPr>
          <w:rFonts w:ascii="Arial" w:hAnsi="Arial" w:cs="Arial"/>
          <w:sz w:val="16"/>
          <w:szCs w:val="16"/>
        </w:rPr>
      </w:pPr>
      <w:r w:rsidRPr="00C3352E">
        <w:rPr>
          <w:rFonts w:ascii="Arial" w:hAnsi="Arial" w:cs="Arial"/>
          <w:color w:val="0000FF"/>
          <w:sz w:val="16"/>
          <w:szCs w:val="16"/>
        </w:rPr>
        <w:t>&lt;/</w:t>
      </w:r>
      <w:r w:rsidRPr="00C3352E">
        <w:rPr>
          <w:rFonts w:ascii="Arial" w:hAnsi="Arial" w:cs="Arial"/>
          <w:color w:val="800000"/>
          <w:sz w:val="16"/>
          <w:szCs w:val="16"/>
        </w:rPr>
        <w:t>soap:Envelope</w:t>
      </w:r>
      <w:r w:rsidRPr="00C3352E">
        <w:rPr>
          <w:rFonts w:ascii="Arial" w:hAnsi="Arial" w:cs="Arial"/>
          <w:color w:val="0000FF"/>
          <w:sz w:val="16"/>
          <w:szCs w:val="16"/>
        </w:rPr>
        <w:t>&gt;</w:t>
      </w:r>
    </w:p>
    <w:p w14:paraId="16B3573B" w14:textId="77777777" w:rsidR="00642346" w:rsidRPr="00C3352E" w:rsidRDefault="00642346">
      <w:pPr>
        <w:spacing w:after="0" w:line="240" w:lineRule="auto"/>
        <w:rPr>
          <w:rFonts w:ascii="Arial" w:hAnsi="Arial" w:cs="Arial"/>
          <w:sz w:val="20"/>
          <w:szCs w:val="20"/>
        </w:rPr>
      </w:pPr>
      <w:r w:rsidRPr="00C3352E">
        <w:rPr>
          <w:rFonts w:ascii="Arial" w:hAnsi="Arial" w:cs="Arial"/>
          <w:sz w:val="20"/>
          <w:szCs w:val="20"/>
        </w:rPr>
        <w:br w:type="page"/>
      </w:r>
    </w:p>
    <w:p w14:paraId="16B3573C" w14:textId="77777777" w:rsidR="007576DB" w:rsidRPr="00C3352E" w:rsidRDefault="007576DB" w:rsidP="007576DB">
      <w:pPr>
        <w:spacing w:after="0"/>
        <w:rPr>
          <w:rFonts w:ascii="Arial" w:hAnsi="Arial" w:cs="Arial"/>
          <w:sz w:val="20"/>
          <w:szCs w:val="20"/>
          <w:u w:val="single"/>
        </w:rPr>
      </w:pPr>
      <w:r w:rsidRPr="00C3352E">
        <w:rPr>
          <w:rFonts w:ascii="Arial" w:hAnsi="Arial" w:cs="Arial"/>
          <w:sz w:val="20"/>
          <w:szCs w:val="20"/>
          <w:u w:val="single"/>
        </w:rPr>
        <w:t>Response</w:t>
      </w:r>
    </w:p>
    <w:p w14:paraId="16B3573D" w14:textId="77777777" w:rsidR="007576DB" w:rsidRPr="00C3352E" w:rsidRDefault="007576DB" w:rsidP="007576DB">
      <w:pPr>
        <w:spacing w:after="0"/>
        <w:rPr>
          <w:rFonts w:ascii="Arial" w:hAnsi="Arial" w:cs="Arial"/>
          <w:sz w:val="20"/>
          <w:szCs w:val="20"/>
        </w:rPr>
      </w:pPr>
    </w:p>
    <w:p w14:paraId="16B3573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S:Envelope</w:t>
      </w:r>
      <w:r w:rsidRPr="00C3352E">
        <w:rPr>
          <w:rFonts w:ascii="Arial" w:hAnsi="Arial" w:cs="Arial"/>
          <w:color w:val="FF0000"/>
          <w:sz w:val="16"/>
          <w:szCs w:val="16"/>
        </w:rPr>
        <w:t xml:space="preserve"> xmlns:S</w:t>
      </w:r>
      <w:r w:rsidRPr="00C3352E">
        <w:rPr>
          <w:rFonts w:ascii="Arial" w:hAnsi="Arial" w:cs="Arial"/>
          <w:color w:val="0000FF"/>
          <w:sz w:val="16"/>
          <w:szCs w:val="16"/>
        </w:rPr>
        <w:t>="</w:t>
      </w:r>
      <w:r w:rsidRPr="00C3352E">
        <w:rPr>
          <w:rFonts w:ascii="Arial" w:hAnsi="Arial" w:cs="Arial"/>
          <w:color w:val="000000"/>
          <w:sz w:val="16"/>
          <w:szCs w:val="16"/>
        </w:rPr>
        <w:t>http://schemas.xmlsoap.org/soap/envelope/</w:t>
      </w:r>
      <w:r w:rsidRPr="00C3352E">
        <w:rPr>
          <w:rFonts w:ascii="Arial" w:hAnsi="Arial" w:cs="Arial"/>
          <w:color w:val="0000FF"/>
          <w:sz w:val="16"/>
          <w:szCs w:val="16"/>
        </w:rPr>
        <w:t>"&gt;</w:t>
      </w:r>
    </w:p>
    <w:p w14:paraId="16B3573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S:Header</w:t>
      </w:r>
      <w:r w:rsidRPr="00C3352E">
        <w:rPr>
          <w:rFonts w:ascii="Arial" w:hAnsi="Arial" w:cs="Arial"/>
          <w:color w:val="0000FF"/>
          <w:sz w:val="16"/>
          <w:szCs w:val="16"/>
        </w:rPr>
        <w:t>&gt;</w:t>
      </w:r>
    </w:p>
    <w:p w14:paraId="16B3574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wsp:authentication</w:t>
      </w:r>
      <w:r w:rsidRPr="00C3352E">
        <w:rPr>
          <w:rFonts w:ascii="Arial" w:hAnsi="Arial" w:cs="Arial"/>
          <w:color w:val="FF0000"/>
          <w:sz w:val="16"/>
          <w:szCs w:val="16"/>
        </w:rPr>
        <w:t xml:space="preserve"> xmlns:wsp</w:t>
      </w:r>
      <w:r w:rsidRPr="00C3352E">
        <w:rPr>
          <w:rFonts w:ascii="Arial" w:hAnsi="Arial" w:cs="Arial"/>
          <w:color w:val="0000FF"/>
          <w:sz w:val="16"/>
          <w:szCs w:val="16"/>
        </w:rPr>
        <w:t>="</w:t>
      </w:r>
      <w:r w:rsidRPr="00C3352E">
        <w:rPr>
          <w:rFonts w:ascii="Arial" w:hAnsi="Arial" w:cs="Arial"/>
          <w:color w:val="000000"/>
          <w:sz w:val="16"/>
          <w:szCs w:val="16"/>
        </w:rPr>
        <w:t>http://xmlota.wspan.com/webservice/</w:t>
      </w:r>
      <w:r w:rsidRPr="00C3352E">
        <w:rPr>
          <w:rFonts w:ascii="Arial" w:hAnsi="Arial" w:cs="Arial"/>
          <w:color w:val="0000FF"/>
          <w:sz w:val="16"/>
          <w:szCs w:val="16"/>
        </w:rPr>
        <w:t>"&gt;</w:t>
      </w:r>
    </w:p>
    <w:p w14:paraId="16B3574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wsp:userid</w:t>
      </w:r>
      <w:r w:rsidRPr="00C3352E">
        <w:rPr>
          <w:rFonts w:ascii="Arial" w:hAnsi="Arial" w:cs="Arial"/>
          <w:color w:val="0000FF"/>
          <w:sz w:val="16"/>
          <w:szCs w:val="16"/>
        </w:rPr>
        <w:t>&gt;</w:t>
      </w:r>
      <w:r w:rsidRPr="00C3352E">
        <w:rPr>
          <w:rFonts w:ascii="Arial" w:hAnsi="Arial" w:cs="Arial"/>
          <w:color w:val="000000"/>
          <w:sz w:val="16"/>
          <w:szCs w:val="16"/>
        </w:rPr>
        <w:t>XXUserName</w:t>
      </w:r>
      <w:r w:rsidRPr="00C3352E">
        <w:rPr>
          <w:rFonts w:ascii="Arial" w:hAnsi="Arial" w:cs="Arial"/>
          <w:color w:val="0000FF"/>
          <w:sz w:val="16"/>
          <w:szCs w:val="16"/>
        </w:rPr>
        <w:t>&lt;/</w:t>
      </w:r>
      <w:r w:rsidRPr="00C3352E">
        <w:rPr>
          <w:rFonts w:ascii="Arial" w:hAnsi="Arial" w:cs="Arial"/>
          <w:color w:val="800000"/>
          <w:sz w:val="16"/>
          <w:szCs w:val="16"/>
        </w:rPr>
        <w:t>wsp:userid</w:t>
      </w:r>
      <w:r w:rsidRPr="00C3352E">
        <w:rPr>
          <w:rFonts w:ascii="Arial" w:hAnsi="Arial" w:cs="Arial"/>
          <w:color w:val="0000FF"/>
          <w:sz w:val="16"/>
          <w:szCs w:val="16"/>
        </w:rPr>
        <w:t>&gt;</w:t>
      </w:r>
    </w:p>
    <w:p w14:paraId="16B3574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wsp:password</w:t>
      </w:r>
      <w:r w:rsidRPr="00C3352E">
        <w:rPr>
          <w:rFonts w:ascii="Arial" w:hAnsi="Arial" w:cs="Arial"/>
          <w:color w:val="0000FF"/>
          <w:sz w:val="16"/>
          <w:szCs w:val="16"/>
        </w:rPr>
        <w:t>&gt;</w:t>
      </w:r>
      <w:r w:rsidRPr="00C3352E">
        <w:rPr>
          <w:rFonts w:ascii="Arial" w:hAnsi="Arial" w:cs="Arial"/>
          <w:color w:val="000000"/>
          <w:sz w:val="16"/>
          <w:szCs w:val="16"/>
        </w:rPr>
        <w:t>XXPassword</w:t>
      </w:r>
      <w:r w:rsidRPr="00C3352E">
        <w:rPr>
          <w:rFonts w:ascii="Arial" w:hAnsi="Arial" w:cs="Arial"/>
          <w:color w:val="0000FF"/>
          <w:sz w:val="16"/>
          <w:szCs w:val="16"/>
        </w:rPr>
        <w:t>&lt;/</w:t>
      </w:r>
      <w:r w:rsidRPr="00C3352E">
        <w:rPr>
          <w:rFonts w:ascii="Arial" w:hAnsi="Arial" w:cs="Arial"/>
          <w:color w:val="800000"/>
          <w:sz w:val="16"/>
          <w:szCs w:val="16"/>
        </w:rPr>
        <w:t>wsp:password</w:t>
      </w:r>
      <w:r w:rsidRPr="00C3352E">
        <w:rPr>
          <w:rFonts w:ascii="Arial" w:hAnsi="Arial" w:cs="Arial"/>
          <w:color w:val="0000FF"/>
          <w:sz w:val="16"/>
          <w:szCs w:val="16"/>
        </w:rPr>
        <w:t>&gt;</w:t>
      </w:r>
    </w:p>
    <w:p w14:paraId="16B3574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wsp:payloadVersion</w:t>
      </w:r>
      <w:r w:rsidRPr="00C3352E">
        <w:rPr>
          <w:rFonts w:ascii="Arial" w:hAnsi="Arial" w:cs="Arial"/>
          <w:color w:val="0000FF"/>
          <w:sz w:val="16"/>
          <w:szCs w:val="16"/>
        </w:rPr>
        <w:t>&gt;</w:t>
      </w:r>
      <w:r w:rsidR="00F53F5E" w:rsidRPr="00C3352E">
        <w:rPr>
          <w:rFonts w:ascii="Arial" w:hAnsi="Arial" w:cs="Arial"/>
          <w:color w:val="000000"/>
          <w:sz w:val="16"/>
          <w:szCs w:val="16"/>
        </w:rPr>
        <w:t>2007B</w:t>
      </w:r>
      <w:r w:rsidRPr="00C3352E">
        <w:rPr>
          <w:rFonts w:ascii="Arial" w:hAnsi="Arial" w:cs="Arial"/>
          <w:color w:val="0000FF"/>
          <w:sz w:val="16"/>
          <w:szCs w:val="16"/>
        </w:rPr>
        <w:t>&lt;/</w:t>
      </w:r>
      <w:r w:rsidRPr="00C3352E">
        <w:rPr>
          <w:rFonts w:ascii="Arial" w:hAnsi="Arial" w:cs="Arial"/>
          <w:color w:val="800000"/>
          <w:sz w:val="16"/>
          <w:szCs w:val="16"/>
        </w:rPr>
        <w:t>wsp:payloadVersion</w:t>
      </w:r>
      <w:r w:rsidRPr="00C3352E">
        <w:rPr>
          <w:rFonts w:ascii="Arial" w:hAnsi="Arial" w:cs="Arial"/>
          <w:color w:val="0000FF"/>
          <w:sz w:val="16"/>
          <w:szCs w:val="16"/>
        </w:rPr>
        <w:t>&gt;</w:t>
      </w:r>
    </w:p>
    <w:p w14:paraId="16B3574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wsp:authentication</w:t>
      </w:r>
      <w:r w:rsidRPr="00C3352E">
        <w:rPr>
          <w:rFonts w:ascii="Arial" w:hAnsi="Arial" w:cs="Arial"/>
          <w:color w:val="0000FF"/>
          <w:sz w:val="16"/>
          <w:szCs w:val="16"/>
        </w:rPr>
        <w:t>&gt;</w:t>
      </w:r>
    </w:p>
    <w:p w14:paraId="16B3574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S:Header</w:t>
      </w:r>
      <w:r w:rsidRPr="00C3352E">
        <w:rPr>
          <w:rFonts w:ascii="Arial" w:hAnsi="Arial" w:cs="Arial"/>
          <w:color w:val="0000FF"/>
          <w:sz w:val="16"/>
          <w:szCs w:val="16"/>
        </w:rPr>
        <w:t>&gt;</w:t>
      </w:r>
    </w:p>
    <w:p w14:paraId="16B3574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S:Body</w:t>
      </w:r>
      <w:r w:rsidRPr="00C3352E">
        <w:rPr>
          <w:rFonts w:ascii="Arial" w:hAnsi="Arial" w:cs="Arial"/>
          <w:color w:val="0000FF"/>
          <w:sz w:val="16"/>
          <w:szCs w:val="16"/>
        </w:rPr>
        <w:t>&gt;</w:t>
      </w:r>
    </w:p>
    <w:p w14:paraId="16B3574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C118A1" w:rsidRPr="000617E9">
        <w:rPr>
          <w:rFonts w:ascii="Arial" w:hAnsi="Arial" w:cs="Arial"/>
          <w:color w:val="800000"/>
          <w:sz w:val="16"/>
          <w:szCs w:val="16"/>
        </w:rPr>
        <w:t>Modify</w:t>
      </w:r>
      <w:r w:rsidRPr="000617E9">
        <w:rPr>
          <w:rFonts w:ascii="Arial" w:hAnsi="Arial" w:cs="Arial"/>
          <w:color w:val="800000"/>
          <w:sz w:val="16"/>
          <w:szCs w:val="16"/>
        </w:rPr>
        <w:t>RS</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CS@P056291266233325271-021517</w:t>
      </w:r>
      <w:r w:rsidR="00D24148" w:rsidRPr="000617E9">
        <w:rPr>
          <w:rFonts w:ascii="Arial" w:hAnsi="Arial" w:cs="Arial"/>
          <w:color w:val="000000"/>
          <w:sz w:val="16"/>
          <w:szCs w:val="16"/>
        </w:rPr>
        <w:t>XX</w:t>
      </w:r>
      <w:r w:rsidRPr="000617E9">
        <w:rPr>
          <w:rFonts w:ascii="Arial" w:hAnsi="Arial" w:cs="Arial"/>
          <w:color w:val="000000"/>
          <w:sz w:val="16"/>
          <w:szCs w:val="16"/>
        </w:rPr>
        <w:t>CS</w:t>
      </w:r>
      <w:r w:rsidRPr="000617E9">
        <w:rPr>
          <w:rFonts w:ascii="Arial" w:hAnsi="Arial" w:cs="Arial"/>
          <w:color w:val="0000FF"/>
          <w:sz w:val="16"/>
          <w:szCs w:val="16"/>
        </w:rPr>
        <w:t>"</w:t>
      </w:r>
      <w:r w:rsidRPr="000617E9">
        <w:rPr>
          <w:rFonts w:ascii="Arial" w:hAnsi="Arial" w:cs="Arial"/>
          <w:color w:val="FF0000"/>
          <w:sz w:val="16"/>
          <w:szCs w:val="16"/>
        </w:rPr>
        <w:t xml:space="preserve"> TimeStamp</w:t>
      </w:r>
      <w:r w:rsidRPr="000617E9">
        <w:rPr>
          <w:rFonts w:ascii="Arial" w:hAnsi="Arial" w:cs="Arial"/>
          <w:color w:val="0000FF"/>
          <w:sz w:val="16"/>
          <w:szCs w:val="16"/>
        </w:rPr>
        <w:t>="</w:t>
      </w:r>
      <w:r w:rsidRPr="000617E9">
        <w:rPr>
          <w:rFonts w:ascii="Arial" w:hAnsi="Arial" w:cs="Arial"/>
          <w:color w:val="000000"/>
          <w:sz w:val="16"/>
          <w:szCs w:val="16"/>
        </w:rPr>
        <w:t>2009-08-05T18:20:42.905+02:00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sidRPr="00476154">
        <w:rPr>
          <w:rFonts w:ascii="Arial" w:hAnsi="Arial" w:cs="Arial"/>
          <w:color w:val="000000"/>
          <w:sz w:val="16"/>
          <w:szCs w:val="16"/>
        </w:rPr>
        <w:t xml:space="preserve"> </w:t>
      </w:r>
      <w:r w:rsidR="00476154">
        <w:rPr>
          <w:rFonts w:ascii="Arial" w:hAnsi="Arial" w:cs="Arial"/>
          <w:color w:val="000000"/>
          <w:sz w:val="16"/>
          <w:szCs w:val="16"/>
        </w:rPr>
        <w:t>TLD</w:t>
      </w:r>
      <w:r w:rsidR="00476154" w:rsidRPr="000617E9">
        <w:rPr>
          <w:rFonts w:ascii="Arial" w:hAnsi="Arial" w:cs="Arial"/>
          <w:color w:val="000000"/>
          <w:sz w:val="16"/>
          <w:szCs w:val="16"/>
        </w:rPr>
        <w:t>002151702</w:t>
      </w:r>
      <w:r w:rsidR="00476154">
        <w:rPr>
          <w:rFonts w:ascii="Arial" w:hAnsi="Arial" w:cs="Arial"/>
          <w:color w:val="000000"/>
          <w:sz w:val="16"/>
          <w:szCs w:val="16"/>
        </w:rPr>
        <w:t>MD</w:t>
      </w:r>
      <w:r w:rsidR="00476154" w:rsidRPr="000617E9">
        <w:rPr>
          <w:rFonts w:ascii="Arial" w:hAnsi="Arial" w:cs="Arial"/>
          <w:color w:val="000000"/>
          <w:sz w:val="16"/>
          <w:szCs w:val="16"/>
        </w:rPr>
        <w:t>151</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Modified</w:t>
      </w:r>
      <w:r w:rsidRPr="000617E9">
        <w:rPr>
          <w:rFonts w:ascii="Arial" w:hAnsi="Arial" w:cs="Arial"/>
          <w:color w:val="0000FF"/>
          <w:sz w:val="16"/>
          <w:szCs w:val="16"/>
        </w:rPr>
        <w:t>"&gt;</w:t>
      </w:r>
    </w:p>
    <w:p w14:paraId="16B3574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74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FF0000"/>
          <w:sz w:val="16"/>
          <w:szCs w:val="16"/>
        </w:rPr>
        <w:t xml:space="preserve"> TerminalID</w:t>
      </w:r>
      <w:r w:rsidRPr="00C3352E">
        <w:rPr>
          <w:rFonts w:ascii="Arial" w:hAnsi="Arial" w:cs="Arial"/>
          <w:color w:val="0000FF"/>
          <w:sz w:val="16"/>
          <w:szCs w:val="16"/>
        </w:rPr>
        <w:t>="</w:t>
      </w:r>
      <w:r w:rsidRPr="00C3352E">
        <w:rPr>
          <w:rFonts w:ascii="Arial" w:hAnsi="Arial" w:cs="Arial"/>
          <w:color w:val="000000"/>
          <w:sz w:val="16"/>
          <w:szCs w:val="16"/>
        </w:rPr>
        <w:t>021517</w:t>
      </w:r>
      <w:r w:rsidRPr="00C3352E">
        <w:rPr>
          <w:rFonts w:ascii="Arial" w:hAnsi="Arial" w:cs="Arial"/>
          <w:color w:val="0000FF"/>
          <w:sz w:val="16"/>
          <w:szCs w:val="16"/>
        </w:rPr>
        <w:t>"&gt;</w:t>
      </w:r>
    </w:p>
    <w:p w14:paraId="16B3574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74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CompanyName</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74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0000FF"/>
          <w:sz w:val="16"/>
          <w:szCs w:val="16"/>
        </w:rPr>
        <w:t>&gt;</w:t>
      </w:r>
    </w:p>
    <w:p w14:paraId="16B3574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0000FF"/>
          <w:sz w:val="16"/>
          <w:szCs w:val="16"/>
        </w:rPr>
        <w:t>&gt;</w:t>
      </w:r>
    </w:p>
    <w:p w14:paraId="16B3574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74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Success</w:t>
      </w:r>
      <w:r w:rsidRPr="00C3352E">
        <w:rPr>
          <w:rFonts w:ascii="Arial" w:hAnsi="Arial" w:cs="Arial"/>
          <w:color w:val="0000FF"/>
          <w:sz w:val="16"/>
          <w:szCs w:val="16"/>
        </w:rPr>
        <w:t>/&gt;</w:t>
      </w:r>
    </w:p>
    <w:p w14:paraId="16B35750" w14:textId="77777777" w:rsidR="001046D9" w:rsidRPr="000617E9"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HotelResModifies</w:t>
      </w:r>
      <w:r w:rsidRPr="000617E9">
        <w:rPr>
          <w:rFonts w:ascii="Arial" w:hAnsi="Arial" w:cs="Arial"/>
          <w:color w:val="0000FF"/>
          <w:sz w:val="16"/>
          <w:szCs w:val="16"/>
        </w:rPr>
        <w:t>&gt;</w:t>
      </w:r>
    </w:p>
    <w:p w14:paraId="16B3575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HotelResModify</w:t>
      </w:r>
      <w:r w:rsidRPr="000617E9">
        <w:rPr>
          <w:rFonts w:ascii="Arial" w:hAnsi="Arial" w:cs="Arial"/>
          <w:color w:val="0000FF"/>
          <w:sz w:val="16"/>
          <w:szCs w:val="16"/>
        </w:rPr>
        <w:t>&gt;</w:t>
      </w:r>
    </w:p>
    <w:p w14:paraId="16B3575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UniqueID</w:t>
      </w:r>
      <w:r w:rsidRPr="00C3352E">
        <w:rPr>
          <w:rFonts w:ascii="Arial" w:hAnsi="Arial" w:cs="Arial"/>
          <w:color w:val="FF0000"/>
          <w:sz w:val="16"/>
          <w:szCs w:val="16"/>
        </w:rPr>
        <w:t xml:space="preserve"> ID</w:t>
      </w:r>
      <w:r w:rsidRPr="00C3352E">
        <w:rPr>
          <w:rFonts w:ascii="Arial" w:hAnsi="Arial" w:cs="Arial"/>
          <w:color w:val="0000FF"/>
          <w:sz w:val="16"/>
          <w:szCs w:val="16"/>
        </w:rPr>
        <w:t>="</w:t>
      </w:r>
      <w:r w:rsidRPr="00C3352E">
        <w:rPr>
          <w:rFonts w:ascii="Arial" w:hAnsi="Arial" w:cs="Arial"/>
          <w:color w:val="000000"/>
          <w:sz w:val="16"/>
          <w:szCs w:val="16"/>
        </w:rPr>
        <w:t>O8SPH7</w:t>
      </w:r>
      <w:r w:rsidRPr="00C3352E">
        <w:rPr>
          <w:rFonts w:ascii="Arial" w:hAnsi="Arial" w:cs="Arial"/>
          <w:color w:val="0000FF"/>
          <w:sz w:val="16"/>
          <w:szCs w:val="16"/>
        </w:rPr>
        <w:t>"</w:t>
      </w:r>
      <w:r w:rsidRPr="00C3352E">
        <w:rPr>
          <w:rFonts w:ascii="Arial" w:hAnsi="Arial" w:cs="Arial"/>
          <w:color w:val="FF0000"/>
          <w:sz w:val="16"/>
          <w:szCs w:val="16"/>
        </w:rPr>
        <w:t xml:space="preserve"> ID_Context</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"/&gt;</w:t>
      </w:r>
    </w:p>
    <w:p w14:paraId="16B3575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75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75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RoomTypes</w:t>
      </w:r>
      <w:r w:rsidRPr="00C3352E">
        <w:rPr>
          <w:rFonts w:ascii="Arial" w:hAnsi="Arial" w:cs="Arial"/>
          <w:color w:val="0000FF"/>
          <w:sz w:val="16"/>
          <w:szCs w:val="16"/>
        </w:rPr>
        <w:t>&gt;</w:t>
      </w:r>
    </w:p>
    <w:p w14:paraId="16B3575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w:t>
      </w:r>
      <w:r w:rsidRPr="00C3352E">
        <w:rPr>
          <w:rFonts w:ascii="Arial" w:hAnsi="Arial" w:cs="Arial"/>
          <w:color w:val="0000FF"/>
          <w:sz w:val="16"/>
          <w:szCs w:val="16"/>
        </w:rPr>
        <w:t>/&gt;</w:t>
      </w:r>
    </w:p>
    <w:p w14:paraId="16B3575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w:t>
      </w:r>
      <w:r w:rsidRPr="00C3352E">
        <w:rPr>
          <w:rFonts w:ascii="Arial" w:hAnsi="Arial" w:cs="Arial"/>
          <w:color w:val="0000FF"/>
          <w:sz w:val="16"/>
          <w:szCs w:val="16"/>
        </w:rPr>
        <w:t>&gt;</w:t>
      </w:r>
    </w:p>
    <w:p w14:paraId="16B3575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RoomDescription</w:t>
      </w:r>
      <w:r w:rsidRPr="00C3352E">
        <w:rPr>
          <w:rFonts w:ascii="Arial" w:hAnsi="Arial" w:cs="Arial"/>
          <w:color w:val="0000FF"/>
          <w:sz w:val="16"/>
          <w:szCs w:val="16"/>
        </w:rPr>
        <w:t>&gt;</w:t>
      </w:r>
    </w:p>
    <w:p w14:paraId="16B3575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Superior Room with 1 Kingsize Bed</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5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and Convertible Sofa</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5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RoomDescription</w:t>
      </w:r>
      <w:r w:rsidRPr="00C3352E">
        <w:rPr>
          <w:rFonts w:ascii="Arial" w:hAnsi="Arial" w:cs="Arial"/>
          <w:color w:val="0000FF"/>
          <w:sz w:val="16"/>
          <w:szCs w:val="16"/>
        </w:rPr>
        <w:t>&gt;</w:t>
      </w:r>
    </w:p>
    <w:p w14:paraId="16B3575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AdditionalDetails</w:t>
      </w:r>
      <w:r w:rsidRPr="00C3352E">
        <w:rPr>
          <w:rFonts w:ascii="Arial" w:hAnsi="Arial" w:cs="Arial"/>
          <w:color w:val="0000FF"/>
          <w:sz w:val="16"/>
          <w:szCs w:val="16"/>
        </w:rPr>
        <w:t>&gt;</w:t>
      </w:r>
    </w:p>
    <w:p w14:paraId="16B3575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4</w:t>
      </w:r>
      <w:r w:rsidRPr="00C3352E">
        <w:rPr>
          <w:rFonts w:ascii="Arial" w:hAnsi="Arial" w:cs="Arial"/>
          <w:color w:val="0000FF"/>
          <w:sz w:val="16"/>
          <w:szCs w:val="16"/>
        </w:rPr>
        <w:t>"&gt;</w:t>
      </w:r>
    </w:p>
    <w:p w14:paraId="16B3575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DetailDescription</w:t>
      </w:r>
      <w:r w:rsidRPr="00C3352E">
        <w:rPr>
          <w:rFonts w:ascii="Arial" w:hAnsi="Arial" w:cs="Arial"/>
          <w:color w:val="0000FF"/>
          <w:sz w:val="16"/>
          <w:szCs w:val="16"/>
        </w:rPr>
        <w:t>&gt;</w:t>
      </w:r>
    </w:p>
    <w:p w14:paraId="16B3575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Accommodation and breakfast are free</w:t>
      </w:r>
    </w:p>
    <w:p w14:paraId="16B3576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for 2 children under 16 years sharing</w:t>
      </w:r>
    </w:p>
    <w:p w14:paraId="16B3576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parents' room.</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6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DetailDescription</w:t>
      </w:r>
      <w:r w:rsidRPr="00C3352E">
        <w:rPr>
          <w:rFonts w:ascii="Arial" w:hAnsi="Arial" w:cs="Arial"/>
          <w:color w:val="0000FF"/>
          <w:sz w:val="16"/>
          <w:szCs w:val="16"/>
        </w:rPr>
        <w:t>&gt;</w:t>
      </w:r>
    </w:p>
    <w:p w14:paraId="16B3576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w:t>
      </w:r>
      <w:r w:rsidRPr="00C3352E">
        <w:rPr>
          <w:rFonts w:ascii="Arial" w:hAnsi="Arial" w:cs="Arial"/>
          <w:color w:val="0000FF"/>
          <w:sz w:val="16"/>
          <w:szCs w:val="16"/>
        </w:rPr>
        <w:t>&gt;</w:t>
      </w:r>
    </w:p>
    <w:p w14:paraId="16B3576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AdditionalDetails</w:t>
      </w:r>
      <w:r w:rsidRPr="00C3352E">
        <w:rPr>
          <w:rFonts w:ascii="Arial" w:hAnsi="Arial" w:cs="Arial"/>
          <w:color w:val="0000FF"/>
          <w:sz w:val="16"/>
          <w:szCs w:val="16"/>
        </w:rPr>
        <w:t>&gt;</w:t>
      </w:r>
    </w:p>
    <w:p w14:paraId="16B3576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w:t>
      </w:r>
      <w:r w:rsidRPr="00C3352E">
        <w:rPr>
          <w:rFonts w:ascii="Arial" w:hAnsi="Arial" w:cs="Arial"/>
          <w:color w:val="0000FF"/>
          <w:sz w:val="16"/>
          <w:szCs w:val="16"/>
        </w:rPr>
        <w:t>&gt;</w:t>
      </w:r>
    </w:p>
    <w:p w14:paraId="16B3576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RoomTypes</w:t>
      </w:r>
      <w:r w:rsidRPr="00C3352E">
        <w:rPr>
          <w:rFonts w:ascii="Arial" w:hAnsi="Arial" w:cs="Arial"/>
          <w:color w:val="0000FF"/>
          <w:sz w:val="16"/>
          <w:szCs w:val="16"/>
        </w:rPr>
        <w:t>&gt;</w:t>
      </w:r>
    </w:p>
    <w:p w14:paraId="16B3576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RatePlans</w:t>
      </w:r>
      <w:r w:rsidRPr="00C3352E">
        <w:rPr>
          <w:rFonts w:ascii="Arial" w:hAnsi="Arial" w:cs="Arial"/>
          <w:color w:val="0000FF"/>
          <w:sz w:val="16"/>
          <w:szCs w:val="16"/>
        </w:rPr>
        <w:t>&gt;</w:t>
      </w:r>
    </w:p>
    <w:p w14:paraId="16B3576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w:t>
      </w:r>
      <w:r w:rsidRPr="00C3352E">
        <w:rPr>
          <w:rFonts w:ascii="Arial" w:hAnsi="Arial" w:cs="Arial"/>
          <w:color w:val="0000FF"/>
          <w:sz w:val="16"/>
          <w:szCs w:val="16"/>
        </w:rPr>
        <w:t>&gt;</w:t>
      </w:r>
    </w:p>
    <w:p w14:paraId="16B3576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CancelPenalties</w:t>
      </w:r>
      <w:r w:rsidRPr="00C3352E">
        <w:rPr>
          <w:rFonts w:ascii="Arial" w:hAnsi="Arial" w:cs="Arial"/>
          <w:color w:val="0000FF"/>
          <w:sz w:val="16"/>
          <w:szCs w:val="16"/>
        </w:rPr>
        <w:t>&gt;</w:t>
      </w:r>
    </w:p>
    <w:p w14:paraId="16B3576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CancelPenalty</w:t>
      </w:r>
      <w:r w:rsidRPr="00C3352E">
        <w:rPr>
          <w:rFonts w:ascii="Arial" w:hAnsi="Arial" w:cs="Arial"/>
          <w:color w:val="FF0000"/>
          <w:sz w:val="16"/>
          <w:szCs w:val="16"/>
        </w:rPr>
        <w:t xml:space="preserve"> PolicyCode</w:t>
      </w:r>
      <w:r w:rsidRPr="00C3352E">
        <w:rPr>
          <w:rFonts w:ascii="Arial" w:hAnsi="Arial" w:cs="Arial"/>
          <w:color w:val="0000FF"/>
          <w:sz w:val="16"/>
          <w:szCs w:val="16"/>
        </w:rPr>
        <w:t>="</w:t>
      </w:r>
      <w:r w:rsidRPr="00C3352E">
        <w:rPr>
          <w:rFonts w:ascii="Arial" w:hAnsi="Arial" w:cs="Arial"/>
          <w:color w:val="000000"/>
          <w:sz w:val="16"/>
          <w:szCs w:val="16"/>
        </w:rPr>
        <w:t>CXP</w:t>
      </w:r>
      <w:r w:rsidRPr="00C3352E">
        <w:rPr>
          <w:rFonts w:ascii="Arial" w:hAnsi="Arial" w:cs="Arial"/>
          <w:color w:val="0000FF"/>
          <w:sz w:val="16"/>
          <w:szCs w:val="16"/>
        </w:rPr>
        <w:t>"&gt;</w:t>
      </w:r>
    </w:p>
    <w:p w14:paraId="16B3576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PenaltyDescription</w:t>
      </w:r>
      <w:r w:rsidRPr="00C3352E">
        <w:rPr>
          <w:rFonts w:ascii="Arial" w:hAnsi="Arial" w:cs="Arial"/>
          <w:color w:val="0000FF"/>
          <w:sz w:val="16"/>
          <w:szCs w:val="16"/>
        </w:rPr>
        <w:t>&gt;</w:t>
      </w:r>
    </w:p>
    <w:p w14:paraId="16B3576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No charge applies prior to 18:00 on</w:t>
      </w:r>
    </w:p>
    <w:p w14:paraId="16B3576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the day</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6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of arrival. Beyond that time, the 1st</w:t>
      </w:r>
    </w:p>
    <w:p w14:paraId="16B3576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night</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7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will be charged.</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7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PenaltyDescription</w:t>
      </w:r>
      <w:r w:rsidRPr="00C3352E">
        <w:rPr>
          <w:rFonts w:ascii="Arial" w:hAnsi="Arial" w:cs="Arial"/>
          <w:color w:val="0000FF"/>
          <w:sz w:val="16"/>
          <w:szCs w:val="16"/>
        </w:rPr>
        <w:t>&gt;</w:t>
      </w:r>
    </w:p>
    <w:p w14:paraId="16B3577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CancelPenalty</w:t>
      </w:r>
      <w:r w:rsidRPr="00C3352E">
        <w:rPr>
          <w:rFonts w:ascii="Arial" w:hAnsi="Arial" w:cs="Arial"/>
          <w:color w:val="0000FF"/>
          <w:sz w:val="16"/>
          <w:szCs w:val="16"/>
        </w:rPr>
        <w:t>&gt;</w:t>
      </w:r>
    </w:p>
    <w:p w14:paraId="16B3577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CancelPenalties</w:t>
      </w:r>
      <w:r w:rsidRPr="00C3352E">
        <w:rPr>
          <w:rFonts w:ascii="Arial" w:hAnsi="Arial" w:cs="Arial"/>
          <w:color w:val="0000FF"/>
          <w:sz w:val="16"/>
          <w:szCs w:val="16"/>
        </w:rPr>
        <w:t>&gt;</w:t>
      </w:r>
    </w:p>
    <w:p w14:paraId="16B3577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Commission</w:t>
      </w:r>
      <w:r w:rsidRPr="00C3352E">
        <w:rPr>
          <w:rFonts w:ascii="Arial" w:hAnsi="Arial" w:cs="Arial"/>
          <w:color w:val="0000FF"/>
          <w:sz w:val="16"/>
          <w:szCs w:val="16"/>
        </w:rPr>
        <w:t>&gt;</w:t>
      </w:r>
    </w:p>
    <w:p w14:paraId="16B3577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Comment</w:t>
      </w:r>
      <w:r w:rsidRPr="00C3352E">
        <w:rPr>
          <w:rFonts w:ascii="Arial" w:hAnsi="Arial" w:cs="Arial"/>
          <w:color w:val="0000FF"/>
          <w:sz w:val="16"/>
          <w:szCs w:val="16"/>
        </w:rPr>
        <w:t>&gt;</w:t>
      </w:r>
    </w:p>
    <w:p w14:paraId="16B3577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Comm - 8.00 pct</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7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Comment</w:t>
      </w:r>
      <w:r w:rsidRPr="00C3352E">
        <w:rPr>
          <w:rFonts w:ascii="Arial" w:hAnsi="Arial" w:cs="Arial"/>
          <w:color w:val="0000FF"/>
          <w:sz w:val="16"/>
          <w:szCs w:val="16"/>
        </w:rPr>
        <w:t>&gt;</w:t>
      </w:r>
    </w:p>
    <w:p w14:paraId="16B3577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Commission</w:t>
      </w:r>
      <w:r w:rsidRPr="00C3352E">
        <w:rPr>
          <w:rFonts w:ascii="Arial" w:hAnsi="Arial" w:cs="Arial"/>
          <w:color w:val="0000FF"/>
          <w:sz w:val="16"/>
          <w:szCs w:val="16"/>
        </w:rPr>
        <w:t>&gt;</w:t>
      </w:r>
    </w:p>
    <w:p w14:paraId="16B3577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w:t>
      </w:r>
      <w:r w:rsidRPr="00C3352E">
        <w:rPr>
          <w:rFonts w:ascii="Arial" w:hAnsi="Arial" w:cs="Arial"/>
          <w:color w:val="0000FF"/>
          <w:sz w:val="16"/>
          <w:szCs w:val="16"/>
        </w:rPr>
        <w:t>&gt;</w:t>
      </w:r>
    </w:p>
    <w:p w14:paraId="16B3577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RatePlans</w:t>
      </w:r>
      <w:r w:rsidRPr="00C3352E">
        <w:rPr>
          <w:rFonts w:ascii="Arial" w:hAnsi="Arial" w:cs="Arial"/>
          <w:color w:val="0000FF"/>
          <w:sz w:val="16"/>
          <w:szCs w:val="16"/>
        </w:rPr>
        <w:t>&gt;</w:t>
      </w:r>
    </w:p>
    <w:p w14:paraId="16B3577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77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FF0000"/>
          <w:sz w:val="16"/>
          <w:szCs w:val="16"/>
        </w:rPr>
        <w:t xml:space="preserve"> BookingCode</w:t>
      </w:r>
      <w:r w:rsidRPr="00C3352E">
        <w:rPr>
          <w:rFonts w:ascii="Arial" w:hAnsi="Arial" w:cs="Arial"/>
          <w:color w:val="0000FF"/>
          <w:sz w:val="16"/>
          <w:szCs w:val="16"/>
        </w:rPr>
        <w:t>="</w:t>
      </w:r>
      <w:r w:rsidRPr="00C3352E">
        <w:rPr>
          <w:rFonts w:ascii="Arial" w:hAnsi="Arial" w:cs="Arial"/>
          <w:color w:val="000000"/>
          <w:sz w:val="16"/>
          <w:szCs w:val="16"/>
        </w:rPr>
        <w:t>B1KRA1</w:t>
      </w:r>
      <w:r w:rsidRPr="00C3352E">
        <w:rPr>
          <w:rFonts w:ascii="Arial" w:hAnsi="Arial" w:cs="Arial"/>
          <w:color w:val="0000FF"/>
          <w:sz w:val="16"/>
          <w:szCs w:val="16"/>
        </w:rPr>
        <w:t>"</w:t>
      </w:r>
      <w:r w:rsidRPr="00C3352E">
        <w:rPr>
          <w:rFonts w:ascii="Arial" w:hAnsi="Arial" w:cs="Arial"/>
          <w:color w:val="FF0000"/>
          <w:sz w:val="16"/>
          <w:szCs w:val="16"/>
        </w:rPr>
        <w:t xml:space="preserve"> NumberOfUnits</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w:t>
      </w:r>
      <w:r w:rsidRPr="00C3352E">
        <w:rPr>
          <w:rFonts w:ascii="Arial" w:hAnsi="Arial" w:cs="Arial"/>
          <w:color w:val="FF0000"/>
          <w:sz w:val="16"/>
          <w:szCs w:val="16"/>
        </w:rPr>
        <w:t xml:space="preserve"> RoomTypeCode</w:t>
      </w:r>
      <w:r w:rsidRPr="00C3352E">
        <w:rPr>
          <w:rFonts w:ascii="Arial" w:hAnsi="Arial" w:cs="Arial"/>
          <w:color w:val="0000FF"/>
          <w:sz w:val="16"/>
          <w:szCs w:val="16"/>
        </w:rPr>
        <w:t>="</w:t>
      </w:r>
      <w:r w:rsidRPr="00C3352E">
        <w:rPr>
          <w:rFonts w:ascii="Arial" w:hAnsi="Arial" w:cs="Arial"/>
          <w:color w:val="000000"/>
          <w:sz w:val="16"/>
          <w:szCs w:val="16"/>
        </w:rPr>
        <w:t>B1K</w:t>
      </w:r>
      <w:r w:rsidRPr="00C3352E">
        <w:rPr>
          <w:rFonts w:ascii="Arial" w:hAnsi="Arial" w:cs="Arial"/>
          <w:color w:val="0000FF"/>
          <w:sz w:val="16"/>
          <w:szCs w:val="16"/>
        </w:rPr>
        <w:t>"&gt;</w:t>
      </w:r>
    </w:p>
    <w:p w14:paraId="16B3577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Rates</w:t>
      </w:r>
      <w:r w:rsidRPr="00C3352E">
        <w:rPr>
          <w:rFonts w:ascii="Arial" w:hAnsi="Arial" w:cs="Arial"/>
          <w:color w:val="0000FF"/>
          <w:sz w:val="16"/>
          <w:szCs w:val="16"/>
        </w:rPr>
        <w:t>&gt;</w:t>
      </w:r>
    </w:p>
    <w:p w14:paraId="16B3577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FF0000"/>
          <w:sz w:val="16"/>
          <w:szCs w:val="16"/>
        </w:rPr>
        <w:t xml:space="preserve"> EffectiveDate</w:t>
      </w:r>
      <w:r w:rsidRPr="00C3352E">
        <w:rPr>
          <w:rFonts w:ascii="Arial" w:hAnsi="Arial" w:cs="Arial"/>
          <w:color w:val="0000FF"/>
          <w:sz w:val="16"/>
          <w:szCs w:val="16"/>
        </w:rPr>
        <w:t>="</w:t>
      </w:r>
      <w:r w:rsidRPr="00C3352E">
        <w:rPr>
          <w:rFonts w:ascii="Arial" w:hAnsi="Arial" w:cs="Arial"/>
          <w:color w:val="000000"/>
          <w:sz w:val="16"/>
          <w:szCs w:val="16"/>
        </w:rPr>
        <w:t>2009-10-15</w:t>
      </w:r>
      <w:r w:rsidRPr="00C3352E">
        <w:rPr>
          <w:rFonts w:ascii="Arial" w:hAnsi="Arial" w:cs="Arial"/>
          <w:color w:val="0000FF"/>
          <w:sz w:val="16"/>
          <w:szCs w:val="16"/>
        </w:rPr>
        <w:t>"</w:t>
      </w:r>
      <w:r w:rsidRPr="00C3352E">
        <w:rPr>
          <w:rFonts w:ascii="Arial" w:hAnsi="Arial" w:cs="Arial"/>
          <w:color w:val="FF0000"/>
          <w:sz w:val="16"/>
          <w:szCs w:val="16"/>
        </w:rPr>
        <w:t xml:space="preserve"> ExpireDate</w:t>
      </w:r>
      <w:r w:rsidRPr="00C3352E">
        <w:rPr>
          <w:rFonts w:ascii="Arial" w:hAnsi="Arial" w:cs="Arial"/>
          <w:color w:val="0000FF"/>
          <w:sz w:val="16"/>
          <w:szCs w:val="16"/>
        </w:rPr>
        <w:t>="</w:t>
      </w:r>
      <w:r w:rsidRPr="00C3352E">
        <w:rPr>
          <w:rFonts w:ascii="Arial" w:hAnsi="Arial" w:cs="Arial"/>
          <w:color w:val="000000"/>
          <w:sz w:val="16"/>
          <w:szCs w:val="16"/>
        </w:rPr>
        <w:t>2009-10-16</w:t>
      </w:r>
      <w:r w:rsidRPr="00C3352E">
        <w:rPr>
          <w:rFonts w:ascii="Arial" w:hAnsi="Arial" w:cs="Arial"/>
          <w:color w:val="0000FF"/>
          <w:sz w:val="16"/>
          <w:szCs w:val="16"/>
        </w:rPr>
        <w:t>"</w:t>
      </w:r>
      <w:r w:rsidRPr="00C3352E">
        <w:rPr>
          <w:rFonts w:ascii="Arial" w:hAnsi="Arial" w:cs="Arial"/>
          <w:color w:val="FF0000"/>
          <w:sz w:val="16"/>
          <w:szCs w:val="16"/>
        </w:rPr>
        <w:t xml:space="preserve"> GuaranteedInd</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w:t>
      </w:r>
      <w:r w:rsidRPr="00C3352E">
        <w:rPr>
          <w:rFonts w:ascii="Arial" w:hAnsi="Arial" w:cs="Arial"/>
          <w:color w:val="FF0000"/>
          <w:sz w:val="16"/>
          <w:szCs w:val="16"/>
        </w:rPr>
        <w:t xml:space="preserve"> RateTimeUnit</w:t>
      </w:r>
      <w:r w:rsidRPr="00C3352E">
        <w:rPr>
          <w:rFonts w:ascii="Arial" w:hAnsi="Arial" w:cs="Arial"/>
          <w:color w:val="0000FF"/>
          <w:sz w:val="16"/>
          <w:szCs w:val="16"/>
        </w:rPr>
        <w:t>="</w:t>
      </w:r>
      <w:r w:rsidRPr="00C3352E">
        <w:rPr>
          <w:rFonts w:ascii="Arial" w:hAnsi="Arial" w:cs="Arial"/>
          <w:color w:val="000000"/>
          <w:sz w:val="16"/>
          <w:szCs w:val="16"/>
        </w:rPr>
        <w:t>Day</w:t>
      </w:r>
      <w:r w:rsidRPr="00C3352E">
        <w:rPr>
          <w:rFonts w:ascii="Arial" w:hAnsi="Arial" w:cs="Arial"/>
          <w:color w:val="0000FF"/>
          <w:sz w:val="16"/>
          <w:szCs w:val="16"/>
        </w:rPr>
        <w:t>"&gt;</w:t>
      </w:r>
    </w:p>
    <w:p w14:paraId="16B3577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Base</w:t>
      </w:r>
      <w:r w:rsidRPr="00C3352E">
        <w:rPr>
          <w:rFonts w:ascii="Arial" w:hAnsi="Arial" w:cs="Arial"/>
          <w:color w:val="FF0000"/>
          <w:sz w:val="16"/>
          <w:szCs w:val="16"/>
        </w:rPr>
        <w:t xml:space="preserve"> AmountBeforeTax</w:t>
      </w:r>
      <w:r w:rsidRPr="00C3352E">
        <w:rPr>
          <w:rFonts w:ascii="Arial" w:hAnsi="Arial" w:cs="Arial"/>
          <w:color w:val="0000FF"/>
          <w:sz w:val="16"/>
          <w:szCs w:val="16"/>
        </w:rPr>
        <w:t>="</w:t>
      </w:r>
      <w:r w:rsidRPr="00C3352E">
        <w:rPr>
          <w:rFonts w:ascii="Arial" w:hAnsi="Arial" w:cs="Arial"/>
          <w:color w:val="000000"/>
          <w:sz w:val="16"/>
          <w:szCs w:val="16"/>
        </w:rPr>
        <w:t>11400</w:t>
      </w:r>
      <w:r w:rsidRPr="00C3352E">
        <w:rPr>
          <w:rFonts w:ascii="Arial" w:hAnsi="Arial" w:cs="Arial"/>
          <w:color w:val="0000FF"/>
          <w:sz w:val="16"/>
          <w:szCs w:val="16"/>
        </w:rPr>
        <w:t>"</w:t>
      </w:r>
      <w:r w:rsidRPr="00C3352E">
        <w:rPr>
          <w:rFonts w:ascii="Arial" w:hAnsi="Arial" w:cs="Arial"/>
          <w:color w:val="FF0000"/>
          <w:sz w:val="16"/>
          <w:szCs w:val="16"/>
        </w:rPr>
        <w:t xml:space="preserve"> CurrencyCode</w:t>
      </w:r>
      <w:r w:rsidRPr="00C3352E">
        <w:rPr>
          <w:rFonts w:ascii="Arial" w:hAnsi="Arial" w:cs="Arial"/>
          <w:color w:val="0000FF"/>
          <w:sz w:val="16"/>
          <w:szCs w:val="16"/>
        </w:rPr>
        <w:t>="</w:t>
      </w:r>
      <w:r w:rsidRPr="00C3352E">
        <w:rPr>
          <w:rFonts w:ascii="Arial" w:hAnsi="Arial" w:cs="Arial"/>
          <w:color w:val="000000"/>
          <w:sz w:val="16"/>
          <w:szCs w:val="16"/>
        </w:rPr>
        <w:t>EUR</w:t>
      </w:r>
      <w:r w:rsidRPr="00C3352E">
        <w:rPr>
          <w:rFonts w:ascii="Arial" w:hAnsi="Arial" w:cs="Arial"/>
          <w:color w:val="0000FF"/>
          <w:sz w:val="16"/>
          <w:szCs w:val="16"/>
        </w:rPr>
        <w:t>"/&gt;</w:t>
      </w:r>
    </w:p>
    <w:p w14:paraId="16B3578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AdditionalGuestAmounts</w:t>
      </w:r>
      <w:r w:rsidRPr="00C3352E">
        <w:rPr>
          <w:rFonts w:ascii="Arial" w:hAnsi="Arial" w:cs="Arial"/>
          <w:color w:val="0000FF"/>
          <w:sz w:val="16"/>
          <w:szCs w:val="16"/>
        </w:rPr>
        <w:t>&gt;</w:t>
      </w:r>
    </w:p>
    <w:p w14:paraId="16B3578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AdditionalGuestAmount</w:t>
      </w:r>
      <w:r w:rsidRPr="00C3352E">
        <w:rPr>
          <w:rFonts w:ascii="Arial" w:hAnsi="Arial" w:cs="Arial"/>
          <w:color w:val="FF0000"/>
          <w:sz w:val="16"/>
          <w:szCs w:val="16"/>
        </w:rPr>
        <w:t xml:space="preserve"> AgeQualifyingCode</w:t>
      </w:r>
      <w:r w:rsidRPr="00C3352E">
        <w:rPr>
          <w:rFonts w:ascii="Arial" w:hAnsi="Arial" w:cs="Arial"/>
          <w:color w:val="0000FF"/>
          <w:sz w:val="16"/>
          <w:szCs w:val="16"/>
        </w:rPr>
        <w:t>="</w:t>
      </w:r>
      <w:r w:rsidRPr="00C3352E">
        <w:rPr>
          <w:rFonts w:ascii="Arial" w:hAnsi="Arial" w:cs="Arial"/>
          <w:color w:val="000000"/>
          <w:sz w:val="16"/>
          <w:szCs w:val="16"/>
        </w:rPr>
        <w:t>8</w:t>
      </w:r>
      <w:r w:rsidRPr="00C3352E">
        <w:rPr>
          <w:rFonts w:ascii="Arial" w:hAnsi="Arial" w:cs="Arial"/>
          <w:color w:val="0000FF"/>
          <w:sz w:val="16"/>
          <w:szCs w:val="16"/>
        </w:rPr>
        <w:t>"&gt;</w:t>
      </w:r>
    </w:p>
    <w:p w14:paraId="16B3578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Amount</w:t>
      </w:r>
      <w:r w:rsidRPr="00C3352E">
        <w:rPr>
          <w:rFonts w:ascii="Arial" w:hAnsi="Arial" w:cs="Arial"/>
          <w:color w:val="FF0000"/>
          <w:sz w:val="16"/>
          <w:szCs w:val="16"/>
        </w:rPr>
        <w:t xml:space="preserve"> AmountBeforeTax</w:t>
      </w:r>
      <w:r w:rsidRPr="00C3352E">
        <w:rPr>
          <w:rFonts w:ascii="Arial" w:hAnsi="Arial" w:cs="Arial"/>
          <w:color w:val="0000FF"/>
          <w:sz w:val="16"/>
          <w:szCs w:val="16"/>
        </w:rPr>
        <w:t>="</w:t>
      </w:r>
      <w:r w:rsidRPr="00C3352E">
        <w:rPr>
          <w:rFonts w:ascii="Arial" w:hAnsi="Arial" w:cs="Arial"/>
          <w:color w:val="000000"/>
          <w:sz w:val="16"/>
          <w:szCs w:val="16"/>
        </w:rPr>
        <w:t>000</w:t>
      </w:r>
      <w:r w:rsidRPr="00C3352E">
        <w:rPr>
          <w:rFonts w:ascii="Arial" w:hAnsi="Arial" w:cs="Arial"/>
          <w:color w:val="0000FF"/>
          <w:sz w:val="16"/>
          <w:szCs w:val="16"/>
        </w:rPr>
        <w:t>"</w:t>
      </w:r>
      <w:r w:rsidRPr="00C3352E">
        <w:rPr>
          <w:rFonts w:ascii="Arial" w:hAnsi="Arial" w:cs="Arial"/>
          <w:color w:val="FF0000"/>
          <w:sz w:val="16"/>
          <w:szCs w:val="16"/>
        </w:rPr>
        <w:t xml:space="preserve"> CurrencyCode</w:t>
      </w:r>
      <w:r w:rsidRPr="00C3352E">
        <w:rPr>
          <w:rFonts w:ascii="Arial" w:hAnsi="Arial" w:cs="Arial"/>
          <w:color w:val="0000FF"/>
          <w:sz w:val="16"/>
          <w:szCs w:val="16"/>
        </w:rPr>
        <w:t>="</w:t>
      </w:r>
      <w:r w:rsidRPr="00C3352E">
        <w:rPr>
          <w:rFonts w:ascii="Arial" w:hAnsi="Arial" w:cs="Arial"/>
          <w:color w:val="000000"/>
          <w:sz w:val="16"/>
          <w:szCs w:val="16"/>
        </w:rPr>
        <w:t>EUR</w:t>
      </w:r>
      <w:r w:rsidRPr="00C3352E">
        <w:rPr>
          <w:rFonts w:ascii="Arial" w:hAnsi="Arial" w:cs="Arial"/>
          <w:color w:val="0000FF"/>
          <w:sz w:val="16"/>
          <w:szCs w:val="16"/>
        </w:rPr>
        <w:t>"/&gt;</w:t>
      </w:r>
    </w:p>
    <w:p w14:paraId="16B3578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AdditionalGuestAmount</w:t>
      </w:r>
      <w:r w:rsidRPr="00C3352E">
        <w:rPr>
          <w:rFonts w:ascii="Arial" w:hAnsi="Arial" w:cs="Arial"/>
          <w:color w:val="0000FF"/>
          <w:sz w:val="16"/>
          <w:szCs w:val="16"/>
        </w:rPr>
        <w:t>&gt;</w:t>
      </w:r>
    </w:p>
    <w:p w14:paraId="16B3578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AdditionalGuestAmounts</w:t>
      </w:r>
      <w:r w:rsidRPr="00C3352E">
        <w:rPr>
          <w:rFonts w:ascii="Arial" w:hAnsi="Arial" w:cs="Arial"/>
          <w:color w:val="0000FF"/>
          <w:sz w:val="16"/>
          <w:szCs w:val="16"/>
        </w:rPr>
        <w:t>&gt;</w:t>
      </w:r>
    </w:p>
    <w:p w14:paraId="16B3578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0000FF"/>
          <w:sz w:val="16"/>
          <w:szCs w:val="16"/>
        </w:rPr>
        <w:t>&gt;</w:t>
      </w:r>
    </w:p>
    <w:p w14:paraId="16B3578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FF0000"/>
          <w:sz w:val="16"/>
          <w:szCs w:val="16"/>
        </w:rPr>
        <w:t xml:space="preserve"> EffectiveDate</w:t>
      </w:r>
      <w:r w:rsidRPr="00C3352E">
        <w:rPr>
          <w:rFonts w:ascii="Arial" w:hAnsi="Arial" w:cs="Arial"/>
          <w:color w:val="0000FF"/>
          <w:sz w:val="16"/>
          <w:szCs w:val="16"/>
        </w:rPr>
        <w:t>="</w:t>
      </w:r>
      <w:r w:rsidRPr="00C3352E">
        <w:rPr>
          <w:rFonts w:ascii="Arial" w:hAnsi="Arial" w:cs="Arial"/>
          <w:color w:val="000000"/>
          <w:sz w:val="16"/>
          <w:szCs w:val="16"/>
        </w:rPr>
        <w:t>2009-10-16</w:t>
      </w:r>
      <w:r w:rsidRPr="00C3352E">
        <w:rPr>
          <w:rFonts w:ascii="Arial" w:hAnsi="Arial" w:cs="Arial"/>
          <w:color w:val="0000FF"/>
          <w:sz w:val="16"/>
          <w:szCs w:val="16"/>
        </w:rPr>
        <w:t>"</w:t>
      </w:r>
      <w:r w:rsidRPr="00C3352E">
        <w:rPr>
          <w:rFonts w:ascii="Arial" w:hAnsi="Arial" w:cs="Arial"/>
          <w:color w:val="FF0000"/>
          <w:sz w:val="16"/>
          <w:szCs w:val="16"/>
        </w:rPr>
        <w:t xml:space="preserve"> ExpireDate</w:t>
      </w:r>
      <w:r w:rsidRPr="00C3352E">
        <w:rPr>
          <w:rFonts w:ascii="Arial" w:hAnsi="Arial" w:cs="Arial"/>
          <w:color w:val="0000FF"/>
          <w:sz w:val="16"/>
          <w:szCs w:val="16"/>
        </w:rPr>
        <w:t>="</w:t>
      </w:r>
      <w:r w:rsidRPr="00C3352E">
        <w:rPr>
          <w:rFonts w:ascii="Arial" w:hAnsi="Arial" w:cs="Arial"/>
          <w:color w:val="000000"/>
          <w:sz w:val="16"/>
          <w:szCs w:val="16"/>
        </w:rPr>
        <w:t>2009-10-18</w:t>
      </w:r>
      <w:r w:rsidRPr="00C3352E">
        <w:rPr>
          <w:rFonts w:ascii="Arial" w:hAnsi="Arial" w:cs="Arial"/>
          <w:color w:val="0000FF"/>
          <w:sz w:val="16"/>
          <w:szCs w:val="16"/>
        </w:rPr>
        <w:t>"</w:t>
      </w:r>
      <w:r w:rsidRPr="00C3352E">
        <w:rPr>
          <w:rFonts w:ascii="Arial" w:hAnsi="Arial" w:cs="Arial"/>
          <w:color w:val="FF0000"/>
          <w:sz w:val="16"/>
          <w:szCs w:val="16"/>
        </w:rPr>
        <w:t xml:space="preserve"> GuaranteedInd</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w:t>
      </w:r>
      <w:r w:rsidRPr="00C3352E">
        <w:rPr>
          <w:rFonts w:ascii="Arial" w:hAnsi="Arial" w:cs="Arial"/>
          <w:color w:val="FF0000"/>
          <w:sz w:val="16"/>
          <w:szCs w:val="16"/>
        </w:rPr>
        <w:t xml:space="preserve"> RateTimeUnit</w:t>
      </w:r>
      <w:r w:rsidRPr="00C3352E">
        <w:rPr>
          <w:rFonts w:ascii="Arial" w:hAnsi="Arial" w:cs="Arial"/>
          <w:color w:val="0000FF"/>
          <w:sz w:val="16"/>
          <w:szCs w:val="16"/>
        </w:rPr>
        <w:t>="</w:t>
      </w:r>
      <w:r w:rsidRPr="00C3352E">
        <w:rPr>
          <w:rFonts w:ascii="Arial" w:hAnsi="Arial" w:cs="Arial"/>
          <w:color w:val="000000"/>
          <w:sz w:val="16"/>
          <w:szCs w:val="16"/>
        </w:rPr>
        <w:t>Day</w:t>
      </w:r>
      <w:r w:rsidRPr="00C3352E">
        <w:rPr>
          <w:rFonts w:ascii="Arial" w:hAnsi="Arial" w:cs="Arial"/>
          <w:color w:val="0000FF"/>
          <w:sz w:val="16"/>
          <w:szCs w:val="16"/>
        </w:rPr>
        <w:t>"&gt;</w:t>
      </w:r>
    </w:p>
    <w:p w14:paraId="16B3578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Base</w:t>
      </w:r>
      <w:r w:rsidRPr="00C3352E">
        <w:rPr>
          <w:rFonts w:ascii="Arial" w:hAnsi="Arial" w:cs="Arial"/>
          <w:color w:val="FF0000"/>
          <w:sz w:val="16"/>
          <w:szCs w:val="16"/>
        </w:rPr>
        <w:t xml:space="preserve"> AmountBeforeTax</w:t>
      </w:r>
      <w:r w:rsidRPr="00C3352E">
        <w:rPr>
          <w:rFonts w:ascii="Arial" w:hAnsi="Arial" w:cs="Arial"/>
          <w:color w:val="0000FF"/>
          <w:sz w:val="16"/>
          <w:szCs w:val="16"/>
        </w:rPr>
        <w:t>="</w:t>
      </w:r>
      <w:r w:rsidRPr="00C3352E">
        <w:rPr>
          <w:rFonts w:ascii="Arial" w:hAnsi="Arial" w:cs="Arial"/>
          <w:color w:val="000000"/>
          <w:sz w:val="16"/>
          <w:szCs w:val="16"/>
        </w:rPr>
        <w:t>9900</w:t>
      </w:r>
      <w:r w:rsidRPr="00C3352E">
        <w:rPr>
          <w:rFonts w:ascii="Arial" w:hAnsi="Arial" w:cs="Arial"/>
          <w:color w:val="0000FF"/>
          <w:sz w:val="16"/>
          <w:szCs w:val="16"/>
        </w:rPr>
        <w:t>"</w:t>
      </w:r>
      <w:r w:rsidRPr="00C3352E">
        <w:rPr>
          <w:rFonts w:ascii="Arial" w:hAnsi="Arial" w:cs="Arial"/>
          <w:color w:val="FF0000"/>
          <w:sz w:val="16"/>
          <w:szCs w:val="16"/>
        </w:rPr>
        <w:t xml:space="preserve"> CurrencyCode</w:t>
      </w:r>
      <w:r w:rsidRPr="00C3352E">
        <w:rPr>
          <w:rFonts w:ascii="Arial" w:hAnsi="Arial" w:cs="Arial"/>
          <w:color w:val="0000FF"/>
          <w:sz w:val="16"/>
          <w:szCs w:val="16"/>
        </w:rPr>
        <w:t>="</w:t>
      </w:r>
      <w:r w:rsidRPr="00C3352E">
        <w:rPr>
          <w:rFonts w:ascii="Arial" w:hAnsi="Arial" w:cs="Arial"/>
          <w:color w:val="000000"/>
          <w:sz w:val="16"/>
          <w:szCs w:val="16"/>
        </w:rPr>
        <w:t>EUR</w:t>
      </w:r>
      <w:r w:rsidRPr="00C3352E">
        <w:rPr>
          <w:rFonts w:ascii="Arial" w:hAnsi="Arial" w:cs="Arial"/>
          <w:color w:val="0000FF"/>
          <w:sz w:val="16"/>
          <w:szCs w:val="16"/>
        </w:rPr>
        <w:t>"/&gt;</w:t>
      </w:r>
    </w:p>
    <w:p w14:paraId="16B3578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118A1">
        <w:rPr>
          <w:rFonts w:ascii="Arial" w:hAnsi="Arial" w:cs="Arial"/>
          <w:color w:val="0000FF"/>
          <w:sz w:val="16"/>
          <w:szCs w:val="16"/>
          <w:highlight w:val="cyan"/>
        </w:rPr>
        <w:t>&lt;</w:t>
      </w:r>
      <w:r w:rsidRPr="00C118A1">
        <w:rPr>
          <w:rFonts w:ascii="Arial" w:hAnsi="Arial" w:cs="Arial"/>
          <w:color w:val="800000"/>
          <w:sz w:val="16"/>
          <w:szCs w:val="16"/>
          <w:highlight w:val="cyan"/>
        </w:rPr>
        <w:t>AdditionalGuestAmounts</w:t>
      </w:r>
      <w:r w:rsidRPr="00C118A1">
        <w:rPr>
          <w:rFonts w:ascii="Arial" w:hAnsi="Arial" w:cs="Arial"/>
          <w:color w:val="0000FF"/>
          <w:sz w:val="16"/>
          <w:szCs w:val="16"/>
          <w:highlight w:val="cyan"/>
        </w:rPr>
        <w:t>&gt;</w:t>
      </w:r>
    </w:p>
    <w:p w14:paraId="16B3578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118A1">
        <w:rPr>
          <w:rFonts w:ascii="Arial" w:hAnsi="Arial" w:cs="Arial"/>
          <w:color w:val="0000FF"/>
          <w:sz w:val="16"/>
          <w:szCs w:val="16"/>
          <w:highlight w:val="cyan"/>
        </w:rPr>
        <w:t>&lt;</w:t>
      </w:r>
      <w:r w:rsidRPr="00C118A1">
        <w:rPr>
          <w:rFonts w:ascii="Arial" w:hAnsi="Arial" w:cs="Arial"/>
          <w:color w:val="800000"/>
          <w:sz w:val="16"/>
          <w:szCs w:val="16"/>
          <w:highlight w:val="cyan"/>
        </w:rPr>
        <w:t>AdditionalGuestAmount</w:t>
      </w:r>
      <w:r w:rsidRPr="00C118A1">
        <w:rPr>
          <w:rFonts w:ascii="Arial" w:hAnsi="Arial" w:cs="Arial"/>
          <w:color w:val="FF0000"/>
          <w:sz w:val="16"/>
          <w:szCs w:val="16"/>
          <w:highlight w:val="cyan"/>
        </w:rPr>
        <w:t xml:space="preserve"> AgeQualifyingCode</w:t>
      </w:r>
      <w:r w:rsidRPr="00C118A1">
        <w:rPr>
          <w:rFonts w:ascii="Arial" w:hAnsi="Arial" w:cs="Arial"/>
          <w:color w:val="0000FF"/>
          <w:sz w:val="16"/>
          <w:szCs w:val="16"/>
          <w:highlight w:val="cyan"/>
        </w:rPr>
        <w:t>="</w:t>
      </w:r>
      <w:r w:rsidRPr="00C118A1">
        <w:rPr>
          <w:rFonts w:ascii="Arial" w:hAnsi="Arial" w:cs="Arial"/>
          <w:color w:val="000000"/>
          <w:sz w:val="16"/>
          <w:szCs w:val="16"/>
          <w:highlight w:val="cyan"/>
        </w:rPr>
        <w:t>8</w:t>
      </w:r>
      <w:r w:rsidRPr="00C118A1">
        <w:rPr>
          <w:rFonts w:ascii="Arial" w:hAnsi="Arial" w:cs="Arial"/>
          <w:color w:val="0000FF"/>
          <w:sz w:val="16"/>
          <w:szCs w:val="16"/>
          <w:highlight w:val="cyan"/>
        </w:rPr>
        <w:t>"&gt;</w:t>
      </w:r>
    </w:p>
    <w:p w14:paraId="16B3578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118A1">
        <w:rPr>
          <w:rFonts w:ascii="Arial" w:hAnsi="Arial" w:cs="Arial"/>
          <w:color w:val="0000FF"/>
          <w:sz w:val="16"/>
          <w:szCs w:val="16"/>
          <w:highlight w:val="cyan"/>
        </w:rPr>
        <w:t>&lt;</w:t>
      </w:r>
      <w:r w:rsidRPr="00C118A1">
        <w:rPr>
          <w:rFonts w:ascii="Arial" w:hAnsi="Arial" w:cs="Arial"/>
          <w:color w:val="800000"/>
          <w:sz w:val="16"/>
          <w:szCs w:val="16"/>
          <w:highlight w:val="cyan"/>
        </w:rPr>
        <w:t>Amount</w:t>
      </w:r>
      <w:r w:rsidRPr="00C118A1">
        <w:rPr>
          <w:rFonts w:ascii="Arial" w:hAnsi="Arial" w:cs="Arial"/>
          <w:color w:val="FF0000"/>
          <w:sz w:val="16"/>
          <w:szCs w:val="16"/>
          <w:highlight w:val="cyan"/>
        </w:rPr>
        <w:t xml:space="preserve"> AmountBeforeTax</w:t>
      </w:r>
      <w:r w:rsidRPr="00C118A1">
        <w:rPr>
          <w:rFonts w:ascii="Arial" w:hAnsi="Arial" w:cs="Arial"/>
          <w:color w:val="0000FF"/>
          <w:sz w:val="16"/>
          <w:szCs w:val="16"/>
          <w:highlight w:val="cyan"/>
        </w:rPr>
        <w:t>="</w:t>
      </w:r>
      <w:r w:rsidRPr="00C118A1">
        <w:rPr>
          <w:rFonts w:ascii="Arial" w:hAnsi="Arial" w:cs="Arial"/>
          <w:color w:val="000000"/>
          <w:sz w:val="16"/>
          <w:szCs w:val="16"/>
          <w:highlight w:val="cyan"/>
        </w:rPr>
        <w:t>000</w:t>
      </w:r>
      <w:r w:rsidRPr="00C118A1">
        <w:rPr>
          <w:rFonts w:ascii="Arial" w:hAnsi="Arial" w:cs="Arial"/>
          <w:color w:val="0000FF"/>
          <w:sz w:val="16"/>
          <w:szCs w:val="16"/>
          <w:highlight w:val="cyan"/>
        </w:rPr>
        <w:t>"</w:t>
      </w:r>
      <w:r w:rsidRPr="00C118A1">
        <w:rPr>
          <w:rFonts w:ascii="Arial" w:hAnsi="Arial" w:cs="Arial"/>
          <w:color w:val="FF0000"/>
          <w:sz w:val="16"/>
          <w:szCs w:val="16"/>
          <w:highlight w:val="cyan"/>
        </w:rPr>
        <w:t xml:space="preserve"> CurrencyCode</w:t>
      </w:r>
      <w:r w:rsidRPr="00C118A1">
        <w:rPr>
          <w:rFonts w:ascii="Arial" w:hAnsi="Arial" w:cs="Arial"/>
          <w:color w:val="0000FF"/>
          <w:sz w:val="16"/>
          <w:szCs w:val="16"/>
          <w:highlight w:val="cyan"/>
        </w:rPr>
        <w:t>="</w:t>
      </w:r>
      <w:r w:rsidRPr="00C118A1">
        <w:rPr>
          <w:rFonts w:ascii="Arial" w:hAnsi="Arial" w:cs="Arial"/>
          <w:color w:val="000000"/>
          <w:sz w:val="16"/>
          <w:szCs w:val="16"/>
          <w:highlight w:val="cyan"/>
        </w:rPr>
        <w:t>EUR</w:t>
      </w:r>
      <w:r w:rsidRPr="00C118A1">
        <w:rPr>
          <w:rFonts w:ascii="Arial" w:hAnsi="Arial" w:cs="Arial"/>
          <w:color w:val="0000FF"/>
          <w:sz w:val="16"/>
          <w:szCs w:val="16"/>
          <w:highlight w:val="cyan"/>
        </w:rPr>
        <w:t>"/&gt;</w:t>
      </w:r>
    </w:p>
    <w:p w14:paraId="16B3578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118A1">
        <w:rPr>
          <w:rFonts w:ascii="Arial" w:hAnsi="Arial" w:cs="Arial"/>
          <w:color w:val="0000FF"/>
          <w:sz w:val="16"/>
          <w:szCs w:val="16"/>
          <w:highlight w:val="cyan"/>
        </w:rPr>
        <w:t>&lt;/</w:t>
      </w:r>
      <w:r w:rsidRPr="00C118A1">
        <w:rPr>
          <w:rFonts w:ascii="Arial" w:hAnsi="Arial" w:cs="Arial"/>
          <w:color w:val="800000"/>
          <w:sz w:val="16"/>
          <w:szCs w:val="16"/>
          <w:highlight w:val="cyan"/>
        </w:rPr>
        <w:t>AdditionalGuestAmount</w:t>
      </w:r>
      <w:r w:rsidRPr="00C118A1">
        <w:rPr>
          <w:rFonts w:ascii="Arial" w:hAnsi="Arial" w:cs="Arial"/>
          <w:color w:val="0000FF"/>
          <w:sz w:val="16"/>
          <w:szCs w:val="16"/>
          <w:highlight w:val="cyan"/>
        </w:rPr>
        <w:t>&gt;</w:t>
      </w:r>
    </w:p>
    <w:p w14:paraId="16B3578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118A1">
        <w:rPr>
          <w:rFonts w:ascii="Arial" w:hAnsi="Arial" w:cs="Arial"/>
          <w:color w:val="0000FF"/>
          <w:sz w:val="16"/>
          <w:szCs w:val="16"/>
          <w:highlight w:val="cyan"/>
        </w:rPr>
        <w:t>&lt;/</w:t>
      </w:r>
      <w:r w:rsidRPr="00C118A1">
        <w:rPr>
          <w:rFonts w:ascii="Arial" w:hAnsi="Arial" w:cs="Arial"/>
          <w:color w:val="800000"/>
          <w:sz w:val="16"/>
          <w:szCs w:val="16"/>
          <w:highlight w:val="cyan"/>
        </w:rPr>
        <w:t>AdditionalGuestAmounts</w:t>
      </w:r>
      <w:r w:rsidRPr="00C118A1">
        <w:rPr>
          <w:rFonts w:ascii="Arial" w:hAnsi="Arial" w:cs="Arial"/>
          <w:color w:val="0000FF"/>
          <w:sz w:val="16"/>
          <w:szCs w:val="16"/>
          <w:highlight w:val="cyan"/>
        </w:rPr>
        <w:t>&gt;</w:t>
      </w:r>
    </w:p>
    <w:p w14:paraId="16B3578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w:t>
      </w:r>
      <w:r w:rsidRPr="00C3352E">
        <w:rPr>
          <w:rFonts w:ascii="Arial" w:hAnsi="Arial" w:cs="Arial"/>
          <w:color w:val="0000FF"/>
          <w:sz w:val="16"/>
          <w:szCs w:val="16"/>
        </w:rPr>
        <w:t>&gt;</w:t>
      </w:r>
    </w:p>
    <w:p w14:paraId="16B3578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Rates</w:t>
      </w:r>
      <w:r w:rsidRPr="00C3352E">
        <w:rPr>
          <w:rFonts w:ascii="Arial" w:hAnsi="Arial" w:cs="Arial"/>
          <w:color w:val="0000FF"/>
          <w:sz w:val="16"/>
          <w:szCs w:val="16"/>
        </w:rPr>
        <w:t>&gt;</w:t>
      </w:r>
    </w:p>
    <w:p w14:paraId="16B3578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w:t>
      </w:r>
      <w:r w:rsidRPr="00C3352E">
        <w:rPr>
          <w:rFonts w:ascii="Arial" w:hAnsi="Arial" w:cs="Arial"/>
          <w:color w:val="0000FF"/>
          <w:sz w:val="16"/>
          <w:szCs w:val="16"/>
        </w:rPr>
        <w:t>&gt;</w:t>
      </w:r>
    </w:p>
    <w:p w14:paraId="16B3579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RoomRates</w:t>
      </w:r>
      <w:r w:rsidRPr="00C3352E">
        <w:rPr>
          <w:rFonts w:ascii="Arial" w:hAnsi="Arial" w:cs="Arial"/>
          <w:color w:val="0000FF"/>
          <w:sz w:val="16"/>
          <w:szCs w:val="16"/>
        </w:rPr>
        <w:t>&gt;</w:t>
      </w:r>
    </w:p>
    <w:p w14:paraId="16B3579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0000FF"/>
          <w:sz w:val="16"/>
          <w:szCs w:val="16"/>
        </w:rPr>
        <w:t>&gt;</w:t>
      </w:r>
    </w:p>
    <w:p w14:paraId="16B3579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w:t>
      </w:r>
      <w:r w:rsidRPr="00C3352E">
        <w:rPr>
          <w:rFonts w:ascii="Arial" w:hAnsi="Arial" w:cs="Arial"/>
          <w:color w:val="FF0000"/>
          <w:sz w:val="16"/>
          <w:szCs w:val="16"/>
        </w:rPr>
        <w:t xml:space="preserve"> AgeQualifyingCode</w:t>
      </w:r>
      <w:r w:rsidRPr="00C3352E">
        <w:rPr>
          <w:rFonts w:ascii="Arial" w:hAnsi="Arial" w:cs="Arial"/>
          <w:color w:val="0000FF"/>
          <w:sz w:val="16"/>
          <w:szCs w:val="16"/>
        </w:rPr>
        <w:t>="</w:t>
      </w:r>
      <w:r w:rsidRPr="00C3352E">
        <w:rPr>
          <w:rFonts w:ascii="Arial" w:hAnsi="Arial" w:cs="Arial"/>
          <w:color w:val="000000"/>
          <w:sz w:val="16"/>
          <w:szCs w:val="16"/>
        </w:rPr>
        <w:t>10</w:t>
      </w:r>
      <w:r w:rsidRPr="00C3352E">
        <w:rPr>
          <w:rFonts w:ascii="Arial" w:hAnsi="Arial" w:cs="Arial"/>
          <w:color w:val="0000FF"/>
          <w:sz w:val="16"/>
          <w:szCs w:val="16"/>
        </w:rPr>
        <w:t>"</w:t>
      </w:r>
      <w:r w:rsidRPr="00C3352E">
        <w:rPr>
          <w:rFonts w:ascii="Arial" w:hAnsi="Arial" w:cs="Arial"/>
          <w:color w:val="FF0000"/>
          <w:sz w:val="16"/>
          <w:szCs w:val="16"/>
        </w:rPr>
        <w:t xml:space="preserve"> Count</w:t>
      </w:r>
      <w:r w:rsidRPr="00C3352E">
        <w:rPr>
          <w:rFonts w:ascii="Arial" w:hAnsi="Arial" w:cs="Arial"/>
          <w:color w:val="0000FF"/>
          <w:sz w:val="16"/>
          <w:szCs w:val="16"/>
        </w:rPr>
        <w:t>="</w:t>
      </w:r>
      <w:r w:rsidRPr="00C3352E">
        <w:rPr>
          <w:rFonts w:ascii="Arial" w:hAnsi="Arial" w:cs="Arial"/>
          <w:color w:val="000000"/>
          <w:sz w:val="16"/>
          <w:szCs w:val="16"/>
        </w:rPr>
        <w:t>2</w:t>
      </w:r>
      <w:r w:rsidRPr="00C3352E">
        <w:rPr>
          <w:rFonts w:ascii="Arial" w:hAnsi="Arial" w:cs="Arial"/>
          <w:color w:val="0000FF"/>
          <w:sz w:val="16"/>
          <w:szCs w:val="16"/>
        </w:rPr>
        <w:t>"/&gt;</w:t>
      </w:r>
    </w:p>
    <w:p w14:paraId="16B3579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118A1">
        <w:rPr>
          <w:rFonts w:ascii="Arial" w:hAnsi="Arial" w:cs="Arial"/>
          <w:color w:val="0000FF"/>
          <w:sz w:val="16"/>
          <w:szCs w:val="16"/>
          <w:highlight w:val="cyan"/>
        </w:rPr>
        <w:t>&lt;</w:t>
      </w:r>
      <w:r w:rsidRPr="00C118A1">
        <w:rPr>
          <w:rFonts w:ascii="Arial" w:hAnsi="Arial" w:cs="Arial"/>
          <w:color w:val="800000"/>
          <w:sz w:val="16"/>
          <w:szCs w:val="16"/>
          <w:highlight w:val="cyan"/>
        </w:rPr>
        <w:t>GuestCount</w:t>
      </w:r>
      <w:r w:rsidRPr="00C118A1">
        <w:rPr>
          <w:rFonts w:ascii="Arial" w:hAnsi="Arial" w:cs="Arial"/>
          <w:color w:val="FF0000"/>
          <w:sz w:val="16"/>
          <w:szCs w:val="16"/>
          <w:highlight w:val="cyan"/>
        </w:rPr>
        <w:t xml:space="preserve"> AgeQualifyingCode</w:t>
      </w:r>
      <w:r w:rsidRPr="00C118A1">
        <w:rPr>
          <w:rFonts w:ascii="Arial" w:hAnsi="Arial" w:cs="Arial"/>
          <w:color w:val="0000FF"/>
          <w:sz w:val="16"/>
          <w:szCs w:val="16"/>
          <w:highlight w:val="cyan"/>
        </w:rPr>
        <w:t>="</w:t>
      </w:r>
      <w:r w:rsidRPr="00C118A1">
        <w:rPr>
          <w:rFonts w:ascii="Arial" w:hAnsi="Arial" w:cs="Arial"/>
          <w:color w:val="000000"/>
          <w:sz w:val="16"/>
          <w:szCs w:val="16"/>
          <w:highlight w:val="cyan"/>
        </w:rPr>
        <w:t>8</w:t>
      </w:r>
      <w:r w:rsidRPr="00C118A1">
        <w:rPr>
          <w:rFonts w:ascii="Arial" w:hAnsi="Arial" w:cs="Arial"/>
          <w:color w:val="0000FF"/>
          <w:sz w:val="16"/>
          <w:szCs w:val="16"/>
          <w:highlight w:val="cyan"/>
        </w:rPr>
        <w:t>"</w:t>
      </w:r>
      <w:r w:rsidRPr="00C118A1">
        <w:rPr>
          <w:rFonts w:ascii="Arial" w:hAnsi="Arial" w:cs="Arial"/>
          <w:color w:val="FF0000"/>
          <w:sz w:val="16"/>
          <w:szCs w:val="16"/>
          <w:highlight w:val="cyan"/>
        </w:rPr>
        <w:t xml:space="preserve"> Count</w:t>
      </w:r>
      <w:r w:rsidRPr="00C118A1">
        <w:rPr>
          <w:rFonts w:ascii="Arial" w:hAnsi="Arial" w:cs="Arial"/>
          <w:color w:val="0000FF"/>
          <w:sz w:val="16"/>
          <w:szCs w:val="16"/>
          <w:highlight w:val="cyan"/>
        </w:rPr>
        <w:t>="</w:t>
      </w:r>
      <w:r w:rsidRPr="00C118A1">
        <w:rPr>
          <w:rFonts w:ascii="Arial" w:hAnsi="Arial" w:cs="Arial"/>
          <w:color w:val="000000"/>
          <w:sz w:val="16"/>
          <w:szCs w:val="16"/>
          <w:highlight w:val="cyan"/>
        </w:rPr>
        <w:t>1</w:t>
      </w:r>
      <w:r w:rsidRPr="00C118A1">
        <w:rPr>
          <w:rFonts w:ascii="Arial" w:hAnsi="Arial" w:cs="Arial"/>
          <w:color w:val="0000FF"/>
          <w:sz w:val="16"/>
          <w:szCs w:val="16"/>
          <w:highlight w:val="cyan"/>
        </w:rPr>
        <w:t>"/&gt;</w:t>
      </w:r>
    </w:p>
    <w:p w14:paraId="16B3579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GuestCounts</w:t>
      </w:r>
      <w:r w:rsidRPr="00C3352E">
        <w:rPr>
          <w:rFonts w:ascii="Arial" w:hAnsi="Arial" w:cs="Arial"/>
          <w:color w:val="0000FF"/>
          <w:sz w:val="16"/>
          <w:szCs w:val="16"/>
        </w:rPr>
        <w:t>&gt;</w:t>
      </w:r>
    </w:p>
    <w:p w14:paraId="16B3579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TimeSpan</w:t>
      </w:r>
      <w:r w:rsidRPr="00C3352E">
        <w:rPr>
          <w:rFonts w:ascii="Arial" w:hAnsi="Arial" w:cs="Arial"/>
          <w:color w:val="FF0000"/>
          <w:sz w:val="16"/>
          <w:szCs w:val="16"/>
        </w:rPr>
        <w:t xml:space="preserve"> End</w:t>
      </w:r>
      <w:r w:rsidRPr="00C3352E">
        <w:rPr>
          <w:rFonts w:ascii="Arial" w:hAnsi="Arial" w:cs="Arial"/>
          <w:color w:val="0000FF"/>
          <w:sz w:val="16"/>
          <w:szCs w:val="16"/>
        </w:rPr>
        <w:t>="</w:t>
      </w:r>
      <w:r w:rsidRPr="00C3352E">
        <w:rPr>
          <w:rFonts w:ascii="Arial" w:hAnsi="Arial" w:cs="Arial"/>
          <w:color w:val="000000"/>
          <w:sz w:val="16"/>
          <w:szCs w:val="16"/>
        </w:rPr>
        <w:t>2009-10-18</w:t>
      </w:r>
      <w:r w:rsidRPr="00C3352E">
        <w:rPr>
          <w:rFonts w:ascii="Arial" w:hAnsi="Arial" w:cs="Arial"/>
          <w:color w:val="0000FF"/>
          <w:sz w:val="16"/>
          <w:szCs w:val="16"/>
        </w:rPr>
        <w:t>"</w:t>
      </w:r>
      <w:r w:rsidRPr="00C3352E">
        <w:rPr>
          <w:rFonts w:ascii="Arial" w:hAnsi="Arial" w:cs="Arial"/>
          <w:color w:val="FF0000"/>
          <w:sz w:val="16"/>
          <w:szCs w:val="16"/>
        </w:rPr>
        <w:t xml:space="preserve"> Start</w:t>
      </w:r>
      <w:r w:rsidRPr="00C3352E">
        <w:rPr>
          <w:rFonts w:ascii="Arial" w:hAnsi="Arial" w:cs="Arial"/>
          <w:color w:val="0000FF"/>
          <w:sz w:val="16"/>
          <w:szCs w:val="16"/>
        </w:rPr>
        <w:t>="</w:t>
      </w:r>
      <w:r w:rsidRPr="00C3352E">
        <w:rPr>
          <w:rFonts w:ascii="Arial" w:hAnsi="Arial" w:cs="Arial"/>
          <w:color w:val="000000"/>
          <w:sz w:val="16"/>
          <w:szCs w:val="16"/>
        </w:rPr>
        <w:t>2009-10-15</w:t>
      </w:r>
      <w:r w:rsidRPr="00C3352E">
        <w:rPr>
          <w:rFonts w:ascii="Arial" w:hAnsi="Arial" w:cs="Arial"/>
          <w:color w:val="0000FF"/>
          <w:sz w:val="16"/>
          <w:szCs w:val="16"/>
        </w:rPr>
        <w:t>"/&gt;</w:t>
      </w:r>
    </w:p>
    <w:p w14:paraId="16B3579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Total</w:t>
      </w:r>
      <w:r w:rsidRPr="00C3352E">
        <w:rPr>
          <w:rFonts w:ascii="Arial" w:hAnsi="Arial" w:cs="Arial"/>
          <w:color w:val="FF0000"/>
          <w:sz w:val="16"/>
          <w:szCs w:val="16"/>
        </w:rPr>
        <w:t xml:space="preserve"> AdditionalFeesExcludedIndicator</w:t>
      </w:r>
      <w:r w:rsidRPr="00C3352E">
        <w:rPr>
          <w:rFonts w:ascii="Arial" w:hAnsi="Arial" w:cs="Arial"/>
          <w:color w:val="0000FF"/>
          <w:sz w:val="16"/>
          <w:szCs w:val="16"/>
        </w:rPr>
        <w:t>="</w:t>
      </w:r>
      <w:r w:rsidRPr="00C3352E">
        <w:rPr>
          <w:rFonts w:ascii="Arial" w:hAnsi="Arial" w:cs="Arial"/>
          <w:color w:val="000000"/>
          <w:sz w:val="16"/>
          <w:szCs w:val="16"/>
        </w:rPr>
        <w:t>true</w:t>
      </w:r>
      <w:r w:rsidRPr="00C3352E">
        <w:rPr>
          <w:rFonts w:ascii="Arial" w:hAnsi="Arial" w:cs="Arial"/>
          <w:color w:val="0000FF"/>
          <w:sz w:val="16"/>
          <w:szCs w:val="16"/>
        </w:rPr>
        <w:t>"</w:t>
      </w:r>
      <w:r w:rsidRPr="00C3352E">
        <w:rPr>
          <w:rFonts w:ascii="Arial" w:hAnsi="Arial" w:cs="Arial"/>
          <w:color w:val="FF0000"/>
          <w:sz w:val="16"/>
          <w:szCs w:val="16"/>
        </w:rPr>
        <w:t xml:space="preserve"> AmountAfterTax</w:t>
      </w:r>
      <w:r w:rsidRPr="00C3352E">
        <w:rPr>
          <w:rFonts w:ascii="Arial" w:hAnsi="Arial" w:cs="Arial"/>
          <w:color w:val="0000FF"/>
          <w:sz w:val="16"/>
          <w:szCs w:val="16"/>
        </w:rPr>
        <w:t>="</w:t>
      </w:r>
      <w:r w:rsidRPr="00C3352E">
        <w:rPr>
          <w:rFonts w:ascii="Arial" w:hAnsi="Arial" w:cs="Arial"/>
          <w:color w:val="000000"/>
          <w:sz w:val="16"/>
          <w:szCs w:val="16"/>
        </w:rPr>
        <w:t>31200</w:t>
      </w:r>
      <w:r w:rsidRPr="00C3352E">
        <w:rPr>
          <w:rFonts w:ascii="Arial" w:hAnsi="Arial" w:cs="Arial"/>
          <w:color w:val="0000FF"/>
          <w:sz w:val="16"/>
          <w:szCs w:val="16"/>
        </w:rPr>
        <w:t>"</w:t>
      </w:r>
      <w:r w:rsidRPr="00C3352E">
        <w:rPr>
          <w:rFonts w:ascii="Arial" w:hAnsi="Arial" w:cs="Arial"/>
          <w:color w:val="FF0000"/>
          <w:sz w:val="16"/>
          <w:szCs w:val="16"/>
        </w:rPr>
        <w:t xml:space="preserve"> CurrencyCode</w:t>
      </w:r>
      <w:r w:rsidRPr="00C3352E">
        <w:rPr>
          <w:rFonts w:ascii="Arial" w:hAnsi="Arial" w:cs="Arial"/>
          <w:color w:val="0000FF"/>
          <w:sz w:val="16"/>
          <w:szCs w:val="16"/>
        </w:rPr>
        <w:t>="</w:t>
      </w:r>
      <w:r w:rsidRPr="00C3352E">
        <w:rPr>
          <w:rFonts w:ascii="Arial" w:hAnsi="Arial" w:cs="Arial"/>
          <w:color w:val="000000"/>
          <w:sz w:val="16"/>
          <w:szCs w:val="16"/>
        </w:rPr>
        <w:t>EUR</w:t>
      </w:r>
      <w:r w:rsidRPr="00C3352E">
        <w:rPr>
          <w:rFonts w:ascii="Arial" w:hAnsi="Arial" w:cs="Arial"/>
          <w:color w:val="0000FF"/>
          <w:sz w:val="16"/>
          <w:szCs w:val="16"/>
        </w:rPr>
        <w:t>"&gt;</w:t>
      </w:r>
    </w:p>
    <w:p w14:paraId="16B3579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Taxes</w:t>
      </w:r>
      <w:r w:rsidRPr="00C3352E">
        <w:rPr>
          <w:rFonts w:ascii="Arial" w:hAnsi="Arial" w:cs="Arial"/>
          <w:color w:val="0000FF"/>
          <w:sz w:val="16"/>
          <w:szCs w:val="16"/>
        </w:rPr>
        <w:t>&gt;</w:t>
      </w:r>
    </w:p>
    <w:p w14:paraId="16B3579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4</w:t>
      </w:r>
      <w:r w:rsidRPr="00C3352E">
        <w:rPr>
          <w:rFonts w:ascii="Arial" w:hAnsi="Arial" w:cs="Arial"/>
          <w:color w:val="0000FF"/>
          <w:sz w:val="16"/>
          <w:szCs w:val="16"/>
        </w:rPr>
        <w:t>"</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Inclusive</w:t>
      </w:r>
      <w:r w:rsidRPr="00C3352E">
        <w:rPr>
          <w:rFonts w:ascii="Arial" w:hAnsi="Arial" w:cs="Arial"/>
          <w:color w:val="0000FF"/>
          <w:sz w:val="16"/>
          <w:szCs w:val="16"/>
        </w:rPr>
        <w:t>"&gt;</w:t>
      </w:r>
    </w:p>
    <w:p w14:paraId="16B3579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w:t>
      </w:r>
      <w:r w:rsidRPr="00C3352E">
        <w:rPr>
          <w:rFonts w:ascii="Arial" w:hAnsi="Arial" w:cs="Arial"/>
          <w:color w:val="0000FF"/>
          <w:sz w:val="16"/>
          <w:szCs w:val="16"/>
        </w:rPr>
        <w:t>&gt;</w:t>
      </w:r>
    </w:p>
    <w:p w14:paraId="16B3579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Taxes</w:t>
      </w:r>
      <w:r w:rsidRPr="00C3352E">
        <w:rPr>
          <w:rFonts w:ascii="Arial" w:hAnsi="Arial" w:cs="Arial"/>
          <w:color w:val="0000FF"/>
          <w:sz w:val="16"/>
          <w:szCs w:val="16"/>
        </w:rPr>
        <w:t>&gt;</w:t>
      </w:r>
    </w:p>
    <w:p w14:paraId="16B3579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Total</w:t>
      </w:r>
      <w:r w:rsidRPr="00C3352E">
        <w:rPr>
          <w:rFonts w:ascii="Arial" w:hAnsi="Arial" w:cs="Arial"/>
          <w:color w:val="0000FF"/>
          <w:sz w:val="16"/>
          <w:szCs w:val="16"/>
        </w:rPr>
        <w:t>&gt;</w:t>
      </w:r>
    </w:p>
    <w:p w14:paraId="16B3579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BasicPropertyInfo</w:t>
      </w:r>
      <w:r w:rsidRPr="00C3352E">
        <w:rPr>
          <w:rFonts w:ascii="Arial" w:hAnsi="Arial" w:cs="Arial"/>
          <w:color w:val="FF0000"/>
          <w:sz w:val="16"/>
          <w:szCs w:val="16"/>
        </w:rPr>
        <w:t xml:space="preserve"> ChainCode</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HotelCityCode</w:t>
      </w:r>
      <w:r w:rsidRPr="00C3352E">
        <w:rPr>
          <w:rFonts w:ascii="Arial" w:hAnsi="Arial" w:cs="Arial"/>
          <w:color w:val="0000FF"/>
          <w:sz w:val="16"/>
          <w:szCs w:val="16"/>
        </w:rPr>
        <w:t>="</w:t>
      </w:r>
      <w:r w:rsidRPr="00C3352E">
        <w:rPr>
          <w:rFonts w:ascii="Arial" w:hAnsi="Arial" w:cs="Arial"/>
          <w:color w:val="000000"/>
          <w:sz w:val="16"/>
          <w:szCs w:val="16"/>
        </w:rPr>
        <w:t>FCO</w:t>
      </w:r>
      <w:r w:rsidRPr="00C3352E">
        <w:rPr>
          <w:rFonts w:ascii="Arial" w:hAnsi="Arial" w:cs="Arial"/>
          <w:color w:val="0000FF"/>
          <w:sz w:val="16"/>
          <w:szCs w:val="16"/>
        </w:rPr>
        <w:t>"</w:t>
      </w:r>
      <w:r w:rsidRPr="00C3352E">
        <w:rPr>
          <w:rFonts w:ascii="Arial" w:hAnsi="Arial" w:cs="Arial"/>
          <w:color w:val="FF0000"/>
          <w:sz w:val="16"/>
          <w:szCs w:val="16"/>
        </w:rPr>
        <w:t xml:space="preserve"> HotelCode</w:t>
      </w:r>
      <w:r w:rsidRPr="00C3352E">
        <w:rPr>
          <w:rFonts w:ascii="Arial" w:hAnsi="Arial" w:cs="Arial"/>
          <w:color w:val="0000FF"/>
          <w:sz w:val="16"/>
          <w:szCs w:val="16"/>
        </w:rPr>
        <w:t>="</w:t>
      </w:r>
      <w:r w:rsidRPr="00C3352E">
        <w:rPr>
          <w:rFonts w:ascii="Arial" w:hAnsi="Arial" w:cs="Arial"/>
          <w:color w:val="000000"/>
          <w:sz w:val="16"/>
          <w:szCs w:val="16"/>
        </w:rPr>
        <w:t>NOROM</w:t>
      </w:r>
      <w:r w:rsidRPr="00C3352E">
        <w:rPr>
          <w:rFonts w:ascii="Arial" w:hAnsi="Arial" w:cs="Arial"/>
          <w:color w:val="0000FF"/>
          <w:sz w:val="16"/>
          <w:szCs w:val="16"/>
        </w:rPr>
        <w:t>"</w:t>
      </w:r>
      <w:r w:rsidRPr="00C3352E">
        <w:rPr>
          <w:rFonts w:ascii="Arial" w:hAnsi="Arial" w:cs="Arial"/>
          <w:color w:val="FF0000"/>
          <w:sz w:val="16"/>
          <w:szCs w:val="16"/>
        </w:rPr>
        <w:t xml:space="preserve"> HotelCodeContext</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79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VendorMessages</w:t>
      </w:r>
      <w:r w:rsidRPr="00C3352E">
        <w:rPr>
          <w:rFonts w:ascii="Arial" w:hAnsi="Arial" w:cs="Arial"/>
          <w:color w:val="0000FF"/>
          <w:sz w:val="16"/>
          <w:szCs w:val="16"/>
        </w:rPr>
        <w:t>&gt;</w:t>
      </w:r>
    </w:p>
    <w:p w14:paraId="16B3579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w:t>
      </w:r>
      <w:r w:rsidRPr="00C3352E">
        <w:rPr>
          <w:rFonts w:ascii="Arial" w:hAnsi="Arial" w:cs="Arial"/>
          <w:color w:val="FF0000"/>
          <w:sz w:val="16"/>
          <w:szCs w:val="16"/>
        </w:rPr>
        <w:t xml:space="preserve"> InfoType</w:t>
      </w:r>
      <w:r w:rsidRPr="00C3352E">
        <w:rPr>
          <w:rFonts w:ascii="Arial" w:hAnsi="Arial" w:cs="Arial"/>
          <w:color w:val="0000FF"/>
          <w:sz w:val="16"/>
          <w:szCs w:val="16"/>
        </w:rPr>
        <w:t>="</w:t>
      </w:r>
      <w:r w:rsidRPr="00C3352E">
        <w:rPr>
          <w:rFonts w:ascii="Arial" w:hAnsi="Arial" w:cs="Arial"/>
          <w:color w:val="000000"/>
          <w:sz w:val="16"/>
          <w:szCs w:val="16"/>
        </w:rPr>
        <w:t>3</w:t>
      </w:r>
      <w:r w:rsidRPr="00C3352E">
        <w:rPr>
          <w:rFonts w:ascii="Arial" w:hAnsi="Arial" w:cs="Arial"/>
          <w:color w:val="0000FF"/>
          <w:sz w:val="16"/>
          <w:szCs w:val="16"/>
        </w:rPr>
        <w:t>"&gt;</w:t>
      </w:r>
    </w:p>
    <w:p w14:paraId="16B3579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SubSection</w:t>
      </w:r>
      <w:r w:rsidRPr="00C3352E">
        <w:rPr>
          <w:rFonts w:ascii="Arial" w:hAnsi="Arial" w:cs="Arial"/>
          <w:color w:val="0000FF"/>
          <w:sz w:val="16"/>
          <w:szCs w:val="16"/>
        </w:rPr>
        <w:t>&gt;</w:t>
      </w:r>
    </w:p>
    <w:p w14:paraId="16B357A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Paragraph</w:t>
      </w:r>
      <w:r w:rsidRPr="00C3352E">
        <w:rPr>
          <w:rFonts w:ascii="Arial" w:hAnsi="Arial" w:cs="Arial"/>
          <w:color w:val="0000FF"/>
          <w:sz w:val="16"/>
          <w:szCs w:val="16"/>
        </w:rPr>
        <w:t>&gt;</w:t>
      </w:r>
    </w:p>
    <w:p w14:paraId="16B357A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Thank you for choosing Marty</w:t>
      </w:r>
    </w:p>
    <w:p w14:paraId="16B357A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Hotels</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A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r w:rsidRPr="00C3352E">
        <w:rPr>
          <w:rFonts w:ascii="Arial" w:hAnsi="Arial" w:cs="Arial"/>
          <w:color w:val="000000"/>
          <w:sz w:val="16"/>
          <w:szCs w:val="16"/>
        </w:rPr>
        <w:t>We have confirmed 1 B1KRA1 for 2</w:t>
      </w:r>
    </w:p>
    <w:p w14:paraId="16B357A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 xml:space="preserve">                        Persons</w:t>
      </w:r>
      <w:r w:rsidRPr="00C3352E">
        <w:rPr>
          <w:rFonts w:ascii="Arial" w:hAnsi="Arial" w:cs="Arial"/>
          <w:color w:val="0000FF"/>
          <w:sz w:val="16"/>
          <w:szCs w:val="16"/>
        </w:rPr>
        <w:t>&lt;/</w:t>
      </w:r>
      <w:r w:rsidRPr="00C3352E">
        <w:rPr>
          <w:rFonts w:ascii="Arial" w:hAnsi="Arial" w:cs="Arial"/>
          <w:color w:val="800000"/>
          <w:sz w:val="16"/>
          <w:szCs w:val="16"/>
        </w:rPr>
        <w:t>Text</w:t>
      </w:r>
      <w:r w:rsidRPr="00C3352E">
        <w:rPr>
          <w:rFonts w:ascii="Arial" w:hAnsi="Arial" w:cs="Arial"/>
          <w:color w:val="0000FF"/>
          <w:sz w:val="16"/>
          <w:szCs w:val="16"/>
        </w:rPr>
        <w:t>&gt;</w:t>
      </w:r>
    </w:p>
    <w:p w14:paraId="16B357A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Paragraph</w:t>
      </w:r>
      <w:r w:rsidRPr="00C3352E">
        <w:rPr>
          <w:rFonts w:ascii="Arial" w:hAnsi="Arial" w:cs="Arial"/>
          <w:color w:val="0000FF"/>
          <w:sz w:val="16"/>
          <w:szCs w:val="16"/>
        </w:rPr>
        <w:t>&gt;</w:t>
      </w:r>
    </w:p>
    <w:p w14:paraId="16B357A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SubSection</w:t>
      </w:r>
      <w:r w:rsidRPr="00C3352E">
        <w:rPr>
          <w:rFonts w:ascii="Arial" w:hAnsi="Arial" w:cs="Arial"/>
          <w:color w:val="0000FF"/>
          <w:sz w:val="16"/>
          <w:szCs w:val="16"/>
        </w:rPr>
        <w:t>&gt;</w:t>
      </w:r>
    </w:p>
    <w:p w14:paraId="16B357A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w:t>
      </w:r>
      <w:r w:rsidRPr="00C3352E">
        <w:rPr>
          <w:rFonts w:ascii="Arial" w:hAnsi="Arial" w:cs="Arial"/>
          <w:color w:val="0000FF"/>
          <w:sz w:val="16"/>
          <w:szCs w:val="16"/>
        </w:rPr>
        <w:t>&gt;</w:t>
      </w:r>
    </w:p>
    <w:p w14:paraId="16B357A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VendorMessages</w:t>
      </w:r>
      <w:r w:rsidRPr="00C3352E">
        <w:rPr>
          <w:rFonts w:ascii="Arial" w:hAnsi="Arial" w:cs="Arial"/>
          <w:color w:val="0000FF"/>
          <w:sz w:val="16"/>
          <w:szCs w:val="16"/>
        </w:rPr>
        <w:t>&gt;</w:t>
      </w:r>
    </w:p>
    <w:p w14:paraId="16B357A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BasicPropertyInfo</w:t>
      </w:r>
      <w:r w:rsidRPr="00C3352E">
        <w:rPr>
          <w:rFonts w:ascii="Arial" w:hAnsi="Arial" w:cs="Arial"/>
          <w:color w:val="0000FF"/>
          <w:sz w:val="16"/>
          <w:szCs w:val="16"/>
        </w:rPr>
        <w:t>&gt;</w:t>
      </w:r>
    </w:p>
    <w:p w14:paraId="16B357A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w:t>
      </w:r>
      <w:r w:rsidRPr="00C3352E">
        <w:rPr>
          <w:rFonts w:ascii="Arial" w:hAnsi="Arial" w:cs="Arial"/>
          <w:color w:val="0000FF"/>
          <w:sz w:val="16"/>
          <w:szCs w:val="16"/>
        </w:rPr>
        <w:t>&gt;</w:t>
      </w:r>
    </w:p>
    <w:p w14:paraId="16B357A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RoomStays</w:t>
      </w:r>
      <w:r w:rsidRPr="00C3352E">
        <w:rPr>
          <w:rFonts w:ascii="Arial" w:hAnsi="Arial" w:cs="Arial"/>
          <w:color w:val="0000FF"/>
          <w:sz w:val="16"/>
          <w:szCs w:val="16"/>
        </w:rPr>
        <w:t>&gt;</w:t>
      </w:r>
    </w:p>
    <w:p w14:paraId="16B357A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7A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0000FF"/>
          <w:sz w:val="16"/>
          <w:szCs w:val="16"/>
        </w:rPr>
        <w:t>&gt;</w:t>
      </w:r>
    </w:p>
    <w:p w14:paraId="16B357A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7A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7B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FF0000"/>
          <w:sz w:val="16"/>
          <w:szCs w:val="16"/>
        </w:rPr>
        <w:t xml:space="preserve"> ProfileType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7B1"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7B2"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7B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r w:rsidRPr="00C3352E">
        <w:rPr>
          <w:rFonts w:ascii="Arial" w:hAnsi="Arial" w:cs="Arial"/>
          <w:color w:val="000000"/>
          <w:sz w:val="16"/>
          <w:szCs w:val="16"/>
        </w:rPr>
        <w:t>BRENT</w:t>
      </w:r>
      <w:r w:rsidRPr="00C3352E">
        <w:rPr>
          <w:rFonts w:ascii="Arial" w:hAnsi="Arial" w:cs="Arial"/>
          <w:color w:val="0000FF"/>
          <w:sz w:val="16"/>
          <w:szCs w:val="16"/>
        </w:rPr>
        <w:t>&lt;/</w:t>
      </w:r>
      <w:r w:rsidRPr="00C3352E">
        <w:rPr>
          <w:rFonts w:ascii="Arial" w:hAnsi="Arial" w:cs="Arial"/>
          <w:color w:val="800000"/>
          <w:sz w:val="16"/>
          <w:szCs w:val="16"/>
        </w:rPr>
        <w:t>GivenName</w:t>
      </w:r>
      <w:r w:rsidRPr="00C3352E">
        <w:rPr>
          <w:rFonts w:ascii="Arial" w:hAnsi="Arial" w:cs="Arial"/>
          <w:color w:val="0000FF"/>
          <w:sz w:val="16"/>
          <w:szCs w:val="16"/>
        </w:rPr>
        <w:t>&gt;</w:t>
      </w:r>
    </w:p>
    <w:p w14:paraId="16B357B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r w:rsidRPr="00C3352E">
        <w:rPr>
          <w:rFonts w:ascii="Arial" w:hAnsi="Arial" w:cs="Arial"/>
          <w:color w:val="000000"/>
          <w:sz w:val="16"/>
          <w:szCs w:val="16"/>
        </w:rPr>
        <w:t>EDMONDS</w:t>
      </w:r>
      <w:r w:rsidRPr="00C3352E">
        <w:rPr>
          <w:rFonts w:ascii="Arial" w:hAnsi="Arial" w:cs="Arial"/>
          <w:color w:val="0000FF"/>
          <w:sz w:val="16"/>
          <w:szCs w:val="16"/>
        </w:rPr>
        <w:t>&lt;/</w:t>
      </w:r>
      <w:r w:rsidRPr="00C3352E">
        <w:rPr>
          <w:rFonts w:ascii="Arial" w:hAnsi="Arial" w:cs="Arial"/>
          <w:color w:val="800000"/>
          <w:sz w:val="16"/>
          <w:szCs w:val="16"/>
        </w:rPr>
        <w:t>Surname</w:t>
      </w:r>
      <w:r w:rsidRPr="00C3352E">
        <w:rPr>
          <w:rFonts w:ascii="Arial" w:hAnsi="Arial" w:cs="Arial"/>
          <w:color w:val="0000FF"/>
          <w:sz w:val="16"/>
          <w:szCs w:val="16"/>
        </w:rPr>
        <w:t>&gt;</w:t>
      </w:r>
    </w:p>
    <w:p w14:paraId="16B357B5"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PersonName</w:t>
      </w:r>
      <w:r w:rsidRPr="00C3352E">
        <w:rPr>
          <w:rFonts w:ascii="Arial" w:hAnsi="Arial" w:cs="Arial"/>
          <w:color w:val="0000FF"/>
          <w:sz w:val="16"/>
          <w:szCs w:val="16"/>
        </w:rPr>
        <w:t>&gt;</w:t>
      </w:r>
    </w:p>
    <w:p w14:paraId="16B357B6"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Customer</w:t>
      </w:r>
      <w:r w:rsidRPr="00C3352E">
        <w:rPr>
          <w:rFonts w:ascii="Arial" w:hAnsi="Arial" w:cs="Arial"/>
          <w:color w:val="0000FF"/>
          <w:sz w:val="16"/>
          <w:szCs w:val="16"/>
        </w:rPr>
        <w:t>&gt;</w:t>
      </w:r>
    </w:p>
    <w:p w14:paraId="16B357B7"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w:t>
      </w:r>
      <w:r w:rsidRPr="00C3352E">
        <w:rPr>
          <w:rFonts w:ascii="Arial" w:hAnsi="Arial" w:cs="Arial"/>
          <w:color w:val="0000FF"/>
          <w:sz w:val="16"/>
          <w:szCs w:val="16"/>
        </w:rPr>
        <w:t>&gt;</w:t>
      </w:r>
    </w:p>
    <w:p w14:paraId="16B357B8"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ProfileInfo</w:t>
      </w:r>
      <w:r w:rsidRPr="00C3352E">
        <w:rPr>
          <w:rFonts w:ascii="Arial" w:hAnsi="Arial" w:cs="Arial"/>
          <w:color w:val="0000FF"/>
          <w:sz w:val="16"/>
          <w:szCs w:val="16"/>
        </w:rPr>
        <w:t>&gt;</w:t>
      </w:r>
    </w:p>
    <w:p w14:paraId="16B357B9"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Profiles</w:t>
      </w:r>
      <w:r w:rsidRPr="00C3352E">
        <w:rPr>
          <w:rFonts w:ascii="Arial" w:hAnsi="Arial" w:cs="Arial"/>
          <w:color w:val="0000FF"/>
          <w:sz w:val="16"/>
          <w:szCs w:val="16"/>
        </w:rPr>
        <w:t>&gt;</w:t>
      </w:r>
    </w:p>
    <w:p w14:paraId="16B357BA"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w:t>
      </w:r>
      <w:r w:rsidRPr="00C3352E">
        <w:rPr>
          <w:rFonts w:ascii="Arial" w:hAnsi="Arial" w:cs="Arial"/>
          <w:color w:val="0000FF"/>
          <w:sz w:val="16"/>
          <w:szCs w:val="16"/>
        </w:rPr>
        <w:t>&gt;</w:t>
      </w:r>
    </w:p>
    <w:p w14:paraId="16B357BB"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ResGuests</w:t>
      </w:r>
      <w:r w:rsidRPr="00C3352E">
        <w:rPr>
          <w:rFonts w:ascii="Arial" w:hAnsi="Arial" w:cs="Arial"/>
          <w:color w:val="0000FF"/>
          <w:sz w:val="16"/>
          <w:szCs w:val="16"/>
        </w:rPr>
        <w:t>&gt;</w:t>
      </w:r>
    </w:p>
    <w:p w14:paraId="16B357BC"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7BD"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7BE"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w:t>
      </w:r>
      <w:r w:rsidRPr="00C3352E">
        <w:rPr>
          <w:rFonts w:ascii="Arial" w:hAnsi="Arial" w:cs="Arial"/>
          <w:color w:val="FF0000"/>
          <w:sz w:val="16"/>
          <w:szCs w:val="16"/>
        </w:rPr>
        <w:t xml:space="preserve"> ResID_SourceContext</w:t>
      </w:r>
      <w:r w:rsidRPr="00C3352E">
        <w:rPr>
          <w:rFonts w:ascii="Arial" w:hAnsi="Arial" w:cs="Arial"/>
          <w:color w:val="0000FF"/>
          <w:sz w:val="16"/>
          <w:szCs w:val="16"/>
        </w:rPr>
        <w:t>="</w:t>
      </w:r>
      <w:r w:rsidRPr="00C3352E">
        <w:rPr>
          <w:rFonts w:ascii="Arial" w:hAnsi="Arial" w:cs="Arial"/>
          <w:color w:val="000000"/>
          <w:sz w:val="16"/>
          <w:szCs w:val="16"/>
        </w:rPr>
        <w:t>XX</w:t>
      </w:r>
      <w:r w:rsidRPr="00C3352E">
        <w:rPr>
          <w:rFonts w:ascii="Arial" w:hAnsi="Arial" w:cs="Arial"/>
          <w:color w:val="0000FF"/>
          <w:sz w:val="16"/>
          <w:szCs w:val="16"/>
        </w:rPr>
        <w:t>"</w:t>
      </w:r>
      <w:r w:rsidRPr="00C3352E">
        <w:rPr>
          <w:rFonts w:ascii="Arial" w:hAnsi="Arial" w:cs="Arial"/>
          <w:color w:val="FF0000"/>
          <w:sz w:val="16"/>
          <w:szCs w:val="16"/>
        </w:rPr>
        <w:t xml:space="preserve"> ResID_Type</w:t>
      </w:r>
      <w:r w:rsidRPr="00C3352E">
        <w:rPr>
          <w:rFonts w:ascii="Arial" w:hAnsi="Arial" w:cs="Arial"/>
          <w:color w:val="0000FF"/>
          <w:sz w:val="16"/>
          <w:szCs w:val="16"/>
        </w:rPr>
        <w:t>="</w:t>
      </w:r>
      <w:r w:rsidRPr="00C3352E">
        <w:rPr>
          <w:rFonts w:ascii="Arial" w:hAnsi="Arial" w:cs="Arial"/>
          <w:color w:val="000000"/>
          <w:sz w:val="16"/>
          <w:szCs w:val="16"/>
        </w:rPr>
        <w:t>14</w:t>
      </w:r>
      <w:r w:rsidRPr="00C3352E">
        <w:rPr>
          <w:rFonts w:ascii="Arial" w:hAnsi="Arial" w:cs="Arial"/>
          <w:color w:val="0000FF"/>
          <w:sz w:val="16"/>
          <w:szCs w:val="16"/>
        </w:rPr>
        <w:t>"</w:t>
      </w:r>
      <w:r w:rsidRPr="00C3352E">
        <w:rPr>
          <w:rFonts w:ascii="Arial" w:hAnsi="Arial" w:cs="Arial"/>
          <w:color w:val="FF0000"/>
          <w:sz w:val="16"/>
          <w:szCs w:val="16"/>
        </w:rPr>
        <w:t xml:space="preserve"> ResID_Value</w:t>
      </w:r>
      <w:r w:rsidRPr="00C3352E">
        <w:rPr>
          <w:rFonts w:ascii="Arial" w:hAnsi="Arial" w:cs="Arial"/>
          <w:color w:val="0000FF"/>
          <w:sz w:val="16"/>
          <w:szCs w:val="16"/>
        </w:rPr>
        <w:t>="</w:t>
      </w:r>
      <w:r w:rsidRPr="00C3352E">
        <w:rPr>
          <w:rFonts w:ascii="Arial" w:hAnsi="Arial" w:cs="Arial"/>
          <w:color w:val="000000"/>
          <w:sz w:val="16"/>
          <w:szCs w:val="16"/>
        </w:rPr>
        <w:t>3303JJE502</w:t>
      </w:r>
      <w:r w:rsidRPr="00C3352E">
        <w:rPr>
          <w:rFonts w:ascii="Arial" w:hAnsi="Arial" w:cs="Arial"/>
          <w:color w:val="0000FF"/>
          <w:sz w:val="16"/>
          <w:szCs w:val="16"/>
        </w:rPr>
        <w:t>"/&gt;</w:t>
      </w:r>
    </w:p>
    <w:p w14:paraId="16B357BF"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HotelReservationIDs</w:t>
      </w:r>
      <w:r w:rsidRPr="00C3352E">
        <w:rPr>
          <w:rFonts w:ascii="Arial" w:hAnsi="Arial" w:cs="Arial"/>
          <w:color w:val="0000FF"/>
          <w:sz w:val="16"/>
          <w:szCs w:val="16"/>
        </w:rPr>
        <w:t>&gt;</w:t>
      </w:r>
    </w:p>
    <w:p w14:paraId="16B357C0"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ResGlobalInfo</w:t>
      </w:r>
      <w:r w:rsidRPr="00C3352E">
        <w:rPr>
          <w:rFonts w:ascii="Arial" w:hAnsi="Arial" w:cs="Arial"/>
          <w:color w:val="0000FF"/>
          <w:sz w:val="16"/>
          <w:szCs w:val="16"/>
        </w:rPr>
        <w:t>&gt;</w:t>
      </w:r>
    </w:p>
    <w:p w14:paraId="16B357C1" w14:textId="77777777" w:rsidR="001046D9" w:rsidRPr="000617E9"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HotelResModify</w:t>
      </w:r>
      <w:r w:rsidRPr="000617E9">
        <w:rPr>
          <w:rFonts w:ascii="Arial" w:hAnsi="Arial" w:cs="Arial"/>
          <w:color w:val="0000FF"/>
          <w:sz w:val="16"/>
          <w:szCs w:val="16"/>
        </w:rPr>
        <w:t>&gt;</w:t>
      </w:r>
    </w:p>
    <w:p w14:paraId="16B357C2" w14:textId="77777777" w:rsidR="001046D9" w:rsidRPr="000617E9" w:rsidRDefault="001046D9" w:rsidP="001046D9">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HotelResModifies</w:t>
      </w:r>
      <w:r w:rsidRPr="000617E9">
        <w:rPr>
          <w:rFonts w:ascii="Arial" w:hAnsi="Arial" w:cs="Arial"/>
          <w:color w:val="0000FF"/>
          <w:sz w:val="16"/>
          <w:szCs w:val="16"/>
        </w:rPr>
        <w:t>&gt;</w:t>
      </w:r>
    </w:p>
    <w:p w14:paraId="16B357C3"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C118A1" w:rsidRPr="000617E9">
        <w:rPr>
          <w:rFonts w:ascii="Arial" w:hAnsi="Arial" w:cs="Arial"/>
          <w:color w:val="800000"/>
          <w:sz w:val="16"/>
          <w:szCs w:val="16"/>
        </w:rPr>
        <w:t>Modify</w:t>
      </w:r>
      <w:r w:rsidRPr="000617E9">
        <w:rPr>
          <w:rFonts w:ascii="Arial" w:hAnsi="Arial" w:cs="Arial"/>
          <w:color w:val="800000"/>
          <w:sz w:val="16"/>
          <w:szCs w:val="16"/>
        </w:rPr>
        <w:t>RS</w:t>
      </w:r>
      <w:r w:rsidRPr="000617E9">
        <w:rPr>
          <w:rFonts w:ascii="Arial" w:hAnsi="Arial" w:cs="Arial"/>
          <w:color w:val="0000FF"/>
          <w:sz w:val="16"/>
          <w:szCs w:val="16"/>
        </w:rPr>
        <w:t>&gt;</w:t>
      </w:r>
    </w:p>
    <w:p w14:paraId="16B357C4" w14:textId="77777777" w:rsidR="001046D9" w:rsidRPr="00C3352E" w:rsidRDefault="001046D9" w:rsidP="001046D9">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S:Body</w:t>
      </w:r>
      <w:r w:rsidRPr="00C3352E">
        <w:rPr>
          <w:rFonts w:ascii="Arial" w:hAnsi="Arial" w:cs="Arial"/>
          <w:color w:val="0000FF"/>
          <w:sz w:val="16"/>
          <w:szCs w:val="16"/>
        </w:rPr>
        <w:t>&gt;</w:t>
      </w:r>
    </w:p>
    <w:p w14:paraId="16B357C5" w14:textId="77777777" w:rsidR="007576DB" w:rsidRPr="00C3352E" w:rsidRDefault="001046D9" w:rsidP="001046D9">
      <w:pPr>
        <w:spacing w:after="0"/>
        <w:rPr>
          <w:rFonts w:ascii="Arial" w:hAnsi="Arial" w:cs="Arial"/>
          <w:sz w:val="16"/>
          <w:szCs w:val="16"/>
        </w:rPr>
      </w:pPr>
      <w:r w:rsidRPr="00C3352E">
        <w:rPr>
          <w:rFonts w:ascii="Arial" w:hAnsi="Arial" w:cs="Arial"/>
          <w:color w:val="0000FF"/>
          <w:sz w:val="16"/>
          <w:szCs w:val="16"/>
        </w:rPr>
        <w:t>&lt;/</w:t>
      </w:r>
      <w:r w:rsidRPr="00C3352E">
        <w:rPr>
          <w:rFonts w:ascii="Arial" w:hAnsi="Arial" w:cs="Arial"/>
          <w:color w:val="800000"/>
          <w:sz w:val="16"/>
          <w:szCs w:val="16"/>
        </w:rPr>
        <w:t>S:Envelope</w:t>
      </w:r>
      <w:r w:rsidRPr="00C3352E">
        <w:rPr>
          <w:rFonts w:ascii="Arial" w:hAnsi="Arial" w:cs="Arial"/>
          <w:color w:val="0000FF"/>
          <w:sz w:val="16"/>
          <w:szCs w:val="16"/>
        </w:rPr>
        <w:t>&gt;</w:t>
      </w:r>
    </w:p>
    <w:p w14:paraId="16B357C6" w14:textId="77777777" w:rsidR="00642346" w:rsidRPr="00C3352E" w:rsidRDefault="00642346">
      <w:pPr>
        <w:spacing w:after="0" w:line="240" w:lineRule="auto"/>
        <w:rPr>
          <w:rFonts w:ascii="Arial" w:hAnsi="Arial" w:cs="Arial"/>
          <w:sz w:val="20"/>
          <w:szCs w:val="20"/>
        </w:rPr>
      </w:pPr>
      <w:r w:rsidRPr="00C3352E">
        <w:rPr>
          <w:rFonts w:cs="Arial"/>
        </w:rPr>
        <w:br w:type="page"/>
      </w:r>
    </w:p>
    <w:p w14:paraId="16B357C7" w14:textId="77777777" w:rsidR="005B1728" w:rsidRPr="00C3352E" w:rsidRDefault="007576DB" w:rsidP="00353ACC">
      <w:pPr>
        <w:pStyle w:val="ListParagraph"/>
        <w:numPr>
          <w:ilvl w:val="0"/>
          <w:numId w:val="17"/>
        </w:numPr>
        <w:ind w:left="360"/>
        <w:rPr>
          <w:rFonts w:cs="Arial"/>
          <w:b/>
          <w:sz w:val="28"/>
          <w:szCs w:val="28"/>
        </w:rPr>
      </w:pPr>
      <w:r w:rsidRPr="00C3352E">
        <w:rPr>
          <w:rFonts w:cs="Arial"/>
          <w:b/>
          <w:sz w:val="28"/>
          <w:szCs w:val="28"/>
        </w:rPr>
        <w:t>Commit Booking</w:t>
      </w:r>
    </w:p>
    <w:p w14:paraId="16B357C8" w14:textId="77777777" w:rsidR="007576DB" w:rsidRPr="00C3352E" w:rsidRDefault="007576DB" w:rsidP="005C777F">
      <w:pPr>
        <w:spacing w:after="0"/>
        <w:rPr>
          <w:rFonts w:ascii="Arial" w:hAnsi="Arial" w:cs="Arial"/>
          <w:sz w:val="20"/>
          <w:szCs w:val="20"/>
        </w:rPr>
      </w:pPr>
    </w:p>
    <w:p w14:paraId="16B357C9" w14:textId="77777777" w:rsidR="007576DB" w:rsidRPr="00C3352E" w:rsidRDefault="007576DB" w:rsidP="007576DB">
      <w:pPr>
        <w:spacing w:after="0"/>
        <w:rPr>
          <w:rFonts w:ascii="Arial" w:hAnsi="Arial" w:cs="Arial"/>
          <w:sz w:val="20"/>
          <w:szCs w:val="20"/>
          <w:u w:val="single"/>
        </w:rPr>
      </w:pPr>
      <w:r w:rsidRPr="00C3352E">
        <w:rPr>
          <w:rFonts w:ascii="Arial" w:hAnsi="Arial" w:cs="Arial"/>
          <w:sz w:val="20"/>
          <w:szCs w:val="20"/>
          <w:u w:val="single"/>
        </w:rPr>
        <w:t>Request</w:t>
      </w:r>
    </w:p>
    <w:p w14:paraId="16B357CA" w14:textId="77777777" w:rsidR="007576DB" w:rsidRPr="00C3352E" w:rsidRDefault="007576DB" w:rsidP="007576DB">
      <w:pPr>
        <w:spacing w:after="0"/>
        <w:rPr>
          <w:rFonts w:ascii="Arial" w:hAnsi="Arial" w:cs="Arial"/>
          <w:sz w:val="20"/>
          <w:szCs w:val="20"/>
        </w:rPr>
      </w:pPr>
    </w:p>
    <w:p w14:paraId="16B357CB"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soap:Envelope</w:t>
      </w:r>
      <w:r w:rsidRPr="00C3352E">
        <w:rPr>
          <w:rFonts w:ascii="Arial" w:hAnsi="Arial" w:cs="Arial"/>
          <w:color w:val="FF0000"/>
          <w:sz w:val="16"/>
          <w:szCs w:val="16"/>
        </w:rPr>
        <w:t xml:space="preserve"> xmlns:soap</w:t>
      </w:r>
      <w:r w:rsidRPr="00C3352E">
        <w:rPr>
          <w:rFonts w:ascii="Arial" w:hAnsi="Arial" w:cs="Arial"/>
          <w:color w:val="0000FF"/>
          <w:sz w:val="16"/>
          <w:szCs w:val="16"/>
        </w:rPr>
        <w:t>="</w:t>
      </w:r>
      <w:r w:rsidRPr="00C3352E">
        <w:rPr>
          <w:rFonts w:ascii="Arial" w:hAnsi="Arial" w:cs="Arial"/>
          <w:color w:val="000000"/>
          <w:sz w:val="16"/>
          <w:szCs w:val="16"/>
        </w:rPr>
        <w:t>http://schemas.xmlsoap.org/soap/envelope/</w:t>
      </w:r>
      <w:r w:rsidRPr="00C3352E">
        <w:rPr>
          <w:rFonts w:ascii="Arial" w:hAnsi="Arial" w:cs="Arial"/>
          <w:color w:val="0000FF"/>
          <w:sz w:val="16"/>
          <w:szCs w:val="16"/>
        </w:rPr>
        <w:t>"&gt;</w:t>
      </w:r>
    </w:p>
    <w:p w14:paraId="16B357CC"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soap:Header</w:t>
      </w:r>
      <w:r w:rsidRPr="00C3352E">
        <w:rPr>
          <w:rFonts w:ascii="Arial" w:hAnsi="Arial" w:cs="Arial"/>
          <w:color w:val="0000FF"/>
          <w:sz w:val="16"/>
          <w:szCs w:val="16"/>
        </w:rPr>
        <w:t>&gt;</w:t>
      </w:r>
    </w:p>
    <w:p w14:paraId="16B357CD"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authentication</w:t>
      </w:r>
      <w:r w:rsidRPr="00C3352E">
        <w:rPr>
          <w:rFonts w:ascii="Arial" w:hAnsi="Arial" w:cs="Arial"/>
          <w:color w:val="FF0000"/>
          <w:sz w:val="16"/>
          <w:szCs w:val="16"/>
        </w:rPr>
        <w:t xml:space="preserve"> xmlns:ns2</w:t>
      </w:r>
      <w:r w:rsidRPr="00C3352E">
        <w:rPr>
          <w:rFonts w:ascii="Arial" w:hAnsi="Arial" w:cs="Arial"/>
          <w:color w:val="0000FF"/>
          <w:sz w:val="16"/>
          <w:szCs w:val="16"/>
        </w:rPr>
        <w:t>="</w:t>
      </w:r>
      <w:r w:rsidRPr="00C3352E">
        <w:rPr>
          <w:rFonts w:ascii="Arial" w:hAnsi="Arial" w:cs="Arial"/>
          <w:color w:val="000000"/>
          <w:sz w:val="16"/>
          <w:szCs w:val="16"/>
        </w:rPr>
        <w:t>http://xmlota.wspan.com/webservice/</w:t>
      </w:r>
      <w:r w:rsidRPr="00C3352E">
        <w:rPr>
          <w:rFonts w:ascii="Arial" w:hAnsi="Arial" w:cs="Arial"/>
          <w:color w:val="0000FF"/>
          <w:sz w:val="16"/>
          <w:szCs w:val="16"/>
        </w:rPr>
        <w:t>"</w:t>
      </w:r>
      <w:r w:rsidRPr="00C3352E">
        <w:rPr>
          <w:rFonts w:ascii="Arial" w:hAnsi="Arial" w:cs="Arial"/>
          <w:color w:val="FF0000"/>
          <w:sz w:val="16"/>
          <w:szCs w:val="16"/>
        </w:rPr>
        <w:t xml:space="preserve"> xmlns</w:t>
      </w:r>
      <w:r w:rsidRPr="00C3352E">
        <w:rPr>
          <w:rFonts w:ascii="Arial" w:hAnsi="Arial" w:cs="Arial"/>
          <w:color w:val="0000FF"/>
          <w:sz w:val="16"/>
          <w:szCs w:val="16"/>
        </w:rPr>
        <w:t>="</w:t>
      </w:r>
      <w:r w:rsidRPr="00C3352E">
        <w:rPr>
          <w:rFonts w:ascii="Arial" w:hAnsi="Arial" w:cs="Arial"/>
          <w:color w:val="000000"/>
          <w:sz w:val="16"/>
          <w:szCs w:val="16"/>
        </w:rPr>
        <w:t>http://www.opentravel.org/OTA/2003/05</w:t>
      </w:r>
      <w:r w:rsidRPr="00C3352E">
        <w:rPr>
          <w:rFonts w:ascii="Arial" w:hAnsi="Arial" w:cs="Arial"/>
          <w:color w:val="0000FF"/>
          <w:sz w:val="16"/>
          <w:szCs w:val="16"/>
        </w:rPr>
        <w:t>"&gt;</w:t>
      </w:r>
    </w:p>
    <w:p w14:paraId="16B357CE"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userid</w:t>
      </w:r>
      <w:r w:rsidRPr="00C3352E">
        <w:rPr>
          <w:rFonts w:ascii="Arial" w:hAnsi="Arial" w:cs="Arial"/>
          <w:color w:val="0000FF"/>
          <w:sz w:val="16"/>
          <w:szCs w:val="16"/>
        </w:rPr>
        <w:t>&gt;</w:t>
      </w:r>
      <w:r w:rsidRPr="00C3352E">
        <w:rPr>
          <w:rFonts w:ascii="Arial" w:hAnsi="Arial" w:cs="Arial"/>
          <w:color w:val="000000"/>
          <w:sz w:val="16"/>
          <w:szCs w:val="16"/>
        </w:rPr>
        <w:t>XXUserName</w:t>
      </w:r>
      <w:r w:rsidRPr="00C3352E">
        <w:rPr>
          <w:rFonts w:ascii="Arial" w:hAnsi="Arial" w:cs="Arial"/>
          <w:color w:val="0000FF"/>
          <w:sz w:val="16"/>
          <w:szCs w:val="16"/>
        </w:rPr>
        <w:t>&lt;/</w:t>
      </w:r>
      <w:r w:rsidRPr="00C3352E">
        <w:rPr>
          <w:rFonts w:ascii="Arial" w:hAnsi="Arial" w:cs="Arial"/>
          <w:color w:val="800000"/>
          <w:sz w:val="16"/>
          <w:szCs w:val="16"/>
        </w:rPr>
        <w:t>userid</w:t>
      </w:r>
      <w:r w:rsidRPr="00C3352E">
        <w:rPr>
          <w:rFonts w:ascii="Arial" w:hAnsi="Arial" w:cs="Arial"/>
          <w:color w:val="0000FF"/>
          <w:sz w:val="16"/>
          <w:szCs w:val="16"/>
        </w:rPr>
        <w:t>&gt;</w:t>
      </w:r>
    </w:p>
    <w:p w14:paraId="16B357CF"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password</w:t>
      </w:r>
      <w:r w:rsidRPr="00C3352E">
        <w:rPr>
          <w:rFonts w:ascii="Arial" w:hAnsi="Arial" w:cs="Arial"/>
          <w:color w:val="0000FF"/>
          <w:sz w:val="16"/>
          <w:szCs w:val="16"/>
        </w:rPr>
        <w:t>&gt;</w:t>
      </w:r>
      <w:r w:rsidRPr="00C3352E">
        <w:rPr>
          <w:rFonts w:ascii="Arial" w:hAnsi="Arial" w:cs="Arial"/>
          <w:color w:val="000000"/>
          <w:sz w:val="16"/>
          <w:szCs w:val="16"/>
        </w:rPr>
        <w:t>XXPassword</w:t>
      </w:r>
      <w:r w:rsidRPr="00C3352E">
        <w:rPr>
          <w:rFonts w:ascii="Arial" w:hAnsi="Arial" w:cs="Arial"/>
          <w:color w:val="0000FF"/>
          <w:sz w:val="16"/>
          <w:szCs w:val="16"/>
        </w:rPr>
        <w:t>&lt;/</w:t>
      </w:r>
      <w:r w:rsidRPr="00C3352E">
        <w:rPr>
          <w:rFonts w:ascii="Arial" w:hAnsi="Arial" w:cs="Arial"/>
          <w:color w:val="800000"/>
          <w:sz w:val="16"/>
          <w:szCs w:val="16"/>
        </w:rPr>
        <w:t>password</w:t>
      </w:r>
      <w:r w:rsidRPr="00C3352E">
        <w:rPr>
          <w:rFonts w:ascii="Arial" w:hAnsi="Arial" w:cs="Arial"/>
          <w:color w:val="0000FF"/>
          <w:sz w:val="16"/>
          <w:szCs w:val="16"/>
        </w:rPr>
        <w:t>&gt;</w:t>
      </w:r>
    </w:p>
    <w:p w14:paraId="16B357D0"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payloadVersion</w:t>
      </w:r>
      <w:r w:rsidRPr="00C3352E">
        <w:rPr>
          <w:rFonts w:ascii="Arial" w:hAnsi="Arial" w:cs="Arial"/>
          <w:color w:val="0000FF"/>
          <w:sz w:val="16"/>
          <w:szCs w:val="16"/>
        </w:rPr>
        <w:t>&gt;</w:t>
      </w:r>
      <w:r w:rsidR="00F53F5E" w:rsidRPr="00C3352E">
        <w:rPr>
          <w:rFonts w:ascii="Arial" w:hAnsi="Arial" w:cs="Arial"/>
          <w:color w:val="000000"/>
          <w:sz w:val="16"/>
          <w:szCs w:val="16"/>
        </w:rPr>
        <w:t>2007B</w:t>
      </w:r>
      <w:r w:rsidRPr="00C3352E">
        <w:rPr>
          <w:rFonts w:ascii="Arial" w:hAnsi="Arial" w:cs="Arial"/>
          <w:color w:val="0000FF"/>
          <w:sz w:val="16"/>
          <w:szCs w:val="16"/>
        </w:rPr>
        <w:t>&lt;/</w:t>
      </w:r>
      <w:r w:rsidRPr="00C3352E">
        <w:rPr>
          <w:rFonts w:ascii="Arial" w:hAnsi="Arial" w:cs="Arial"/>
          <w:color w:val="800000"/>
          <w:sz w:val="16"/>
          <w:szCs w:val="16"/>
        </w:rPr>
        <w:t>payloadVersion</w:t>
      </w:r>
      <w:r w:rsidRPr="00C3352E">
        <w:rPr>
          <w:rFonts w:ascii="Arial" w:hAnsi="Arial" w:cs="Arial"/>
          <w:color w:val="0000FF"/>
          <w:sz w:val="16"/>
          <w:szCs w:val="16"/>
        </w:rPr>
        <w:t>&gt;</w:t>
      </w:r>
    </w:p>
    <w:p w14:paraId="16B357D1"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authentication</w:t>
      </w:r>
      <w:r w:rsidRPr="00C3352E">
        <w:rPr>
          <w:rFonts w:ascii="Arial" w:hAnsi="Arial" w:cs="Arial"/>
          <w:color w:val="0000FF"/>
          <w:sz w:val="16"/>
          <w:szCs w:val="16"/>
        </w:rPr>
        <w:t>&gt;</w:t>
      </w:r>
    </w:p>
    <w:p w14:paraId="16B357D2"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soap:Header</w:t>
      </w:r>
      <w:r w:rsidRPr="00C3352E">
        <w:rPr>
          <w:rFonts w:ascii="Arial" w:hAnsi="Arial" w:cs="Arial"/>
          <w:color w:val="0000FF"/>
          <w:sz w:val="16"/>
          <w:szCs w:val="16"/>
        </w:rPr>
        <w:t>&gt;</w:t>
      </w:r>
    </w:p>
    <w:p w14:paraId="16B357D3"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soap:Body</w:t>
      </w:r>
      <w:r w:rsidRPr="00C3352E">
        <w:rPr>
          <w:rFonts w:ascii="Arial" w:hAnsi="Arial" w:cs="Arial"/>
          <w:color w:val="0000FF"/>
          <w:sz w:val="16"/>
          <w:szCs w:val="16"/>
        </w:rPr>
        <w:t>&gt;</w:t>
      </w:r>
      <w:r w:rsidR="00027C50">
        <w:rPr>
          <w:rFonts w:ascii="Arial" w:hAnsi="Arial" w:cs="Arial"/>
          <w:color w:val="0000FF"/>
          <w:sz w:val="16"/>
          <w:szCs w:val="16"/>
        </w:rPr>
        <w:t xml:space="preserve"> </w:t>
      </w:r>
    </w:p>
    <w:p w14:paraId="16B357D4"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C118A1" w:rsidRPr="000617E9">
        <w:rPr>
          <w:rFonts w:ascii="Arial" w:hAnsi="Arial" w:cs="Arial"/>
          <w:color w:val="800000"/>
          <w:sz w:val="16"/>
          <w:szCs w:val="16"/>
        </w:rPr>
        <w:t>Modify</w:t>
      </w:r>
      <w:r w:rsidRPr="000617E9">
        <w:rPr>
          <w:rFonts w:ascii="Arial" w:hAnsi="Arial" w:cs="Arial"/>
          <w:color w:val="800000"/>
          <w:sz w:val="16"/>
          <w:szCs w:val="16"/>
        </w:rPr>
        <w:t>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hyperlink r:id="rId43" w:history="1">
        <w:r w:rsidR="00027C50" w:rsidRPr="000617E9">
          <w:rPr>
            <w:rStyle w:val="Hyperlink"/>
            <w:rFonts w:ascii="Arial" w:hAnsi="Arial" w:cs="Arial"/>
            <w:sz w:val="16"/>
            <w:szCs w:val="16"/>
          </w:rPr>
          <w:t>http://xmlota.wspan.com/webservice/</w:t>
        </w:r>
      </w:hyperlink>
      <w:r w:rsidR="00027C50" w:rsidRPr="000617E9">
        <w:rPr>
          <w:rFonts w:ascii="Arial" w:hAnsi="Arial" w:cs="Arial"/>
          <w:color w:val="0000FF"/>
          <w:sz w:val="16"/>
          <w:szCs w:val="16"/>
        </w:rPr>
        <w:t xml:space="preserve"> </w:t>
      </w:r>
      <w:r w:rsidRPr="000617E9">
        <w:rPr>
          <w:rFonts w:ascii="Arial" w:hAnsi="Arial" w:cs="Arial"/>
          <w:color w:val="FF0000"/>
          <w:sz w:val="16"/>
          <w:szCs w:val="16"/>
        </w:rPr>
        <w:t>TransactionIdentifier</w:t>
      </w:r>
      <w:r w:rsidRPr="000617E9">
        <w:rPr>
          <w:rFonts w:ascii="Arial" w:hAnsi="Arial" w:cs="Arial"/>
          <w:color w:val="0000FF"/>
          <w:sz w:val="16"/>
          <w:szCs w:val="16"/>
        </w:rPr>
        <w:t>="</w:t>
      </w:r>
      <w:r w:rsidR="00476154">
        <w:rPr>
          <w:rFonts w:ascii="Arial" w:hAnsi="Arial" w:cs="Arial"/>
          <w:color w:val="000000"/>
          <w:sz w:val="16"/>
          <w:szCs w:val="16"/>
        </w:rPr>
        <w:t>TLD</w:t>
      </w:r>
      <w:r w:rsidR="00476154" w:rsidRPr="000617E9">
        <w:rPr>
          <w:rFonts w:ascii="Arial" w:hAnsi="Arial" w:cs="Arial"/>
          <w:color w:val="000000"/>
          <w:sz w:val="16"/>
          <w:szCs w:val="16"/>
        </w:rPr>
        <w:t>002151702</w:t>
      </w:r>
      <w:r w:rsidR="00476154">
        <w:rPr>
          <w:rFonts w:ascii="Arial" w:hAnsi="Arial" w:cs="Arial"/>
          <w:color w:val="000000"/>
          <w:sz w:val="16"/>
          <w:szCs w:val="16"/>
        </w:rPr>
        <w:t>MD</w:t>
      </w:r>
      <w:r w:rsidR="00476154" w:rsidRPr="000617E9">
        <w:rPr>
          <w:rFonts w:ascii="Arial" w:hAnsi="Arial" w:cs="Arial"/>
          <w:color w:val="000000"/>
          <w:sz w:val="16"/>
          <w:szCs w:val="16"/>
        </w:rPr>
        <w:t>151</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ET@P075631266233336660-CF6902</w:t>
      </w:r>
      <w:r w:rsidR="00D24148" w:rsidRPr="000617E9">
        <w:rPr>
          <w:rFonts w:ascii="Arial" w:hAnsi="Arial" w:cs="Arial"/>
          <w:color w:val="000000"/>
          <w:sz w:val="16"/>
          <w:szCs w:val="16"/>
        </w:rPr>
        <w:t>XX</w:t>
      </w:r>
      <w:r w:rsidRPr="000617E9">
        <w:rPr>
          <w:rFonts w:ascii="Arial" w:hAnsi="Arial" w:cs="Arial"/>
          <w:color w:val="000000"/>
          <w:sz w:val="16"/>
          <w:szCs w:val="16"/>
        </w:rPr>
        <w:t>ET</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Commit</w:t>
      </w:r>
      <w:r w:rsidRPr="000617E9">
        <w:rPr>
          <w:rFonts w:ascii="Arial" w:hAnsi="Arial" w:cs="Arial"/>
          <w:color w:val="0000FF"/>
          <w:sz w:val="16"/>
          <w:szCs w:val="16"/>
        </w:rPr>
        <w:t>"&gt;</w:t>
      </w:r>
    </w:p>
    <w:p w14:paraId="16B357D5"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7D6"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FF0000"/>
          <w:sz w:val="16"/>
          <w:szCs w:val="16"/>
        </w:rPr>
        <w:t xml:space="preserve"> TerminalID</w:t>
      </w:r>
      <w:r w:rsidRPr="00C3352E">
        <w:rPr>
          <w:rFonts w:ascii="Arial" w:hAnsi="Arial" w:cs="Arial"/>
          <w:color w:val="0000FF"/>
          <w:sz w:val="16"/>
          <w:szCs w:val="16"/>
        </w:rPr>
        <w:t>="</w:t>
      </w:r>
      <w:r w:rsidRPr="00C3352E">
        <w:rPr>
          <w:rFonts w:ascii="Arial" w:hAnsi="Arial" w:cs="Arial"/>
          <w:color w:val="000000"/>
          <w:sz w:val="16"/>
          <w:szCs w:val="16"/>
        </w:rPr>
        <w:t>021517</w:t>
      </w:r>
      <w:r w:rsidRPr="00C3352E">
        <w:rPr>
          <w:rFonts w:ascii="Arial" w:hAnsi="Arial" w:cs="Arial"/>
          <w:color w:val="0000FF"/>
          <w:sz w:val="16"/>
          <w:szCs w:val="16"/>
        </w:rPr>
        <w:t>"&gt;</w:t>
      </w:r>
    </w:p>
    <w:p w14:paraId="16B357D7"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7D8"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CompanyName</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7D9"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0000FF"/>
          <w:sz w:val="16"/>
          <w:szCs w:val="16"/>
        </w:rPr>
        <w:t>&gt;</w:t>
      </w:r>
    </w:p>
    <w:p w14:paraId="16B357DA"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0000FF"/>
          <w:sz w:val="16"/>
          <w:szCs w:val="16"/>
        </w:rPr>
        <w:t>&gt;</w:t>
      </w:r>
    </w:p>
    <w:p w14:paraId="16B357DB"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7DC"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HotelResModifies</w:t>
      </w:r>
      <w:r w:rsidRPr="000617E9">
        <w:rPr>
          <w:rFonts w:ascii="Arial" w:hAnsi="Arial" w:cs="Arial"/>
          <w:color w:val="0000FF"/>
          <w:sz w:val="16"/>
          <w:szCs w:val="16"/>
        </w:rPr>
        <w:t>&gt;</w:t>
      </w:r>
    </w:p>
    <w:p w14:paraId="16B357DD"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HotelResModify</w:t>
      </w:r>
      <w:r w:rsidRPr="000617E9">
        <w:rPr>
          <w:rFonts w:ascii="Arial" w:hAnsi="Arial" w:cs="Arial"/>
          <w:color w:val="0000FF"/>
          <w:sz w:val="16"/>
          <w:szCs w:val="16"/>
        </w:rPr>
        <w:t>&gt;</w:t>
      </w:r>
    </w:p>
    <w:p w14:paraId="16B357DE"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UniqueID</w:t>
      </w:r>
      <w:r w:rsidRPr="000617E9">
        <w:rPr>
          <w:rFonts w:ascii="Arial" w:hAnsi="Arial" w:cs="Arial"/>
          <w:color w:val="FF0000"/>
          <w:sz w:val="16"/>
          <w:szCs w:val="16"/>
        </w:rPr>
        <w:t xml:space="preserve"> ID</w:t>
      </w:r>
      <w:r w:rsidRPr="000617E9">
        <w:rPr>
          <w:rFonts w:ascii="Arial" w:hAnsi="Arial" w:cs="Arial"/>
          <w:color w:val="0000FF"/>
          <w:sz w:val="16"/>
          <w:szCs w:val="16"/>
        </w:rPr>
        <w:t>="</w:t>
      </w:r>
      <w:r w:rsidRPr="000617E9">
        <w:rPr>
          <w:rFonts w:ascii="Arial" w:hAnsi="Arial" w:cs="Arial"/>
          <w:color w:val="000000"/>
          <w:sz w:val="16"/>
          <w:szCs w:val="16"/>
        </w:rPr>
        <w:t>O8SPH7</w:t>
      </w:r>
      <w:r w:rsidRPr="000617E9">
        <w:rPr>
          <w:rFonts w:ascii="Arial" w:hAnsi="Arial" w:cs="Arial"/>
          <w:color w:val="0000FF"/>
          <w:sz w:val="16"/>
          <w:szCs w:val="16"/>
        </w:rPr>
        <w:t>"</w:t>
      </w:r>
      <w:r w:rsidRPr="000617E9">
        <w:rPr>
          <w:rFonts w:ascii="Arial" w:hAnsi="Arial" w:cs="Arial"/>
          <w:color w:val="FF0000"/>
          <w:sz w:val="16"/>
          <w:szCs w:val="16"/>
        </w:rPr>
        <w:t xml:space="preserve"> ID_Context</w:t>
      </w:r>
      <w:r w:rsidRPr="000617E9">
        <w:rPr>
          <w:rFonts w:ascii="Arial" w:hAnsi="Arial" w:cs="Arial"/>
          <w:color w:val="0000FF"/>
          <w:sz w:val="16"/>
          <w:szCs w:val="16"/>
        </w:rPr>
        <w:t>="</w:t>
      </w:r>
      <w:r w:rsidRPr="000617E9">
        <w:rPr>
          <w:rFonts w:ascii="Arial" w:hAnsi="Arial" w:cs="Arial"/>
          <w:color w:val="000000"/>
          <w:sz w:val="16"/>
          <w:szCs w:val="16"/>
        </w:rPr>
        <w:t>1P</w:t>
      </w:r>
      <w:r w:rsidRPr="000617E9">
        <w:rPr>
          <w:rFonts w:ascii="Arial" w:hAnsi="Arial" w:cs="Arial"/>
          <w:color w:val="0000FF"/>
          <w:sz w:val="16"/>
          <w:szCs w:val="16"/>
        </w:rPr>
        <w:t>"</w:t>
      </w:r>
      <w:r w:rsidRPr="000617E9">
        <w:rPr>
          <w:rFonts w:ascii="Arial" w:hAnsi="Arial" w:cs="Arial"/>
          <w:color w:val="FF0000"/>
          <w:sz w:val="16"/>
          <w:szCs w:val="16"/>
        </w:rPr>
        <w:t xml:space="preserve"> Type</w:t>
      </w:r>
      <w:r w:rsidRPr="000617E9">
        <w:rPr>
          <w:rFonts w:ascii="Arial" w:hAnsi="Arial" w:cs="Arial"/>
          <w:color w:val="0000FF"/>
          <w:sz w:val="16"/>
          <w:szCs w:val="16"/>
        </w:rPr>
        <w:t>="</w:t>
      </w:r>
      <w:r w:rsidRPr="000617E9">
        <w:rPr>
          <w:rFonts w:ascii="Arial" w:hAnsi="Arial" w:cs="Arial"/>
          <w:color w:val="000000"/>
          <w:sz w:val="16"/>
          <w:szCs w:val="16"/>
        </w:rPr>
        <w:t>14</w:t>
      </w:r>
      <w:r w:rsidRPr="000617E9">
        <w:rPr>
          <w:rFonts w:ascii="Arial" w:hAnsi="Arial" w:cs="Arial"/>
          <w:color w:val="0000FF"/>
          <w:sz w:val="16"/>
          <w:szCs w:val="16"/>
        </w:rPr>
        <w:t>"/&gt;</w:t>
      </w:r>
    </w:p>
    <w:p w14:paraId="16B357DF"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RoomStays</w:t>
      </w:r>
      <w:r w:rsidRPr="000617E9">
        <w:rPr>
          <w:rFonts w:ascii="Arial" w:hAnsi="Arial" w:cs="Arial"/>
          <w:color w:val="0000FF"/>
          <w:sz w:val="16"/>
          <w:szCs w:val="16"/>
        </w:rPr>
        <w:t>&gt;</w:t>
      </w:r>
    </w:p>
    <w:p w14:paraId="16B357E0"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w:t>
      </w:r>
      <w:r w:rsidRPr="000617E9">
        <w:rPr>
          <w:rFonts w:ascii="Arial" w:hAnsi="Arial" w:cs="Arial"/>
          <w:color w:val="0000FF"/>
          <w:sz w:val="16"/>
          <w:szCs w:val="16"/>
        </w:rPr>
        <w:t>&gt;</w:t>
      </w:r>
    </w:p>
    <w:p w14:paraId="16B357E1"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BasicPropertyInfo</w:t>
      </w:r>
      <w:r w:rsidRPr="000617E9">
        <w:rPr>
          <w:rFonts w:ascii="Arial" w:hAnsi="Arial" w:cs="Arial"/>
          <w:color w:val="FF0000"/>
          <w:sz w:val="16"/>
          <w:szCs w:val="16"/>
        </w:rPr>
        <w:t xml:space="preserve"> ChainCode</w:t>
      </w:r>
      <w:r w:rsidRPr="000617E9">
        <w:rPr>
          <w:rFonts w:ascii="Arial" w:hAnsi="Arial" w:cs="Arial"/>
          <w:color w:val="0000FF"/>
          <w:sz w:val="16"/>
          <w:szCs w:val="16"/>
        </w:rPr>
        <w:t>="</w:t>
      </w:r>
      <w:r w:rsidRPr="000617E9">
        <w:rPr>
          <w:rFonts w:ascii="Arial" w:hAnsi="Arial" w:cs="Arial"/>
          <w:color w:val="000000"/>
          <w:sz w:val="16"/>
          <w:szCs w:val="16"/>
        </w:rPr>
        <w:t>XX</w:t>
      </w:r>
      <w:r w:rsidRPr="000617E9">
        <w:rPr>
          <w:rFonts w:ascii="Arial" w:hAnsi="Arial" w:cs="Arial"/>
          <w:color w:val="0000FF"/>
          <w:sz w:val="16"/>
          <w:szCs w:val="16"/>
        </w:rPr>
        <w:t>"</w:t>
      </w:r>
      <w:r w:rsidRPr="000617E9">
        <w:rPr>
          <w:rFonts w:ascii="Arial" w:hAnsi="Arial" w:cs="Arial"/>
          <w:color w:val="FF0000"/>
          <w:sz w:val="16"/>
          <w:szCs w:val="16"/>
        </w:rPr>
        <w:t xml:space="preserve"> HotelCityCode</w:t>
      </w:r>
      <w:r w:rsidRPr="000617E9">
        <w:rPr>
          <w:rFonts w:ascii="Arial" w:hAnsi="Arial" w:cs="Arial"/>
          <w:color w:val="0000FF"/>
          <w:sz w:val="16"/>
          <w:szCs w:val="16"/>
        </w:rPr>
        <w:t>="</w:t>
      </w:r>
      <w:r w:rsidRPr="000617E9">
        <w:rPr>
          <w:rFonts w:ascii="Arial" w:hAnsi="Arial" w:cs="Arial"/>
          <w:color w:val="000000"/>
          <w:sz w:val="16"/>
          <w:szCs w:val="16"/>
        </w:rPr>
        <w:t>FCO</w:t>
      </w:r>
      <w:r w:rsidRPr="000617E9">
        <w:rPr>
          <w:rFonts w:ascii="Arial" w:hAnsi="Arial" w:cs="Arial"/>
          <w:color w:val="0000FF"/>
          <w:sz w:val="16"/>
          <w:szCs w:val="16"/>
        </w:rPr>
        <w:t>"</w:t>
      </w:r>
      <w:r w:rsidRPr="000617E9">
        <w:rPr>
          <w:rFonts w:ascii="Arial" w:hAnsi="Arial" w:cs="Arial"/>
          <w:color w:val="FF0000"/>
          <w:sz w:val="16"/>
          <w:szCs w:val="16"/>
        </w:rPr>
        <w:t xml:space="preserve"> HotelCode</w:t>
      </w:r>
      <w:r w:rsidRPr="000617E9">
        <w:rPr>
          <w:rFonts w:ascii="Arial" w:hAnsi="Arial" w:cs="Arial"/>
          <w:color w:val="0000FF"/>
          <w:sz w:val="16"/>
          <w:szCs w:val="16"/>
        </w:rPr>
        <w:t>="</w:t>
      </w:r>
      <w:r w:rsidRPr="000617E9">
        <w:rPr>
          <w:rFonts w:ascii="Arial" w:hAnsi="Arial" w:cs="Arial"/>
          <w:color w:val="000000"/>
          <w:sz w:val="16"/>
          <w:szCs w:val="16"/>
        </w:rPr>
        <w:t>NOROM</w:t>
      </w:r>
      <w:r w:rsidRPr="000617E9">
        <w:rPr>
          <w:rFonts w:ascii="Arial" w:hAnsi="Arial" w:cs="Arial"/>
          <w:color w:val="0000FF"/>
          <w:sz w:val="16"/>
          <w:szCs w:val="16"/>
        </w:rPr>
        <w:t>"</w:t>
      </w:r>
      <w:r w:rsidRPr="000617E9">
        <w:rPr>
          <w:rFonts w:ascii="Arial" w:hAnsi="Arial" w:cs="Arial"/>
          <w:color w:val="FF0000"/>
          <w:sz w:val="16"/>
          <w:szCs w:val="16"/>
        </w:rPr>
        <w:t xml:space="preserve"> HotelCodeContext</w:t>
      </w:r>
      <w:r w:rsidRPr="000617E9">
        <w:rPr>
          <w:rFonts w:ascii="Arial" w:hAnsi="Arial" w:cs="Arial"/>
          <w:color w:val="0000FF"/>
          <w:sz w:val="16"/>
          <w:szCs w:val="16"/>
        </w:rPr>
        <w:t>="</w:t>
      </w:r>
      <w:r w:rsidRPr="000617E9">
        <w:rPr>
          <w:rFonts w:ascii="Arial" w:hAnsi="Arial" w:cs="Arial"/>
          <w:color w:val="000000"/>
          <w:sz w:val="16"/>
          <w:szCs w:val="16"/>
        </w:rPr>
        <w:t>1P</w:t>
      </w:r>
      <w:r w:rsidRPr="000617E9">
        <w:rPr>
          <w:rFonts w:ascii="Arial" w:hAnsi="Arial" w:cs="Arial"/>
          <w:color w:val="0000FF"/>
          <w:sz w:val="16"/>
          <w:szCs w:val="16"/>
        </w:rPr>
        <w:t>"/&gt;</w:t>
      </w:r>
    </w:p>
    <w:p w14:paraId="16B357E2"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w:t>
      </w:r>
      <w:r w:rsidRPr="000617E9">
        <w:rPr>
          <w:rFonts w:ascii="Arial" w:hAnsi="Arial" w:cs="Arial"/>
          <w:color w:val="0000FF"/>
          <w:sz w:val="16"/>
          <w:szCs w:val="16"/>
        </w:rPr>
        <w:t>&gt;</w:t>
      </w:r>
    </w:p>
    <w:p w14:paraId="16B357E3"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RoomStays</w:t>
      </w:r>
      <w:r w:rsidRPr="000617E9">
        <w:rPr>
          <w:rFonts w:ascii="Arial" w:hAnsi="Arial" w:cs="Arial"/>
          <w:color w:val="0000FF"/>
          <w:sz w:val="16"/>
          <w:szCs w:val="16"/>
        </w:rPr>
        <w:t>&gt;</w:t>
      </w:r>
    </w:p>
    <w:p w14:paraId="16B357E4"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ResGlobalInfo</w:t>
      </w:r>
      <w:r w:rsidRPr="000617E9">
        <w:rPr>
          <w:rFonts w:ascii="Arial" w:hAnsi="Arial" w:cs="Arial"/>
          <w:color w:val="0000FF"/>
          <w:sz w:val="16"/>
          <w:szCs w:val="16"/>
        </w:rPr>
        <w:t>&gt;</w:t>
      </w:r>
    </w:p>
    <w:p w14:paraId="16B357E5"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HotelReservationIDs</w:t>
      </w:r>
      <w:r w:rsidRPr="000617E9">
        <w:rPr>
          <w:rFonts w:ascii="Arial" w:hAnsi="Arial" w:cs="Arial"/>
          <w:color w:val="0000FF"/>
          <w:sz w:val="16"/>
          <w:szCs w:val="16"/>
        </w:rPr>
        <w:t>&gt;</w:t>
      </w:r>
    </w:p>
    <w:p w14:paraId="16B357E6"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w:t>
      </w:r>
      <w:r w:rsidRPr="000617E9">
        <w:rPr>
          <w:rFonts w:ascii="Arial" w:hAnsi="Arial" w:cs="Arial"/>
          <w:color w:val="FF0000"/>
          <w:sz w:val="16"/>
          <w:szCs w:val="16"/>
        </w:rPr>
        <w:t xml:space="preserve"> ResID_SourceContext</w:t>
      </w:r>
      <w:r w:rsidRPr="000617E9">
        <w:rPr>
          <w:rFonts w:ascii="Arial" w:hAnsi="Arial" w:cs="Arial"/>
          <w:color w:val="0000FF"/>
          <w:sz w:val="16"/>
          <w:szCs w:val="16"/>
        </w:rPr>
        <w:t>="</w:t>
      </w:r>
      <w:r w:rsidRPr="000617E9">
        <w:rPr>
          <w:rFonts w:ascii="Arial" w:hAnsi="Arial" w:cs="Arial"/>
          <w:color w:val="000000"/>
          <w:sz w:val="16"/>
          <w:szCs w:val="16"/>
        </w:rPr>
        <w:t>XX</w:t>
      </w:r>
      <w:r w:rsidRPr="000617E9">
        <w:rPr>
          <w:rFonts w:ascii="Arial" w:hAnsi="Arial" w:cs="Arial"/>
          <w:color w:val="0000FF"/>
          <w:sz w:val="16"/>
          <w:szCs w:val="16"/>
        </w:rPr>
        <w:t>"</w:t>
      </w:r>
      <w:r w:rsidRPr="000617E9">
        <w:rPr>
          <w:rFonts w:ascii="Arial" w:hAnsi="Arial" w:cs="Arial"/>
          <w:color w:val="FF0000"/>
          <w:sz w:val="16"/>
          <w:szCs w:val="16"/>
        </w:rPr>
        <w:t xml:space="preserve"> ResID_Type</w:t>
      </w:r>
      <w:r w:rsidRPr="000617E9">
        <w:rPr>
          <w:rFonts w:ascii="Arial" w:hAnsi="Arial" w:cs="Arial"/>
          <w:color w:val="0000FF"/>
          <w:sz w:val="16"/>
          <w:szCs w:val="16"/>
        </w:rPr>
        <w:t>="</w:t>
      </w:r>
      <w:r w:rsidRPr="000617E9">
        <w:rPr>
          <w:rFonts w:ascii="Arial" w:hAnsi="Arial" w:cs="Arial"/>
          <w:color w:val="000000"/>
          <w:sz w:val="16"/>
          <w:szCs w:val="16"/>
        </w:rPr>
        <w:t>14</w:t>
      </w:r>
      <w:r w:rsidRPr="000617E9">
        <w:rPr>
          <w:rFonts w:ascii="Arial" w:hAnsi="Arial" w:cs="Arial"/>
          <w:color w:val="0000FF"/>
          <w:sz w:val="16"/>
          <w:szCs w:val="16"/>
        </w:rPr>
        <w:t>"</w:t>
      </w:r>
      <w:r w:rsidRPr="000617E9">
        <w:rPr>
          <w:rFonts w:ascii="Arial" w:hAnsi="Arial" w:cs="Arial"/>
          <w:color w:val="FF0000"/>
          <w:sz w:val="16"/>
          <w:szCs w:val="16"/>
        </w:rPr>
        <w:t xml:space="preserve"> ResID_Value</w:t>
      </w:r>
      <w:r w:rsidRPr="000617E9">
        <w:rPr>
          <w:rFonts w:ascii="Arial" w:hAnsi="Arial" w:cs="Arial"/>
          <w:color w:val="0000FF"/>
          <w:sz w:val="16"/>
          <w:szCs w:val="16"/>
        </w:rPr>
        <w:t>="</w:t>
      </w:r>
      <w:r w:rsidRPr="000617E9">
        <w:rPr>
          <w:rFonts w:ascii="Arial" w:hAnsi="Arial" w:cs="Arial"/>
          <w:color w:val="000000"/>
          <w:sz w:val="16"/>
          <w:szCs w:val="16"/>
        </w:rPr>
        <w:t>3303JJE502</w:t>
      </w:r>
      <w:r w:rsidRPr="000617E9">
        <w:rPr>
          <w:rFonts w:ascii="Arial" w:hAnsi="Arial" w:cs="Arial"/>
          <w:color w:val="0000FF"/>
          <w:sz w:val="16"/>
          <w:szCs w:val="16"/>
        </w:rPr>
        <w:t>"/&gt;</w:t>
      </w:r>
    </w:p>
    <w:p w14:paraId="16B357E7"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HotelReservationIDs</w:t>
      </w:r>
      <w:r w:rsidRPr="000617E9">
        <w:rPr>
          <w:rFonts w:ascii="Arial" w:hAnsi="Arial" w:cs="Arial"/>
          <w:color w:val="0000FF"/>
          <w:sz w:val="16"/>
          <w:szCs w:val="16"/>
        </w:rPr>
        <w:t>&gt;</w:t>
      </w:r>
    </w:p>
    <w:p w14:paraId="16B357E8"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ResGlobalInfo</w:t>
      </w:r>
      <w:r w:rsidRPr="000617E9">
        <w:rPr>
          <w:rFonts w:ascii="Arial" w:hAnsi="Arial" w:cs="Arial"/>
          <w:color w:val="0000FF"/>
          <w:sz w:val="16"/>
          <w:szCs w:val="16"/>
        </w:rPr>
        <w:t>&gt;</w:t>
      </w:r>
    </w:p>
    <w:p w14:paraId="16B357E9"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HotelResModify</w:t>
      </w:r>
      <w:r w:rsidRPr="000617E9">
        <w:rPr>
          <w:rFonts w:ascii="Arial" w:hAnsi="Arial" w:cs="Arial"/>
          <w:color w:val="0000FF"/>
          <w:sz w:val="16"/>
          <w:szCs w:val="16"/>
        </w:rPr>
        <w:t>&gt;</w:t>
      </w:r>
    </w:p>
    <w:p w14:paraId="16B357EA"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HotelResModifies</w:t>
      </w:r>
      <w:r w:rsidRPr="000617E9">
        <w:rPr>
          <w:rFonts w:ascii="Arial" w:hAnsi="Arial" w:cs="Arial"/>
          <w:color w:val="0000FF"/>
          <w:sz w:val="16"/>
          <w:szCs w:val="16"/>
        </w:rPr>
        <w:t>&gt;</w:t>
      </w:r>
    </w:p>
    <w:p w14:paraId="16B357EB"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C118A1" w:rsidRPr="000617E9">
        <w:rPr>
          <w:rFonts w:ascii="Arial" w:hAnsi="Arial" w:cs="Arial"/>
          <w:color w:val="800000"/>
          <w:sz w:val="16"/>
          <w:szCs w:val="16"/>
        </w:rPr>
        <w:t>Modify</w:t>
      </w:r>
      <w:r w:rsidRPr="000617E9">
        <w:rPr>
          <w:rFonts w:ascii="Arial" w:hAnsi="Arial" w:cs="Arial"/>
          <w:color w:val="800000"/>
          <w:sz w:val="16"/>
          <w:szCs w:val="16"/>
        </w:rPr>
        <w:t>RQ</w:t>
      </w:r>
      <w:r w:rsidRPr="000617E9">
        <w:rPr>
          <w:rFonts w:ascii="Arial" w:hAnsi="Arial" w:cs="Arial"/>
          <w:color w:val="0000FF"/>
          <w:sz w:val="16"/>
          <w:szCs w:val="16"/>
        </w:rPr>
        <w:t>&gt;</w:t>
      </w:r>
    </w:p>
    <w:p w14:paraId="16B357EC"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soap:Body</w:t>
      </w:r>
      <w:r w:rsidRPr="00C3352E">
        <w:rPr>
          <w:rFonts w:ascii="Arial" w:hAnsi="Arial" w:cs="Arial"/>
          <w:color w:val="0000FF"/>
          <w:sz w:val="16"/>
          <w:szCs w:val="16"/>
        </w:rPr>
        <w:t>&gt;</w:t>
      </w:r>
    </w:p>
    <w:p w14:paraId="16B357ED" w14:textId="77777777" w:rsidR="007576D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soap:Envelope</w:t>
      </w:r>
      <w:r w:rsidRPr="00C3352E">
        <w:rPr>
          <w:rFonts w:ascii="Arial" w:hAnsi="Arial" w:cs="Arial"/>
          <w:color w:val="0000FF"/>
          <w:sz w:val="16"/>
          <w:szCs w:val="16"/>
        </w:rPr>
        <w:t>&gt;</w:t>
      </w:r>
      <w:r w:rsidR="007576DB" w:rsidRPr="00C3352E">
        <w:rPr>
          <w:rFonts w:ascii="Arial" w:hAnsi="Arial" w:cs="Arial"/>
          <w:color w:val="0000FF"/>
          <w:sz w:val="16"/>
          <w:szCs w:val="16"/>
        </w:rPr>
        <w:t>&lt;/</w:t>
      </w:r>
      <w:r w:rsidR="007576DB" w:rsidRPr="00C3352E">
        <w:rPr>
          <w:rFonts w:ascii="Arial" w:hAnsi="Arial" w:cs="Arial"/>
          <w:color w:val="800000"/>
          <w:sz w:val="16"/>
          <w:szCs w:val="16"/>
        </w:rPr>
        <w:t>S:Envelope</w:t>
      </w:r>
      <w:r w:rsidR="007576DB" w:rsidRPr="00C3352E">
        <w:rPr>
          <w:rFonts w:ascii="Arial" w:hAnsi="Arial" w:cs="Arial"/>
          <w:color w:val="0000FF"/>
          <w:sz w:val="16"/>
          <w:szCs w:val="16"/>
        </w:rPr>
        <w:t>&gt;</w:t>
      </w:r>
    </w:p>
    <w:p w14:paraId="16B357EE" w14:textId="77777777" w:rsidR="007576DB" w:rsidRPr="00C3352E" w:rsidRDefault="007576DB" w:rsidP="007576DB">
      <w:pPr>
        <w:spacing w:after="0"/>
        <w:rPr>
          <w:rFonts w:ascii="Arial" w:hAnsi="Arial" w:cs="Arial"/>
          <w:sz w:val="20"/>
          <w:szCs w:val="20"/>
        </w:rPr>
      </w:pPr>
    </w:p>
    <w:p w14:paraId="16B357EF" w14:textId="77777777" w:rsidR="007576DB" w:rsidRPr="00C3352E" w:rsidRDefault="007576DB" w:rsidP="007576DB">
      <w:pPr>
        <w:spacing w:after="0"/>
        <w:rPr>
          <w:rFonts w:ascii="Arial" w:hAnsi="Arial" w:cs="Arial"/>
          <w:sz w:val="20"/>
          <w:szCs w:val="20"/>
        </w:rPr>
      </w:pPr>
    </w:p>
    <w:p w14:paraId="16B357F0" w14:textId="77777777" w:rsidR="00642346" w:rsidRPr="00C3352E" w:rsidRDefault="00642346">
      <w:pPr>
        <w:spacing w:after="0" w:line="240" w:lineRule="auto"/>
        <w:rPr>
          <w:rFonts w:ascii="Arial" w:hAnsi="Arial" w:cs="Arial"/>
          <w:sz w:val="20"/>
          <w:szCs w:val="20"/>
        </w:rPr>
      </w:pPr>
      <w:r w:rsidRPr="00C3352E">
        <w:rPr>
          <w:rFonts w:ascii="Arial" w:hAnsi="Arial" w:cs="Arial"/>
          <w:sz w:val="20"/>
          <w:szCs w:val="20"/>
        </w:rPr>
        <w:br w:type="page"/>
      </w:r>
    </w:p>
    <w:p w14:paraId="16B357F1" w14:textId="77777777" w:rsidR="007576DB" w:rsidRPr="00C3352E" w:rsidRDefault="007576DB" w:rsidP="007576DB">
      <w:pPr>
        <w:spacing w:after="0"/>
        <w:rPr>
          <w:rFonts w:ascii="Arial" w:hAnsi="Arial" w:cs="Arial"/>
          <w:sz w:val="20"/>
          <w:szCs w:val="20"/>
          <w:u w:val="single"/>
        </w:rPr>
      </w:pPr>
      <w:r w:rsidRPr="00C3352E">
        <w:rPr>
          <w:rFonts w:ascii="Arial" w:hAnsi="Arial" w:cs="Arial"/>
          <w:sz w:val="20"/>
          <w:szCs w:val="20"/>
          <w:u w:val="single"/>
        </w:rPr>
        <w:t>Response</w:t>
      </w:r>
    </w:p>
    <w:p w14:paraId="16B357F2" w14:textId="77777777" w:rsidR="007576DB" w:rsidRPr="00C3352E" w:rsidRDefault="007576DB" w:rsidP="007576DB">
      <w:pPr>
        <w:spacing w:after="0"/>
        <w:rPr>
          <w:rFonts w:ascii="Arial" w:hAnsi="Arial" w:cs="Arial"/>
          <w:sz w:val="20"/>
          <w:szCs w:val="20"/>
        </w:rPr>
      </w:pPr>
    </w:p>
    <w:p w14:paraId="16B357F3"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S:Envelope</w:t>
      </w:r>
      <w:r w:rsidRPr="00C3352E">
        <w:rPr>
          <w:rFonts w:ascii="Arial" w:hAnsi="Arial" w:cs="Arial"/>
          <w:color w:val="FF0000"/>
          <w:sz w:val="16"/>
          <w:szCs w:val="16"/>
        </w:rPr>
        <w:t xml:space="preserve"> xmlns:S</w:t>
      </w:r>
      <w:r w:rsidRPr="00C3352E">
        <w:rPr>
          <w:rFonts w:ascii="Arial" w:hAnsi="Arial" w:cs="Arial"/>
          <w:color w:val="0000FF"/>
          <w:sz w:val="16"/>
          <w:szCs w:val="16"/>
        </w:rPr>
        <w:t>="</w:t>
      </w:r>
      <w:r w:rsidRPr="00C3352E">
        <w:rPr>
          <w:rFonts w:ascii="Arial" w:hAnsi="Arial" w:cs="Arial"/>
          <w:color w:val="000000"/>
          <w:sz w:val="16"/>
          <w:szCs w:val="16"/>
        </w:rPr>
        <w:t>http://schemas.xmlsoap.org/soap/envelope/</w:t>
      </w:r>
      <w:r w:rsidRPr="00C3352E">
        <w:rPr>
          <w:rFonts w:ascii="Arial" w:hAnsi="Arial" w:cs="Arial"/>
          <w:color w:val="0000FF"/>
          <w:sz w:val="16"/>
          <w:szCs w:val="16"/>
        </w:rPr>
        <w:t>"&gt;</w:t>
      </w:r>
    </w:p>
    <w:p w14:paraId="16B357F4"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S:Header</w:t>
      </w:r>
      <w:r w:rsidRPr="00C3352E">
        <w:rPr>
          <w:rFonts w:ascii="Arial" w:hAnsi="Arial" w:cs="Arial"/>
          <w:color w:val="0000FF"/>
          <w:sz w:val="16"/>
          <w:szCs w:val="16"/>
        </w:rPr>
        <w:t>&gt;</w:t>
      </w:r>
    </w:p>
    <w:p w14:paraId="16B357F5"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wsp:authentication</w:t>
      </w:r>
      <w:r w:rsidRPr="00C3352E">
        <w:rPr>
          <w:rFonts w:ascii="Arial" w:hAnsi="Arial" w:cs="Arial"/>
          <w:color w:val="FF0000"/>
          <w:sz w:val="16"/>
          <w:szCs w:val="16"/>
        </w:rPr>
        <w:t xml:space="preserve"> xmlns:wsp</w:t>
      </w:r>
      <w:r w:rsidRPr="00C3352E">
        <w:rPr>
          <w:rFonts w:ascii="Arial" w:hAnsi="Arial" w:cs="Arial"/>
          <w:color w:val="0000FF"/>
          <w:sz w:val="16"/>
          <w:szCs w:val="16"/>
        </w:rPr>
        <w:t>="</w:t>
      </w:r>
      <w:r w:rsidRPr="00C3352E">
        <w:rPr>
          <w:rFonts w:ascii="Arial" w:hAnsi="Arial" w:cs="Arial"/>
          <w:color w:val="000000"/>
          <w:sz w:val="16"/>
          <w:szCs w:val="16"/>
        </w:rPr>
        <w:t>http://xmlota.wspan.com/webservice/</w:t>
      </w:r>
      <w:r w:rsidRPr="00C3352E">
        <w:rPr>
          <w:rFonts w:ascii="Arial" w:hAnsi="Arial" w:cs="Arial"/>
          <w:color w:val="0000FF"/>
          <w:sz w:val="16"/>
          <w:szCs w:val="16"/>
        </w:rPr>
        <w:t>"&gt;</w:t>
      </w:r>
    </w:p>
    <w:p w14:paraId="16B357F6"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wsp:userid</w:t>
      </w:r>
      <w:r w:rsidRPr="00C3352E">
        <w:rPr>
          <w:rFonts w:ascii="Arial" w:hAnsi="Arial" w:cs="Arial"/>
          <w:color w:val="0000FF"/>
          <w:sz w:val="16"/>
          <w:szCs w:val="16"/>
        </w:rPr>
        <w:t>&gt;</w:t>
      </w:r>
      <w:r w:rsidRPr="00C3352E">
        <w:rPr>
          <w:rFonts w:ascii="Arial" w:hAnsi="Arial" w:cs="Arial"/>
          <w:color w:val="000000"/>
          <w:sz w:val="16"/>
          <w:szCs w:val="16"/>
        </w:rPr>
        <w:t>XXUserName</w:t>
      </w:r>
      <w:r w:rsidRPr="00C3352E">
        <w:rPr>
          <w:rFonts w:ascii="Arial" w:hAnsi="Arial" w:cs="Arial"/>
          <w:color w:val="0000FF"/>
          <w:sz w:val="16"/>
          <w:szCs w:val="16"/>
        </w:rPr>
        <w:t>&lt;/</w:t>
      </w:r>
      <w:r w:rsidRPr="00C3352E">
        <w:rPr>
          <w:rFonts w:ascii="Arial" w:hAnsi="Arial" w:cs="Arial"/>
          <w:color w:val="800000"/>
          <w:sz w:val="16"/>
          <w:szCs w:val="16"/>
        </w:rPr>
        <w:t>wsp:userid</w:t>
      </w:r>
      <w:r w:rsidRPr="00C3352E">
        <w:rPr>
          <w:rFonts w:ascii="Arial" w:hAnsi="Arial" w:cs="Arial"/>
          <w:color w:val="0000FF"/>
          <w:sz w:val="16"/>
          <w:szCs w:val="16"/>
        </w:rPr>
        <w:t>&gt;</w:t>
      </w:r>
    </w:p>
    <w:p w14:paraId="16B357F7"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wsp:password</w:t>
      </w:r>
      <w:r w:rsidRPr="00C3352E">
        <w:rPr>
          <w:rFonts w:ascii="Arial" w:hAnsi="Arial" w:cs="Arial"/>
          <w:color w:val="0000FF"/>
          <w:sz w:val="16"/>
          <w:szCs w:val="16"/>
        </w:rPr>
        <w:t>&gt;</w:t>
      </w:r>
      <w:r w:rsidRPr="00C3352E">
        <w:rPr>
          <w:rFonts w:ascii="Arial" w:hAnsi="Arial" w:cs="Arial"/>
          <w:color w:val="000000"/>
          <w:sz w:val="16"/>
          <w:szCs w:val="16"/>
        </w:rPr>
        <w:t>XXPassword</w:t>
      </w:r>
      <w:r w:rsidRPr="00C3352E">
        <w:rPr>
          <w:rFonts w:ascii="Arial" w:hAnsi="Arial" w:cs="Arial"/>
          <w:color w:val="0000FF"/>
          <w:sz w:val="16"/>
          <w:szCs w:val="16"/>
        </w:rPr>
        <w:t>&lt;/</w:t>
      </w:r>
      <w:r w:rsidRPr="00C3352E">
        <w:rPr>
          <w:rFonts w:ascii="Arial" w:hAnsi="Arial" w:cs="Arial"/>
          <w:color w:val="800000"/>
          <w:sz w:val="16"/>
          <w:szCs w:val="16"/>
        </w:rPr>
        <w:t>wsp:password</w:t>
      </w:r>
      <w:r w:rsidRPr="00C3352E">
        <w:rPr>
          <w:rFonts w:ascii="Arial" w:hAnsi="Arial" w:cs="Arial"/>
          <w:color w:val="0000FF"/>
          <w:sz w:val="16"/>
          <w:szCs w:val="16"/>
        </w:rPr>
        <w:t>&gt;</w:t>
      </w:r>
    </w:p>
    <w:p w14:paraId="16B357F8"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wsp:payloadVersion</w:t>
      </w:r>
      <w:r w:rsidRPr="00C3352E">
        <w:rPr>
          <w:rFonts w:ascii="Arial" w:hAnsi="Arial" w:cs="Arial"/>
          <w:color w:val="0000FF"/>
          <w:sz w:val="16"/>
          <w:szCs w:val="16"/>
        </w:rPr>
        <w:t>&gt;</w:t>
      </w:r>
      <w:r w:rsidR="00F53F5E" w:rsidRPr="00C3352E">
        <w:rPr>
          <w:rFonts w:ascii="Arial" w:hAnsi="Arial" w:cs="Arial"/>
          <w:color w:val="000000"/>
          <w:sz w:val="16"/>
          <w:szCs w:val="16"/>
        </w:rPr>
        <w:t>2007B</w:t>
      </w:r>
      <w:r w:rsidRPr="00C3352E">
        <w:rPr>
          <w:rFonts w:ascii="Arial" w:hAnsi="Arial" w:cs="Arial"/>
          <w:color w:val="0000FF"/>
          <w:sz w:val="16"/>
          <w:szCs w:val="16"/>
        </w:rPr>
        <w:t>&lt;/</w:t>
      </w:r>
      <w:r w:rsidRPr="00C3352E">
        <w:rPr>
          <w:rFonts w:ascii="Arial" w:hAnsi="Arial" w:cs="Arial"/>
          <w:color w:val="800000"/>
          <w:sz w:val="16"/>
          <w:szCs w:val="16"/>
        </w:rPr>
        <w:t>wsp:payloadVersion</w:t>
      </w:r>
      <w:r w:rsidRPr="00C3352E">
        <w:rPr>
          <w:rFonts w:ascii="Arial" w:hAnsi="Arial" w:cs="Arial"/>
          <w:color w:val="0000FF"/>
          <w:sz w:val="16"/>
          <w:szCs w:val="16"/>
        </w:rPr>
        <w:t>&gt;</w:t>
      </w:r>
    </w:p>
    <w:p w14:paraId="16B357F9"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wsp:authentication</w:t>
      </w:r>
      <w:r w:rsidRPr="00C3352E">
        <w:rPr>
          <w:rFonts w:ascii="Arial" w:hAnsi="Arial" w:cs="Arial"/>
          <w:color w:val="0000FF"/>
          <w:sz w:val="16"/>
          <w:szCs w:val="16"/>
        </w:rPr>
        <w:t>&gt;</w:t>
      </w:r>
    </w:p>
    <w:p w14:paraId="16B357FA"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S:Header</w:t>
      </w:r>
      <w:r w:rsidRPr="00C3352E">
        <w:rPr>
          <w:rFonts w:ascii="Arial" w:hAnsi="Arial" w:cs="Arial"/>
          <w:color w:val="0000FF"/>
          <w:sz w:val="16"/>
          <w:szCs w:val="16"/>
        </w:rPr>
        <w:t>&gt;</w:t>
      </w:r>
    </w:p>
    <w:p w14:paraId="16B357FB"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S:Body</w:t>
      </w:r>
      <w:r w:rsidRPr="00C3352E">
        <w:rPr>
          <w:rFonts w:ascii="Arial" w:hAnsi="Arial" w:cs="Arial"/>
          <w:color w:val="0000FF"/>
          <w:sz w:val="16"/>
          <w:szCs w:val="16"/>
        </w:rPr>
        <w:t>&gt;</w:t>
      </w:r>
    </w:p>
    <w:p w14:paraId="16B357FC"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C118A1" w:rsidRPr="000617E9">
        <w:rPr>
          <w:rFonts w:ascii="Arial" w:hAnsi="Arial" w:cs="Arial"/>
          <w:color w:val="800000"/>
          <w:sz w:val="16"/>
          <w:szCs w:val="16"/>
        </w:rPr>
        <w:t>Modify</w:t>
      </w:r>
      <w:r w:rsidRPr="000617E9">
        <w:rPr>
          <w:rFonts w:ascii="Arial" w:hAnsi="Arial" w:cs="Arial"/>
          <w:color w:val="800000"/>
          <w:sz w:val="16"/>
          <w:szCs w:val="16"/>
        </w:rPr>
        <w:t>RS</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ET@P075631266233336660-021517</w:t>
      </w:r>
      <w:r w:rsidR="00D24148" w:rsidRPr="000617E9">
        <w:rPr>
          <w:rFonts w:ascii="Arial" w:hAnsi="Arial" w:cs="Arial"/>
          <w:color w:val="000000"/>
          <w:sz w:val="16"/>
          <w:szCs w:val="16"/>
        </w:rPr>
        <w:t>XX</w:t>
      </w:r>
      <w:r w:rsidRPr="000617E9">
        <w:rPr>
          <w:rFonts w:ascii="Arial" w:hAnsi="Arial" w:cs="Arial"/>
          <w:color w:val="000000"/>
          <w:sz w:val="16"/>
          <w:szCs w:val="16"/>
        </w:rPr>
        <w:t>ET</w:t>
      </w:r>
      <w:r w:rsidRPr="000617E9">
        <w:rPr>
          <w:rFonts w:ascii="Arial" w:hAnsi="Arial" w:cs="Arial"/>
          <w:color w:val="0000FF"/>
          <w:sz w:val="16"/>
          <w:szCs w:val="16"/>
        </w:rPr>
        <w:t>"</w:t>
      </w:r>
      <w:r w:rsidRPr="000617E9">
        <w:rPr>
          <w:rFonts w:ascii="Arial" w:hAnsi="Arial" w:cs="Arial"/>
          <w:color w:val="FF0000"/>
          <w:sz w:val="16"/>
          <w:szCs w:val="16"/>
        </w:rPr>
        <w:t xml:space="preserve"> TimeStamp</w:t>
      </w:r>
      <w:r w:rsidRPr="000617E9">
        <w:rPr>
          <w:rFonts w:ascii="Arial" w:hAnsi="Arial" w:cs="Arial"/>
          <w:color w:val="0000FF"/>
          <w:sz w:val="16"/>
          <w:szCs w:val="16"/>
        </w:rPr>
        <w:t>="</w:t>
      </w:r>
      <w:r w:rsidRPr="000617E9">
        <w:rPr>
          <w:rFonts w:ascii="Arial" w:hAnsi="Arial" w:cs="Arial"/>
          <w:color w:val="000000"/>
          <w:sz w:val="16"/>
          <w:szCs w:val="16"/>
        </w:rPr>
        <w:t>2009-08-05T18:20:46.606+02:00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sidRPr="00476154">
        <w:rPr>
          <w:rFonts w:ascii="Arial" w:hAnsi="Arial" w:cs="Arial"/>
          <w:color w:val="000000"/>
          <w:sz w:val="16"/>
          <w:szCs w:val="16"/>
        </w:rPr>
        <w:t xml:space="preserve"> </w:t>
      </w:r>
      <w:r w:rsidR="00476154">
        <w:rPr>
          <w:rFonts w:ascii="Arial" w:hAnsi="Arial" w:cs="Arial"/>
          <w:color w:val="000000"/>
          <w:sz w:val="16"/>
          <w:szCs w:val="16"/>
        </w:rPr>
        <w:t>TLD</w:t>
      </w:r>
      <w:r w:rsidR="00476154" w:rsidRPr="000617E9">
        <w:rPr>
          <w:rFonts w:ascii="Arial" w:hAnsi="Arial" w:cs="Arial"/>
          <w:color w:val="000000"/>
          <w:sz w:val="16"/>
          <w:szCs w:val="16"/>
        </w:rPr>
        <w:t>002151702</w:t>
      </w:r>
      <w:r w:rsidR="00476154">
        <w:rPr>
          <w:rFonts w:ascii="Arial" w:hAnsi="Arial" w:cs="Arial"/>
          <w:color w:val="000000"/>
          <w:sz w:val="16"/>
          <w:szCs w:val="16"/>
        </w:rPr>
        <w:t>MD</w:t>
      </w:r>
      <w:r w:rsidR="00476154" w:rsidRPr="000617E9">
        <w:rPr>
          <w:rFonts w:ascii="Arial" w:hAnsi="Arial" w:cs="Arial"/>
          <w:color w:val="000000"/>
          <w:sz w:val="16"/>
          <w:szCs w:val="16"/>
        </w:rPr>
        <w:t>151</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Committed</w:t>
      </w:r>
      <w:r w:rsidRPr="000617E9">
        <w:rPr>
          <w:rFonts w:ascii="Arial" w:hAnsi="Arial" w:cs="Arial"/>
          <w:color w:val="0000FF"/>
          <w:sz w:val="16"/>
          <w:szCs w:val="16"/>
        </w:rPr>
        <w:t>"&gt;</w:t>
      </w:r>
    </w:p>
    <w:p w14:paraId="16B357FD"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POS</w:t>
      </w:r>
      <w:r w:rsidRPr="000617E9">
        <w:rPr>
          <w:rFonts w:ascii="Arial" w:hAnsi="Arial" w:cs="Arial"/>
          <w:color w:val="0000FF"/>
          <w:sz w:val="16"/>
          <w:szCs w:val="16"/>
        </w:rPr>
        <w:t>&gt;</w:t>
      </w:r>
    </w:p>
    <w:p w14:paraId="16B357FE"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FF0000"/>
          <w:sz w:val="16"/>
          <w:szCs w:val="16"/>
        </w:rPr>
        <w:t xml:space="preserve"> TerminalID</w:t>
      </w:r>
      <w:r w:rsidRPr="00C3352E">
        <w:rPr>
          <w:rFonts w:ascii="Arial" w:hAnsi="Arial" w:cs="Arial"/>
          <w:color w:val="0000FF"/>
          <w:sz w:val="16"/>
          <w:szCs w:val="16"/>
        </w:rPr>
        <w:t>="</w:t>
      </w:r>
      <w:r w:rsidRPr="00C3352E">
        <w:rPr>
          <w:rFonts w:ascii="Arial" w:hAnsi="Arial" w:cs="Arial"/>
          <w:color w:val="000000"/>
          <w:sz w:val="16"/>
          <w:szCs w:val="16"/>
        </w:rPr>
        <w:t>021517</w:t>
      </w:r>
      <w:r w:rsidRPr="00C3352E">
        <w:rPr>
          <w:rFonts w:ascii="Arial" w:hAnsi="Arial" w:cs="Arial"/>
          <w:color w:val="0000FF"/>
          <w:sz w:val="16"/>
          <w:szCs w:val="16"/>
        </w:rPr>
        <w:t>"&gt;</w:t>
      </w:r>
    </w:p>
    <w:p w14:paraId="16B357FF"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FF0000"/>
          <w:sz w:val="16"/>
          <w:szCs w:val="16"/>
        </w:rPr>
        <w:t xml:space="preserve"> Type</w:t>
      </w:r>
      <w:r w:rsidRPr="00C3352E">
        <w:rPr>
          <w:rFonts w:ascii="Arial" w:hAnsi="Arial" w:cs="Arial"/>
          <w:color w:val="0000FF"/>
          <w:sz w:val="16"/>
          <w:szCs w:val="16"/>
        </w:rPr>
        <w:t>="</w:t>
      </w:r>
      <w:r w:rsidRPr="00C3352E">
        <w:rPr>
          <w:rFonts w:ascii="Arial" w:hAnsi="Arial" w:cs="Arial"/>
          <w:color w:val="000000"/>
          <w:sz w:val="16"/>
          <w:szCs w:val="16"/>
        </w:rPr>
        <w:t>1</w:t>
      </w:r>
      <w:r w:rsidRPr="00C3352E">
        <w:rPr>
          <w:rFonts w:ascii="Arial" w:hAnsi="Arial" w:cs="Arial"/>
          <w:color w:val="0000FF"/>
          <w:sz w:val="16"/>
          <w:szCs w:val="16"/>
        </w:rPr>
        <w:t>"&gt;</w:t>
      </w:r>
    </w:p>
    <w:p w14:paraId="16B35800"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CompanyName</w:t>
      </w:r>
      <w:r w:rsidRPr="00C3352E">
        <w:rPr>
          <w:rFonts w:ascii="Arial" w:hAnsi="Arial" w:cs="Arial"/>
          <w:color w:val="FF0000"/>
          <w:sz w:val="16"/>
          <w:szCs w:val="16"/>
        </w:rPr>
        <w:t xml:space="preserve"> Code</w:t>
      </w:r>
      <w:r w:rsidRPr="00C3352E">
        <w:rPr>
          <w:rFonts w:ascii="Arial" w:hAnsi="Arial" w:cs="Arial"/>
          <w:color w:val="0000FF"/>
          <w:sz w:val="16"/>
          <w:szCs w:val="16"/>
        </w:rPr>
        <w:t>="</w:t>
      </w:r>
      <w:r w:rsidRPr="00C3352E">
        <w:rPr>
          <w:rFonts w:ascii="Arial" w:hAnsi="Arial" w:cs="Arial"/>
          <w:color w:val="000000"/>
          <w:sz w:val="16"/>
          <w:szCs w:val="16"/>
        </w:rPr>
        <w:t>1P</w:t>
      </w:r>
      <w:r w:rsidRPr="00C3352E">
        <w:rPr>
          <w:rFonts w:ascii="Arial" w:hAnsi="Arial" w:cs="Arial"/>
          <w:color w:val="0000FF"/>
          <w:sz w:val="16"/>
          <w:szCs w:val="16"/>
        </w:rPr>
        <w:t>"/&gt;</w:t>
      </w:r>
    </w:p>
    <w:p w14:paraId="16B35801"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BookingChannel</w:t>
      </w:r>
      <w:r w:rsidRPr="00C3352E">
        <w:rPr>
          <w:rFonts w:ascii="Arial" w:hAnsi="Arial" w:cs="Arial"/>
          <w:color w:val="0000FF"/>
          <w:sz w:val="16"/>
          <w:szCs w:val="16"/>
        </w:rPr>
        <w:t>&gt;</w:t>
      </w:r>
    </w:p>
    <w:p w14:paraId="16B35802"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Source</w:t>
      </w:r>
      <w:r w:rsidRPr="00C3352E">
        <w:rPr>
          <w:rFonts w:ascii="Arial" w:hAnsi="Arial" w:cs="Arial"/>
          <w:color w:val="0000FF"/>
          <w:sz w:val="16"/>
          <w:szCs w:val="16"/>
        </w:rPr>
        <w:t>&gt;</w:t>
      </w:r>
    </w:p>
    <w:p w14:paraId="16B35803"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POS</w:t>
      </w:r>
      <w:r w:rsidRPr="00C3352E">
        <w:rPr>
          <w:rFonts w:ascii="Arial" w:hAnsi="Arial" w:cs="Arial"/>
          <w:color w:val="0000FF"/>
          <w:sz w:val="16"/>
          <w:szCs w:val="16"/>
        </w:rPr>
        <w:t>&gt;</w:t>
      </w:r>
    </w:p>
    <w:p w14:paraId="16B35804"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Success</w:t>
      </w:r>
      <w:r w:rsidRPr="00C3352E">
        <w:rPr>
          <w:rFonts w:ascii="Arial" w:hAnsi="Arial" w:cs="Arial"/>
          <w:color w:val="0000FF"/>
          <w:sz w:val="16"/>
          <w:szCs w:val="16"/>
        </w:rPr>
        <w:t>/&gt;</w:t>
      </w:r>
    </w:p>
    <w:p w14:paraId="16B35805"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00"/>
          <w:sz w:val="16"/>
          <w:szCs w:val="16"/>
        </w:rPr>
        <w:tab/>
      </w:r>
      <w:r w:rsidRPr="00C3352E">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HotelResModifies</w:t>
      </w:r>
      <w:r w:rsidRPr="000617E9">
        <w:rPr>
          <w:rFonts w:ascii="Arial" w:hAnsi="Arial" w:cs="Arial"/>
          <w:color w:val="0000FF"/>
          <w:sz w:val="16"/>
          <w:szCs w:val="16"/>
        </w:rPr>
        <w:t>&gt;</w:t>
      </w:r>
    </w:p>
    <w:p w14:paraId="16B35806"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HotelResModify</w:t>
      </w:r>
      <w:r w:rsidRPr="000617E9">
        <w:rPr>
          <w:rFonts w:ascii="Arial" w:hAnsi="Arial" w:cs="Arial"/>
          <w:color w:val="0000FF"/>
          <w:sz w:val="16"/>
          <w:szCs w:val="16"/>
        </w:rPr>
        <w:t>&gt;</w:t>
      </w:r>
    </w:p>
    <w:p w14:paraId="16B35807"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UniqueID</w:t>
      </w:r>
      <w:r w:rsidRPr="000617E9">
        <w:rPr>
          <w:rFonts w:ascii="Arial" w:hAnsi="Arial" w:cs="Arial"/>
          <w:color w:val="FF0000"/>
          <w:sz w:val="16"/>
          <w:szCs w:val="16"/>
        </w:rPr>
        <w:t xml:space="preserve"> ID</w:t>
      </w:r>
      <w:r w:rsidRPr="000617E9">
        <w:rPr>
          <w:rFonts w:ascii="Arial" w:hAnsi="Arial" w:cs="Arial"/>
          <w:color w:val="0000FF"/>
          <w:sz w:val="16"/>
          <w:szCs w:val="16"/>
        </w:rPr>
        <w:t>="</w:t>
      </w:r>
      <w:r w:rsidRPr="000617E9">
        <w:rPr>
          <w:rFonts w:ascii="Arial" w:hAnsi="Arial" w:cs="Arial"/>
          <w:color w:val="000000"/>
          <w:sz w:val="16"/>
          <w:szCs w:val="16"/>
        </w:rPr>
        <w:t>O8SPH7</w:t>
      </w:r>
      <w:r w:rsidRPr="000617E9">
        <w:rPr>
          <w:rFonts w:ascii="Arial" w:hAnsi="Arial" w:cs="Arial"/>
          <w:color w:val="0000FF"/>
          <w:sz w:val="16"/>
          <w:szCs w:val="16"/>
        </w:rPr>
        <w:t>"</w:t>
      </w:r>
      <w:r w:rsidRPr="000617E9">
        <w:rPr>
          <w:rFonts w:ascii="Arial" w:hAnsi="Arial" w:cs="Arial"/>
          <w:color w:val="FF0000"/>
          <w:sz w:val="16"/>
          <w:szCs w:val="16"/>
        </w:rPr>
        <w:t xml:space="preserve"> ID_Context</w:t>
      </w:r>
      <w:r w:rsidRPr="000617E9">
        <w:rPr>
          <w:rFonts w:ascii="Arial" w:hAnsi="Arial" w:cs="Arial"/>
          <w:color w:val="0000FF"/>
          <w:sz w:val="16"/>
          <w:szCs w:val="16"/>
        </w:rPr>
        <w:t>="</w:t>
      </w:r>
      <w:r w:rsidRPr="000617E9">
        <w:rPr>
          <w:rFonts w:ascii="Arial" w:hAnsi="Arial" w:cs="Arial"/>
          <w:color w:val="000000"/>
          <w:sz w:val="16"/>
          <w:szCs w:val="16"/>
        </w:rPr>
        <w:t>1P</w:t>
      </w:r>
      <w:r w:rsidRPr="000617E9">
        <w:rPr>
          <w:rFonts w:ascii="Arial" w:hAnsi="Arial" w:cs="Arial"/>
          <w:color w:val="0000FF"/>
          <w:sz w:val="16"/>
          <w:szCs w:val="16"/>
        </w:rPr>
        <w:t>"</w:t>
      </w:r>
      <w:r w:rsidRPr="000617E9">
        <w:rPr>
          <w:rFonts w:ascii="Arial" w:hAnsi="Arial" w:cs="Arial"/>
          <w:color w:val="FF0000"/>
          <w:sz w:val="16"/>
          <w:szCs w:val="16"/>
        </w:rPr>
        <w:t xml:space="preserve"> Type</w:t>
      </w:r>
      <w:r w:rsidRPr="000617E9">
        <w:rPr>
          <w:rFonts w:ascii="Arial" w:hAnsi="Arial" w:cs="Arial"/>
          <w:color w:val="0000FF"/>
          <w:sz w:val="16"/>
          <w:szCs w:val="16"/>
        </w:rPr>
        <w:t>="</w:t>
      </w:r>
      <w:r w:rsidRPr="000617E9">
        <w:rPr>
          <w:rFonts w:ascii="Arial" w:hAnsi="Arial" w:cs="Arial"/>
          <w:color w:val="000000"/>
          <w:sz w:val="16"/>
          <w:szCs w:val="16"/>
        </w:rPr>
        <w:t>14</w:t>
      </w:r>
      <w:r w:rsidRPr="000617E9">
        <w:rPr>
          <w:rFonts w:ascii="Arial" w:hAnsi="Arial" w:cs="Arial"/>
          <w:color w:val="0000FF"/>
          <w:sz w:val="16"/>
          <w:szCs w:val="16"/>
        </w:rPr>
        <w:t>"/&gt;</w:t>
      </w:r>
    </w:p>
    <w:p w14:paraId="16B35808"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RoomStays</w:t>
      </w:r>
      <w:r w:rsidRPr="000617E9">
        <w:rPr>
          <w:rFonts w:ascii="Arial" w:hAnsi="Arial" w:cs="Arial"/>
          <w:color w:val="0000FF"/>
          <w:sz w:val="16"/>
          <w:szCs w:val="16"/>
        </w:rPr>
        <w:t>&gt;</w:t>
      </w:r>
    </w:p>
    <w:p w14:paraId="16B35809"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w:t>
      </w:r>
      <w:r w:rsidRPr="000617E9">
        <w:rPr>
          <w:rFonts w:ascii="Arial" w:hAnsi="Arial" w:cs="Arial"/>
          <w:color w:val="0000FF"/>
          <w:sz w:val="16"/>
          <w:szCs w:val="16"/>
        </w:rPr>
        <w:t>&gt;</w:t>
      </w:r>
    </w:p>
    <w:p w14:paraId="16B3580A"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BasicPropertyInfo</w:t>
      </w:r>
      <w:r w:rsidRPr="000617E9">
        <w:rPr>
          <w:rFonts w:ascii="Arial" w:hAnsi="Arial" w:cs="Arial"/>
          <w:color w:val="FF0000"/>
          <w:sz w:val="16"/>
          <w:szCs w:val="16"/>
        </w:rPr>
        <w:t xml:space="preserve"> ChainCode</w:t>
      </w:r>
      <w:r w:rsidRPr="000617E9">
        <w:rPr>
          <w:rFonts w:ascii="Arial" w:hAnsi="Arial" w:cs="Arial"/>
          <w:color w:val="0000FF"/>
          <w:sz w:val="16"/>
          <w:szCs w:val="16"/>
        </w:rPr>
        <w:t>="</w:t>
      </w:r>
      <w:r w:rsidRPr="000617E9">
        <w:rPr>
          <w:rFonts w:ascii="Arial" w:hAnsi="Arial" w:cs="Arial"/>
          <w:color w:val="000000"/>
          <w:sz w:val="16"/>
          <w:szCs w:val="16"/>
        </w:rPr>
        <w:t>XX</w:t>
      </w:r>
      <w:r w:rsidRPr="000617E9">
        <w:rPr>
          <w:rFonts w:ascii="Arial" w:hAnsi="Arial" w:cs="Arial"/>
          <w:color w:val="0000FF"/>
          <w:sz w:val="16"/>
          <w:szCs w:val="16"/>
        </w:rPr>
        <w:t>"</w:t>
      </w:r>
      <w:r w:rsidRPr="000617E9">
        <w:rPr>
          <w:rFonts w:ascii="Arial" w:hAnsi="Arial" w:cs="Arial"/>
          <w:color w:val="FF0000"/>
          <w:sz w:val="16"/>
          <w:szCs w:val="16"/>
        </w:rPr>
        <w:t xml:space="preserve"> HotelCityCode</w:t>
      </w:r>
      <w:r w:rsidRPr="000617E9">
        <w:rPr>
          <w:rFonts w:ascii="Arial" w:hAnsi="Arial" w:cs="Arial"/>
          <w:color w:val="0000FF"/>
          <w:sz w:val="16"/>
          <w:szCs w:val="16"/>
        </w:rPr>
        <w:t>="</w:t>
      </w:r>
      <w:r w:rsidRPr="000617E9">
        <w:rPr>
          <w:rFonts w:ascii="Arial" w:hAnsi="Arial" w:cs="Arial"/>
          <w:color w:val="000000"/>
          <w:sz w:val="16"/>
          <w:szCs w:val="16"/>
        </w:rPr>
        <w:t>FCO</w:t>
      </w:r>
      <w:r w:rsidRPr="000617E9">
        <w:rPr>
          <w:rFonts w:ascii="Arial" w:hAnsi="Arial" w:cs="Arial"/>
          <w:color w:val="0000FF"/>
          <w:sz w:val="16"/>
          <w:szCs w:val="16"/>
        </w:rPr>
        <w:t>"</w:t>
      </w:r>
      <w:r w:rsidRPr="000617E9">
        <w:rPr>
          <w:rFonts w:ascii="Arial" w:hAnsi="Arial" w:cs="Arial"/>
          <w:color w:val="FF0000"/>
          <w:sz w:val="16"/>
          <w:szCs w:val="16"/>
        </w:rPr>
        <w:t xml:space="preserve"> HotelCode</w:t>
      </w:r>
      <w:r w:rsidRPr="000617E9">
        <w:rPr>
          <w:rFonts w:ascii="Arial" w:hAnsi="Arial" w:cs="Arial"/>
          <w:color w:val="0000FF"/>
          <w:sz w:val="16"/>
          <w:szCs w:val="16"/>
        </w:rPr>
        <w:t>="</w:t>
      </w:r>
      <w:r w:rsidRPr="000617E9">
        <w:rPr>
          <w:rFonts w:ascii="Arial" w:hAnsi="Arial" w:cs="Arial"/>
          <w:color w:val="000000"/>
          <w:sz w:val="16"/>
          <w:szCs w:val="16"/>
        </w:rPr>
        <w:t>NOROM</w:t>
      </w:r>
      <w:r w:rsidRPr="000617E9">
        <w:rPr>
          <w:rFonts w:ascii="Arial" w:hAnsi="Arial" w:cs="Arial"/>
          <w:color w:val="0000FF"/>
          <w:sz w:val="16"/>
          <w:szCs w:val="16"/>
        </w:rPr>
        <w:t>"</w:t>
      </w:r>
      <w:r w:rsidRPr="000617E9">
        <w:rPr>
          <w:rFonts w:ascii="Arial" w:hAnsi="Arial" w:cs="Arial"/>
          <w:color w:val="FF0000"/>
          <w:sz w:val="16"/>
          <w:szCs w:val="16"/>
        </w:rPr>
        <w:t xml:space="preserve"> HotelCodeContext</w:t>
      </w:r>
      <w:r w:rsidRPr="000617E9">
        <w:rPr>
          <w:rFonts w:ascii="Arial" w:hAnsi="Arial" w:cs="Arial"/>
          <w:color w:val="0000FF"/>
          <w:sz w:val="16"/>
          <w:szCs w:val="16"/>
        </w:rPr>
        <w:t>="</w:t>
      </w:r>
      <w:r w:rsidRPr="000617E9">
        <w:rPr>
          <w:rFonts w:ascii="Arial" w:hAnsi="Arial" w:cs="Arial"/>
          <w:color w:val="000000"/>
          <w:sz w:val="16"/>
          <w:szCs w:val="16"/>
        </w:rPr>
        <w:t>1P</w:t>
      </w:r>
      <w:r w:rsidRPr="000617E9">
        <w:rPr>
          <w:rFonts w:ascii="Arial" w:hAnsi="Arial" w:cs="Arial"/>
          <w:color w:val="0000FF"/>
          <w:sz w:val="16"/>
          <w:szCs w:val="16"/>
        </w:rPr>
        <w:t>"/&gt;</w:t>
      </w:r>
    </w:p>
    <w:p w14:paraId="16B3580B"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w:t>
      </w:r>
      <w:r w:rsidRPr="000617E9">
        <w:rPr>
          <w:rFonts w:ascii="Arial" w:hAnsi="Arial" w:cs="Arial"/>
          <w:color w:val="0000FF"/>
          <w:sz w:val="16"/>
          <w:szCs w:val="16"/>
        </w:rPr>
        <w:t>&gt;</w:t>
      </w:r>
    </w:p>
    <w:p w14:paraId="16B3580C"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RoomStays</w:t>
      </w:r>
      <w:r w:rsidRPr="000617E9">
        <w:rPr>
          <w:rFonts w:ascii="Arial" w:hAnsi="Arial" w:cs="Arial"/>
          <w:color w:val="0000FF"/>
          <w:sz w:val="16"/>
          <w:szCs w:val="16"/>
        </w:rPr>
        <w:t>&gt;</w:t>
      </w:r>
    </w:p>
    <w:p w14:paraId="16B3580D"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ResGlobalInfo</w:t>
      </w:r>
      <w:r w:rsidRPr="000617E9">
        <w:rPr>
          <w:rFonts w:ascii="Arial" w:hAnsi="Arial" w:cs="Arial"/>
          <w:color w:val="0000FF"/>
          <w:sz w:val="16"/>
          <w:szCs w:val="16"/>
        </w:rPr>
        <w:t>&gt;</w:t>
      </w:r>
    </w:p>
    <w:p w14:paraId="16B3580E"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HotelReservationIDs</w:t>
      </w:r>
      <w:r w:rsidRPr="000617E9">
        <w:rPr>
          <w:rFonts w:ascii="Arial" w:hAnsi="Arial" w:cs="Arial"/>
          <w:color w:val="0000FF"/>
          <w:sz w:val="16"/>
          <w:szCs w:val="16"/>
        </w:rPr>
        <w:t>&gt;</w:t>
      </w:r>
    </w:p>
    <w:p w14:paraId="16B3580F"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w:t>
      </w:r>
      <w:r w:rsidRPr="000617E9">
        <w:rPr>
          <w:rFonts w:ascii="Arial" w:hAnsi="Arial" w:cs="Arial"/>
          <w:color w:val="FF0000"/>
          <w:sz w:val="16"/>
          <w:szCs w:val="16"/>
        </w:rPr>
        <w:t xml:space="preserve"> ResID_SourceContext</w:t>
      </w:r>
      <w:r w:rsidRPr="000617E9">
        <w:rPr>
          <w:rFonts w:ascii="Arial" w:hAnsi="Arial" w:cs="Arial"/>
          <w:color w:val="0000FF"/>
          <w:sz w:val="16"/>
          <w:szCs w:val="16"/>
        </w:rPr>
        <w:t>="</w:t>
      </w:r>
      <w:r w:rsidRPr="000617E9">
        <w:rPr>
          <w:rFonts w:ascii="Arial" w:hAnsi="Arial" w:cs="Arial"/>
          <w:color w:val="000000"/>
          <w:sz w:val="16"/>
          <w:szCs w:val="16"/>
        </w:rPr>
        <w:t>XX</w:t>
      </w:r>
      <w:r w:rsidRPr="000617E9">
        <w:rPr>
          <w:rFonts w:ascii="Arial" w:hAnsi="Arial" w:cs="Arial"/>
          <w:color w:val="0000FF"/>
          <w:sz w:val="16"/>
          <w:szCs w:val="16"/>
        </w:rPr>
        <w:t>"</w:t>
      </w:r>
      <w:r w:rsidRPr="000617E9">
        <w:rPr>
          <w:rFonts w:ascii="Arial" w:hAnsi="Arial" w:cs="Arial"/>
          <w:color w:val="FF0000"/>
          <w:sz w:val="16"/>
          <w:szCs w:val="16"/>
        </w:rPr>
        <w:t xml:space="preserve"> ResID_Type</w:t>
      </w:r>
      <w:r w:rsidRPr="000617E9">
        <w:rPr>
          <w:rFonts w:ascii="Arial" w:hAnsi="Arial" w:cs="Arial"/>
          <w:color w:val="0000FF"/>
          <w:sz w:val="16"/>
          <w:szCs w:val="16"/>
        </w:rPr>
        <w:t>="</w:t>
      </w:r>
      <w:r w:rsidRPr="000617E9">
        <w:rPr>
          <w:rFonts w:ascii="Arial" w:hAnsi="Arial" w:cs="Arial"/>
          <w:color w:val="000000"/>
          <w:sz w:val="16"/>
          <w:szCs w:val="16"/>
        </w:rPr>
        <w:t>14</w:t>
      </w:r>
      <w:r w:rsidRPr="000617E9">
        <w:rPr>
          <w:rFonts w:ascii="Arial" w:hAnsi="Arial" w:cs="Arial"/>
          <w:color w:val="0000FF"/>
          <w:sz w:val="16"/>
          <w:szCs w:val="16"/>
        </w:rPr>
        <w:t>"</w:t>
      </w:r>
      <w:r w:rsidRPr="000617E9">
        <w:rPr>
          <w:rFonts w:ascii="Arial" w:hAnsi="Arial" w:cs="Arial"/>
          <w:color w:val="FF0000"/>
          <w:sz w:val="16"/>
          <w:szCs w:val="16"/>
        </w:rPr>
        <w:t xml:space="preserve"> ResID_Value</w:t>
      </w:r>
      <w:r w:rsidRPr="000617E9">
        <w:rPr>
          <w:rFonts w:ascii="Arial" w:hAnsi="Arial" w:cs="Arial"/>
          <w:color w:val="0000FF"/>
          <w:sz w:val="16"/>
          <w:szCs w:val="16"/>
        </w:rPr>
        <w:t>="</w:t>
      </w:r>
      <w:r w:rsidRPr="000617E9">
        <w:rPr>
          <w:rFonts w:ascii="Arial" w:hAnsi="Arial" w:cs="Arial"/>
          <w:color w:val="000000"/>
          <w:sz w:val="16"/>
          <w:szCs w:val="16"/>
        </w:rPr>
        <w:t>3303JJE502</w:t>
      </w:r>
      <w:r w:rsidRPr="000617E9">
        <w:rPr>
          <w:rFonts w:ascii="Arial" w:hAnsi="Arial" w:cs="Arial"/>
          <w:color w:val="0000FF"/>
          <w:sz w:val="16"/>
          <w:szCs w:val="16"/>
        </w:rPr>
        <w:t>"/&gt;</w:t>
      </w:r>
    </w:p>
    <w:p w14:paraId="16B35810"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HotelReservationIDs</w:t>
      </w:r>
      <w:r w:rsidRPr="000617E9">
        <w:rPr>
          <w:rFonts w:ascii="Arial" w:hAnsi="Arial" w:cs="Arial"/>
          <w:color w:val="0000FF"/>
          <w:sz w:val="16"/>
          <w:szCs w:val="16"/>
        </w:rPr>
        <w:t>&gt;</w:t>
      </w:r>
    </w:p>
    <w:p w14:paraId="16B35811"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ResGlobalInfo</w:t>
      </w:r>
      <w:r w:rsidRPr="000617E9">
        <w:rPr>
          <w:rFonts w:ascii="Arial" w:hAnsi="Arial" w:cs="Arial"/>
          <w:color w:val="0000FF"/>
          <w:sz w:val="16"/>
          <w:szCs w:val="16"/>
        </w:rPr>
        <w:t>&gt;</w:t>
      </w:r>
    </w:p>
    <w:p w14:paraId="16B35812"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HotelResModify</w:t>
      </w:r>
      <w:r w:rsidRPr="000617E9">
        <w:rPr>
          <w:rFonts w:ascii="Arial" w:hAnsi="Arial" w:cs="Arial"/>
          <w:color w:val="0000FF"/>
          <w:sz w:val="16"/>
          <w:szCs w:val="16"/>
        </w:rPr>
        <w:t>&gt;</w:t>
      </w:r>
    </w:p>
    <w:p w14:paraId="16B35813" w14:textId="77777777" w:rsidR="00795F1B" w:rsidRPr="000617E9"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00C118A1" w:rsidRPr="000617E9">
        <w:rPr>
          <w:rFonts w:ascii="Arial" w:hAnsi="Arial" w:cs="Arial"/>
          <w:color w:val="800000"/>
          <w:sz w:val="16"/>
          <w:szCs w:val="16"/>
        </w:rPr>
        <w:t xml:space="preserve"> HotelResModifies</w:t>
      </w:r>
      <w:r w:rsidRPr="000617E9">
        <w:rPr>
          <w:rFonts w:ascii="Arial" w:hAnsi="Arial" w:cs="Arial"/>
          <w:color w:val="0000FF"/>
          <w:sz w:val="16"/>
          <w:szCs w:val="16"/>
        </w:rPr>
        <w:t>&gt;</w:t>
      </w:r>
    </w:p>
    <w:p w14:paraId="16B35814"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C118A1" w:rsidRPr="000617E9">
        <w:rPr>
          <w:rFonts w:ascii="Arial" w:hAnsi="Arial" w:cs="Arial"/>
          <w:color w:val="800000"/>
          <w:sz w:val="16"/>
          <w:szCs w:val="16"/>
        </w:rPr>
        <w:t>Modify</w:t>
      </w:r>
      <w:r w:rsidRPr="000617E9">
        <w:rPr>
          <w:rFonts w:ascii="Arial" w:hAnsi="Arial" w:cs="Arial"/>
          <w:color w:val="800000"/>
          <w:sz w:val="16"/>
          <w:szCs w:val="16"/>
        </w:rPr>
        <w:t>RS</w:t>
      </w:r>
      <w:r w:rsidRPr="000617E9">
        <w:rPr>
          <w:rFonts w:ascii="Arial" w:hAnsi="Arial" w:cs="Arial"/>
          <w:color w:val="0000FF"/>
          <w:sz w:val="16"/>
          <w:szCs w:val="16"/>
        </w:rPr>
        <w:t>&gt;</w:t>
      </w:r>
    </w:p>
    <w:p w14:paraId="16B35815"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00"/>
          <w:sz w:val="16"/>
          <w:szCs w:val="16"/>
        </w:rPr>
        <w:tab/>
      </w:r>
      <w:r w:rsidRPr="00C3352E">
        <w:rPr>
          <w:rFonts w:ascii="Arial" w:hAnsi="Arial" w:cs="Arial"/>
          <w:color w:val="0000FF"/>
          <w:sz w:val="16"/>
          <w:szCs w:val="16"/>
        </w:rPr>
        <w:t>&lt;/</w:t>
      </w:r>
      <w:r w:rsidRPr="00C3352E">
        <w:rPr>
          <w:rFonts w:ascii="Arial" w:hAnsi="Arial" w:cs="Arial"/>
          <w:color w:val="800000"/>
          <w:sz w:val="16"/>
          <w:szCs w:val="16"/>
        </w:rPr>
        <w:t>S:Body</w:t>
      </w:r>
      <w:r w:rsidRPr="00C3352E">
        <w:rPr>
          <w:rFonts w:ascii="Arial" w:hAnsi="Arial" w:cs="Arial"/>
          <w:color w:val="0000FF"/>
          <w:sz w:val="16"/>
          <w:szCs w:val="16"/>
        </w:rPr>
        <w:t>&gt;</w:t>
      </w:r>
    </w:p>
    <w:p w14:paraId="16B35816" w14:textId="77777777" w:rsidR="00795F1B" w:rsidRPr="00C3352E" w:rsidRDefault="00795F1B" w:rsidP="00795F1B">
      <w:pPr>
        <w:autoSpaceDE w:val="0"/>
        <w:autoSpaceDN w:val="0"/>
        <w:adjustRightInd w:val="0"/>
        <w:spacing w:after="0" w:line="240" w:lineRule="auto"/>
        <w:rPr>
          <w:rFonts w:ascii="Arial" w:hAnsi="Arial" w:cs="Arial"/>
          <w:color w:val="000000"/>
          <w:sz w:val="16"/>
          <w:szCs w:val="16"/>
        </w:rPr>
      </w:pPr>
      <w:r w:rsidRPr="00C3352E">
        <w:rPr>
          <w:rFonts w:ascii="Arial" w:hAnsi="Arial" w:cs="Arial"/>
          <w:color w:val="0000FF"/>
          <w:sz w:val="16"/>
          <w:szCs w:val="16"/>
        </w:rPr>
        <w:t>&lt;/</w:t>
      </w:r>
      <w:r w:rsidRPr="00C3352E">
        <w:rPr>
          <w:rFonts w:ascii="Arial" w:hAnsi="Arial" w:cs="Arial"/>
          <w:color w:val="800000"/>
          <w:sz w:val="16"/>
          <w:szCs w:val="16"/>
        </w:rPr>
        <w:t>S:Envelope</w:t>
      </w:r>
      <w:r w:rsidRPr="00C3352E">
        <w:rPr>
          <w:rFonts w:ascii="Arial" w:hAnsi="Arial" w:cs="Arial"/>
          <w:color w:val="0000FF"/>
          <w:sz w:val="16"/>
          <w:szCs w:val="16"/>
        </w:rPr>
        <w:t>&gt;</w:t>
      </w:r>
    </w:p>
    <w:p w14:paraId="16B35817" w14:textId="77777777" w:rsidR="007576DB" w:rsidRDefault="007576DB" w:rsidP="005C777F">
      <w:pPr>
        <w:spacing w:after="0"/>
        <w:rPr>
          <w:rFonts w:ascii="Arial" w:hAnsi="Arial" w:cs="Arial"/>
          <w:sz w:val="20"/>
          <w:szCs w:val="20"/>
        </w:rPr>
      </w:pPr>
    </w:p>
    <w:p w14:paraId="16B35818" w14:textId="77777777" w:rsidR="00016C55" w:rsidRDefault="00016C55" w:rsidP="005C777F">
      <w:pPr>
        <w:spacing w:after="0"/>
        <w:rPr>
          <w:rFonts w:ascii="Arial" w:hAnsi="Arial" w:cs="Arial"/>
          <w:sz w:val="20"/>
          <w:szCs w:val="20"/>
        </w:rPr>
        <w:sectPr w:rsidR="00016C55" w:rsidSect="005B1728">
          <w:pgSz w:w="15840" w:h="12240" w:orient="landscape"/>
          <w:pgMar w:top="1440" w:right="1008" w:bottom="1440" w:left="1008" w:header="720" w:footer="720" w:gutter="0"/>
          <w:cols w:space="720"/>
          <w:docGrid w:linePitch="360"/>
        </w:sectPr>
      </w:pPr>
    </w:p>
    <w:p w14:paraId="16B35819" w14:textId="77777777" w:rsidR="00016C55" w:rsidRDefault="00016C55" w:rsidP="00016C55">
      <w:pPr>
        <w:pStyle w:val="Heading1"/>
      </w:pPr>
      <w:bookmarkStart w:id="191" w:name="_Toc251140685"/>
      <w:bookmarkStart w:id="192" w:name="_Toc351022541"/>
      <w:r w:rsidRPr="00667973">
        <w:t xml:space="preserve">Appendix </w:t>
      </w:r>
      <w:r>
        <w:t>C</w:t>
      </w:r>
      <w:r w:rsidRPr="00667973">
        <w:t xml:space="preserve">: </w:t>
      </w:r>
      <w:r>
        <w:t>Data Mapping Examples</w:t>
      </w:r>
      <w:bookmarkEnd w:id="191"/>
      <w:bookmarkEnd w:id="192"/>
    </w:p>
    <w:p w14:paraId="16B3581A" w14:textId="77777777" w:rsidR="00016C55" w:rsidRPr="00551F9F" w:rsidRDefault="00016C55" w:rsidP="00016C55">
      <w:pPr>
        <w:pStyle w:val="Heading2"/>
        <w:keepNext/>
        <w:kinsoku/>
        <w:spacing w:before="480"/>
        <w:rPr>
          <w:i/>
          <w:iCs/>
          <w:sz w:val="36"/>
          <w:szCs w:val="24"/>
        </w:rPr>
      </w:pPr>
      <w:bookmarkStart w:id="193" w:name="_Toc251140686"/>
      <w:bookmarkStart w:id="194" w:name="_Toc351022542"/>
      <w:r w:rsidRPr="00551F9F">
        <w:rPr>
          <w:i/>
          <w:iCs/>
          <w:sz w:val="36"/>
          <w:szCs w:val="24"/>
        </w:rPr>
        <w:t>Travelport GDS Input/Output Comparison to OTA XML Request/Response Messages</w:t>
      </w:r>
      <w:bookmarkEnd w:id="193"/>
      <w:bookmarkEnd w:id="194"/>
    </w:p>
    <w:p w14:paraId="16B3581B" w14:textId="77777777" w:rsidR="00016C55" w:rsidRDefault="00016C55" w:rsidP="00016C55">
      <w:pPr>
        <w:spacing w:after="0" w:line="240" w:lineRule="auto"/>
        <w:rPr>
          <w:rFonts w:ascii="Arial" w:hAnsi="Arial" w:cs="Arial"/>
          <w:sz w:val="20"/>
          <w:szCs w:val="20"/>
        </w:rPr>
      </w:pPr>
      <w:r w:rsidRPr="00782242">
        <w:rPr>
          <w:rFonts w:ascii="Arial" w:hAnsi="Arial" w:cs="Arial"/>
          <w:b/>
          <w:sz w:val="20"/>
          <w:szCs w:val="20"/>
          <w:u w:val="single"/>
        </w:rPr>
        <w:t>NOTE:</w:t>
      </w:r>
      <w:r w:rsidRPr="00782242">
        <w:rPr>
          <w:rFonts w:ascii="Arial" w:hAnsi="Arial" w:cs="Arial"/>
          <w:b/>
          <w:sz w:val="20"/>
          <w:szCs w:val="20"/>
        </w:rPr>
        <w:t xml:space="preserve"> </w:t>
      </w:r>
      <w:r w:rsidRPr="00782242">
        <w:rPr>
          <w:rFonts w:ascii="Arial" w:hAnsi="Arial" w:cs="Arial"/>
          <w:sz w:val="20"/>
          <w:szCs w:val="20"/>
        </w:rPr>
        <w:t>The functional GDS input below is colorized and ‘markers’ appear below the input referencing the OTA input data that follows.  A generic hotel chain code (XX) has been used for demostration purposes only.</w:t>
      </w:r>
      <w:r w:rsidR="007A7D4B">
        <w:rPr>
          <w:rFonts w:ascii="Arial" w:hAnsi="Arial" w:cs="Arial"/>
          <w:sz w:val="20"/>
          <w:szCs w:val="20"/>
        </w:rPr>
        <w:t xml:space="preserve">  Spacing has been added where needed </w:t>
      </w:r>
      <w:r w:rsidR="00C45F03">
        <w:rPr>
          <w:rFonts w:ascii="Arial" w:hAnsi="Arial" w:cs="Arial"/>
          <w:sz w:val="20"/>
          <w:szCs w:val="20"/>
        </w:rPr>
        <w:t xml:space="preserve">in </w:t>
      </w:r>
      <w:r w:rsidR="007A7D4B">
        <w:rPr>
          <w:rFonts w:ascii="Arial" w:hAnsi="Arial" w:cs="Arial"/>
          <w:sz w:val="20"/>
          <w:szCs w:val="20"/>
        </w:rPr>
        <w:t>the GDS examples to allow for insertion of markers.</w:t>
      </w:r>
    </w:p>
    <w:p w14:paraId="16B3581C" w14:textId="77777777" w:rsidR="00C45F03" w:rsidRPr="00782242" w:rsidRDefault="00C45F03" w:rsidP="00016C55">
      <w:pPr>
        <w:spacing w:after="0" w:line="240" w:lineRule="auto"/>
        <w:rPr>
          <w:rFonts w:ascii="Arial" w:hAnsi="Arial" w:cs="Arial"/>
          <w:sz w:val="20"/>
          <w:szCs w:val="20"/>
        </w:rPr>
      </w:pPr>
    </w:p>
    <w:p w14:paraId="16B3581D" w14:textId="77777777" w:rsidR="00016C55" w:rsidRDefault="00016C55" w:rsidP="00324AAD">
      <w:pPr>
        <w:pStyle w:val="Heading3"/>
        <w:rPr>
          <w:rFonts w:eastAsia="Times New Roman"/>
          <w:color w:val="0B2265"/>
          <w:sz w:val="32"/>
          <w:szCs w:val="32"/>
          <w:lang w:eastAsia="en-US"/>
        </w:rPr>
      </w:pPr>
      <w:bookmarkStart w:id="195" w:name="_Toc251140687"/>
      <w:bookmarkStart w:id="196" w:name="_Toc351022543"/>
      <w:r>
        <w:rPr>
          <w:rFonts w:eastAsia="Times New Roman"/>
          <w:color w:val="0B2265"/>
          <w:sz w:val="32"/>
          <w:szCs w:val="32"/>
          <w:lang w:eastAsia="en-US"/>
        </w:rPr>
        <w:t xml:space="preserve">Worldspan </w:t>
      </w:r>
      <w:r w:rsidRPr="00551F9F">
        <w:rPr>
          <w:rFonts w:eastAsia="Times New Roman"/>
          <w:color w:val="0B2265"/>
          <w:sz w:val="32"/>
          <w:szCs w:val="32"/>
          <w:lang w:eastAsia="en-US"/>
        </w:rPr>
        <w:t xml:space="preserve">Core </w:t>
      </w:r>
      <w:r>
        <w:rPr>
          <w:rFonts w:eastAsia="Times New Roman"/>
          <w:color w:val="0B2265"/>
          <w:sz w:val="32"/>
          <w:szCs w:val="32"/>
          <w:lang w:eastAsia="en-US"/>
        </w:rPr>
        <w:t xml:space="preserve">GDS </w:t>
      </w:r>
      <w:r w:rsidR="0017245A">
        <w:rPr>
          <w:rFonts w:eastAsia="Times New Roman"/>
          <w:color w:val="0B2265"/>
          <w:sz w:val="32"/>
          <w:szCs w:val="32"/>
          <w:lang w:eastAsia="en-US"/>
        </w:rPr>
        <w:t xml:space="preserve">Modify Committed Booking - </w:t>
      </w:r>
      <w:r w:rsidRPr="00551F9F">
        <w:rPr>
          <w:rFonts w:eastAsia="Times New Roman"/>
          <w:color w:val="0B2265"/>
          <w:sz w:val="32"/>
          <w:szCs w:val="32"/>
          <w:lang w:eastAsia="en-US"/>
        </w:rPr>
        <w:t>Example #1</w:t>
      </w:r>
      <w:bookmarkEnd w:id="195"/>
      <w:bookmarkEnd w:id="196"/>
    </w:p>
    <w:p w14:paraId="16B3581E" w14:textId="77777777" w:rsidR="005569E5" w:rsidRPr="005569E5" w:rsidRDefault="005569E5" w:rsidP="005569E5">
      <w:pPr>
        <w:spacing w:after="0" w:line="240" w:lineRule="auto"/>
        <w:rPr>
          <w:rFonts w:ascii="Arial" w:hAnsi="Arial" w:cs="Arial"/>
          <w:noProof/>
          <w:szCs w:val="24"/>
        </w:rPr>
      </w:pPr>
    </w:p>
    <w:p w14:paraId="16B3581F" w14:textId="77777777" w:rsidR="00324AAD" w:rsidRPr="00F0422D" w:rsidRDefault="00324AAD" w:rsidP="00F0422D">
      <w:pPr>
        <w:spacing w:before="60" w:after="60" w:line="240" w:lineRule="auto"/>
        <w:rPr>
          <w:rFonts w:ascii="Arial" w:hAnsi="Arial" w:cs="Arial"/>
          <w:b/>
          <w:sz w:val="20"/>
          <w:szCs w:val="20"/>
        </w:rPr>
      </w:pPr>
      <w:r w:rsidRPr="00F0422D">
        <w:rPr>
          <w:rFonts w:ascii="Arial" w:hAnsi="Arial" w:cs="Arial"/>
          <w:b/>
          <w:sz w:val="20"/>
          <w:szCs w:val="20"/>
          <w:u w:val="single"/>
        </w:rPr>
        <w:t>Worldspan Core GDS Passenger Name Record (PNR) – Example #1</w:t>
      </w:r>
    </w:p>
    <w:p w14:paraId="16B35820" w14:textId="18770953" w:rsidR="00651120" w:rsidRDefault="009F4FEB" w:rsidP="00324AAD">
      <w:pPr>
        <w:spacing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834368" behindDoc="0" locked="0" layoutInCell="1" allowOverlap="1" wp14:anchorId="16B360A0" wp14:editId="5E590739">
                <wp:simplePos x="0" y="0"/>
                <wp:positionH relativeFrom="column">
                  <wp:posOffset>227965</wp:posOffset>
                </wp:positionH>
                <wp:positionV relativeFrom="paragraph">
                  <wp:posOffset>154305</wp:posOffset>
                </wp:positionV>
                <wp:extent cx="400050" cy="228600"/>
                <wp:effectExtent l="8890" t="11430" r="10160" b="7620"/>
                <wp:wrapNone/>
                <wp:docPr id="642"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3E"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17.95pt;margin-top:12.15pt;width:31.5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">
                <v:textbox>
                  <w:txbxContent>
                    <w:p w14:paraId="16B3633E"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v:textbox>
              </v:rect>
            </w:pict>
          </mc:Fallback>
        </mc:AlternateContent>
      </w:r>
      <w:r>
        <w:rPr>
          <w:rFonts w:ascii="Arial" w:hAnsi="Arial" w:cs="Arial"/>
          <w:noProof/>
          <w:szCs w:val="24"/>
        </w:rPr>
        <mc:AlternateContent>
          <mc:Choice Requires="wps">
            <w:drawing>
              <wp:anchor distT="0" distB="0" distL="114300" distR="114300" simplePos="0" relativeHeight="251836416" behindDoc="0" locked="0" layoutInCell="1" allowOverlap="1" wp14:anchorId="16B360A1" wp14:editId="7F92EBA9">
                <wp:simplePos x="0" y="0"/>
                <wp:positionH relativeFrom="column">
                  <wp:posOffset>628015</wp:posOffset>
                </wp:positionH>
                <wp:positionV relativeFrom="paragraph">
                  <wp:posOffset>93345</wp:posOffset>
                </wp:positionV>
                <wp:extent cx="777240" cy="0"/>
                <wp:effectExtent l="8890" t="7620" r="13970" b="11430"/>
                <wp:wrapNone/>
                <wp:docPr id="641"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79" o:spid="_x0000_s1026" type="#_x0000_t32" style="position:absolute;margin-left:49.45pt;margin-top:7.35pt;width:61.2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"/>
            </w:pict>
          </mc:Fallback>
        </mc:AlternateContent>
      </w:r>
      <w:r>
        <w:rPr>
          <w:rFonts w:ascii="Arial" w:hAnsi="Arial" w:cs="Arial"/>
          <w:noProof/>
          <w:szCs w:val="24"/>
        </w:rPr>
        <mc:AlternateContent>
          <mc:Choice Requires="wps">
            <w:drawing>
              <wp:anchor distT="0" distB="0" distL="114300" distR="114300" simplePos="0" relativeHeight="251838464" behindDoc="0" locked="0" layoutInCell="1" allowOverlap="1" wp14:anchorId="16B360A2" wp14:editId="58DBFD31">
                <wp:simplePos x="0" y="0"/>
                <wp:positionH relativeFrom="column">
                  <wp:posOffset>1405255</wp:posOffset>
                </wp:positionH>
                <wp:positionV relativeFrom="paragraph">
                  <wp:posOffset>93345</wp:posOffset>
                </wp:positionV>
                <wp:extent cx="0" cy="257175"/>
                <wp:effectExtent l="52705" t="7620" r="61595" b="20955"/>
                <wp:wrapNone/>
                <wp:docPr id="640"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110.65pt;margin-top:7.35pt;width:0;height:20.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CmMgIAAGA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">
                <v:stroke endarrow="block"/>
              </v:shape>
            </w:pict>
          </mc:Fallback>
        </mc:AlternateContent>
      </w:r>
      <w:r>
        <w:rPr>
          <w:rFonts w:ascii="Arial" w:hAnsi="Arial" w:cs="Arial"/>
          <w:noProof/>
          <w:szCs w:val="24"/>
        </w:rPr>
        <mc:AlternateContent>
          <mc:Choice Requires="wps">
            <w:drawing>
              <wp:anchor distT="0" distB="0" distL="114300" distR="114300" simplePos="0" relativeHeight="251837440" behindDoc="0" locked="0" layoutInCell="1" allowOverlap="1" wp14:anchorId="16B360A3" wp14:editId="2AD8A998">
                <wp:simplePos x="0" y="0"/>
                <wp:positionH relativeFrom="column">
                  <wp:posOffset>966470</wp:posOffset>
                </wp:positionH>
                <wp:positionV relativeFrom="paragraph">
                  <wp:posOffset>93345</wp:posOffset>
                </wp:positionV>
                <wp:extent cx="635" cy="257175"/>
                <wp:effectExtent l="52070" t="7620" r="61595" b="20955"/>
                <wp:wrapNone/>
                <wp:docPr id="639"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76.1pt;margin-top:7.35pt;width:.05pt;height:20.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">
                <v:stroke endarrow="block"/>
              </v:shape>
            </w:pict>
          </mc:Fallback>
        </mc:AlternateContent>
      </w:r>
    </w:p>
    <w:p w14:paraId="16B35821"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1P- MOJ5SH ¬                                                     |</w:t>
      </w:r>
    </w:p>
    <w:p w14:paraId="16B35822"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 xml:space="preserve"> 1.1GRIFFIN/MARTY*ADT¬                                           |</w:t>
      </w:r>
    </w:p>
    <w:p w14:paraId="16B35823"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 xml:space="preserve"> 1  HHL XX HK01 DUB IN20JAN OUT21JAN IBDBL-XX IBIS DUBLIN WEST   |</w:t>
      </w:r>
    </w:p>
    <w:p w14:paraId="16B35824"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/RG-EUR 55.00 /NM-GRIFFIN MARTY/CXP-NO CHARGE APPLIES PRIOR TO 1 |</w:t>
      </w:r>
    </w:p>
    <w:p w14:paraId="16B35825" w14:textId="3CAEAED7" w:rsidR="00651120" w:rsidRPr="00324AAD" w:rsidRDefault="009F4FEB" w:rsidP="00324AAD">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35392" behindDoc="0" locked="0" layoutInCell="1" allowOverlap="1" wp14:anchorId="16B360A4" wp14:editId="7AC041F1">
                <wp:simplePos x="0" y="0"/>
                <wp:positionH relativeFrom="column">
                  <wp:posOffset>186055</wp:posOffset>
                </wp:positionH>
                <wp:positionV relativeFrom="paragraph">
                  <wp:posOffset>53975</wp:posOffset>
                </wp:positionV>
                <wp:extent cx="400050" cy="252730"/>
                <wp:effectExtent l="5080" t="6350" r="13970" b="7620"/>
                <wp:wrapNone/>
                <wp:docPr id="63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2730"/>
                        </a:xfrm>
                        <a:prstGeom prst="rect">
                          <a:avLst/>
                        </a:prstGeom>
                        <a:solidFill>
                          <a:srgbClr val="FFFFFF"/>
                        </a:solidFill>
                        <a:ln w="9525">
                          <a:solidFill>
                            <a:srgbClr val="000000"/>
                          </a:solidFill>
                          <a:miter lim="800000"/>
                          <a:headEnd/>
                          <a:tailEnd/>
                        </a:ln>
                      </wps:spPr>
                      <wps:txbx>
                        <w:txbxContent>
                          <w:p w14:paraId="16B3633F"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7" style="position:absolute;left:0;text-align:left;margin-left:14.65pt;margin-top:4.25pt;width:31.5pt;height:19.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">
                <v:textbox>
                  <w:txbxContent>
                    <w:p w14:paraId="16B3633F"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40512" behindDoc="0" locked="0" layoutInCell="1" allowOverlap="1" wp14:anchorId="16B360A5" wp14:editId="0BA95C4C">
                <wp:simplePos x="0" y="0"/>
                <wp:positionH relativeFrom="column">
                  <wp:posOffset>2095500</wp:posOffset>
                </wp:positionH>
                <wp:positionV relativeFrom="paragraph">
                  <wp:posOffset>173355</wp:posOffset>
                </wp:positionV>
                <wp:extent cx="0" cy="133350"/>
                <wp:effectExtent l="57150" t="11430" r="57150" b="17145"/>
                <wp:wrapNone/>
                <wp:docPr id="637"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165pt;margin-top:13.65pt;width:0;height:1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TNw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39488" behindDoc="0" locked="0" layoutInCell="1" allowOverlap="1" wp14:anchorId="16B360A6" wp14:editId="6E452419">
                <wp:simplePos x="0" y="0"/>
                <wp:positionH relativeFrom="column">
                  <wp:posOffset>586105</wp:posOffset>
                </wp:positionH>
                <wp:positionV relativeFrom="paragraph">
                  <wp:posOffset>173355</wp:posOffset>
                </wp:positionV>
                <wp:extent cx="1509395" cy="635"/>
                <wp:effectExtent l="5080" t="11430" r="9525" b="6985"/>
                <wp:wrapNone/>
                <wp:docPr id="636"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93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46.15pt;margin-top:13.65pt;width:118.85pt;height:.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aaJAIAAEEEAAAOAAAAZHJzL2Uyb0RvYy54bWysU8GO2yAQvVfqPyDuWduJnS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"/>
            </w:pict>
          </mc:Fallback>
        </mc:AlternateContent>
      </w:r>
      <w:r w:rsidR="00651120" w:rsidRPr="00324AAD">
        <w:rPr>
          <w:rFonts w:ascii="Courier New" w:hAnsi="Courier New" w:cs="Courier New"/>
          <w:noProof/>
          <w:sz w:val="20"/>
          <w:szCs w:val="20"/>
        </w:rPr>
        <w:t>900 ON THE DAYOF ARRIVAL. BEYOND THAT TIME THE 1ST NIGHTWILL BE  |</w:t>
      </w:r>
    </w:p>
    <w:p w14:paraId="16B35826"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CHARGED./CF-0595KAJ512 |XX|¬                                     |</w:t>
      </w:r>
    </w:p>
    <w:p w14:paraId="16B35827"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P- 1.RAZTEST¬                                                    |</w:t>
      </w:r>
    </w:p>
    <w:p w14:paraId="16B35828"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T- 1.T/¬                                                         |</w:t>
      </w:r>
    </w:p>
    <w:p w14:paraId="16B35829"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TKG FAX-NOT PRICED  FARE TYPE EX ¬                               |</w:t>
      </w:r>
    </w:p>
    <w:p w14:paraId="16B3582A" w14:textId="77777777" w:rsidR="00651120" w:rsidRPr="00324AAD" w:rsidRDefault="00651120" w:rsidP="00324AAD">
      <w:pPr>
        <w:spacing w:after="0" w:line="480" w:lineRule="auto"/>
        <w:ind w:left="1440"/>
        <w:rPr>
          <w:rFonts w:ascii="Courier New" w:hAnsi="Courier New" w:cs="Courier New"/>
          <w:noProof/>
          <w:sz w:val="20"/>
          <w:szCs w:val="20"/>
        </w:rPr>
      </w:pPr>
      <w:r w:rsidRPr="00324AAD">
        <w:rPr>
          <w:rFonts w:ascii="Courier New" w:hAnsi="Courier New" w:cs="Courier New"/>
          <w:noProof/>
          <w:sz w:val="20"/>
          <w:szCs w:val="20"/>
        </w:rPr>
        <w:t>**** ITEMS SUPPRESSED ****/IH¬                                   |</w:t>
      </w:r>
    </w:p>
    <w:p w14:paraId="16B3582B" w14:textId="77777777" w:rsidR="00324AAD" w:rsidRPr="0017245A" w:rsidRDefault="00324AAD" w:rsidP="00324AAD">
      <w:pPr>
        <w:pStyle w:val="TableText"/>
        <w:pageBreakBefore/>
        <w:spacing w:before="120" w:after="120"/>
        <w:rPr>
          <w:b/>
          <w:sz w:val="20"/>
          <w:szCs w:val="20"/>
          <w:u w:val="single"/>
        </w:rPr>
      </w:pPr>
      <w:r w:rsidRPr="0017245A">
        <w:rPr>
          <w:b/>
          <w:sz w:val="20"/>
          <w:szCs w:val="20"/>
          <w:u w:val="single"/>
        </w:rPr>
        <w:t xml:space="preserve">Worldspan Core </w:t>
      </w:r>
      <w:r>
        <w:rPr>
          <w:b/>
          <w:sz w:val="20"/>
          <w:szCs w:val="20"/>
          <w:u w:val="single"/>
        </w:rPr>
        <w:t>GDS Modify Request (Add Credit Card Guarantee) – Example #</w:t>
      </w:r>
      <w:r w:rsidR="00F0422D">
        <w:rPr>
          <w:b/>
          <w:sz w:val="20"/>
          <w:szCs w:val="20"/>
          <w:u w:val="single"/>
        </w:rPr>
        <w:t>1</w:t>
      </w:r>
    </w:p>
    <w:p w14:paraId="16B3582C" w14:textId="77777777" w:rsidR="00651120" w:rsidRPr="00F0422D" w:rsidRDefault="00651120" w:rsidP="00324AAD">
      <w:pPr>
        <w:spacing w:after="0" w:line="240" w:lineRule="auto"/>
        <w:rPr>
          <w:rFonts w:ascii="Arial" w:hAnsi="Arial" w:cs="Arial"/>
          <w:noProof/>
          <w:szCs w:val="24"/>
        </w:rPr>
      </w:pPr>
    </w:p>
    <w:p w14:paraId="16B3582D" w14:textId="77777777" w:rsidR="00651120" w:rsidRPr="00F0422D" w:rsidRDefault="00651120" w:rsidP="00324AAD">
      <w:pPr>
        <w:spacing w:after="0" w:line="240" w:lineRule="auto"/>
        <w:rPr>
          <w:rFonts w:ascii="Arial" w:hAnsi="Arial" w:cs="Arial"/>
          <w:noProof/>
          <w:szCs w:val="24"/>
        </w:rPr>
      </w:pPr>
    </w:p>
    <w:p w14:paraId="16B3582E" w14:textId="5DEBBF53" w:rsidR="00651120" w:rsidRPr="00F0422D" w:rsidRDefault="009F4FEB" w:rsidP="00324AAD">
      <w:pPr>
        <w:spacing w:after="0" w:line="240" w:lineRule="auto"/>
        <w:rPr>
          <w:rFonts w:ascii="Arial" w:hAnsi="Arial" w:cs="Arial"/>
          <w:noProof/>
          <w:szCs w:val="24"/>
        </w:rPr>
      </w:pPr>
      <w:r>
        <w:rPr>
          <w:rFonts w:ascii="Courier New" w:hAnsi="Courier New"/>
          <w:noProof/>
          <w:sz w:val="20"/>
        </w:rPr>
        <mc:AlternateContent>
          <mc:Choice Requires="wps">
            <w:drawing>
              <wp:anchor distT="0" distB="0" distL="114300" distR="114300" simplePos="0" relativeHeight="251824128" behindDoc="0" locked="0" layoutInCell="1" allowOverlap="1" wp14:anchorId="16B360A7" wp14:editId="1337C776">
                <wp:simplePos x="0" y="0"/>
                <wp:positionH relativeFrom="column">
                  <wp:posOffset>509270</wp:posOffset>
                </wp:positionH>
                <wp:positionV relativeFrom="paragraph">
                  <wp:posOffset>16510</wp:posOffset>
                </wp:positionV>
                <wp:extent cx="400050" cy="228600"/>
                <wp:effectExtent l="13970" t="6985" r="5080" b="12065"/>
                <wp:wrapNone/>
                <wp:docPr id="635"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0"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28" style="position:absolute;margin-left:40.1pt;margin-top:1.3pt;width:31.5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FZLgIAAFE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">
                <v:textbox>
                  <w:txbxContent>
                    <w:p w14:paraId="16B36340"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v:textbox>
              </v:rect>
            </w:pict>
          </mc:Fallback>
        </mc:AlternateContent>
      </w:r>
    </w:p>
    <w:p w14:paraId="16B3582F" w14:textId="445CC007" w:rsidR="00651120" w:rsidRPr="00F0422D" w:rsidRDefault="009F4FEB" w:rsidP="00324AAD">
      <w:pPr>
        <w:spacing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826176" behindDoc="0" locked="0" layoutInCell="1" allowOverlap="1" wp14:anchorId="16B360A8" wp14:editId="79C98E15">
                <wp:simplePos x="0" y="0"/>
                <wp:positionH relativeFrom="column">
                  <wp:posOffset>709930</wp:posOffset>
                </wp:positionH>
                <wp:positionV relativeFrom="paragraph">
                  <wp:posOffset>69850</wp:posOffset>
                </wp:positionV>
                <wp:extent cx="0" cy="266700"/>
                <wp:effectExtent l="52705" t="12700" r="61595" b="15875"/>
                <wp:wrapNone/>
                <wp:docPr id="634"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9" o:spid="_x0000_s1026" type="#_x0000_t32" style="position:absolute;margin-left:55.9pt;margin-top:5.5pt;width:0;height:2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">
                <v:stroke endarrow="block"/>
              </v:shape>
            </w:pict>
          </mc:Fallback>
        </mc:AlternateContent>
      </w:r>
    </w:p>
    <w:p w14:paraId="16B35830" w14:textId="77777777" w:rsidR="00651120" w:rsidRPr="00F0422D" w:rsidRDefault="00651120" w:rsidP="00324AAD">
      <w:pPr>
        <w:spacing w:after="0" w:line="240" w:lineRule="auto"/>
        <w:rPr>
          <w:rFonts w:ascii="Arial" w:hAnsi="Arial" w:cs="Arial"/>
          <w:noProof/>
          <w:szCs w:val="24"/>
        </w:rPr>
      </w:pPr>
    </w:p>
    <w:p w14:paraId="16B35831" w14:textId="6EF81212" w:rsidR="00651120" w:rsidRPr="00324AAD" w:rsidRDefault="009F4FEB" w:rsidP="00324AAD">
      <w:pPr>
        <w:spacing w:after="0"/>
        <w:rPr>
          <w:rFonts w:ascii="Courier New" w:hAnsi="Courier New" w:cs="Courier New"/>
          <w:noProof/>
          <w:szCs w:val="24"/>
        </w:rPr>
      </w:pPr>
      <w:r>
        <w:rPr>
          <w:rFonts w:ascii="Courier New" w:hAnsi="Courier New" w:cs="Courier New"/>
          <w:noProof/>
          <w:szCs w:val="24"/>
        </w:rPr>
        <mc:AlternateContent>
          <mc:Choice Requires="wps">
            <w:drawing>
              <wp:anchor distT="0" distB="0" distL="114300" distR="114300" simplePos="0" relativeHeight="251827200" behindDoc="0" locked="0" layoutInCell="1" allowOverlap="1" wp14:anchorId="16B360A9" wp14:editId="6D68F7D2">
                <wp:simplePos x="0" y="0"/>
                <wp:positionH relativeFrom="column">
                  <wp:posOffset>1157605</wp:posOffset>
                </wp:positionH>
                <wp:positionV relativeFrom="paragraph">
                  <wp:posOffset>157480</wp:posOffset>
                </wp:positionV>
                <wp:extent cx="0" cy="285750"/>
                <wp:effectExtent l="52705" t="14605" r="61595" b="13970"/>
                <wp:wrapNone/>
                <wp:docPr id="633"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0" o:spid="_x0000_s1026" type="#_x0000_t32" style="position:absolute;margin-left:91.15pt;margin-top:12.4pt;width:0;height:22.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">
                <v:stroke endarrow="block"/>
              </v:shape>
            </w:pict>
          </mc:Fallback>
        </mc:AlternateContent>
      </w:r>
      <w:r w:rsidR="00651120" w:rsidRPr="00324AAD">
        <w:rPr>
          <w:rFonts w:ascii="Courier New" w:hAnsi="Courier New" w:cs="Courier New"/>
          <w:noProof/>
          <w:szCs w:val="24"/>
        </w:rPr>
        <w:t>&gt;H@</w:t>
      </w:r>
      <w:r w:rsidR="00651120" w:rsidRPr="00324AAD">
        <w:rPr>
          <w:rFonts w:ascii="Courier New" w:hAnsi="Courier New" w:cs="Courier New"/>
          <w:b/>
          <w:color w:val="FF0000"/>
          <w:szCs w:val="24"/>
        </w:rPr>
        <w:t>1</w:t>
      </w:r>
      <w:r w:rsidR="00651120" w:rsidRPr="00324AAD">
        <w:rPr>
          <w:rFonts w:ascii="Courier New" w:hAnsi="Courier New" w:cs="Courier New"/>
          <w:noProof/>
          <w:szCs w:val="24"/>
        </w:rPr>
        <w:t>/G-</w:t>
      </w:r>
      <w:r w:rsidR="00651120" w:rsidRPr="00324AAD">
        <w:rPr>
          <w:rFonts w:ascii="Courier New" w:hAnsi="Courier New" w:cs="Courier New"/>
          <w:b/>
          <w:color w:val="00B050"/>
          <w:szCs w:val="24"/>
        </w:rPr>
        <w:t xml:space="preserve">CC </w:t>
      </w:r>
      <w:r w:rsidR="00651120" w:rsidRPr="00324AAD">
        <w:rPr>
          <w:rFonts w:ascii="Courier New" w:hAnsi="Courier New" w:cs="Courier New"/>
          <w:noProof/>
          <w:color w:val="0070C0"/>
          <w:szCs w:val="24"/>
        </w:rPr>
        <w:t>AX378145304451005EXP10-11</w:t>
      </w:r>
    </w:p>
    <w:p w14:paraId="16B35832" w14:textId="77777777" w:rsidR="00651120" w:rsidRDefault="00651120" w:rsidP="00324AAD">
      <w:pPr>
        <w:spacing w:after="0" w:line="240" w:lineRule="auto"/>
        <w:rPr>
          <w:rFonts w:ascii="Arial" w:hAnsi="Arial" w:cs="Arial"/>
          <w:noProof/>
          <w:szCs w:val="24"/>
        </w:rPr>
      </w:pPr>
    </w:p>
    <w:p w14:paraId="16B35833" w14:textId="5A52CC93" w:rsidR="00651120" w:rsidRPr="004E3A85" w:rsidRDefault="009F4FEB" w:rsidP="00324AAD">
      <w:pPr>
        <w:spacing w:after="0" w:line="240" w:lineRule="auto"/>
        <w:rPr>
          <w:rFonts w:ascii="Arial" w:hAnsi="Arial" w:cs="Arial"/>
          <w:noProof/>
          <w:szCs w:val="24"/>
        </w:rPr>
      </w:pPr>
      <w:r>
        <w:rPr>
          <w:rFonts w:ascii="Courier New" w:hAnsi="Courier New"/>
          <w:noProof/>
          <w:sz w:val="20"/>
        </w:rPr>
        <mc:AlternateContent>
          <mc:Choice Requires="wps">
            <w:drawing>
              <wp:anchor distT="0" distB="0" distL="114300" distR="114300" simplePos="0" relativeHeight="251825152" behindDoc="0" locked="0" layoutInCell="1" allowOverlap="1" wp14:anchorId="16B360AA" wp14:editId="5761B468">
                <wp:simplePos x="0" y="0"/>
                <wp:positionH relativeFrom="column">
                  <wp:posOffset>966470</wp:posOffset>
                </wp:positionH>
                <wp:positionV relativeFrom="paragraph">
                  <wp:posOffset>95250</wp:posOffset>
                </wp:positionV>
                <wp:extent cx="400050" cy="228600"/>
                <wp:effectExtent l="13970" t="9525" r="5080" b="9525"/>
                <wp:wrapNone/>
                <wp:docPr id="632"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1" w14:textId="77777777" w:rsidR="00337B9C" w:rsidRPr="00F0422D" w:rsidRDefault="00337B9C" w:rsidP="00651120">
                            <w:pPr>
                              <w:jc w:val="center"/>
                              <w:rPr>
                                <w:rFonts w:ascii="Arial" w:hAnsi="Arial" w:cs="Arial"/>
                                <w:b/>
                                <w:sz w:val="22"/>
                              </w:rPr>
                            </w:pPr>
                            <w:r w:rsidRPr="00F0422D">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29" style="position:absolute;margin-left:76.1pt;margin-top:7.5pt;width:31.5pt;height:1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66LgIAAFEEAAAOAAAAZHJzL2Uyb0RvYy54bWysVNuO0zAQfUfiHyy/01y2Ld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">
                <v:textbox>
                  <w:txbxContent>
                    <w:p w14:paraId="16B36341" w14:textId="77777777" w:rsidR="00337B9C" w:rsidRPr="00F0422D" w:rsidRDefault="00337B9C" w:rsidP="00651120">
                      <w:pPr>
                        <w:jc w:val="center"/>
                        <w:rPr>
                          <w:rFonts w:ascii="Arial" w:hAnsi="Arial" w:cs="Arial"/>
                          <w:b/>
                          <w:sz w:val="22"/>
                        </w:rPr>
                      </w:pPr>
                      <w:r w:rsidRPr="00F0422D">
                        <w:rPr>
                          <w:rFonts w:ascii="Arial" w:hAnsi="Arial" w:cs="Arial"/>
                          <w:b/>
                          <w:sz w:val="22"/>
                        </w:rPr>
                        <w:t>D</w:t>
                      </w:r>
                    </w:p>
                  </w:txbxContent>
                </v:textbox>
              </v:rect>
            </w:pict>
          </mc:Fallback>
        </mc:AlternateContent>
      </w:r>
    </w:p>
    <w:p w14:paraId="16B35834" w14:textId="77777777" w:rsidR="00651120" w:rsidRPr="004E3A85" w:rsidRDefault="00651120" w:rsidP="00324AAD">
      <w:pPr>
        <w:spacing w:after="0" w:line="240" w:lineRule="auto"/>
        <w:rPr>
          <w:rFonts w:ascii="Arial" w:hAnsi="Arial" w:cs="Arial"/>
          <w:noProof/>
          <w:szCs w:val="24"/>
        </w:rPr>
      </w:pPr>
    </w:p>
    <w:p w14:paraId="16B35835" w14:textId="77777777" w:rsidR="00651120" w:rsidRPr="004E3A85" w:rsidRDefault="00651120" w:rsidP="00324AAD">
      <w:pPr>
        <w:spacing w:after="0" w:line="240" w:lineRule="auto"/>
        <w:rPr>
          <w:rFonts w:ascii="Arial" w:hAnsi="Arial" w:cs="Arial"/>
          <w:noProof/>
          <w:szCs w:val="24"/>
        </w:rPr>
      </w:pPr>
    </w:p>
    <w:p w14:paraId="16B35836" w14:textId="77777777" w:rsidR="00651120" w:rsidRPr="004E3A85" w:rsidRDefault="00651120" w:rsidP="00324AAD">
      <w:pPr>
        <w:spacing w:after="0" w:line="240" w:lineRule="auto"/>
        <w:rPr>
          <w:rFonts w:ascii="Arial" w:hAnsi="Arial" w:cs="Arial"/>
          <w:noProof/>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651120" w:rsidRPr="003271C0" w14:paraId="16B3583A" w14:textId="77777777" w:rsidTr="00651120">
        <w:tc>
          <w:tcPr>
            <w:tcW w:w="1008" w:type="dxa"/>
            <w:shd w:val="pct12" w:color="auto" w:fill="auto"/>
          </w:tcPr>
          <w:p w14:paraId="16B35837" w14:textId="77777777" w:rsidR="00651120" w:rsidRPr="003271C0" w:rsidRDefault="00651120" w:rsidP="00324AAD">
            <w:pPr>
              <w:pStyle w:val="TableHeading"/>
              <w:spacing w:after="0"/>
            </w:pPr>
            <w:r w:rsidRPr="003271C0">
              <w:t>Marker</w:t>
            </w:r>
          </w:p>
        </w:tc>
        <w:tc>
          <w:tcPr>
            <w:tcW w:w="1260" w:type="dxa"/>
            <w:shd w:val="pct12" w:color="auto" w:fill="auto"/>
          </w:tcPr>
          <w:p w14:paraId="16B35838" w14:textId="77777777" w:rsidR="00651120" w:rsidRPr="003271C0" w:rsidRDefault="00651120" w:rsidP="00651120">
            <w:pPr>
              <w:pStyle w:val="TableHeading"/>
            </w:pPr>
            <w:r w:rsidRPr="003271C0">
              <w:t>Dat</w:t>
            </w:r>
            <w:r>
              <w:t>a</w:t>
            </w:r>
            <w:r w:rsidRPr="003271C0">
              <w:t xml:space="preserve"> Field</w:t>
            </w:r>
          </w:p>
        </w:tc>
        <w:tc>
          <w:tcPr>
            <w:tcW w:w="4140" w:type="dxa"/>
            <w:shd w:val="pct12" w:color="auto" w:fill="auto"/>
          </w:tcPr>
          <w:p w14:paraId="16B35839" w14:textId="77777777" w:rsidR="00651120" w:rsidRPr="003271C0" w:rsidRDefault="00651120" w:rsidP="00651120">
            <w:pPr>
              <w:pStyle w:val="TableHeading"/>
            </w:pPr>
            <w:r w:rsidRPr="003271C0">
              <w:t>Description</w:t>
            </w:r>
          </w:p>
        </w:tc>
      </w:tr>
      <w:tr w:rsidR="00651120" w:rsidRPr="003271C0" w14:paraId="16B3583E" w14:textId="77777777" w:rsidTr="00651120">
        <w:tc>
          <w:tcPr>
            <w:tcW w:w="1008" w:type="dxa"/>
          </w:tcPr>
          <w:p w14:paraId="16B3583B" w14:textId="77777777" w:rsidR="00651120" w:rsidRPr="003271C0" w:rsidRDefault="00651120" w:rsidP="00651120">
            <w:pPr>
              <w:pStyle w:val="TableText"/>
            </w:pPr>
          </w:p>
        </w:tc>
        <w:tc>
          <w:tcPr>
            <w:tcW w:w="1260" w:type="dxa"/>
          </w:tcPr>
          <w:p w14:paraId="16B3583C" w14:textId="77777777" w:rsidR="00651120" w:rsidRPr="003271C0" w:rsidRDefault="00651120" w:rsidP="00651120">
            <w:pPr>
              <w:pStyle w:val="TableText"/>
            </w:pPr>
            <w:r>
              <w:t>H@</w:t>
            </w:r>
          </w:p>
        </w:tc>
        <w:tc>
          <w:tcPr>
            <w:tcW w:w="4140" w:type="dxa"/>
          </w:tcPr>
          <w:p w14:paraId="16B3583D" w14:textId="77777777" w:rsidR="00651120" w:rsidRPr="003271C0" w:rsidRDefault="00651120" w:rsidP="00651120">
            <w:pPr>
              <w:pStyle w:val="TableText"/>
            </w:pPr>
            <w:r w:rsidRPr="003271C0">
              <w:t>Function Identifier</w:t>
            </w:r>
            <w:r>
              <w:t xml:space="preserve">  (Hotel Change)</w:t>
            </w:r>
          </w:p>
        </w:tc>
      </w:tr>
      <w:tr w:rsidR="00651120" w:rsidRPr="003271C0" w14:paraId="16B35842" w14:textId="77777777" w:rsidTr="00651120">
        <w:tc>
          <w:tcPr>
            <w:tcW w:w="1008" w:type="dxa"/>
          </w:tcPr>
          <w:p w14:paraId="16B3583F" w14:textId="77777777" w:rsidR="00651120" w:rsidRPr="00420D48" w:rsidRDefault="00651120" w:rsidP="00651120">
            <w:pPr>
              <w:pStyle w:val="TableText"/>
              <w:jc w:val="center"/>
              <w:rPr>
                <w:b/>
              </w:rPr>
            </w:pPr>
          </w:p>
        </w:tc>
        <w:tc>
          <w:tcPr>
            <w:tcW w:w="1260" w:type="dxa"/>
          </w:tcPr>
          <w:p w14:paraId="16B35840" w14:textId="77777777" w:rsidR="00651120" w:rsidRPr="005E5F2A" w:rsidRDefault="00651120" w:rsidP="00651120">
            <w:pPr>
              <w:pStyle w:val="TableText"/>
              <w:rPr>
                <w:rFonts w:ascii="Courier New" w:hAnsi="Courier New" w:cs="Courier New"/>
                <w:sz w:val="24"/>
                <w:szCs w:val="24"/>
              </w:rPr>
            </w:pPr>
            <w:r w:rsidRPr="005E5F2A">
              <w:rPr>
                <w:rFonts w:ascii="Courier New" w:hAnsi="Courier New" w:cs="Courier New"/>
                <w:sz w:val="24"/>
                <w:szCs w:val="24"/>
              </w:rPr>
              <w:t>1</w:t>
            </w:r>
          </w:p>
        </w:tc>
        <w:tc>
          <w:tcPr>
            <w:tcW w:w="4140" w:type="dxa"/>
          </w:tcPr>
          <w:p w14:paraId="16B35841" w14:textId="77777777" w:rsidR="00651120" w:rsidRPr="003271C0" w:rsidRDefault="00651120" w:rsidP="00651120">
            <w:pPr>
              <w:pStyle w:val="TableText"/>
            </w:pPr>
            <w:r>
              <w:t>Segment 1</w:t>
            </w:r>
          </w:p>
        </w:tc>
      </w:tr>
      <w:tr w:rsidR="00651120" w:rsidRPr="003271C0" w14:paraId="16B35846" w14:textId="77777777" w:rsidTr="00651120">
        <w:tc>
          <w:tcPr>
            <w:tcW w:w="1008" w:type="dxa"/>
          </w:tcPr>
          <w:p w14:paraId="16B35843" w14:textId="77777777" w:rsidR="00651120" w:rsidRPr="00420D48" w:rsidRDefault="00651120" w:rsidP="00651120">
            <w:pPr>
              <w:pStyle w:val="TableText"/>
              <w:jc w:val="center"/>
              <w:rPr>
                <w:b/>
              </w:rPr>
            </w:pPr>
          </w:p>
        </w:tc>
        <w:tc>
          <w:tcPr>
            <w:tcW w:w="1260" w:type="dxa"/>
          </w:tcPr>
          <w:p w14:paraId="16B35844" w14:textId="77777777" w:rsidR="00651120" w:rsidRPr="00BB7906" w:rsidRDefault="00651120" w:rsidP="00651120">
            <w:pPr>
              <w:pStyle w:val="TableText"/>
              <w:rPr>
                <w:rFonts w:ascii="Courier New" w:hAnsi="Courier New" w:cs="Courier New"/>
                <w:b/>
                <w:sz w:val="24"/>
                <w:szCs w:val="24"/>
              </w:rPr>
            </w:pPr>
            <w:r w:rsidRPr="00BB7906">
              <w:rPr>
                <w:rFonts w:ascii="Courier New" w:hAnsi="Courier New" w:cs="Courier New"/>
                <w:sz w:val="24"/>
                <w:szCs w:val="24"/>
              </w:rPr>
              <w:t>/</w:t>
            </w:r>
          </w:p>
        </w:tc>
        <w:tc>
          <w:tcPr>
            <w:tcW w:w="4140" w:type="dxa"/>
          </w:tcPr>
          <w:p w14:paraId="16B35845" w14:textId="77777777" w:rsidR="00651120" w:rsidRPr="003271C0" w:rsidRDefault="00651120" w:rsidP="00651120">
            <w:pPr>
              <w:pStyle w:val="TableText"/>
            </w:pPr>
            <w:r>
              <w:t>Separator</w:t>
            </w:r>
          </w:p>
        </w:tc>
      </w:tr>
      <w:tr w:rsidR="00651120" w:rsidRPr="003271C0" w14:paraId="16B3584A" w14:textId="77777777" w:rsidTr="00651120">
        <w:tc>
          <w:tcPr>
            <w:tcW w:w="1008" w:type="dxa"/>
          </w:tcPr>
          <w:p w14:paraId="16B35847" w14:textId="77777777" w:rsidR="00651120" w:rsidRPr="00420D48" w:rsidRDefault="00651120" w:rsidP="00651120">
            <w:pPr>
              <w:pStyle w:val="TableText"/>
              <w:jc w:val="center"/>
              <w:rPr>
                <w:b/>
              </w:rPr>
            </w:pPr>
          </w:p>
        </w:tc>
        <w:tc>
          <w:tcPr>
            <w:tcW w:w="1260" w:type="dxa"/>
          </w:tcPr>
          <w:p w14:paraId="16B35848" w14:textId="77777777" w:rsidR="00651120" w:rsidRPr="00625186" w:rsidRDefault="00651120" w:rsidP="00651120">
            <w:pPr>
              <w:pStyle w:val="TableText"/>
              <w:rPr>
                <w:rFonts w:ascii="Courier New" w:hAnsi="Courier New" w:cs="Courier New"/>
                <w:sz w:val="24"/>
                <w:szCs w:val="24"/>
              </w:rPr>
            </w:pPr>
            <w:r w:rsidRPr="00625186">
              <w:rPr>
                <w:rFonts w:ascii="Courier New" w:hAnsi="Courier New" w:cs="Courier New"/>
                <w:sz w:val="24"/>
                <w:szCs w:val="24"/>
              </w:rPr>
              <w:t>G-</w:t>
            </w:r>
          </w:p>
        </w:tc>
        <w:tc>
          <w:tcPr>
            <w:tcW w:w="4140" w:type="dxa"/>
          </w:tcPr>
          <w:p w14:paraId="16B35849" w14:textId="77777777" w:rsidR="00651120" w:rsidRPr="003271C0" w:rsidRDefault="00651120" w:rsidP="00651120">
            <w:pPr>
              <w:pStyle w:val="TableText"/>
            </w:pPr>
            <w:r>
              <w:t>Guarantee Function Identifier</w:t>
            </w:r>
          </w:p>
        </w:tc>
      </w:tr>
      <w:tr w:rsidR="00651120" w:rsidRPr="003271C0" w14:paraId="16B3584E" w14:textId="77777777" w:rsidTr="00651120">
        <w:tc>
          <w:tcPr>
            <w:tcW w:w="1008" w:type="dxa"/>
          </w:tcPr>
          <w:p w14:paraId="16B3584B" w14:textId="77777777" w:rsidR="00651120" w:rsidRDefault="00651120" w:rsidP="00651120">
            <w:pPr>
              <w:pStyle w:val="TableText"/>
              <w:jc w:val="center"/>
              <w:rPr>
                <w:b/>
              </w:rPr>
            </w:pPr>
            <w:r>
              <w:rPr>
                <w:b/>
              </w:rPr>
              <w:t>C</w:t>
            </w:r>
          </w:p>
        </w:tc>
        <w:tc>
          <w:tcPr>
            <w:tcW w:w="1260" w:type="dxa"/>
          </w:tcPr>
          <w:p w14:paraId="16B3584C" w14:textId="77777777" w:rsidR="00651120" w:rsidRPr="00BB7906" w:rsidRDefault="00651120" w:rsidP="00651120">
            <w:pPr>
              <w:pStyle w:val="TableText"/>
              <w:rPr>
                <w:rFonts w:ascii="Courier New" w:hAnsi="Courier New" w:cs="Courier New"/>
                <w:b/>
                <w:color w:val="002060"/>
                <w:sz w:val="24"/>
                <w:szCs w:val="24"/>
              </w:rPr>
            </w:pPr>
            <w:r w:rsidRPr="004E3A85">
              <w:rPr>
                <w:rFonts w:ascii="Courier New" w:eastAsiaTheme="minorHAnsi" w:hAnsi="Courier New" w:cs="Times New Roman"/>
                <w:b/>
                <w:color w:val="00B050"/>
                <w:sz w:val="24"/>
                <w:szCs w:val="24"/>
                <w:lang w:val="en-US"/>
              </w:rPr>
              <w:t>CC</w:t>
            </w:r>
          </w:p>
        </w:tc>
        <w:tc>
          <w:tcPr>
            <w:tcW w:w="4140" w:type="dxa"/>
          </w:tcPr>
          <w:p w14:paraId="16B3584D" w14:textId="77777777" w:rsidR="00651120" w:rsidRDefault="00651120" w:rsidP="00651120">
            <w:pPr>
              <w:pStyle w:val="TableText"/>
            </w:pPr>
            <w:r>
              <w:t>Credit Card Identifier</w:t>
            </w:r>
          </w:p>
        </w:tc>
      </w:tr>
      <w:tr w:rsidR="00651120" w:rsidRPr="003271C0" w14:paraId="16B35852" w14:textId="77777777" w:rsidTr="00651120">
        <w:tc>
          <w:tcPr>
            <w:tcW w:w="1008" w:type="dxa"/>
          </w:tcPr>
          <w:p w14:paraId="16B3584F" w14:textId="77777777" w:rsidR="00651120" w:rsidRDefault="00651120" w:rsidP="00651120">
            <w:pPr>
              <w:pStyle w:val="TableText"/>
              <w:jc w:val="center"/>
              <w:rPr>
                <w:b/>
              </w:rPr>
            </w:pPr>
            <w:r>
              <w:rPr>
                <w:b/>
              </w:rPr>
              <w:t>D</w:t>
            </w:r>
          </w:p>
        </w:tc>
        <w:tc>
          <w:tcPr>
            <w:tcW w:w="1260" w:type="dxa"/>
          </w:tcPr>
          <w:p w14:paraId="16B35850" w14:textId="77777777" w:rsidR="00651120" w:rsidRPr="004E3A85" w:rsidRDefault="00651120" w:rsidP="00651120">
            <w:pPr>
              <w:pStyle w:val="TableText"/>
              <w:rPr>
                <w:rFonts w:ascii="Courier New" w:eastAsiaTheme="minorHAnsi" w:hAnsi="Courier New" w:cs="Courier New"/>
                <w:noProof/>
                <w:color w:val="0070C0"/>
                <w:sz w:val="24"/>
                <w:szCs w:val="24"/>
                <w:lang w:val="en-US"/>
              </w:rPr>
            </w:pPr>
            <w:r>
              <w:rPr>
                <w:rFonts w:ascii="Courier New" w:eastAsiaTheme="minorHAnsi" w:hAnsi="Courier New" w:cs="Courier New"/>
                <w:noProof/>
                <w:color w:val="0070C0"/>
                <w:sz w:val="24"/>
                <w:szCs w:val="24"/>
                <w:lang w:val="en-US"/>
              </w:rPr>
              <w:t>AX</w:t>
            </w:r>
            <w:r w:rsidRPr="004E3A85">
              <w:rPr>
                <w:rFonts w:ascii="Courier New" w:eastAsiaTheme="minorHAnsi" w:hAnsi="Courier New" w:cs="Courier New"/>
                <w:noProof/>
                <w:color w:val="0070C0"/>
                <w:sz w:val="24"/>
                <w:szCs w:val="24"/>
                <w:lang w:val="en-US"/>
              </w:rPr>
              <w:t>...</w:t>
            </w:r>
          </w:p>
        </w:tc>
        <w:tc>
          <w:tcPr>
            <w:tcW w:w="4140" w:type="dxa"/>
          </w:tcPr>
          <w:p w14:paraId="16B35851" w14:textId="77777777" w:rsidR="00651120" w:rsidRDefault="00651120" w:rsidP="00651120">
            <w:pPr>
              <w:pStyle w:val="TableText"/>
            </w:pPr>
            <w:r>
              <w:t>Credit Card Code, Credit Card Number and expiration (EXP) date.</w:t>
            </w:r>
          </w:p>
        </w:tc>
      </w:tr>
    </w:tbl>
    <w:p w14:paraId="16B35853" w14:textId="77777777" w:rsidR="00651120" w:rsidRDefault="00651120" w:rsidP="00651120">
      <w:pPr>
        <w:rPr>
          <w:rFonts w:ascii="Arial" w:hAnsi="Arial" w:cs="Arial"/>
          <w:noProof/>
          <w:szCs w:val="24"/>
        </w:rPr>
      </w:pPr>
    </w:p>
    <w:p w14:paraId="16B35854" w14:textId="77777777" w:rsidR="00651120" w:rsidRDefault="00651120" w:rsidP="00651120">
      <w:pPr>
        <w:rPr>
          <w:rFonts w:ascii="Arial" w:hAnsi="Arial" w:cs="Arial"/>
          <w:noProof/>
          <w:szCs w:val="24"/>
        </w:rPr>
      </w:pPr>
    </w:p>
    <w:p w14:paraId="16B35855" w14:textId="77777777" w:rsidR="00651120" w:rsidRPr="00324AAD" w:rsidRDefault="00F0422D" w:rsidP="00324AAD">
      <w:pPr>
        <w:pStyle w:val="TableText"/>
        <w:pageBreakBefore/>
        <w:spacing w:before="120" w:after="120"/>
        <w:rPr>
          <w:b/>
          <w:sz w:val="20"/>
          <w:szCs w:val="20"/>
          <w:u w:val="single"/>
        </w:rPr>
      </w:pPr>
      <w:r>
        <w:rPr>
          <w:b/>
          <w:sz w:val="20"/>
          <w:szCs w:val="20"/>
          <w:u w:val="single"/>
        </w:rPr>
        <w:t xml:space="preserve">OTA </w:t>
      </w:r>
      <w:r w:rsidR="00651120" w:rsidRPr="00324AAD">
        <w:rPr>
          <w:b/>
          <w:sz w:val="20"/>
          <w:szCs w:val="20"/>
          <w:u w:val="single"/>
        </w:rPr>
        <w:t xml:space="preserve">XML Request </w:t>
      </w:r>
      <w:r>
        <w:rPr>
          <w:b/>
          <w:sz w:val="20"/>
          <w:szCs w:val="20"/>
          <w:u w:val="single"/>
        </w:rPr>
        <w:t xml:space="preserve">ResStatus=”Initiate” </w:t>
      </w:r>
      <w:r w:rsidR="00651120" w:rsidRPr="00324AAD">
        <w:rPr>
          <w:b/>
          <w:sz w:val="20"/>
          <w:szCs w:val="20"/>
          <w:u w:val="single"/>
        </w:rPr>
        <w:t xml:space="preserve">– </w:t>
      </w:r>
      <w:r>
        <w:rPr>
          <w:b/>
          <w:sz w:val="20"/>
          <w:szCs w:val="20"/>
          <w:u w:val="single"/>
        </w:rPr>
        <w:t>Example #1</w:t>
      </w:r>
    </w:p>
    <w:p w14:paraId="16B35856"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857"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858"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859"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85A"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85B"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85C"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85D"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85E"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85F"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OTA_HotelResModifyRQ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r w:rsidRPr="000617E9">
        <w:rPr>
          <w:rFonts w:ascii="Arial" w:hAnsi="Arial" w:cs="Arial"/>
          <w:color w:val="000000"/>
          <w:sz w:val="16"/>
          <w:szCs w:val="16"/>
        </w:rPr>
        <w:t>http://xmlota.wspan.com/webservice/</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D24148" w:rsidRPr="000617E9">
        <w:rPr>
          <w:rFonts w:ascii="Arial" w:hAnsi="Arial" w:cs="Arial"/>
          <w:color w:val="000000"/>
          <w:sz w:val="16"/>
          <w:szCs w:val="16"/>
        </w:rPr>
        <w:t>04724126583163407</w:t>
      </w:r>
      <w:r w:rsidR="00115991"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PS@P047241265831634076-021517</w:t>
      </w:r>
      <w:r w:rsidR="00D24148" w:rsidRPr="000617E9">
        <w:rPr>
          <w:rFonts w:ascii="Arial" w:hAnsi="Arial" w:cs="Arial"/>
          <w:color w:val="000000"/>
          <w:sz w:val="16"/>
          <w:szCs w:val="16"/>
        </w:rPr>
        <w:t>XX</w:t>
      </w:r>
      <w:r w:rsidRPr="000617E9">
        <w:rPr>
          <w:rFonts w:ascii="Arial" w:hAnsi="Arial" w:cs="Arial"/>
          <w:color w:val="000000"/>
          <w:sz w:val="16"/>
          <w:szCs w:val="16"/>
        </w:rPr>
        <w:t>PS</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Initiate</w:t>
      </w:r>
      <w:r w:rsidRPr="000617E9">
        <w:rPr>
          <w:rFonts w:ascii="Arial" w:hAnsi="Arial" w:cs="Arial"/>
          <w:color w:val="0000FF"/>
          <w:sz w:val="16"/>
          <w:szCs w:val="16"/>
        </w:rPr>
        <w:t>"&gt;</w:t>
      </w:r>
      <w:r w:rsidR="00651120" w:rsidRPr="00AF4064">
        <w:rPr>
          <w:rFonts w:ascii="Arial" w:hAnsi="Arial" w:cs="Arial"/>
          <w:color w:val="000000"/>
          <w:sz w:val="16"/>
          <w:szCs w:val="16"/>
        </w:rPr>
        <w:tab/>
      </w:r>
    </w:p>
    <w:p w14:paraId="16B35860" w14:textId="77777777" w:rsidR="00651120" w:rsidRPr="00324AAD" w:rsidRDefault="00BA6890" w:rsidP="00BA6890">
      <w:pPr>
        <w:autoSpaceDE w:val="0"/>
        <w:autoSpaceDN w:val="0"/>
        <w:adjustRightInd w:val="0"/>
        <w:spacing w:after="0" w:line="240" w:lineRule="auto"/>
        <w:rPr>
          <w:rFonts w:ascii="Arial" w:hAnsi="Arial" w:cs="Arial"/>
          <w:color w:val="000000"/>
          <w:sz w:val="16"/>
          <w:szCs w:val="16"/>
          <w:highlight w:val="white"/>
        </w:rPr>
      </w:pPr>
      <w:r>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POS</w:t>
      </w:r>
      <w:r w:rsidR="00651120" w:rsidRPr="00324AAD">
        <w:rPr>
          <w:rFonts w:ascii="Arial" w:hAnsi="Arial" w:cs="Arial"/>
          <w:color w:val="0000FF"/>
          <w:sz w:val="16"/>
          <w:szCs w:val="16"/>
          <w:highlight w:val="white"/>
        </w:rPr>
        <w:t>&gt;</w:t>
      </w:r>
    </w:p>
    <w:p w14:paraId="16B35861"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Source</w:t>
      </w:r>
      <w:r w:rsidRPr="00324AAD">
        <w:rPr>
          <w:rFonts w:ascii="Arial" w:hAnsi="Arial" w:cs="Arial"/>
          <w:color w:val="FF0000"/>
          <w:sz w:val="16"/>
          <w:szCs w:val="16"/>
          <w:highlight w:val="white"/>
        </w:rPr>
        <w:t xml:space="preserve"> AgentSine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IB</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PseudoCityCode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RAZ</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TerminalID</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021517</w:t>
      </w:r>
      <w:r w:rsidRPr="00324AAD">
        <w:rPr>
          <w:rFonts w:ascii="Arial" w:hAnsi="Arial" w:cs="Arial"/>
          <w:color w:val="0000FF"/>
          <w:sz w:val="16"/>
          <w:szCs w:val="16"/>
          <w:highlight w:val="white"/>
        </w:rPr>
        <w:t>"&gt;</w:t>
      </w:r>
    </w:p>
    <w:p w14:paraId="16B35862"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RequestorID</w:t>
      </w:r>
      <w:r w:rsidRPr="00324AAD">
        <w:rPr>
          <w:rFonts w:ascii="Arial" w:hAnsi="Arial" w:cs="Arial"/>
          <w:color w:val="FF0000"/>
          <w:sz w:val="16"/>
          <w:szCs w:val="16"/>
          <w:highlight w:val="white"/>
        </w:rPr>
        <w:t xml:space="preserve"> ID</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99004802</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ID_Context</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BSA</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Type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5</w:t>
      </w:r>
      <w:r w:rsidRPr="00324AAD">
        <w:rPr>
          <w:rFonts w:ascii="Arial" w:hAnsi="Arial" w:cs="Arial"/>
          <w:color w:val="0000FF"/>
          <w:sz w:val="16"/>
          <w:szCs w:val="16"/>
          <w:highlight w:val="white"/>
        </w:rPr>
        <w:t>"/&gt;</w:t>
      </w:r>
    </w:p>
    <w:p w14:paraId="16B35863"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BookingChannel</w:t>
      </w:r>
      <w:r w:rsidRPr="00324AAD">
        <w:rPr>
          <w:rFonts w:ascii="Arial" w:hAnsi="Arial" w:cs="Arial"/>
          <w:color w:val="FF0000"/>
          <w:sz w:val="16"/>
          <w:szCs w:val="16"/>
          <w:highlight w:val="white"/>
        </w:rPr>
        <w:t xml:space="preserve"> Type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w:t>
      </w:r>
      <w:r w:rsidRPr="00324AAD">
        <w:rPr>
          <w:rFonts w:ascii="Arial" w:hAnsi="Arial" w:cs="Arial"/>
          <w:color w:val="0000FF"/>
          <w:sz w:val="16"/>
          <w:szCs w:val="16"/>
          <w:highlight w:val="white"/>
        </w:rPr>
        <w:t>"&gt;</w:t>
      </w:r>
    </w:p>
    <w:p w14:paraId="16B35864"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CompanyName</w:t>
      </w:r>
      <w:r w:rsidRPr="00324AAD">
        <w:rPr>
          <w:rFonts w:ascii="Arial" w:hAnsi="Arial" w:cs="Arial"/>
          <w:color w:val="FF0000"/>
          <w:sz w:val="16"/>
          <w:szCs w:val="16"/>
          <w:highlight w:val="white"/>
        </w:rPr>
        <w:t xml:space="preserve"> Code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1P</w:t>
      </w:r>
      <w:r w:rsidRPr="00324AAD">
        <w:rPr>
          <w:rFonts w:ascii="Arial" w:hAnsi="Arial" w:cs="Arial"/>
          <w:color w:val="0000FF"/>
          <w:sz w:val="16"/>
          <w:szCs w:val="16"/>
          <w:highlight w:val="white"/>
        </w:rPr>
        <w:t>"/&gt;</w:t>
      </w:r>
    </w:p>
    <w:p w14:paraId="16B35865"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BookingChannel</w:t>
      </w:r>
      <w:r w:rsidRPr="00324AAD">
        <w:rPr>
          <w:rFonts w:ascii="Arial" w:hAnsi="Arial" w:cs="Arial"/>
          <w:color w:val="0000FF"/>
          <w:sz w:val="16"/>
          <w:szCs w:val="16"/>
          <w:highlight w:val="white"/>
        </w:rPr>
        <w:t>&gt;</w:t>
      </w:r>
    </w:p>
    <w:p w14:paraId="16B35866" w14:textId="3E8BD393"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41536" behindDoc="0" locked="0" layoutInCell="1" allowOverlap="1" wp14:anchorId="16B360AB" wp14:editId="3AE000CF">
                <wp:simplePos x="0" y="0"/>
                <wp:positionH relativeFrom="column">
                  <wp:posOffset>5244465</wp:posOffset>
                </wp:positionH>
                <wp:positionV relativeFrom="paragraph">
                  <wp:posOffset>11430</wp:posOffset>
                </wp:positionV>
                <wp:extent cx="400050" cy="228600"/>
                <wp:effectExtent l="5715" t="11430" r="13335" b="7620"/>
                <wp:wrapNone/>
                <wp:docPr id="631"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2"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030" style="position:absolute;margin-left:412.95pt;margin-top:.9pt;width:31.5pt;height:1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">
                <v:textbox>
                  <w:txbxContent>
                    <w:p w14:paraId="16B36342"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v:textbox>
              </v:rect>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Source</w:t>
      </w:r>
      <w:r w:rsidR="00651120" w:rsidRPr="00324AAD">
        <w:rPr>
          <w:rFonts w:ascii="Arial" w:hAnsi="Arial" w:cs="Arial"/>
          <w:color w:val="0000FF"/>
          <w:sz w:val="16"/>
          <w:szCs w:val="16"/>
          <w:highlight w:val="white"/>
        </w:rPr>
        <w:t>&gt;</w:t>
      </w:r>
    </w:p>
    <w:p w14:paraId="16B35867" w14:textId="5BC6ECA0"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44608" behindDoc="0" locked="0" layoutInCell="1" allowOverlap="1" wp14:anchorId="16B360AC" wp14:editId="71AED8FA">
                <wp:simplePos x="0" y="0"/>
                <wp:positionH relativeFrom="column">
                  <wp:posOffset>4124325</wp:posOffset>
                </wp:positionH>
                <wp:positionV relativeFrom="paragraph">
                  <wp:posOffset>13970</wp:posOffset>
                </wp:positionV>
                <wp:extent cx="0" cy="309245"/>
                <wp:effectExtent l="57150" t="13970" r="57150" b="19685"/>
                <wp:wrapNone/>
                <wp:docPr id="630"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9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 o:spid="_x0000_s1026" type="#_x0000_t32" style="position:absolute;margin-left:324.75pt;margin-top:1.1pt;width:0;height:2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43584" behindDoc="0" locked="0" layoutInCell="1" allowOverlap="1" wp14:anchorId="16B360AD" wp14:editId="7FE8BD79">
                <wp:simplePos x="0" y="0"/>
                <wp:positionH relativeFrom="column">
                  <wp:posOffset>3186430</wp:posOffset>
                </wp:positionH>
                <wp:positionV relativeFrom="paragraph">
                  <wp:posOffset>13970</wp:posOffset>
                </wp:positionV>
                <wp:extent cx="0" cy="309245"/>
                <wp:effectExtent l="52705" t="13970" r="61595" b="19685"/>
                <wp:wrapNone/>
                <wp:docPr id="629"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9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 o:spid="_x0000_s1026" type="#_x0000_t32" style="position:absolute;margin-left:250.9pt;margin-top:1.1pt;width:0;height:24.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fqNQ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42560" behindDoc="0" locked="0" layoutInCell="1" allowOverlap="1" wp14:anchorId="16B360AE" wp14:editId="438AF1E9">
                <wp:simplePos x="0" y="0"/>
                <wp:positionH relativeFrom="column">
                  <wp:posOffset>3186430</wp:posOffset>
                </wp:positionH>
                <wp:positionV relativeFrom="paragraph">
                  <wp:posOffset>8890</wp:posOffset>
                </wp:positionV>
                <wp:extent cx="2058035" cy="5080"/>
                <wp:effectExtent l="5080" t="8890" r="13335" b="5080"/>
                <wp:wrapNone/>
                <wp:docPr id="628"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803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 o:spid="_x0000_s1026" type="#_x0000_t32" style="position:absolute;margin-left:250.9pt;margin-top:.7pt;width:162.05pt;height:.4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"/>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POS</w:t>
      </w:r>
      <w:r w:rsidR="00651120" w:rsidRPr="00324AAD">
        <w:rPr>
          <w:rFonts w:ascii="Arial" w:hAnsi="Arial" w:cs="Arial"/>
          <w:color w:val="0000FF"/>
          <w:sz w:val="16"/>
          <w:szCs w:val="16"/>
          <w:highlight w:val="white"/>
        </w:rPr>
        <w:t>&gt;</w:t>
      </w:r>
    </w:p>
    <w:p w14:paraId="16B35868"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HotelResModifies</w:t>
      </w:r>
      <w:r w:rsidRPr="00324AAD">
        <w:rPr>
          <w:rFonts w:ascii="Arial" w:hAnsi="Arial" w:cs="Arial"/>
          <w:color w:val="0000FF"/>
          <w:sz w:val="16"/>
          <w:szCs w:val="16"/>
          <w:highlight w:val="white"/>
        </w:rPr>
        <w:t>&gt;</w:t>
      </w:r>
    </w:p>
    <w:p w14:paraId="16B35869"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HotelResModify</w:t>
      </w:r>
      <w:r w:rsidRPr="00324AAD">
        <w:rPr>
          <w:rFonts w:ascii="Arial" w:hAnsi="Arial" w:cs="Arial"/>
          <w:color w:val="0000FF"/>
          <w:sz w:val="16"/>
          <w:szCs w:val="16"/>
          <w:highlight w:val="white"/>
        </w:rPr>
        <w:t>&gt;</w:t>
      </w:r>
    </w:p>
    <w:p w14:paraId="16B3586A"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UniqueID</w:t>
      </w:r>
      <w:r w:rsidRPr="00324AAD">
        <w:rPr>
          <w:rFonts w:ascii="Arial" w:hAnsi="Arial" w:cs="Arial"/>
          <w:color w:val="FF0000"/>
          <w:sz w:val="16"/>
          <w:szCs w:val="16"/>
          <w:highlight w:val="white"/>
        </w:rPr>
        <w:t xml:space="preserve"> ID</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MOJ5SH</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ID_Context</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1P</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Type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14</w:t>
      </w:r>
      <w:r w:rsidRPr="00324AAD">
        <w:rPr>
          <w:rFonts w:ascii="Arial" w:hAnsi="Arial" w:cs="Arial"/>
          <w:color w:val="0000FF"/>
          <w:sz w:val="16"/>
          <w:szCs w:val="16"/>
          <w:highlight w:val="white"/>
        </w:rPr>
        <w:t>"/&gt;</w:t>
      </w:r>
    </w:p>
    <w:p w14:paraId="16B3586B"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RoomStays</w:t>
      </w:r>
      <w:r w:rsidRPr="00324AAD">
        <w:rPr>
          <w:rFonts w:ascii="Arial" w:hAnsi="Arial" w:cs="Arial"/>
          <w:color w:val="0000FF"/>
          <w:sz w:val="16"/>
          <w:szCs w:val="16"/>
          <w:highlight w:val="white"/>
        </w:rPr>
        <w:t>&gt;</w:t>
      </w:r>
    </w:p>
    <w:p w14:paraId="16B3586C"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RoomStay</w:t>
      </w:r>
      <w:r w:rsidRPr="00324AAD">
        <w:rPr>
          <w:rFonts w:ascii="Arial" w:hAnsi="Arial" w:cs="Arial"/>
          <w:color w:val="0000FF"/>
          <w:sz w:val="16"/>
          <w:szCs w:val="16"/>
          <w:highlight w:val="white"/>
        </w:rPr>
        <w:t>&gt;</w:t>
      </w:r>
    </w:p>
    <w:p w14:paraId="16B3586D"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RoomRates</w:t>
      </w:r>
      <w:r w:rsidRPr="00324AAD">
        <w:rPr>
          <w:rFonts w:ascii="Arial" w:hAnsi="Arial" w:cs="Arial"/>
          <w:color w:val="0000FF"/>
          <w:sz w:val="16"/>
          <w:szCs w:val="16"/>
          <w:highlight w:val="white"/>
        </w:rPr>
        <w:t>&gt;</w:t>
      </w:r>
    </w:p>
    <w:p w14:paraId="16B3586E"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RoomRate</w:t>
      </w:r>
      <w:r w:rsidRPr="00324AAD">
        <w:rPr>
          <w:rFonts w:ascii="Arial" w:hAnsi="Arial" w:cs="Arial"/>
          <w:color w:val="FF0000"/>
          <w:sz w:val="16"/>
          <w:szCs w:val="16"/>
          <w:highlight w:val="white"/>
        </w:rPr>
        <w:t xml:space="preserve"> BookingCode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B1QRAC</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NumberOfUnits</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w:t>
      </w:r>
      <w:r w:rsidRPr="00324AAD">
        <w:rPr>
          <w:rFonts w:ascii="Arial" w:hAnsi="Arial" w:cs="Arial"/>
          <w:color w:val="0000FF"/>
          <w:sz w:val="16"/>
          <w:szCs w:val="16"/>
          <w:highlight w:val="white"/>
        </w:rPr>
        <w:t>"&gt;</w:t>
      </w:r>
    </w:p>
    <w:p w14:paraId="16B3586F"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Rates</w:t>
      </w:r>
      <w:r w:rsidRPr="00324AAD">
        <w:rPr>
          <w:rFonts w:ascii="Arial" w:hAnsi="Arial" w:cs="Arial"/>
          <w:color w:val="0000FF"/>
          <w:sz w:val="16"/>
          <w:szCs w:val="16"/>
          <w:highlight w:val="white"/>
        </w:rPr>
        <w:t>&gt;</w:t>
      </w:r>
    </w:p>
    <w:p w14:paraId="16B35870"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Rate</w:t>
      </w:r>
      <w:r w:rsidRPr="00324AAD">
        <w:rPr>
          <w:rFonts w:ascii="Arial" w:hAnsi="Arial" w:cs="Arial"/>
          <w:color w:val="0000FF"/>
          <w:sz w:val="16"/>
          <w:szCs w:val="16"/>
          <w:highlight w:val="white"/>
        </w:rPr>
        <w:t>/&gt;</w:t>
      </w:r>
    </w:p>
    <w:p w14:paraId="16B35871"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Rates</w:t>
      </w:r>
      <w:r w:rsidRPr="00324AAD">
        <w:rPr>
          <w:rFonts w:ascii="Arial" w:hAnsi="Arial" w:cs="Arial"/>
          <w:color w:val="0000FF"/>
          <w:sz w:val="16"/>
          <w:szCs w:val="16"/>
          <w:highlight w:val="white"/>
        </w:rPr>
        <w:t>&gt;</w:t>
      </w:r>
    </w:p>
    <w:p w14:paraId="16B35872"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RoomRate</w:t>
      </w:r>
      <w:r w:rsidRPr="00324AAD">
        <w:rPr>
          <w:rFonts w:ascii="Arial" w:hAnsi="Arial" w:cs="Arial"/>
          <w:color w:val="0000FF"/>
          <w:sz w:val="16"/>
          <w:szCs w:val="16"/>
          <w:highlight w:val="white"/>
        </w:rPr>
        <w:t>&gt;</w:t>
      </w:r>
    </w:p>
    <w:p w14:paraId="16B35873"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RoomRates</w:t>
      </w:r>
      <w:r w:rsidRPr="00324AAD">
        <w:rPr>
          <w:rFonts w:ascii="Arial" w:hAnsi="Arial" w:cs="Arial"/>
          <w:color w:val="0000FF"/>
          <w:sz w:val="16"/>
          <w:szCs w:val="16"/>
          <w:highlight w:val="white"/>
        </w:rPr>
        <w:t>&gt;</w:t>
      </w:r>
    </w:p>
    <w:p w14:paraId="16B35874"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GuestCounts</w:t>
      </w:r>
      <w:r w:rsidRPr="00324AAD">
        <w:rPr>
          <w:rFonts w:ascii="Arial" w:hAnsi="Arial" w:cs="Arial"/>
          <w:color w:val="FF0000"/>
          <w:sz w:val="16"/>
          <w:szCs w:val="16"/>
          <w:highlight w:val="white"/>
        </w:rPr>
        <w:t xml:space="preserve"> IsPerRoom</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true</w:t>
      </w:r>
      <w:r w:rsidRPr="00324AAD">
        <w:rPr>
          <w:rFonts w:ascii="Arial" w:hAnsi="Arial" w:cs="Arial"/>
          <w:color w:val="0000FF"/>
          <w:sz w:val="16"/>
          <w:szCs w:val="16"/>
          <w:highlight w:val="white"/>
        </w:rPr>
        <w:t>"&gt;</w:t>
      </w:r>
    </w:p>
    <w:p w14:paraId="16B35875"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GuestCount</w:t>
      </w:r>
      <w:r w:rsidRPr="00324AAD">
        <w:rPr>
          <w:rFonts w:ascii="Arial" w:hAnsi="Arial" w:cs="Arial"/>
          <w:color w:val="FF0000"/>
          <w:sz w:val="16"/>
          <w:szCs w:val="16"/>
          <w:highlight w:val="white"/>
        </w:rPr>
        <w:t xml:space="preserve"> AgeQualifyingCode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10</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Count</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w:t>
      </w:r>
      <w:r w:rsidRPr="00324AAD">
        <w:rPr>
          <w:rFonts w:ascii="Arial" w:hAnsi="Arial" w:cs="Arial"/>
          <w:color w:val="0000FF"/>
          <w:sz w:val="16"/>
          <w:szCs w:val="16"/>
          <w:highlight w:val="white"/>
        </w:rPr>
        <w:t>"/&gt;</w:t>
      </w:r>
    </w:p>
    <w:p w14:paraId="16B35876"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GuestCounts</w:t>
      </w:r>
      <w:r w:rsidRPr="00324AAD">
        <w:rPr>
          <w:rFonts w:ascii="Arial" w:hAnsi="Arial" w:cs="Arial"/>
          <w:color w:val="0000FF"/>
          <w:sz w:val="16"/>
          <w:szCs w:val="16"/>
          <w:highlight w:val="white"/>
        </w:rPr>
        <w:t>&gt;</w:t>
      </w:r>
    </w:p>
    <w:p w14:paraId="16B35877" w14:textId="77F51069"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16"/>
          <w:szCs w:val="16"/>
        </w:rPr>
        <mc:AlternateContent>
          <mc:Choice Requires="wps">
            <w:drawing>
              <wp:anchor distT="0" distB="0" distL="114300" distR="114300" simplePos="0" relativeHeight="251828224" behindDoc="0" locked="0" layoutInCell="1" allowOverlap="1" wp14:anchorId="16B360AF" wp14:editId="3002D6BE">
                <wp:simplePos x="0" y="0"/>
                <wp:positionH relativeFrom="column">
                  <wp:posOffset>5824855</wp:posOffset>
                </wp:positionH>
                <wp:positionV relativeFrom="paragraph">
                  <wp:posOffset>78740</wp:posOffset>
                </wp:positionV>
                <wp:extent cx="400050" cy="228600"/>
                <wp:effectExtent l="5080" t="12065" r="13970" b="6985"/>
                <wp:wrapNone/>
                <wp:docPr id="627"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3"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31" style="position:absolute;margin-left:458.65pt;margin-top:6.2pt;width:31.5pt;height:1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">
                <v:textbox>
                  <w:txbxContent>
                    <w:p w14:paraId="16B36343"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v:textbox>
              </v:rect>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TimeSpan</w:t>
      </w:r>
      <w:r w:rsidR="00651120" w:rsidRPr="00324AAD">
        <w:rPr>
          <w:rFonts w:ascii="Arial" w:hAnsi="Arial" w:cs="Arial"/>
          <w:color w:val="FF0000"/>
          <w:sz w:val="16"/>
          <w:szCs w:val="16"/>
          <w:highlight w:val="white"/>
        </w:rPr>
        <w:t xml:space="preserve"> End</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2010-01-21</w:t>
      </w:r>
      <w:r w:rsidR="00651120" w:rsidRPr="00324AAD">
        <w:rPr>
          <w:rFonts w:ascii="Arial" w:hAnsi="Arial" w:cs="Arial"/>
          <w:color w:val="0000FF"/>
          <w:sz w:val="16"/>
          <w:szCs w:val="16"/>
          <w:highlight w:val="white"/>
        </w:rPr>
        <w:t>"</w:t>
      </w:r>
      <w:r w:rsidR="00651120" w:rsidRPr="00324AAD">
        <w:rPr>
          <w:rFonts w:ascii="Arial" w:hAnsi="Arial" w:cs="Arial"/>
          <w:color w:val="FF0000"/>
          <w:sz w:val="16"/>
          <w:szCs w:val="16"/>
          <w:highlight w:val="white"/>
        </w:rPr>
        <w:t xml:space="preserve"> Start</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2010-01-20</w:t>
      </w:r>
      <w:r w:rsidR="00651120" w:rsidRPr="00324AAD">
        <w:rPr>
          <w:rFonts w:ascii="Arial" w:hAnsi="Arial" w:cs="Arial"/>
          <w:color w:val="0000FF"/>
          <w:sz w:val="16"/>
          <w:szCs w:val="16"/>
          <w:highlight w:val="white"/>
        </w:rPr>
        <w:t>"/&gt;</w:t>
      </w:r>
    </w:p>
    <w:p w14:paraId="16B35878" w14:textId="3A6F2DFE"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30272" behindDoc="0" locked="0" layoutInCell="1" allowOverlap="1" wp14:anchorId="16B360B0" wp14:editId="6DE662F4">
                <wp:simplePos x="0" y="0"/>
                <wp:positionH relativeFrom="column">
                  <wp:posOffset>4933950</wp:posOffset>
                </wp:positionH>
                <wp:positionV relativeFrom="paragraph">
                  <wp:posOffset>71120</wp:posOffset>
                </wp:positionV>
                <wp:extent cx="890905" cy="0"/>
                <wp:effectExtent l="19050" t="61595" r="13970" b="52705"/>
                <wp:wrapNone/>
                <wp:docPr id="626"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0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 o:spid="_x0000_s1026" type="#_x0000_t32" style="position:absolute;margin-left:388.5pt;margin-top:5.6pt;width:70.15pt;height:0;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">
                <v:stroke endarrow="block"/>
              </v:shape>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Guarantee</w:t>
      </w:r>
      <w:r w:rsidR="00651120" w:rsidRPr="00324AAD">
        <w:rPr>
          <w:rFonts w:ascii="Arial" w:hAnsi="Arial" w:cs="Arial"/>
          <w:color w:val="FF0000"/>
          <w:sz w:val="16"/>
          <w:szCs w:val="16"/>
          <w:highlight w:val="white"/>
        </w:rPr>
        <w:t xml:space="preserve"> GuaranteeCode</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GCC</w:t>
      </w:r>
      <w:r w:rsidR="00651120" w:rsidRPr="00324AAD">
        <w:rPr>
          <w:rFonts w:ascii="Arial" w:hAnsi="Arial" w:cs="Arial"/>
          <w:color w:val="0000FF"/>
          <w:sz w:val="16"/>
          <w:szCs w:val="16"/>
          <w:highlight w:val="white"/>
        </w:rPr>
        <w:t>"&gt;</w:t>
      </w:r>
    </w:p>
    <w:p w14:paraId="16B35879"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GuaranteesAccepted</w:t>
      </w:r>
      <w:r w:rsidRPr="00324AAD">
        <w:rPr>
          <w:rFonts w:ascii="Arial" w:hAnsi="Arial" w:cs="Arial"/>
          <w:color w:val="0000FF"/>
          <w:sz w:val="16"/>
          <w:szCs w:val="16"/>
          <w:highlight w:val="white"/>
        </w:rPr>
        <w:t>&gt;</w:t>
      </w:r>
    </w:p>
    <w:p w14:paraId="16B3587A"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GuaranteeAccepted</w:t>
      </w:r>
      <w:r w:rsidRPr="00324AAD">
        <w:rPr>
          <w:rFonts w:ascii="Arial" w:hAnsi="Arial" w:cs="Arial"/>
          <w:color w:val="0000FF"/>
          <w:sz w:val="16"/>
          <w:szCs w:val="16"/>
          <w:highlight w:val="white"/>
        </w:rPr>
        <w:t>&gt;</w:t>
      </w:r>
    </w:p>
    <w:p w14:paraId="16B3587B" w14:textId="59973978"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7968" behindDoc="0" locked="0" layoutInCell="1" allowOverlap="1" wp14:anchorId="16B360B1" wp14:editId="5AD28723">
                <wp:simplePos x="0" y="0"/>
                <wp:positionH relativeFrom="column">
                  <wp:posOffset>8351520</wp:posOffset>
                </wp:positionH>
                <wp:positionV relativeFrom="paragraph">
                  <wp:posOffset>92710</wp:posOffset>
                </wp:positionV>
                <wp:extent cx="5080" cy="168275"/>
                <wp:effectExtent l="55245" t="16510" r="53975" b="5715"/>
                <wp:wrapNone/>
                <wp:docPr id="625"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7" o:spid="_x0000_s1026" type="#_x0000_t32" style="position:absolute;margin-left:657.6pt;margin-top:7.3pt;width:.4pt;height:13.25pt;flip:x y;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33344" behindDoc="0" locked="0" layoutInCell="1" allowOverlap="1" wp14:anchorId="16B360B2" wp14:editId="2040A388">
                <wp:simplePos x="0" y="0"/>
                <wp:positionH relativeFrom="column">
                  <wp:posOffset>6811010</wp:posOffset>
                </wp:positionH>
                <wp:positionV relativeFrom="paragraph">
                  <wp:posOffset>59055</wp:posOffset>
                </wp:positionV>
                <wp:extent cx="0" cy="201930"/>
                <wp:effectExtent l="57785" t="20955" r="56515" b="5715"/>
                <wp:wrapNone/>
                <wp:docPr id="624"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6" o:spid="_x0000_s1026" type="#_x0000_t32" style="position:absolute;margin-left:536.3pt;margin-top:4.65pt;width:0;height:15.9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fkh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32320" behindDoc="0" locked="0" layoutInCell="1" allowOverlap="1" wp14:anchorId="16B360B3" wp14:editId="3DEAA2C2">
                <wp:simplePos x="0" y="0"/>
                <wp:positionH relativeFrom="column">
                  <wp:posOffset>5882005</wp:posOffset>
                </wp:positionH>
                <wp:positionV relativeFrom="paragraph">
                  <wp:posOffset>92710</wp:posOffset>
                </wp:positionV>
                <wp:extent cx="635" cy="168275"/>
                <wp:effectExtent l="52705" t="16510" r="60960" b="5715"/>
                <wp:wrapNone/>
                <wp:docPr id="623"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 o:spid="_x0000_s1026" type="#_x0000_t32" style="position:absolute;margin-left:463.15pt;margin-top:7.3pt;width:.05pt;height:13.2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">
                <v:stroke endarrow="block"/>
              </v:shape>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PaymentCard</w:t>
      </w:r>
      <w:r w:rsidR="00651120" w:rsidRPr="00324AAD">
        <w:rPr>
          <w:rFonts w:ascii="Arial" w:hAnsi="Arial" w:cs="Arial"/>
          <w:color w:val="FF0000"/>
          <w:sz w:val="16"/>
          <w:szCs w:val="16"/>
          <w:highlight w:val="white"/>
        </w:rPr>
        <w:t xml:space="preserve"> CardCode</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AX</w:t>
      </w:r>
      <w:r w:rsidR="00651120" w:rsidRPr="00324AAD">
        <w:rPr>
          <w:rFonts w:ascii="Arial" w:hAnsi="Arial" w:cs="Arial"/>
          <w:color w:val="0000FF"/>
          <w:sz w:val="16"/>
          <w:szCs w:val="16"/>
          <w:highlight w:val="white"/>
        </w:rPr>
        <w:t>"</w:t>
      </w:r>
      <w:r w:rsidR="00651120" w:rsidRPr="00324AAD">
        <w:rPr>
          <w:rFonts w:ascii="Arial" w:hAnsi="Arial" w:cs="Arial"/>
          <w:color w:val="FF0000"/>
          <w:sz w:val="16"/>
          <w:szCs w:val="16"/>
          <w:highlight w:val="white"/>
        </w:rPr>
        <w:t xml:space="preserve"> CardNumber</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w:t>
      </w:r>
      <w:r w:rsidR="00651120" w:rsidRPr="00324AAD">
        <w:rPr>
          <w:rFonts w:ascii="Arial" w:hAnsi="Arial" w:cs="Arial"/>
          <w:color w:val="0000FF"/>
          <w:sz w:val="16"/>
          <w:szCs w:val="16"/>
          <w:highlight w:val="white"/>
        </w:rPr>
        <w:t>"</w:t>
      </w:r>
      <w:r w:rsidR="00651120" w:rsidRPr="00324AAD">
        <w:rPr>
          <w:rFonts w:ascii="Arial" w:hAnsi="Arial" w:cs="Arial"/>
          <w:color w:val="FF0000"/>
          <w:sz w:val="16"/>
          <w:szCs w:val="16"/>
          <w:highlight w:val="white"/>
        </w:rPr>
        <w:t xml:space="preserve"> CardType</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1</w:t>
      </w:r>
      <w:r w:rsidR="00651120" w:rsidRPr="00324AAD">
        <w:rPr>
          <w:rFonts w:ascii="Arial" w:hAnsi="Arial" w:cs="Arial"/>
          <w:color w:val="0000FF"/>
          <w:sz w:val="16"/>
          <w:szCs w:val="16"/>
          <w:highlight w:val="white"/>
        </w:rPr>
        <w:t>"</w:t>
      </w:r>
      <w:r w:rsidR="00651120" w:rsidRPr="00324AAD">
        <w:rPr>
          <w:rFonts w:ascii="Arial" w:hAnsi="Arial" w:cs="Arial"/>
          <w:color w:val="FF0000"/>
          <w:sz w:val="16"/>
          <w:szCs w:val="16"/>
          <w:highlight w:val="white"/>
        </w:rPr>
        <w:t xml:space="preserve"> ExpireDate</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1011</w:t>
      </w:r>
      <w:r w:rsidR="00651120" w:rsidRPr="00324AAD">
        <w:rPr>
          <w:rFonts w:ascii="Arial" w:hAnsi="Arial" w:cs="Arial"/>
          <w:color w:val="0000FF"/>
          <w:sz w:val="16"/>
          <w:szCs w:val="16"/>
          <w:highlight w:val="white"/>
        </w:rPr>
        <w:t>"/&gt;</w:t>
      </w:r>
    </w:p>
    <w:p w14:paraId="16B3587C" w14:textId="4CB88B72"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29248" behindDoc="0" locked="0" layoutInCell="1" allowOverlap="1" wp14:anchorId="16B360B4" wp14:editId="7302C7D1">
                <wp:simplePos x="0" y="0"/>
                <wp:positionH relativeFrom="column">
                  <wp:posOffset>8553450</wp:posOffset>
                </wp:positionH>
                <wp:positionV relativeFrom="paragraph">
                  <wp:posOffset>24765</wp:posOffset>
                </wp:positionV>
                <wp:extent cx="400050" cy="228600"/>
                <wp:effectExtent l="9525" t="5715" r="9525" b="13335"/>
                <wp:wrapNone/>
                <wp:docPr id="62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4" w14:textId="77777777" w:rsidR="00337B9C" w:rsidRPr="005569E5" w:rsidRDefault="00337B9C" w:rsidP="00651120">
                            <w:pPr>
                              <w:jc w:val="center"/>
                              <w:rPr>
                                <w:rFonts w:ascii="Arial" w:hAnsi="Arial" w:cs="Arial"/>
                                <w:b/>
                                <w:sz w:val="22"/>
                              </w:rPr>
                            </w:pPr>
                            <w:r w:rsidRPr="005569E5">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32" style="position:absolute;margin-left:673.5pt;margin-top:1.95pt;width:31.5pt;height:1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">
                <v:textbox>
                  <w:txbxContent>
                    <w:p w14:paraId="16B36344" w14:textId="77777777" w:rsidR="00337B9C" w:rsidRPr="005569E5" w:rsidRDefault="00337B9C" w:rsidP="00651120">
                      <w:pPr>
                        <w:jc w:val="center"/>
                        <w:rPr>
                          <w:rFonts w:ascii="Arial" w:hAnsi="Arial" w:cs="Arial"/>
                          <w:b/>
                          <w:sz w:val="22"/>
                        </w:rPr>
                      </w:pPr>
                      <w:r w:rsidRPr="005569E5">
                        <w:rPr>
                          <w:rFonts w:ascii="Arial" w:hAnsi="Arial" w:cs="Arial"/>
                          <w:b/>
                          <w:sz w:val="22"/>
                        </w:rPr>
                        <w:t>D</w:t>
                      </w:r>
                    </w:p>
                  </w:txbxContent>
                </v:textbox>
              </v:rect>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GuaranteeAccepted</w:t>
      </w:r>
      <w:r w:rsidR="00651120" w:rsidRPr="00324AAD">
        <w:rPr>
          <w:rFonts w:ascii="Arial" w:hAnsi="Arial" w:cs="Arial"/>
          <w:color w:val="0000FF"/>
          <w:sz w:val="16"/>
          <w:szCs w:val="16"/>
          <w:highlight w:val="white"/>
        </w:rPr>
        <w:t>&gt;</w:t>
      </w:r>
    </w:p>
    <w:p w14:paraId="16B3587D" w14:textId="0C1E65EC"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6944" behindDoc="0" locked="0" layoutInCell="1" allowOverlap="1" wp14:anchorId="16B360B5" wp14:editId="1DF99D90">
                <wp:simplePos x="0" y="0"/>
                <wp:positionH relativeFrom="column">
                  <wp:posOffset>5882005</wp:posOffset>
                </wp:positionH>
                <wp:positionV relativeFrom="paragraph">
                  <wp:posOffset>27305</wp:posOffset>
                </wp:positionV>
                <wp:extent cx="2671445" cy="4445"/>
                <wp:effectExtent l="5080" t="8255" r="9525" b="6350"/>
                <wp:wrapNone/>
                <wp:docPr id="621"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144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463.15pt;margin-top:2.15pt;width:210.35pt;height:.35pt;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"/>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GuaranteesAccepted</w:t>
      </w:r>
      <w:r w:rsidR="00651120" w:rsidRPr="00324AAD">
        <w:rPr>
          <w:rFonts w:ascii="Arial" w:hAnsi="Arial" w:cs="Arial"/>
          <w:color w:val="0000FF"/>
          <w:sz w:val="16"/>
          <w:szCs w:val="16"/>
          <w:highlight w:val="white"/>
        </w:rPr>
        <w:t>&gt;</w:t>
      </w:r>
    </w:p>
    <w:p w14:paraId="16B3587E"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Guarantee</w:t>
      </w:r>
      <w:r w:rsidRPr="00324AAD">
        <w:rPr>
          <w:rFonts w:ascii="Arial" w:hAnsi="Arial" w:cs="Arial"/>
          <w:color w:val="0000FF"/>
          <w:sz w:val="16"/>
          <w:szCs w:val="16"/>
          <w:highlight w:val="white"/>
        </w:rPr>
        <w:t>&gt;</w:t>
      </w:r>
    </w:p>
    <w:p w14:paraId="16B3587F"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BasicPropertyInfo</w:t>
      </w:r>
      <w:r w:rsidRPr="00324AAD">
        <w:rPr>
          <w:rFonts w:ascii="Arial" w:hAnsi="Arial" w:cs="Arial"/>
          <w:color w:val="FF0000"/>
          <w:sz w:val="16"/>
          <w:szCs w:val="16"/>
          <w:highlight w:val="white"/>
        </w:rPr>
        <w:t xml:space="preserve"> ChainCode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XX</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HotelCityCode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DUB</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HotelCode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IBDBL</w:t>
      </w:r>
      <w:r w:rsidRPr="00324AAD">
        <w:rPr>
          <w:rFonts w:ascii="Arial" w:hAnsi="Arial" w:cs="Arial"/>
          <w:color w:val="0000FF"/>
          <w:sz w:val="16"/>
          <w:szCs w:val="16"/>
          <w:highlight w:val="white"/>
        </w:rPr>
        <w:t>"</w:t>
      </w:r>
      <w:r w:rsidRPr="00324AAD">
        <w:rPr>
          <w:rFonts w:ascii="Arial" w:hAnsi="Arial" w:cs="Arial"/>
          <w:color w:val="FF0000"/>
          <w:sz w:val="16"/>
          <w:szCs w:val="16"/>
          <w:highlight w:val="white"/>
        </w:rPr>
        <w:t xml:space="preserve"> HotelCodeContext</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1P</w:t>
      </w:r>
      <w:r w:rsidRPr="00324AAD">
        <w:rPr>
          <w:rFonts w:ascii="Arial" w:hAnsi="Arial" w:cs="Arial"/>
          <w:color w:val="0000FF"/>
          <w:sz w:val="16"/>
          <w:szCs w:val="16"/>
          <w:highlight w:val="white"/>
        </w:rPr>
        <w:t>"/&gt;</w:t>
      </w:r>
    </w:p>
    <w:p w14:paraId="16B35880"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RoomStay</w:t>
      </w:r>
      <w:r w:rsidRPr="00324AAD">
        <w:rPr>
          <w:rFonts w:ascii="Arial" w:hAnsi="Arial" w:cs="Arial"/>
          <w:color w:val="0000FF"/>
          <w:sz w:val="16"/>
          <w:szCs w:val="16"/>
          <w:highlight w:val="white"/>
        </w:rPr>
        <w:t>&gt;</w:t>
      </w:r>
    </w:p>
    <w:p w14:paraId="16B35881"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RoomStays</w:t>
      </w:r>
      <w:r w:rsidRPr="00324AAD">
        <w:rPr>
          <w:rFonts w:ascii="Arial" w:hAnsi="Arial" w:cs="Arial"/>
          <w:color w:val="0000FF"/>
          <w:sz w:val="16"/>
          <w:szCs w:val="16"/>
          <w:highlight w:val="white"/>
        </w:rPr>
        <w:t>&gt;</w:t>
      </w:r>
    </w:p>
    <w:p w14:paraId="16B35882"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ResGuests</w:t>
      </w:r>
      <w:r w:rsidRPr="00324AAD">
        <w:rPr>
          <w:rFonts w:ascii="Arial" w:hAnsi="Arial" w:cs="Arial"/>
          <w:color w:val="0000FF"/>
          <w:sz w:val="16"/>
          <w:szCs w:val="16"/>
          <w:highlight w:val="white"/>
        </w:rPr>
        <w:t>&gt;</w:t>
      </w:r>
    </w:p>
    <w:p w14:paraId="16B35883"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ResGuest</w:t>
      </w:r>
      <w:r w:rsidRPr="00324AAD">
        <w:rPr>
          <w:rFonts w:ascii="Arial" w:hAnsi="Arial" w:cs="Arial"/>
          <w:color w:val="FF0000"/>
          <w:sz w:val="16"/>
          <w:szCs w:val="16"/>
          <w:highlight w:val="white"/>
        </w:rPr>
        <w:t xml:space="preserve"> ResGuestRPH</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w:t>
      </w:r>
      <w:r w:rsidRPr="00324AAD">
        <w:rPr>
          <w:rFonts w:ascii="Arial" w:hAnsi="Arial" w:cs="Arial"/>
          <w:color w:val="0000FF"/>
          <w:sz w:val="16"/>
          <w:szCs w:val="16"/>
          <w:highlight w:val="white"/>
        </w:rPr>
        <w:t>"&gt;</w:t>
      </w:r>
    </w:p>
    <w:p w14:paraId="16B35884"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Profiles</w:t>
      </w:r>
      <w:r w:rsidRPr="00324AAD">
        <w:rPr>
          <w:rFonts w:ascii="Arial" w:hAnsi="Arial" w:cs="Arial"/>
          <w:color w:val="0000FF"/>
          <w:sz w:val="16"/>
          <w:szCs w:val="16"/>
          <w:highlight w:val="white"/>
        </w:rPr>
        <w:t>&gt;</w:t>
      </w:r>
    </w:p>
    <w:p w14:paraId="16B35885"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ProfileInfo</w:t>
      </w:r>
      <w:r w:rsidRPr="00324AAD">
        <w:rPr>
          <w:rFonts w:ascii="Arial" w:hAnsi="Arial" w:cs="Arial"/>
          <w:color w:val="0000FF"/>
          <w:sz w:val="16"/>
          <w:szCs w:val="16"/>
          <w:highlight w:val="white"/>
        </w:rPr>
        <w:t>&gt;</w:t>
      </w:r>
    </w:p>
    <w:p w14:paraId="16B35886"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Profile</w:t>
      </w:r>
      <w:r w:rsidRPr="00324AAD">
        <w:rPr>
          <w:rFonts w:ascii="Arial" w:hAnsi="Arial" w:cs="Arial"/>
          <w:color w:val="FF0000"/>
          <w:sz w:val="16"/>
          <w:szCs w:val="16"/>
          <w:highlight w:val="white"/>
        </w:rPr>
        <w:t xml:space="preserve"> ProfileType</w:t>
      </w:r>
      <w:r w:rsidRPr="00324AAD">
        <w:rPr>
          <w:rFonts w:ascii="Arial" w:hAnsi="Arial" w:cs="Arial"/>
          <w:color w:val="0000FF"/>
          <w:sz w:val="16"/>
          <w:szCs w:val="16"/>
          <w:highlight w:val="white"/>
        </w:rPr>
        <w:t>="</w:t>
      </w:r>
      <w:r w:rsidRPr="00324AAD">
        <w:rPr>
          <w:rFonts w:ascii="Arial" w:hAnsi="Arial" w:cs="Arial"/>
          <w:color w:val="000000"/>
          <w:sz w:val="16"/>
          <w:szCs w:val="16"/>
          <w:highlight w:val="white"/>
        </w:rPr>
        <w:t>1</w:t>
      </w:r>
      <w:r w:rsidRPr="00324AAD">
        <w:rPr>
          <w:rFonts w:ascii="Arial" w:hAnsi="Arial" w:cs="Arial"/>
          <w:color w:val="0000FF"/>
          <w:sz w:val="16"/>
          <w:szCs w:val="16"/>
          <w:highlight w:val="white"/>
        </w:rPr>
        <w:t>"&gt;</w:t>
      </w:r>
    </w:p>
    <w:p w14:paraId="16B35887"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Customer</w:t>
      </w:r>
      <w:r w:rsidRPr="00324AAD">
        <w:rPr>
          <w:rFonts w:ascii="Arial" w:hAnsi="Arial" w:cs="Arial"/>
          <w:color w:val="0000FF"/>
          <w:sz w:val="16"/>
          <w:szCs w:val="16"/>
          <w:highlight w:val="white"/>
        </w:rPr>
        <w:t>&gt;</w:t>
      </w:r>
    </w:p>
    <w:p w14:paraId="16B35888"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PersonName</w:t>
      </w:r>
      <w:r w:rsidRPr="00324AAD">
        <w:rPr>
          <w:rFonts w:ascii="Arial" w:hAnsi="Arial" w:cs="Arial"/>
          <w:color w:val="0000FF"/>
          <w:sz w:val="16"/>
          <w:szCs w:val="16"/>
          <w:highlight w:val="white"/>
        </w:rPr>
        <w:t>&gt;</w:t>
      </w:r>
    </w:p>
    <w:p w14:paraId="16B35889"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GivenName</w:t>
      </w:r>
      <w:r w:rsidRPr="00324AAD">
        <w:rPr>
          <w:rFonts w:ascii="Arial" w:hAnsi="Arial" w:cs="Arial"/>
          <w:color w:val="0000FF"/>
          <w:sz w:val="16"/>
          <w:szCs w:val="16"/>
          <w:highlight w:val="white"/>
        </w:rPr>
        <w:t>&gt;</w:t>
      </w:r>
      <w:r w:rsidRPr="00324AAD">
        <w:rPr>
          <w:rFonts w:ascii="Arial" w:hAnsi="Arial" w:cs="Arial"/>
          <w:color w:val="000000"/>
          <w:sz w:val="16"/>
          <w:szCs w:val="16"/>
          <w:highlight w:val="white"/>
        </w:rPr>
        <w:t>MARTY</w:t>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GivenName</w:t>
      </w:r>
      <w:r w:rsidRPr="00324AAD">
        <w:rPr>
          <w:rFonts w:ascii="Arial" w:hAnsi="Arial" w:cs="Arial"/>
          <w:color w:val="0000FF"/>
          <w:sz w:val="16"/>
          <w:szCs w:val="16"/>
          <w:highlight w:val="white"/>
        </w:rPr>
        <w:t>&gt;</w:t>
      </w:r>
    </w:p>
    <w:p w14:paraId="16B3588A"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Surname</w:t>
      </w:r>
      <w:r w:rsidRPr="00324AAD">
        <w:rPr>
          <w:rFonts w:ascii="Arial" w:hAnsi="Arial" w:cs="Arial"/>
          <w:color w:val="0000FF"/>
          <w:sz w:val="16"/>
          <w:szCs w:val="16"/>
          <w:highlight w:val="white"/>
        </w:rPr>
        <w:t>&gt;</w:t>
      </w:r>
      <w:r w:rsidRPr="00324AAD">
        <w:rPr>
          <w:rFonts w:ascii="Arial" w:hAnsi="Arial" w:cs="Arial"/>
          <w:color w:val="000000"/>
          <w:sz w:val="16"/>
          <w:szCs w:val="16"/>
          <w:highlight w:val="white"/>
        </w:rPr>
        <w:t>GRIFFIN</w:t>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Surname</w:t>
      </w:r>
      <w:r w:rsidRPr="00324AAD">
        <w:rPr>
          <w:rFonts w:ascii="Arial" w:hAnsi="Arial" w:cs="Arial"/>
          <w:color w:val="0000FF"/>
          <w:sz w:val="16"/>
          <w:szCs w:val="16"/>
          <w:highlight w:val="white"/>
        </w:rPr>
        <w:t>&gt;</w:t>
      </w:r>
    </w:p>
    <w:p w14:paraId="16B3588B"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PersonName</w:t>
      </w:r>
      <w:r w:rsidRPr="00324AAD">
        <w:rPr>
          <w:rFonts w:ascii="Arial" w:hAnsi="Arial" w:cs="Arial"/>
          <w:color w:val="0000FF"/>
          <w:sz w:val="16"/>
          <w:szCs w:val="16"/>
          <w:highlight w:val="white"/>
        </w:rPr>
        <w:t>&gt;</w:t>
      </w:r>
    </w:p>
    <w:p w14:paraId="16B3588C"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Customer</w:t>
      </w:r>
      <w:r w:rsidRPr="00324AAD">
        <w:rPr>
          <w:rFonts w:ascii="Arial" w:hAnsi="Arial" w:cs="Arial"/>
          <w:color w:val="0000FF"/>
          <w:sz w:val="16"/>
          <w:szCs w:val="16"/>
          <w:highlight w:val="white"/>
        </w:rPr>
        <w:t>&gt;</w:t>
      </w:r>
    </w:p>
    <w:p w14:paraId="16B3588D"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Profile</w:t>
      </w:r>
      <w:r w:rsidRPr="00324AAD">
        <w:rPr>
          <w:rFonts w:ascii="Arial" w:hAnsi="Arial" w:cs="Arial"/>
          <w:color w:val="0000FF"/>
          <w:sz w:val="16"/>
          <w:szCs w:val="16"/>
          <w:highlight w:val="white"/>
        </w:rPr>
        <w:t>&gt;</w:t>
      </w:r>
    </w:p>
    <w:p w14:paraId="16B3588E"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ProfileInfo</w:t>
      </w:r>
      <w:r w:rsidRPr="00324AAD">
        <w:rPr>
          <w:rFonts w:ascii="Arial" w:hAnsi="Arial" w:cs="Arial"/>
          <w:color w:val="0000FF"/>
          <w:sz w:val="16"/>
          <w:szCs w:val="16"/>
          <w:highlight w:val="white"/>
        </w:rPr>
        <w:t>&gt;</w:t>
      </w:r>
    </w:p>
    <w:p w14:paraId="16B3588F"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Profiles</w:t>
      </w:r>
      <w:r w:rsidRPr="00324AAD">
        <w:rPr>
          <w:rFonts w:ascii="Arial" w:hAnsi="Arial" w:cs="Arial"/>
          <w:color w:val="0000FF"/>
          <w:sz w:val="16"/>
          <w:szCs w:val="16"/>
          <w:highlight w:val="white"/>
        </w:rPr>
        <w:t>&gt;</w:t>
      </w:r>
    </w:p>
    <w:p w14:paraId="16B35890"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ResGuest</w:t>
      </w:r>
      <w:r w:rsidRPr="00324AAD">
        <w:rPr>
          <w:rFonts w:ascii="Arial" w:hAnsi="Arial" w:cs="Arial"/>
          <w:color w:val="0000FF"/>
          <w:sz w:val="16"/>
          <w:szCs w:val="16"/>
          <w:highlight w:val="white"/>
        </w:rPr>
        <w:t>&gt;</w:t>
      </w:r>
    </w:p>
    <w:p w14:paraId="16B35891"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ResGuests</w:t>
      </w:r>
      <w:r w:rsidRPr="00324AAD">
        <w:rPr>
          <w:rFonts w:ascii="Arial" w:hAnsi="Arial" w:cs="Arial"/>
          <w:color w:val="0000FF"/>
          <w:sz w:val="16"/>
          <w:szCs w:val="16"/>
          <w:highlight w:val="white"/>
        </w:rPr>
        <w:t>&gt;</w:t>
      </w:r>
    </w:p>
    <w:p w14:paraId="16B35892"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ResGlobalInfo</w:t>
      </w:r>
      <w:r w:rsidRPr="00324AAD">
        <w:rPr>
          <w:rFonts w:ascii="Arial" w:hAnsi="Arial" w:cs="Arial"/>
          <w:color w:val="0000FF"/>
          <w:sz w:val="16"/>
          <w:szCs w:val="16"/>
          <w:highlight w:val="white"/>
        </w:rPr>
        <w:t>&gt;</w:t>
      </w:r>
    </w:p>
    <w:p w14:paraId="16B35893" w14:textId="77777777" w:rsidR="00651120" w:rsidRDefault="00651120" w:rsidP="00324AAD">
      <w:pPr>
        <w:autoSpaceDE w:val="0"/>
        <w:autoSpaceDN w:val="0"/>
        <w:adjustRightInd w:val="0"/>
        <w:spacing w:after="0" w:line="240" w:lineRule="auto"/>
        <w:rPr>
          <w:rFonts w:ascii="Arial" w:hAnsi="Arial" w:cs="Arial"/>
          <w:color w:val="0000FF"/>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HotelReservationIDs</w:t>
      </w:r>
      <w:r w:rsidRPr="00324AAD">
        <w:rPr>
          <w:rFonts w:ascii="Arial" w:hAnsi="Arial" w:cs="Arial"/>
          <w:color w:val="0000FF"/>
          <w:sz w:val="16"/>
          <w:szCs w:val="16"/>
          <w:highlight w:val="white"/>
        </w:rPr>
        <w:t>&gt;</w:t>
      </w:r>
    </w:p>
    <w:p w14:paraId="16B35894" w14:textId="77777777" w:rsidR="009464D7" w:rsidRPr="000617E9" w:rsidRDefault="009464D7" w:rsidP="009464D7">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w:t>
      </w:r>
      <w:r w:rsidRPr="000617E9">
        <w:rPr>
          <w:rFonts w:ascii="Arial" w:hAnsi="Arial" w:cs="Arial"/>
          <w:color w:val="FF0000"/>
          <w:sz w:val="16"/>
          <w:szCs w:val="16"/>
        </w:rPr>
        <w:t xml:space="preserve"> ResID_SourceContext</w:t>
      </w:r>
      <w:r w:rsidRPr="000617E9">
        <w:rPr>
          <w:rFonts w:ascii="Arial" w:hAnsi="Arial" w:cs="Arial"/>
          <w:color w:val="0000FF"/>
          <w:sz w:val="16"/>
          <w:szCs w:val="16"/>
        </w:rPr>
        <w:t>="</w:t>
      </w:r>
      <w:r w:rsidRPr="000617E9">
        <w:rPr>
          <w:rFonts w:ascii="Arial" w:hAnsi="Arial" w:cs="Arial"/>
          <w:color w:val="000000"/>
          <w:sz w:val="16"/>
          <w:szCs w:val="16"/>
        </w:rPr>
        <w:t>XX</w:t>
      </w:r>
      <w:r w:rsidRPr="000617E9">
        <w:rPr>
          <w:rFonts w:ascii="Arial" w:hAnsi="Arial" w:cs="Arial"/>
          <w:color w:val="0000FF"/>
          <w:sz w:val="16"/>
          <w:szCs w:val="16"/>
        </w:rPr>
        <w:t>"</w:t>
      </w:r>
      <w:r w:rsidRPr="000617E9">
        <w:rPr>
          <w:rFonts w:ascii="Arial" w:hAnsi="Arial" w:cs="Arial"/>
          <w:color w:val="FF0000"/>
          <w:sz w:val="16"/>
          <w:szCs w:val="16"/>
        </w:rPr>
        <w:t xml:space="preserve"> ResID_Type</w:t>
      </w:r>
      <w:r w:rsidRPr="000617E9">
        <w:rPr>
          <w:rFonts w:ascii="Arial" w:hAnsi="Arial" w:cs="Arial"/>
          <w:color w:val="0000FF"/>
          <w:sz w:val="16"/>
          <w:szCs w:val="16"/>
        </w:rPr>
        <w:t>="</w:t>
      </w:r>
      <w:r w:rsidRPr="000617E9">
        <w:rPr>
          <w:rFonts w:ascii="Arial" w:hAnsi="Arial" w:cs="Arial"/>
          <w:color w:val="000000"/>
          <w:sz w:val="16"/>
          <w:szCs w:val="16"/>
        </w:rPr>
        <w:t>18</w:t>
      </w:r>
      <w:r w:rsidRPr="000617E9">
        <w:rPr>
          <w:rFonts w:ascii="Arial" w:hAnsi="Arial" w:cs="Arial"/>
          <w:color w:val="0000FF"/>
          <w:sz w:val="16"/>
          <w:szCs w:val="16"/>
        </w:rPr>
        <w:t>"</w:t>
      </w:r>
      <w:r w:rsidRPr="000617E9">
        <w:rPr>
          <w:rFonts w:ascii="Arial" w:hAnsi="Arial" w:cs="Arial"/>
          <w:color w:val="FF0000"/>
          <w:sz w:val="16"/>
          <w:szCs w:val="16"/>
        </w:rPr>
        <w:t xml:space="preserve"> ResID_Value</w:t>
      </w:r>
      <w:r w:rsidRPr="000617E9">
        <w:rPr>
          <w:rFonts w:ascii="Arial" w:hAnsi="Arial" w:cs="Arial"/>
          <w:color w:val="0000FF"/>
          <w:sz w:val="16"/>
          <w:szCs w:val="16"/>
        </w:rPr>
        <w:t>="</w:t>
      </w:r>
      <w:r w:rsidRPr="000617E9">
        <w:rPr>
          <w:rFonts w:ascii="Arial" w:hAnsi="Arial" w:cs="Arial"/>
          <w:color w:val="000000"/>
          <w:sz w:val="16"/>
          <w:szCs w:val="16"/>
        </w:rPr>
        <w:t>0000130289</w:t>
      </w:r>
      <w:r w:rsidRPr="000617E9">
        <w:rPr>
          <w:rFonts w:ascii="Arial" w:hAnsi="Arial" w:cs="Arial"/>
          <w:color w:val="0000FF"/>
          <w:sz w:val="16"/>
          <w:szCs w:val="16"/>
        </w:rPr>
        <w:t>"/&gt;</w:t>
      </w:r>
    </w:p>
    <w:p w14:paraId="16B35895" w14:textId="11983AAB"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0016" behindDoc="0" locked="0" layoutInCell="1" allowOverlap="1" wp14:anchorId="16B360B6" wp14:editId="61A4FD59">
                <wp:simplePos x="0" y="0"/>
                <wp:positionH relativeFrom="column">
                  <wp:posOffset>7303770</wp:posOffset>
                </wp:positionH>
                <wp:positionV relativeFrom="paragraph">
                  <wp:posOffset>111760</wp:posOffset>
                </wp:positionV>
                <wp:extent cx="0" cy="171450"/>
                <wp:effectExtent l="55245" t="16510" r="59055" b="12065"/>
                <wp:wrapNone/>
                <wp:docPr id="620"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575.1pt;margin-top:8.8pt;width:0;height:13.5pt;flip: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WZ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">
                <v:stroke endarrow="block"/>
              </v:shape>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HotelReservationID</w:t>
      </w:r>
      <w:r w:rsidR="00651120" w:rsidRPr="00324AAD">
        <w:rPr>
          <w:rFonts w:ascii="Arial" w:hAnsi="Arial" w:cs="Arial"/>
          <w:color w:val="FF0000"/>
          <w:sz w:val="16"/>
          <w:szCs w:val="16"/>
          <w:highlight w:val="white"/>
        </w:rPr>
        <w:t xml:space="preserve"> ResID_SourceContext</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XX</w:t>
      </w:r>
      <w:r w:rsidR="00651120" w:rsidRPr="00324AAD">
        <w:rPr>
          <w:rFonts w:ascii="Arial" w:hAnsi="Arial" w:cs="Arial"/>
          <w:color w:val="0000FF"/>
          <w:sz w:val="16"/>
          <w:szCs w:val="16"/>
          <w:highlight w:val="white"/>
        </w:rPr>
        <w:t>"</w:t>
      </w:r>
      <w:r w:rsidR="00651120" w:rsidRPr="00324AAD">
        <w:rPr>
          <w:rFonts w:ascii="Arial" w:hAnsi="Arial" w:cs="Arial"/>
          <w:color w:val="FF0000"/>
          <w:sz w:val="16"/>
          <w:szCs w:val="16"/>
          <w:highlight w:val="white"/>
        </w:rPr>
        <w:t xml:space="preserve"> ResID_Type</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14</w:t>
      </w:r>
      <w:r w:rsidR="00651120" w:rsidRPr="00324AAD">
        <w:rPr>
          <w:rFonts w:ascii="Arial" w:hAnsi="Arial" w:cs="Arial"/>
          <w:color w:val="0000FF"/>
          <w:sz w:val="16"/>
          <w:szCs w:val="16"/>
          <w:highlight w:val="white"/>
        </w:rPr>
        <w:t>"</w:t>
      </w:r>
      <w:r w:rsidR="00651120" w:rsidRPr="00324AAD">
        <w:rPr>
          <w:rFonts w:ascii="Arial" w:hAnsi="Arial" w:cs="Arial"/>
          <w:color w:val="FF0000"/>
          <w:sz w:val="16"/>
          <w:szCs w:val="16"/>
          <w:highlight w:val="white"/>
        </w:rPr>
        <w:t xml:space="preserve"> ResID_Value</w:t>
      </w:r>
      <w:r w:rsidR="00651120" w:rsidRPr="00324AAD">
        <w:rPr>
          <w:rFonts w:ascii="Arial" w:hAnsi="Arial" w:cs="Arial"/>
          <w:color w:val="0000FF"/>
          <w:sz w:val="16"/>
          <w:szCs w:val="16"/>
          <w:highlight w:val="white"/>
        </w:rPr>
        <w:t>="</w:t>
      </w:r>
      <w:r w:rsidR="00651120" w:rsidRPr="00324AAD">
        <w:rPr>
          <w:rFonts w:ascii="Arial" w:hAnsi="Arial" w:cs="Arial"/>
          <w:color w:val="000000"/>
          <w:sz w:val="16"/>
          <w:szCs w:val="16"/>
          <w:highlight w:val="white"/>
        </w:rPr>
        <w:t>0595KAJ512</w:t>
      </w:r>
      <w:r w:rsidR="00651120" w:rsidRPr="00324AAD">
        <w:rPr>
          <w:rFonts w:ascii="Arial" w:hAnsi="Arial" w:cs="Arial"/>
          <w:color w:val="0000FF"/>
          <w:sz w:val="16"/>
          <w:szCs w:val="16"/>
          <w:highlight w:val="white"/>
        </w:rPr>
        <w:t>"/&gt;</w:t>
      </w:r>
    </w:p>
    <w:p w14:paraId="16B35896" w14:textId="73BC1B0F"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45632" behindDoc="0" locked="0" layoutInCell="1" allowOverlap="1" wp14:anchorId="16B360B7" wp14:editId="38AD8460">
                <wp:simplePos x="0" y="0"/>
                <wp:positionH relativeFrom="column">
                  <wp:posOffset>7786370</wp:posOffset>
                </wp:positionH>
                <wp:positionV relativeFrom="paragraph">
                  <wp:posOffset>42545</wp:posOffset>
                </wp:positionV>
                <wp:extent cx="400050" cy="228600"/>
                <wp:effectExtent l="13970" t="13970" r="5080" b="5080"/>
                <wp:wrapNone/>
                <wp:docPr id="619"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5"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33" style="position:absolute;margin-left:613.1pt;margin-top:3.35pt;width:31.5pt;height:1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">
                <v:textbox>
                  <w:txbxContent>
                    <w:p w14:paraId="16B36345"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v:textbox>
              </v:rect>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HotelReservationIDs</w:t>
      </w:r>
      <w:r w:rsidR="00651120" w:rsidRPr="00324AAD">
        <w:rPr>
          <w:rFonts w:ascii="Arial" w:hAnsi="Arial" w:cs="Arial"/>
          <w:color w:val="0000FF"/>
          <w:sz w:val="16"/>
          <w:szCs w:val="16"/>
          <w:highlight w:val="white"/>
        </w:rPr>
        <w:t>&gt;</w:t>
      </w:r>
    </w:p>
    <w:p w14:paraId="16B35897" w14:textId="1EF335BD" w:rsidR="00651120" w:rsidRPr="00324AAD" w:rsidRDefault="009F4FEB" w:rsidP="00324AA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8992" behindDoc="0" locked="0" layoutInCell="1" allowOverlap="1" wp14:anchorId="16B360B8" wp14:editId="134A2828">
                <wp:simplePos x="0" y="0"/>
                <wp:positionH relativeFrom="column">
                  <wp:posOffset>7303770</wp:posOffset>
                </wp:positionH>
                <wp:positionV relativeFrom="paragraph">
                  <wp:posOffset>49530</wp:posOffset>
                </wp:positionV>
                <wp:extent cx="482600" cy="635"/>
                <wp:effectExtent l="7620" t="11430" r="5080" b="6985"/>
                <wp:wrapNone/>
                <wp:docPr id="618"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26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8" o:spid="_x0000_s1026" type="#_x0000_t32" style="position:absolute;margin-left:575.1pt;margin-top:3.9pt;width:38pt;height:.05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"/>
            </w:pict>
          </mc:Fallback>
        </mc:AlternateContent>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00"/>
          <w:sz w:val="16"/>
          <w:szCs w:val="16"/>
          <w:highlight w:val="white"/>
        </w:rPr>
        <w:tab/>
      </w:r>
      <w:r w:rsidR="00651120" w:rsidRPr="00324AAD">
        <w:rPr>
          <w:rFonts w:ascii="Arial" w:hAnsi="Arial" w:cs="Arial"/>
          <w:color w:val="0000FF"/>
          <w:sz w:val="16"/>
          <w:szCs w:val="16"/>
          <w:highlight w:val="white"/>
        </w:rPr>
        <w:t>&lt;/</w:t>
      </w:r>
      <w:r w:rsidR="00651120" w:rsidRPr="00324AAD">
        <w:rPr>
          <w:rFonts w:ascii="Arial" w:hAnsi="Arial" w:cs="Arial"/>
          <w:color w:val="800000"/>
          <w:sz w:val="16"/>
          <w:szCs w:val="16"/>
          <w:highlight w:val="white"/>
        </w:rPr>
        <w:t>ResGlobalInfo</w:t>
      </w:r>
      <w:r w:rsidR="00651120" w:rsidRPr="00324AAD">
        <w:rPr>
          <w:rFonts w:ascii="Arial" w:hAnsi="Arial" w:cs="Arial"/>
          <w:color w:val="0000FF"/>
          <w:sz w:val="16"/>
          <w:szCs w:val="16"/>
          <w:highlight w:val="white"/>
        </w:rPr>
        <w:t>&gt;</w:t>
      </w:r>
    </w:p>
    <w:p w14:paraId="16B35898"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HotelResModify</w:t>
      </w:r>
      <w:r w:rsidRPr="00324AAD">
        <w:rPr>
          <w:rFonts w:ascii="Arial" w:hAnsi="Arial" w:cs="Arial"/>
          <w:color w:val="0000FF"/>
          <w:sz w:val="16"/>
          <w:szCs w:val="16"/>
          <w:highlight w:val="white"/>
        </w:rPr>
        <w:t>&gt;</w:t>
      </w:r>
    </w:p>
    <w:p w14:paraId="16B35899"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HotelResModifies</w:t>
      </w:r>
      <w:r w:rsidRPr="00324AAD">
        <w:rPr>
          <w:rFonts w:ascii="Arial" w:hAnsi="Arial" w:cs="Arial"/>
          <w:color w:val="0000FF"/>
          <w:sz w:val="16"/>
          <w:szCs w:val="16"/>
          <w:highlight w:val="white"/>
        </w:rPr>
        <w:t>&gt;</w:t>
      </w:r>
    </w:p>
    <w:p w14:paraId="16B3589A" w14:textId="77777777" w:rsidR="00651120" w:rsidRPr="00324AAD" w:rsidRDefault="00651120" w:rsidP="00324AAD">
      <w:pPr>
        <w:autoSpaceDE w:val="0"/>
        <w:autoSpaceDN w:val="0"/>
        <w:adjustRightInd w:val="0"/>
        <w:spacing w:after="0" w:line="240" w:lineRule="auto"/>
        <w:rPr>
          <w:rFonts w:ascii="Arial" w:hAnsi="Arial" w:cs="Arial"/>
          <w:color w:val="000000"/>
          <w:sz w:val="16"/>
          <w:szCs w:val="16"/>
          <w:highlight w:val="white"/>
        </w:rPr>
      </w:pPr>
      <w:r w:rsidRPr="00324AAD">
        <w:rPr>
          <w:rFonts w:ascii="Arial" w:hAnsi="Arial" w:cs="Arial"/>
          <w:color w:val="000000"/>
          <w:sz w:val="16"/>
          <w:szCs w:val="16"/>
          <w:highlight w:val="white"/>
        </w:rPr>
        <w:tab/>
      </w:r>
      <w:r w:rsidRPr="00324AAD">
        <w:rPr>
          <w:rFonts w:ascii="Arial" w:hAnsi="Arial" w:cs="Arial"/>
          <w:color w:val="000000"/>
          <w:sz w:val="16"/>
          <w:szCs w:val="16"/>
          <w:highlight w:val="white"/>
        </w:rPr>
        <w:tab/>
      </w:r>
      <w:r w:rsidRPr="00324AAD">
        <w:rPr>
          <w:rFonts w:ascii="Arial" w:hAnsi="Arial" w:cs="Arial"/>
          <w:color w:val="0000FF"/>
          <w:sz w:val="16"/>
          <w:szCs w:val="16"/>
          <w:highlight w:val="white"/>
        </w:rPr>
        <w:t>&lt;/</w:t>
      </w:r>
      <w:r w:rsidRPr="00324AAD">
        <w:rPr>
          <w:rFonts w:ascii="Arial" w:hAnsi="Arial" w:cs="Arial"/>
          <w:color w:val="800000"/>
          <w:sz w:val="16"/>
          <w:szCs w:val="16"/>
          <w:highlight w:val="white"/>
        </w:rPr>
        <w:t>OTA_HotelResModifyRQ</w:t>
      </w:r>
      <w:r w:rsidRPr="00324AAD">
        <w:rPr>
          <w:rFonts w:ascii="Arial" w:hAnsi="Arial" w:cs="Arial"/>
          <w:color w:val="0000FF"/>
          <w:sz w:val="16"/>
          <w:szCs w:val="16"/>
          <w:highlight w:val="white"/>
        </w:rPr>
        <w:t>&gt;</w:t>
      </w:r>
    </w:p>
    <w:p w14:paraId="16B3589B"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89C" w14:textId="77777777" w:rsidR="00651120" w:rsidRPr="00BA6890" w:rsidRDefault="00BA6890" w:rsidP="00BA6890">
      <w:pPr>
        <w:spacing w:after="0"/>
        <w:rPr>
          <w:rFonts w:cs="Courier New"/>
          <w:noProof/>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0000FF"/>
          <w:sz w:val="16"/>
          <w:szCs w:val="16"/>
        </w:rPr>
        <w:t>&gt;</w:t>
      </w:r>
    </w:p>
    <w:p w14:paraId="16B3589D" w14:textId="77777777" w:rsidR="00651120" w:rsidRPr="00324AAD" w:rsidRDefault="00651120" w:rsidP="00324AAD">
      <w:pPr>
        <w:pStyle w:val="TableText"/>
        <w:pageBreakBefore/>
        <w:spacing w:before="120" w:after="120"/>
        <w:rPr>
          <w:b/>
          <w:sz w:val="20"/>
          <w:szCs w:val="20"/>
          <w:u w:val="single"/>
        </w:rPr>
      </w:pPr>
      <w:r w:rsidRPr="00324AAD">
        <w:rPr>
          <w:b/>
          <w:sz w:val="20"/>
          <w:szCs w:val="20"/>
          <w:u w:val="single"/>
        </w:rPr>
        <w:t xml:space="preserve">Worldspan Core GDS Response – </w:t>
      </w:r>
      <w:r w:rsidR="00F0422D">
        <w:rPr>
          <w:b/>
          <w:sz w:val="20"/>
          <w:szCs w:val="20"/>
          <w:u w:val="single"/>
        </w:rPr>
        <w:t>Example #1</w:t>
      </w:r>
    </w:p>
    <w:p w14:paraId="16B3589E" w14:textId="77777777" w:rsidR="00651120" w:rsidRPr="00CD2482" w:rsidRDefault="00651120" w:rsidP="00651120">
      <w:pPr>
        <w:rPr>
          <w:rFonts w:cs="Courier New"/>
          <w:noProof/>
          <w:szCs w:val="20"/>
        </w:rPr>
      </w:pPr>
    </w:p>
    <w:p w14:paraId="16B3589F"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1  HHL XX XX01 DUB IN20JAN OUT21JAN IBDBL-XX IBIS DUBLIN WEST   </w:t>
      </w:r>
    </w:p>
    <w:p w14:paraId="16B358A0"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/NP-1/R-B1QRAC/RG-EUR 55.00 /RD-SUPERIOR ROOM WITH 1 QUEENSIZE B </w:t>
      </w:r>
    </w:p>
    <w:p w14:paraId="16B358A1"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ED AND SOFA/BS-1P/NM-GRIFFIN MARTY/CXP-NO CHARGE APPLIES PRIOR T </w:t>
      </w:r>
    </w:p>
    <w:p w14:paraId="16B358A2"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O 1900 ON THE DAYOF ARRIVAL. BEYOND THAT TIME THE 1ST NIGHTWILL  </w:t>
      </w:r>
    </w:p>
    <w:p w14:paraId="16B358A3" w14:textId="6C72F4CC"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54848" behindDoc="0" locked="0" layoutInCell="1" allowOverlap="1" wp14:anchorId="16B360B9" wp14:editId="46CE1E73">
                <wp:simplePos x="0" y="0"/>
                <wp:positionH relativeFrom="column">
                  <wp:posOffset>6162675</wp:posOffset>
                </wp:positionH>
                <wp:positionV relativeFrom="paragraph">
                  <wp:posOffset>212090</wp:posOffset>
                </wp:positionV>
                <wp:extent cx="400050" cy="228600"/>
                <wp:effectExtent l="9525" t="12065" r="9525" b="6985"/>
                <wp:wrapNone/>
                <wp:docPr id="61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6" w14:textId="77777777" w:rsidR="00337B9C" w:rsidRPr="00F0422D" w:rsidRDefault="00337B9C" w:rsidP="00651120">
                            <w:pPr>
                              <w:jc w:val="center"/>
                              <w:rPr>
                                <w:rFonts w:ascii="Arial" w:hAnsi="Arial" w:cs="Arial"/>
                                <w:b/>
                                <w:sz w:val="22"/>
                              </w:rPr>
                            </w:pPr>
                            <w:r w:rsidRPr="00F0422D">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34" style="position:absolute;left:0;text-align:left;margin-left:485.25pt;margin-top:16.7pt;width:31.5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">
                <v:textbox>
                  <w:txbxContent>
                    <w:p w14:paraId="16B36346" w14:textId="77777777" w:rsidR="00337B9C" w:rsidRPr="00F0422D" w:rsidRDefault="00337B9C" w:rsidP="00651120">
                      <w:pPr>
                        <w:jc w:val="center"/>
                        <w:rPr>
                          <w:rFonts w:ascii="Arial" w:hAnsi="Arial" w:cs="Arial"/>
                          <w:b/>
                          <w:sz w:val="22"/>
                        </w:rPr>
                      </w:pPr>
                      <w:r w:rsidRPr="00F0422D">
                        <w:rPr>
                          <w:rFonts w:ascii="Arial" w:hAnsi="Arial" w:cs="Arial"/>
                          <w:b/>
                          <w:sz w:val="22"/>
                        </w:rPr>
                        <w:t>J</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56896" behindDoc="0" locked="0" layoutInCell="1" allowOverlap="1" wp14:anchorId="16B360BA" wp14:editId="57B1B99C">
                <wp:simplePos x="0" y="0"/>
                <wp:positionH relativeFrom="column">
                  <wp:posOffset>328930</wp:posOffset>
                </wp:positionH>
                <wp:positionV relativeFrom="paragraph">
                  <wp:posOffset>164465</wp:posOffset>
                </wp:positionV>
                <wp:extent cx="400050" cy="228600"/>
                <wp:effectExtent l="5080" t="12065" r="13970" b="6985"/>
                <wp:wrapNone/>
                <wp:docPr id="616"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7"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35" style="position:absolute;left:0;text-align:left;margin-left:25.9pt;margin-top:12.95pt;width:31.5pt;height:1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">
                <v:textbox>
                  <w:txbxContent>
                    <w:p w14:paraId="16B36347"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v:textbox>
              </v:rect>
            </w:pict>
          </mc:Fallback>
        </mc:AlternateContent>
      </w:r>
      <w:r w:rsidR="00651120" w:rsidRPr="00651120">
        <w:rPr>
          <w:rFonts w:ascii="Courier New" w:hAnsi="Courier New" w:cs="Courier New"/>
          <w:noProof/>
          <w:sz w:val="20"/>
          <w:szCs w:val="20"/>
        </w:rPr>
        <w:t xml:space="preserve">BE CHARGED./CM-COMM - 2.74 EUR/CF-0595KAJ512 |XX|¬               </w:t>
      </w:r>
    </w:p>
    <w:p w14:paraId="16B358A4" w14:textId="665A0A3D"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53824" behindDoc="0" locked="0" layoutInCell="1" allowOverlap="1" wp14:anchorId="16B360BB" wp14:editId="1C683F88">
                <wp:simplePos x="0" y="0"/>
                <wp:positionH relativeFrom="column">
                  <wp:posOffset>6162675</wp:posOffset>
                </wp:positionH>
                <wp:positionV relativeFrom="paragraph">
                  <wp:posOffset>200660</wp:posOffset>
                </wp:positionV>
                <wp:extent cx="400050" cy="228600"/>
                <wp:effectExtent l="9525" t="10160" r="9525" b="8890"/>
                <wp:wrapNone/>
                <wp:docPr id="615"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8" w14:textId="77777777" w:rsidR="00337B9C" w:rsidRPr="00F0422D" w:rsidRDefault="00337B9C" w:rsidP="00651120">
                            <w:pPr>
                              <w:jc w:val="center"/>
                              <w:rPr>
                                <w:rFonts w:ascii="Arial" w:hAnsi="Arial" w:cs="Arial"/>
                                <w:b/>
                                <w:sz w:val="22"/>
                              </w:rPr>
                            </w:pPr>
                            <w:r w:rsidRPr="00F0422D">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36" style="position:absolute;left:0;text-align:left;margin-left:485.25pt;margin-top:15.8pt;width:31.5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">
                <v:textbox>
                  <w:txbxContent>
                    <w:p w14:paraId="16B36348" w14:textId="77777777" w:rsidR="00337B9C" w:rsidRPr="00F0422D" w:rsidRDefault="00337B9C" w:rsidP="00651120">
                      <w:pPr>
                        <w:jc w:val="center"/>
                        <w:rPr>
                          <w:rFonts w:ascii="Arial" w:hAnsi="Arial" w:cs="Arial"/>
                          <w:b/>
                          <w:sz w:val="22"/>
                        </w:rPr>
                      </w:pPr>
                      <w:r w:rsidRPr="00F0422D">
                        <w:rPr>
                          <w:rFonts w:ascii="Arial" w:hAnsi="Arial" w:cs="Arial"/>
                          <w:b/>
                          <w:sz w:val="22"/>
                        </w:rPr>
                        <w:t>K</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73280" behindDoc="0" locked="0" layoutInCell="1" allowOverlap="1" wp14:anchorId="16B360BC" wp14:editId="15FBBBA2">
                <wp:simplePos x="0" y="0"/>
                <wp:positionH relativeFrom="column">
                  <wp:posOffset>3419475</wp:posOffset>
                </wp:positionH>
                <wp:positionV relativeFrom="paragraph">
                  <wp:posOffset>57785</wp:posOffset>
                </wp:positionV>
                <wp:extent cx="2743200" cy="48260"/>
                <wp:effectExtent l="9525" t="10160" r="9525" b="8255"/>
                <wp:wrapNone/>
                <wp:docPr id="614"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0" cy="48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5" o:spid="_x0000_s1026" type="#_x0000_t32" style="position:absolute;margin-left:269.25pt;margin-top:4.55pt;width:3in;height:3.8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"/>
            </w:pict>
          </mc:Fallback>
        </mc:AlternateContent>
      </w:r>
      <w:r>
        <w:rPr>
          <w:rFonts w:ascii="Courier New" w:hAnsi="Courier New" w:cs="Courier New"/>
          <w:noProof/>
          <w:sz w:val="20"/>
          <w:szCs w:val="20"/>
        </w:rPr>
        <mc:AlternateContent>
          <mc:Choice Requires="wps">
            <w:drawing>
              <wp:anchor distT="0" distB="0" distL="114300" distR="114300" simplePos="0" relativeHeight="251874304" behindDoc="0" locked="0" layoutInCell="1" allowOverlap="1" wp14:anchorId="16B360BD" wp14:editId="685E76BF">
                <wp:simplePos x="0" y="0"/>
                <wp:positionH relativeFrom="column">
                  <wp:posOffset>3419475</wp:posOffset>
                </wp:positionH>
                <wp:positionV relativeFrom="paragraph">
                  <wp:posOffset>105410</wp:posOffset>
                </wp:positionV>
                <wp:extent cx="0" cy="219075"/>
                <wp:effectExtent l="57150" t="10160" r="57150" b="18415"/>
                <wp:wrapNone/>
                <wp:docPr id="613"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6" o:spid="_x0000_s1026" type="#_x0000_t32" style="position:absolute;margin-left:269.25pt;margin-top:8.3pt;width:0;height:17.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65088" behindDoc="0" locked="0" layoutInCell="1" allowOverlap="1" wp14:anchorId="16B360BE" wp14:editId="64112BC7">
                <wp:simplePos x="0" y="0"/>
                <wp:positionH relativeFrom="column">
                  <wp:posOffset>728980</wp:posOffset>
                </wp:positionH>
                <wp:positionV relativeFrom="paragraph">
                  <wp:posOffset>153035</wp:posOffset>
                </wp:positionV>
                <wp:extent cx="861695" cy="0"/>
                <wp:effectExtent l="5080" t="10160" r="9525" b="8890"/>
                <wp:wrapNone/>
                <wp:docPr id="612"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7" o:spid="_x0000_s1026" type="#_x0000_t32" style="position:absolute;margin-left:57.4pt;margin-top:12.05pt;width:67.85pt;height: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VcIQIAAD4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1866112" behindDoc="0" locked="0" layoutInCell="1" allowOverlap="1" wp14:anchorId="16B360BF" wp14:editId="34843537">
                <wp:simplePos x="0" y="0"/>
                <wp:positionH relativeFrom="column">
                  <wp:posOffset>1590675</wp:posOffset>
                </wp:positionH>
                <wp:positionV relativeFrom="paragraph">
                  <wp:posOffset>153035</wp:posOffset>
                </wp:positionV>
                <wp:extent cx="0" cy="123825"/>
                <wp:effectExtent l="57150" t="10160" r="57150" b="18415"/>
                <wp:wrapNone/>
                <wp:docPr id="611"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8" o:spid="_x0000_s1026" type="#_x0000_t32" style="position:absolute;margin-left:125.25pt;margin-top:12.05pt;width:0;height:9.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8ENAIAAGAEAAAOAAAAZHJzL2Uyb0RvYy54bWysVE2P2jAQvVfqf7B8h3wsU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48704" behindDoc="0" locked="0" layoutInCell="1" allowOverlap="1" wp14:anchorId="16B360C0" wp14:editId="7236411F">
                <wp:simplePos x="0" y="0"/>
                <wp:positionH relativeFrom="column">
                  <wp:posOffset>328930</wp:posOffset>
                </wp:positionH>
                <wp:positionV relativeFrom="paragraph">
                  <wp:posOffset>153035</wp:posOffset>
                </wp:positionV>
                <wp:extent cx="400050" cy="228600"/>
                <wp:effectExtent l="5080" t="10160" r="13970" b="8890"/>
                <wp:wrapNone/>
                <wp:docPr id="610"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9"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37" style="position:absolute;left:0;text-align:left;margin-left:25.9pt;margin-top:12.05pt;width:31.5pt;height:1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">
                <v:textbox>
                  <w:txbxContent>
                    <w:p w14:paraId="16B36349"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64064" behindDoc="0" locked="0" layoutInCell="1" allowOverlap="1" wp14:anchorId="16B360C1" wp14:editId="3BB9C1BD">
                <wp:simplePos x="0" y="0"/>
                <wp:positionH relativeFrom="column">
                  <wp:posOffset>2733675</wp:posOffset>
                </wp:positionH>
                <wp:positionV relativeFrom="paragraph">
                  <wp:posOffset>635</wp:posOffset>
                </wp:positionV>
                <wp:extent cx="0" cy="276225"/>
                <wp:effectExtent l="57150" t="10160" r="57150" b="18415"/>
                <wp:wrapNone/>
                <wp:docPr id="609"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6" o:spid="_x0000_s1026" type="#_x0000_t32" style="position:absolute;margin-left:215.25pt;margin-top:.05pt;width:0;height:21.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63040" behindDoc="0" locked="0" layoutInCell="1" allowOverlap="1" wp14:anchorId="16B360C2" wp14:editId="447A8221">
                <wp:simplePos x="0" y="0"/>
                <wp:positionH relativeFrom="column">
                  <wp:posOffset>728980</wp:posOffset>
                </wp:positionH>
                <wp:positionV relativeFrom="paragraph">
                  <wp:posOffset>635</wp:posOffset>
                </wp:positionV>
                <wp:extent cx="2004695" cy="0"/>
                <wp:effectExtent l="5080" t="10160" r="9525" b="8890"/>
                <wp:wrapNone/>
                <wp:docPr id="608"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5" o:spid="_x0000_s1026" type="#_x0000_t32" style="position:absolute;margin-left:57.4pt;margin-top:.05pt;width:157.85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8aIAIAAD8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"/>
            </w:pict>
          </mc:Fallback>
        </mc:AlternateContent>
      </w:r>
      <w:r w:rsidR="00651120" w:rsidRPr="00651120">
        <w:rPr>
          <w:rFonts w:ascii="Courier New" w:hAnsi="Courier New" w:cs="Courier New"/>
          <w:noProof/>
          <w:sz w:val="20"/>
          <w:szCs w:val="20"/>
        </w:rPr>
        <w:t xml:space="preserve"> ¬                                                               </w:t>
      </w:r>
    </w:p>
    <w:p w14:paraId="16B358A5" w14:textId="18A43148"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879424" behindDoc="0" locked="0" layoutInCell="1" allowOverlap="1" wp14:anchorId="16B360C3" wp14:editId="13ED7B69">
                <wp:simplePos x="0" y="0"/>
                <wp:positionH relativeFrom="column">
                  <wp:posOffset>2757805</wp:posOffset>
                </wp:positionH>
                <wp:positionV relativeFrom="paragraph">
                  <wp:posOffset>170180</wp:posOffset>
                </wp:positionV>
                <wp:extent cx="0" cy="161925"/>
                <wp:effectExtent l="52705" t="8255" r="61595" b="20320"/>
                <wp:wrapNone/>
                <wp:docPr id="607"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1" o:spid="_x0000_s1026" type="#_x0000_t32" style="position:absolute;margin-left:217.15pt;margin-top:13.4pt;width:0;height:12.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CcMgIAAGAEAAAOAAAAZHJzL2Uyb0RvYy54bWysVMGO2jAQvVfqP1i+QxIKL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78400" behindDoc="0" locked="0" layoutInCell="1" allowOverlap="1" wp14:anchorId="16B360C4" wp14:editId="2740DAFC">
                <wp:simplePos x="0" y="0"/>
                <wp:positionH relativeFrom="column">
                  <wp:posOffset>2371725</wp:posOffset>
                </wp:positionH>
                <wp:positionV relativeFrom="paragraph">
                  <wp:posOffset>170180</wp:posOffset>
                </wp:positionV>
                <wp:extent cx="0" cy="161925"/>
                <wp:effectExtent l="57150" t="8255" r="57150" b="20320"/>
                <wp:wrapNone/>
                <wp:docPr id="606"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0" o:spid="_x0000_s1026" type="#_x0000_t32" style="position:absolute;margin-left:186.75pt;margin-top:13.4pt;width:0;height:12.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77376" behindDoc="0" locked="0" layoutInCell="1" allowOverlap="1" wp14:anchorId="16B360C5" wp14:editId="3AFA3D0A">
                <wp:simplePos x="0" y="0"/>
                <wp:positionH relativeFrom="column">
                  <wp:posOffset>2371725</wp:posOffset>
                </wp:positionH>
                <wp:positionV relativeFrom="paragraph">
                  <wp:posOffset>170180</wp:posOffset>
                </wp:positionV>
                <wp:extent cx="3790950" cy="0"/>
                <wp:effectExtent l="9525" t="8255" r="9525" b="10795"/>
                <wp:wrapNone/>
                <wp:docPr id="605"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90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9" o:spid="_x0000_s1026" type="#_x0000_t32" style="position:absolute;margin-left:186.75pt;margin-top:13.4pt;width:298.5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57920" behindDoc="0" locked="0" layoutInCell="1" allowOverlap="1" wp14:anchorId="16B360C6" wp14:editId="239053F0">
                <wp:simplePos x="0" y="0"/>
                <wp:positionH relativeFrom="column">
                  <wp:posOffset>6162675</wp:posOffset>
                </wp:positionH>
                <wp:positionV relativeFrom="paragraph">
                  <wp:posOffset>170180</wp:posOffset>
                </wp:positionV>
                <wp:extent cx="400050" cy="228600"/>
                <wp:effectExtent l="9525" t="8255" r="9525" b="10795"/>
                <wp:wrapNone/>
                <wp:docPr id="604"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A" w14:textId="77777777" w:rsidR="00337B9C" w:rsidRPr="00F0422D" w:rsidRDefault="00337B9C" w:rsidP="00651120">
                            <w:pPr>
                              <w:jc w:val="center"/>
                              <w:rPr>
                                <w:rFonts w:ascii="Arial" w:hAnsi="Arial" w:cs="Arial"/>
                                <w:b/>
                                <w:sz w:val="22"/>
                              </w:rPr>
                            </w:pPr>
                            <w:r w:rsidRPr="00F0422D">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38" style="position:absolute;left:0;text-align:left;margin-left:485.25pt;margin-top:13.4pt;width:31.5pt;height:1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">
                <v:textbox>
                  <w:txbxContent>
                    <w:p w14:paraId="16B3634A" w14:textId="77777777" w:rsidR="00337B9C" w:rsidRPr="00F0422D" w:rsidRDefault="00337B9C" w:rsidP="00651120">
                      <w:pPr>
                        <w:jc w:val="center"/>
                        <w:rPr>
                          <w:rFonts w:ascii="Arial" w:hAnsi="Arial" w:cs="Arial"/>
                          <w:b/>
                          <w:sz w:val="22"/>
                        </w:rPr>
                      </w:pPr>
                      <w:r w:rsidRPr="00F0422D">
                        <w:rPr>
                          <w:rFonts w:ascii="Arial" w:hAnsi="Arial" w:cs="Arial"/>
                          <w:b/>
                          <w:sz w:val="22"/>
                        </w:rPr>
                        <w:t>L</w:t>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76352" behindDoc="0" locked="0" layoutInCell="1" allowOverlap="1" wp14:anchorId="16B360C7" wp14:editId="7CA13479">
                <wp:simplePos x="0" y="0"/>
                <wp:positionH relativeFrom="column">
                  <wp:posOffset>2152650</wp:posOffset>
                </wp:positionH>
                <wp:positionV relativeFrom="paragraph">
                  <wp:posOffset>141605</wp:posOffset>
                </wp:positionV>
                <wp:extent cx="0" cy="142875"/>
                <wp:effectExtent l="57150" t="8255" r="57150" b="20320"/>
                <wp:wrapNone/>
                <wp:docPr id="603"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8" o:spid="_x0000_s1026" type="#_x0000_t32" style="position:absolute;margin-left:169.5pt;margin-top:11.15pt;width:0;height:11.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f+NQ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75328" behindDoc="0" locked="0" layoutInCell="1" allowOverlap="1" wp14:anchorId="16B360C8" wp14:editId="49693111">
                <wp:simplePos x="0" y="0"/>
                <wp:positionH relativeFrom="column">
                  <wp:posOffset>2152650</wp:posOffset>
                </wp:positionH>
                <wp:positionV relativeFrom="paragraph">
                  <wp:posOffset>141605</wp:posOffset>
                </wp:positionV>
                <wp:extent cx="4010025" cy="0"/>
                <wp:effectExtent l="9525" t="8255" r="9525" b="10795"/>
                <wp:wrapNone/>
                <wp:docPr id="602"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1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7" o:spid="_x0000_s1026" type="#_x0000_t32" style="position:absolute;margin-left:169.5pt;margin-top:11.15pt;width:315.75pt;height:0;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68160" behindDoc="0" locked="0" layoutInCell="1" allowOverlap="1" wp14:anchorId="16B360C9" wp14:editId="1255904E">
                <wp:simplePos x="0" y="0"/>
                <wp:positionH relativeFrom="column">
                  <wp:posOffset>1219200</wp:posOffset>
                </wp:positionH>
                <wp:positionV relativeFrom="paragraph">
                  <wp:posOffset>141605</wp:posOffset>
                </wp:positionV>
                <wp:extent cx="0" cy="142875"/>
                <wp:effectExtent l="57150" t="8255" r="57150" b="20320"/>
                <wp:wrapNone/>
                <wp:docPr id="601"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96pt;margin-top:11.15pt;width:0;height:11.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loNQIAAGAEAAAOAAAAZHJzL2Uyb0RvYy54bWysVE2P2yAQvVfqf0DcE9upk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67136" behindDoc="0" locked="0" layoutInCell="1" allowOverlap="1" wp14:anchorId="16B360CA" wp14:editId="1F088C22">
                <wp:simplePos x="0" y="0"/>
                <wp:positionH relativeFrom="column">
                  <wp:posOffset>728980</wp:posOffset>
                </wp:positionH>
                <wp:positionV relativeFrom="paragraph">
                  <wp:posOffset>141605</wp:posOffset>
                </wp:positionV>
                <wp:extent cx="490220" cy="0"/>
                <wp:effectExtent l="5080" t="8255" r="9525" b="10795"/>
                <wp:wrapNone/>
                <wp:docPr id="600"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0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 o:spid="_x0000_s1026" type="#_x0000_t32" style="position:absolute;margin-left:57.4pt;margin-top:11.15pt;width:38.6pt;height:0;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CIAIAAD4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49728" behindDoc="0" locked="0" layoutInCell="1" allowOverlap="1" wp14:anchorId="16B360CB" wp14:editId="56C4C9C0">
                <wp:simplePos x="0" y="0"/>
                <wp:positionH relativeFrom="column">
                  <wp:posOffset>328930</wp:posOffset>
                </wp:positionH>
                <wp:positionV relativeFrom="paragraph">
                  <wp:posOffset>141605</wp:posOffset>
                </wp:positionV>
                <wp:extent cx="400050" cy="228600"/>
                <wp:effectExtent l="5080" t="8255" r="13970" b="10795"/>
                <wp:wrapNone/>
                <wp:docPr id="599"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B"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39" style="position:absolute;left:0;text-align:left;margin-left:25.9pt;margin-top:11.15pt;width:31.5pt;height:1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">
                <v:textbox>
                  <w:txbxContent>
                    <w:p w14:paraId="16B3634B"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v:textbox>
              </v:rect>
            </w:pict>
          </mc:Fallback>
        </mc:AlternateContent>
      </w:r>
      <w:r w:rsidR="00651120" w:rsidRPr="00651120">
        <w:rPr>
          <w:rFonts w:ascii="Courier New" w:hAnsi="Courier New" w:cs="Courier New"/>
          <w:noProof/>
          <w:sz w:val="20"/>
          <w:szCs w:val="20"/>
        </w:rPr>
        <w:t xml:space="preserve"> 1  HHL XX SS01 DUB IN20JAN OUT21JAN IBDBL-XX IBIS DUBLIN WEST   </w:t>
      </w:r>
    </w:p>
    <w:p w14:paraId="16B358A6" w14:textId="5C107043"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882496" behindDoc="0" locked="0" layoutInCell="1" allowOverlap="1" wp14:anchorId="16B360CC" wp14:editId="7AA9B84E">
                <wp:simplePos x="0" y="0"/>
                <wp:positionH relativeFrom="column">
                  <wp:posOffset>5124450</wp:posOffset>
                </wp:positionH>
                <wp:positionV relativeFrom="paragraph">
                  <wp:posOffset>111125</wp:posOffset>
                </wp:positionV>
                <wp:extent cx="5080" cy="119380"/>
                <wp:effectExtent l="57150" t="25400" r="52070" b="7620"/>
                <wp:wrapNone/>
                <wp:docPr id="598"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4" o:spid="_x0000_s1026" type="#_x0000_t32" style="position:absolute;margin-left:403.5pt;margin-top:8.75pt;width:.4pt;height:9.4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1472" behindDoc="0" locked="0" layoutInCell="1" allowOverlap="1" wp14:anchorId="16B360CD" wp14:editId="15DC4F0C">
                <wp:simplePos x="0" y="0"/>
                <wp:positionH relativeFrom="column">
                  <wp:posOffset>3538855</wp:posOffset>
                </wp:positionH>
                <wp:positionV relativeFrom="paragraph">
                  <wp:posOffset>111125</wp:posOffset>
                </wp:positionV>
                <wp:extent cx="0" cy="119380"/>
                <wp:effectExtent l="52705" t="15875" r="61595" b="7620"/>
                <wp:wrapNone/>
                <wp:docPr id="597"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3" o:spid="_x0000_s1026" type="#_x0000_t32" style="position:absolute;margin-left:278.65pt;margin-top:8.75pt;width:0;height:9.4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0448" behindDoc="0" locked="0" layoutInCell="1" allowOverlap="1" wp14:anchorId="16B360CE" wp14:editId="5E727E20">
                <wp:simplePos x="0" y="0"/>
                <wp:positionH relativeFrom="column">
                  <wp:posOffset>3538855</wp:posOffset>
                </wp:positionH>
                <wp:positionV relativeFrom="paragraph">
                  <wp:posOffset>230505</wp:posOffset>
                </wp:positionV>
                <wp:extent cx="2623820" cy="0"/>
                <wp:effectExtent l="5080" t="11430" r="9525" b="7620"/>
                <wp:wrapNone/>
                <wp:docPr id="596"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3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2" o:spid="_x0000_s1026" type="#_x0000_t32" style="position:absolute;margin-left:278.65pt;margin-top:18.15pt;width:206.6pt;height:0;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58944" behindDoc="0" locked="0" layoutInCell="1" allowOverlap="1" wp14:anchorId="16B360CF" wp14:editId="7D72A3AC">
                <wp:simplePos x="0" y="0"/>
                <wp:positionH relativeFrom="column">
                  <wp:posOffset>6162675</wp:posOffset>
                </wp:positionH>
                <wp:positionV relativeFrom="paragraph">
                  <wp:posOffset>149225</wp:posOffset>
                </wp:positionV>
                <wp:extent cx="400050" cy="228600"/>
                <wp:effectExtent l="9525" t="6350" r="9525" b="12700"/>
                <wp:wrapNone/>
                <wp:docPr id="595"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C" w14:textId="77777777" w:rsidR="00337B9C" w:rsidRPr="00F0422D" w:rsidRDefault="00337B9C" w:rsidP="00651120">
                            <w:pPr>
                              <w:jc w:val="center"/>
                              <w:rPr>
                                <w:rFonts w:ascii="Arial" w:hAnsi="Arial" w:cs="Arial"/>
                                <w:b/>
                                <w:sz w:val="22"/>
                              </w:rPr>
                            </w:pPr>
                            <w:r w:rsidRPr="00F0422D">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40" style="position:absolute;left:0;text-align:left;margin-left:485.25pt;margin-top:11.75pt;width:31.5pt;height:1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">
                <v:textbox>
                  <w:txbxContent>
                    <w:p w14:paraId="16B3634C" w14:textId="77777777" w:rsidR="00337B9C" w:rsidRPr="00F0422D" w:rsidRDefault="00337B9C" w:rsidP="00651120">
                      <w:pPr>
                        <w:jc w:val="center"/>
                        <w:rPr>
                          <w:rFonts w:ascii="Arial" w:hAnsi="Arial" w:cs="Arial"/>
                          <w:b/>
                          <w:sz w:val="22"/>
                        </w:rPr>
                      </w:pPr>
                      <w:r w:rsidRPr="00F0422D">
                        <w:rPr>
                          <w:rFonts w:ascii="Arial" w:hAnsi="Arial" w:cs="Arial"/>
                          <w:b/>
                          <w:sz w:val="22"/>
                        </w:rPr>
                        <w:t>M</w:t>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70208" behindDoc="0" locked="0" layoutInCell="1" allowOverlap="1" wp14:anchorId="16B360D0" wp14:editId="75BF5278">
                <wp:simplePos x="0" y="0"/>
                <wp:positionH relativeFrom="column">
                  <wp:posOffset>1685925</wp:posOffset>
                </wp:positionH>
                <wp:positionV relativeFrom="paragraph">
                  <wp:posOffset>82550</wp:posOffset>
                </wp:positionV>
                <wp:extent cx="0" cy="190500"/>
                <wp:effectExtent l="57150" t="15875" r="57150" b="12700"/>
                <wp:wrapNone/>
                <wp:docPr id="594"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132.75pt;margin-top:6.5pt;width:0;height:1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69184" behindDoc="0" locked="0" layoutInCell="1" allowOverlap="1" wp14:anchorId="16B360D1" wp14:editId="3F58F7EC">
                <wp:simplePos x="0" y="0"/>
                <wp:positionH relativeFrom="column">
                  <wp:posOffset>728980</wp:posOffset>
                </wp:positionH>
                <wp:positionV relativeFrom="paragraph">
                  <wp:posOffset>273050</wp:posOffset>
                </wp:positionV>
                <wp:extent cx="956945" cy="0"/>
                <wp:effectExtent l="5080" t="6350" r="9525" b="12700"/>
                <wp:wrapNone/>
                <wp:docPr id="59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6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1" o:spid="_x0000_s1026" type="#_x0000_t32" style="position:absolute;margin-left:57.4pt;margin-top:21.5pt;width:75.35pt;height: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jCIQIAAD4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50752" behindDoc="0" locked="0" layoutInCell="1" allowOverlap="1" wp14:anchorId="16B360D2" wp14:editId="44352F82">
                <wp:simplePos x="0" y="0"/>
                <wp:positionH relativeFrom="column">
                  <wp:posOffset>328930</wp:posOffset>
                </wp:positionH>
                <wp:positionV relativeFrom="paragraph">
                  <wp:posOffset>149225</wp:posOffset>
                </wp:positionV>
                <wp:extent cx="400050" cy="228600"/>
                <wp:effectExtent l="5080" t="6350" r="13970" b="12700"/>
                <wp:wrapNone/>
                <wp:docPr id="592"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D" w14:textId="77777777" w:rsidR="00337B9C" w:rsidRPr="00F0422D" w:rsidRDefault="00337B9C" w:rsidP="00651120">
                            <w:pPr>
                              <w:jc w:val="center"/>
                              <w:rPr>
                                <w:rFonts w:ascii="Arial" w:hAnsi="Arial" w:cs="Arial"/>
                                <w:b/>
                                <w:sz w:val="22"/>
                              </w:rPr>
                            </w:pPr>
                            <w:r w:rsidRPr="00F0422D">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41" style="position:absolute;left:0;text-align:left;margin-left:25.9pt;margin-top:11.75pt;width:31.5pt;height:1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">
                <v:textbox>
                  <w:txbxContent>
                    <w:p w14:paraId="16B3634D" w14:textId="77777777" w:rsidR="00337B9C" w:rsidRPr="00F0422D" w:rsidRDefault="00337B9C" w:rsidP="00651120">
                      <w:pPr>
                        <w:jc w:val="center"/>
                        <w:rPr>
                          <w:rFonts w:ascii="Arial" w:hAnsi="Arial" w:cs="Arial"/>
                          <w:b/>
                          <w:sz w:val="22"/>
                        </w:rPr>
                      </w:pPr>
                      <w:r w:rsidRPr="00F0422D">
                        <w:rPr>
                          <w:rFonts w:ascii="Arial" w:hAnsi="Arial" w:cs="Arial"/>
                          <w:b/>
                          <w:sz w:val="22"/>
                        </w:rPr>
                        <w:t>D</w:t>
                      </w:r>
                    </w:p>
                  </w:txbxContent>
                </v:textbox>
              </v:rect>
            </w:pict>
          </mc:Fallback>
        </mc:AlternateContent>
      </w:r>
      <w:r w:rsidR="00651120" w:rsidRPr="00651120">
        <w:rPr>
          <w:rFonts w:ascii="Courier New" w:hAnsi="Courier New" w:cs="Courier New"/>
          <w:noProof/>
          <w:sz w:val="20"/>
          <w:szCs w:val="20"/>
        </w:rPr>
        <w:t xml:space="preserve">/NP-1/R-B1QRAC/RG-EUR 55.00 /RD-SUPERIOR ROOM WITH 1 QUEENSIZE B </w:t>
      </w:r>
    </w:p>
    <w:p w14:paraId="16B358A7" w14:textId="206D3BE8"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851776" behindDoc="0" locked="0" layoutInCell="1" allowOverlap="1" wp14:anchorId="16B360D3" wp14:editId="501A6A4F">
                <wp:simplePos x="0" y="0"/>
                <wp:positionH relativeFrom="column">
                  <wp:posOffset>328930</wp:posOffset>
                </wp:positionH>
                <wp:positionV relativeFrom="paragraph">
                  <wp:posOffset>123825</wp:posOffset>
                </wp:positionV>
                <wp:extent cx="400050" cy="228600"/>
                <wp:effectExtent l="5080" t="9525" r="13970" b="9525"/>
                <wp:wrapNone/>
                <wp:docPr id="591"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E" w14:textId="77777777" w:rsidR="00337B9C" w:rsidRPr="00F0422D" w:rsidRDefault="00337B9C" w:rsidP="00651120">
                            <w:pPr>
                              <w:jc w:val="center"/>
                              <w:rPr>
                                <w:rFonts w:ascii="Arial" w:hAnsi="Arial" w:cs="Arial"/>
                                <w:b/>
                                <w:sz w:val="22"/>
                              </w:rPr>
                            </w:pPr>
                            <w:r w:rsidRPr="00F0422D">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42" style="position:absolute;left:0;text-align:left;margin-left:25.9pt;margin-top:9.75pt;width:31.5pt;height:1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">
                <v:textbox>
                  <w:txbxContent>
                    <w:p w14:paraId="16B3634E" w14:textId="77777777" w:rsidR="00337B9C" w:rsidRPr="00F0422D" w:rsidRDefault="00337B9C" w:rsidP="00651120">
                      <w:pPr>
                        <w:jc w:val="center"/>
                        <w:rPr>
                          <w:rFonts w:ascii="Arial" w:hAnsi="Arial" w:cs="Arial"/>
                          <w:b/>
                          <w:sz w:val="22"/>
                        </w:rPr>
                      </w:pPr>
                      <w:r w:rsidRPr="00F0422D">
                        <w:rPr>
                          <w:rFonts w:ascii="Arial" w:hAnsi="Arial" w:cs="Arial"/>
                          <w:b/>
                          <w:sz w:val="22"/>
                        </w:rPr>
                        <w:t>E</w:t>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90688" behindDoc="0" locked="0" layoutInCell="1" allowOverlap="1" wp14:anchorId="16B360D4" wp14:editId="28001454">
                <wp:simplePos x="0" y="0"/>
                <wp:positionH relativeFrom="column">
                  <wp:posOffset>5453380</wp:posOffset>
                </wp:positionH>
                <wp:positionV relativeFrom="paragraph">
                  <wp:posOffset>123825</wp:posOffset>
                </wp:positionV>
                <wp:extent cx="0" cy="118745"/>
                <wp:effectExtent l="52705" t="19050" r="61595" b="5080"/>
                <wp:wrapNone/>
                <wp:docPr id="590"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2" o:spid="_x0000_s1026" type="#_x0000_t32" style="position:absolute;margin-left:429.4pt;margin-top:9.75pt;width:0;height:9.3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9664" behindDoc="0" locked="0" layoutInCell="1" allowOverlap="1" wp14:anchorId="16B360D5" wp14:editId="758BAA11">
                <wp:simplePos x="0" y="0"/>
                <wp:positionH relativeFrom="column">
                  <wp:posOffset>4691380</wp:posOffset>
                </wp:positionH>
                <wp:positionV relativeFrom="paragraph">
                  <wp:posOffset>123825</wp:posOffset>
                </wp:positionV>
                <wp:extent cx="0" cy="118745"/>
                <wp:effectExtent l="52705" t="19050" r="61595" b="5080"/>
                <wp:wrapNone/>
                <wp:docPr id="589"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1" o:spid="_x0000_s1026" type="#_x0000_t32" style="position:absolute;margin-left:369.4pt;margin-top:9.75pt;width:0;height:9.3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8640" behindDoc="0" locked="0" layoutInCell="1" allowOverlap="1" wp14:anchorId="16B360D6" wp14:editId="26DD13F6">
                <wp:simplePos x="0" y="0"/>
                <wp:positionH relativeFrom="column">
                  <wp:posOffset>3938905</wp:posOffset>
                </wp:positionH>
                <wp:positionV relativeFrom="paragraph">
                  <wp:posOffset>123825</wp:posOffset>
                </wp:positionV>
                <wp:extent cx="0" cy="118745"/>
                <wp:effectExtent l="52705" t="19050" r="61595" b="5080"/>
                <wp:wrapNone/>
                <wp:docPr id="588"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0" o:spid="_x0000_s1026" type="#_x0000_t32" style="position:absolute;margin-left:310.15pt;margin-top:9.75pt;width:0;height:9.35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7616" behindDoc="0" locked="0" layoutInCell="1" allowOverlap="1" wp14:anchorId="16B360D7" wp14:editId="6FFB8AE2">
                <wp:simplePos x="0" y="0"/>
                <wp:positionH relativeFrom="column">
                  <wp:posOffset>3938905</wp:posOffset>
                </wp:positionH>
                <wp:positionV relativeFrom="paragraph">
                  <wp:posOffset>242570</wp:posOffset>
                </wp:positionV>
                <wp:extent cx="2223770" cy="0"/>
                <wp:effectExtent l="5080" t="13970" r="9525" b="5080"/>
                <wp:wrapNone/>
                <wp:docPr id="587"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3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9" o:spid="_x0000_s1026" type="#_x0000_t32" style="position:absolute;margin-left:310.15pt;margin-top:19.1pt;width:175.1pt;height:0;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5568" behindDoc="0" locked="0" layoutInCell="1" allowOverlap="1" wp14:anchorId="16B360D8" wp14:editId="64509F88">
                <wp:simplePos x="0" y="0"/>
                <wp:positionH relativeFrom="column">
                  <wp:posOffset>3805555</wp:posOffset>
                </wp:positionH>
                <wp:positionV relativeFrom="paragraph">
                  <wp:posOffset>280670</wp:posOffset>
                </wp:positionV>
                <wp:extent cx="2238375" cy="0"/>
                <wp:effectExtent l="5080" t="13970" r="13970" b="5080"/>
                <wp:wrapNone/>
                <wp:docPr id="586"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8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7" o:spid="_x0000_s1026" type="#_x0000_t32" style="position:absolute;margin-left:299.65pt;margin-top:22.1pt;width:176.25pt;height:0;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6592" behindDoc="0" locked="0" layoutInCell="1" allowOverlap="1" wp14:anchorId="16B360D9" wp14:editId="7D8CA3F1">
                <wp:simplePos x="0" y="0"/>
                <wp:positionH relativeFrom="column">
                  <wp:posOffset>3805555</wp:posOffset>
                </wp:positionH>
                <wp:positionV relativeFrom="paragraph">
                  <wp:posOffset>123825</wp:posOffset>
                </wp:positionV>
                <wp:extent cx="0" cy="156845"/>
                <wp:effectExtent l="52705" t="19050" r="61595" b="5080"/>
                <wp:wrapNone/>
                <wp:docPr id="585"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8" o:spid="_x0000_s1026" type="#_x0000_t32" style="position:absolute;margin-left:299.65pt;margin-top:9.75pt;width:0;height:12.3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4544" behindDoc="0" locked="0" layoutInCell="1" allowOverlap="1" wp14:anchorId="16B360DA" wp14:editId="5F60F823">
                <wp:simplePos x="0" y="0"/>
                <wp:positionH relativeFrom="column">
                  <wp:posOffset>6043930</wp:posOffset>
                </wp:positionH>
                <wp:positionV relativeFrom="paragraph">
                  <wp:posOffset>280670</wp:posOffset>
                </wp:positionV>
                <wp:extent cx="0" cy="214630"/>
                <wp:effectExtent l="5080" t="13970" r="13970" b="9525"/>
                <wp:wrapNone/>
                <wp:docPr id="58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4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6" o:spid="_x0000_s1026" type="#_x0000_t32" style="position:absolute;margin-left:475.9pt;margin-top:22.1pt;width:0;height:16.9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59968" behindDoc="0" locked="0" layoutInCell="1" allowOverlap="1" wp14:anchorId="16B360DB" wp14:editId="5528AEBD">
                <wp:simplePos x="0" y="0"/>
                <wp:positionH relativeFrom="column">
                  <wp:posOffset>6162675</wp:posOffset>
                </wp:positionH>
                <wp:positionV relativeFrom="paragraph">
                  <wp:posOffset>123825</wp:posOffset>
                </wp:positionV>
                <wp:extent cx="400050" cy="228600"/>
                <wp:effectExtent l="9525" t="9525" r="9525" b="9525"/>
                <wp:wrapNone/>
                <wp:docPr id="583"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4F" w14:textId="77777777" w:rsidR="00337B9C" w:rsidRPr="00F0422D" w:rsidRDefault="00337B9C" w:rsidP="00651120">
                            <w:pPr>
                              <w:jc w:val="center"/>
                              <w:rPr>
                                <w:rFonts w:ascii="Arial" w:hAnsi="Arial" w:cs="Arial"/>
                                <w:b/>
                                <w:sz w:val="22"/>
                              </w:rPr>
                            </w:pPr>
                            <w:r w:rsidRPr="00F0422D">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043" style="position:absolute;left:0;text-align:left;margin-left:485.25pt;margin-top:9.75pt;width:31.5pt;height: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">
                <v:textbox>
                  <w:txbxContent>
                    <w:p w14:paraId="16B3634F" w14:textId="77777777" w:rsidR="00337B9C" w:rsidRPr="00F0422D" w:rsidRDefault="00337B9C" w:rsidP="00651120">
                      <w:pPr>
                        <w:jc w:val="center"/>
                        <w:rPr>
                          <w:rFonts w:ascii="Arial" w:hAnsi="Arial" w:cs="Arial"/>
                          <w:b/>
                          <w:sz w:val="22"/>
                        </w:rPr>
                      </w:pPr>
                      <w:r w:rsidRPr="00F0422D">
                        <w:rPr>
                          <w:rFonts w:ascii="Arial" w:hAnsi="Arial" w:cs="Arial"/>
                          <w:b/>
                          <w:sz w:val="22"/>
                        </w:rPr>
                        <w:t>N</w:t>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72256" behindDoc="0" locked="0" layoutInCell="1" allowOverlap="1" wp14:anchorId="16B360DC" wp14:editId="441B9B90">
                <wp:simplePos x="0" y="0"/>
                <wp:positionH relativeFrom="column">
                  <wp:posOffset>2676525</wp:posOffset>
                </wp:positionH>
                <wp:positionV relativeFrom="paragraph">
                  <wp:posOffset>90170</wp:posOffset>
                </wp:positionV>
                <wp:extent cx="0" cy="152400"/>
                <wp:effectExtent l="57150" t="23495" r="57150" b="5080"/>
                <wp:wrapNone/>
                <wp:docPr id="582"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4" o:spid="_x0000_s1026" type="#_x0000_t32" style="position:absolute;margin-left:210.75pt;margin-top:7.1pt;width:0;height:12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71232" behindDoc="0" locked="0" layoutInCell="1" allowOverlap="1" wp14:anchorId="16B360DD" wp14:editId="7E2B5421">
                <wp:simplePos x="0" y="0"/>
                <wp:positionH relativeFrom="column">
                  <wp:posOffset>728980</wp:posOffset>
                </wp:positionH>
                <wp:positionV relativeFrom="paragraph">
                  <wp:posOffset>242570</wp:posOffset>
                </wp:positionV>
                <wp:extent cx="1947545" cy="0"/>
                <wp:effectExtent l="5080" t="13970" r="9525" b="5080"/>
                <wp:wrapNone/>
                <wp:docPr id="581"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75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57.4pt;margin-top:19.1pt;width:153.35pt;height:0;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qvIgIAAD8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"/>
            </w:pict>
          </mc:Fallback>
        </mc:AlternateContent>
      </w:r>
      <w:r w:rsidR="00651120" w:rsidRPr="00651120">
        <w:rPr>
          <w:rFonts w:ascii="Courier New" w:hAnsi="Courier New" w:cs="Courier New"/>
          <w:noProof/>
          <w:sz w:val="20"/>
          <w:szCs w:val="20"/>
        </w:rPr>
        <w:t xml:space="preserve">ED AND SOFA/BS-1P/NM-GRIFFIN MARTY/G-CCAXXXXXXXXXXXX1005EXP10-11 </w:t>
      </w:r>
    </w:p>
    <w:p w14:paraId="16B358A8" w14:textId="3D51C449"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895808" behindDoc="0" locked="0" layoutInCell="1" allowOverlap="1" wp14:anchorId="16B360DE" wp14:editId="6C48BB99">
                <wp:simplePos x="0" y="0"/>
                <wp:positionH relativeFrom="column">
                  <wp:posOffset>2329180</wp:posOffset>
                </wp:positionH>
                <wp:positionV relativeFrom="paragraph">
                  <wp:posOffset>207010</wp:posOffset>
                </wp:positionV>
                <wp:extent cx="0" cy="114300"/>
                <wp:effectExtent l="52705" t="6985" r="61595" b="21590"/>
                <wp:wrapNone/>
                <wp:docPr id="580"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7" o:spid="_x0000_s1026" type="#_x0000_t32" style="position:absolute;margin-left:183.4pt;margin-top:16.3pt;width:0;height: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C0Ng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94784" behindDoc="0" locked="0" layoutInCell="1" allowOverlap="1" wp14:anchorId="16B360DF" wp14:editId="6362C1A0">
                <wp:simplePos x="0" y="0"/>
                <wp:positionH relativeFrom="column">
                  <wp:posOffset>1167130</wp:posOffset>
                </wp:positionH>
                <wp:positionV relativeFrom="paragraph">
                  <wp:posOffset>207010</wp:posOffset>
                </wp:positionV>
                <wp:extent cx="0" cy="114300"/>
                <wp:effectExtent l="52705" t="6985" r="61595" b="21590"/>
                <wp:wrapNone/>
                <wp:docPr id="579"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6" o:spid="_x0000_s1026" type="#_x0000_t32" style="position:absolute;margin-left:91.9pt;margin-top:16.3pt;width:0;height: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QMNwIAAGA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93760" behindDoc="0" locked="0" layoutInCell="1" allowOverlap="1" wp14:anchorId="16B360E0" wp14:editId="3511F081">
                <wp:simplePos x="0" y="0"/>
                <wp:positionH relativeFrom="column">
                  <wp:posOffset>3195955</wp:posOffset>
                </wp:positionH>
                <wp:positionV relativeFrom="paragraph">
                  <wp:posOffset>92710</wp:posOffset>
                </wp:positionV>
                <wp:extent cx="0" cy="114300"/>
                <wp:effectExtent l="52705" t="16510" r="61595" b="12065"/>
                <wp:wrapNone/>
                <wp:docPr id="578"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5" o:spid="_x0000_s1026" type="#_x0000_t32" style="position:absolute;margin-left:251.65pt;margin-top:7.3pt;width:0;height:9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BMPAIAAGo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92736" behindDoc="0" locked="0" layoutInCell="1" allowOverlap="1" wp14:anchorId="16B360E1" wp14:editId="0A1E0021">
                <wp:simplePos x="0" y="0"/>
                <wp:positionH relativeFrom="column">
                  <wp:posOffset>5643880</wp:posOffset>
                </wp:positionH>
                <wp:positionV relativeFrom="paragraph">
                  <wp:posOffset>92710</wp:posOffset>
                </wp:positionV>
                <wp:extent cx="0" cy="114300"/>
                <wp:effectExtent l="52705" t="16510" r="61595" b="12065"/>
                <wp:wrapNone/>
                <wp:docPr id="577"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4" o:spid="_x0000_s1026" type="#_x0000_t32" style="position:absolute;margin-left:444.4pt;margin-top:7.3pt;width:0;height:9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91712" behindDoc="0" locked="0" layoutInCell="1" allowOverlap="1" wp14:anchorId="16B360E2" wp14:editId="6EC7CC04">
                <wp:simplePos x="0" y="0"/>
                <wp:positionH relativeFrom="column">
                  <wp:posOffset>728980</wp:posOffset>
                </wp:positionH>
                <wp:positionV relativeFrom="paragraph">
                  <wp:posOffset>207010</wp:posOffset>
                </wp:positionV>
                <wp:extent cx="4914900" cy="0"/>
                <wp:effectExtent l="5080" t="6985" r="13970" b="12065"/>
                <wp:wrapNone/>
                <wp:docPr id="57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3" o:spid="_x0000_s1026" type="#_x0000_t32" style="position:absolute;margin-left:57.4pt;margin-top:16.3pt;width:387pt;height: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52800" behindDoc="0" locked="0" layoutInCell="1" allowOverlap="1" wp14:anchorId="16B360E3" wp14:editId="1982FF35">
                <wp:simplePos x="0" y="0"/>
                <wp:positionH relativeFrom="column">
                  <wp:posOffset>328930</wp:posOffset>
                </wp:positionH>
                <wp:positionV relativeFrom="paragraph">
                  <wp:posOffset>92710</wp:posOffset>
                </wp:positionV>
                <wp:extent cx="400050" cy="228600"/>
                <wp:effectExtent l="5080" t="6985" r="13970" b="12065"/>
                <wp:wrapNone/>
                <wp:docPr id="57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0" w14:textId="77777777" w:rsidR="00337B9C" w:rsidRPr="00F0422D" w:rsidRDefault="00337B9C" w:rsidP="00651120">
                            <w:pPr>
                              <w:jc w:val="center"/>
                              <w:rPr>
                                <w:rFonts w:ascii="Arial" w:hAnsi="Arial" w:cs="Arial"/>
                                <w:b/>
                                <w:sz w:val="22"/>
                              </w:rPr>
                            </w:pPr>
                            <w:r w:rsidRPr="00F0422D">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44" style="position:absolute;left:0;text-align:left;margin-left:25.9pt;margin-top:7.3pt;width:31.5pt;height:1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">
                <v:textbox>
                  <w:txbxContent>
                    <w:p w14:paraId="16B36350" w14:textId="77777777" w:rsidR="00337B9C" w:rsidRPr="00F0422D" w:rsidRDefault="00337B9C" w:rsidP="00651120">
                      <w:pPr>
                        <w:jc w:val="center"/>
                        <w:rPr>
                          <w:rFonts w:ascii="Arial" w:hAnsi="Arial" w:cs="Arial"/>
                          <w:b/>
                          <w:sz w:val="22"/>
                        </w:rPr>
                      </w:pPr>
                      <w:r w:rsidRPr="00F0422D">
                        <w:rPr>
                          <w:rFonts w:ascii="Arial" w:hAnsi="Arial" w:cs="Arial"/>
                          <w:b/>
                          <w:sz w:val="22"/>
                        </w:rPr>
                        <w:t>F</w:t>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83520" behindDoc="0" locked="0" layoutInCell="1" allowOverlap="1" wp14:anchorId="16B360E4" wp14:editId="5275E32E">
                <wp:simplePos x="0" y="0"/>
                <wp:positionH relativeFrom="column">
                  <wp:posOffset>6043930</wp:posOffset>
                </wp:positionH>
                <wp:positionV relativeFrom="paragraph">
                  <wp:posOffset>207010</wp:posOffset>
                </wp:positionV>
                <wp:extent cx="118745" cy="0"/>
                <wp:effectExtent l="5080" t="6985" r="9525" b="12065"/>
                <wp:wrapNone/>
                <wp:docPr id="574"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7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5" o:spid="_x0000_s1026" type="#_x0000_t32" style="position:absolute;margin-left:475.9pt;margin-top:16.3pt;width:9.35pt;height:0;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60992" behindDoc="0" locked="0" layoutInCell="1" allowOverlap="1" wp14:anchorId="16B360E5" wp14:editId="4098E3C0">
                <wp:simplePos x="0" y="0"/>
                <wp:positionH relativeFrom="column">
                  <wp:posOffset>6162675</wp:posOffset>
                </wp:positionH>
                <wp:positionV relativeFrom="paragraph">
                  <wp:posOffset>92710</wp:posOffset>
                </wp:positionV>
                <wp:extent cx="400050" cy="228600"/>
                <wp:effectExtent l="9525" t="6985" r="9525" b="12065"/>
                <wp:wrapNone/>
                <wp:docPr id="57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1" w14:textId="77777777" w:rsidR="00337B9C" w:rsidRPr="00F0422D" w:rsidRDefault="00337B9C" w:rsidP="00651120">
                            <w:pPr>
                              <w:jc w:val="center"/>
                              <w:rPr>
                                <w:rFonts w:ascii="Arial" w:hAnsi="Arial" w:cs="Arial"/>
                                <w:b/>
                                <w:sz w:val="22"/>
                              </w:rPr>
                            </w:pPr>
                            <w:r w:rsidRPr="00F0422D">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45" style="position:absolute;left:0;text-align:left;margin-left:485.25pt;margin-top:7.3pt;width:31.5pt;height: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">
                <v:textbox>
                  <w:txbxContent>
                    <w:p w14:paraId="16B36351" w14:textId="77777777" w:rsidR="00337B9C" w:rsidRPr="00F0422D" w:rsidRDefault="00337B9C" w:rsidP="00651120">
                      <w:pPr>
                        <w:jc w:val="center"/>
                        <w:rPr>
                          <w:rFonts w:ascii="Arial" w:hAnsi="Arial" w:cs="Arial"/>
                          <w:b/>
                          <w:sz w:val="22"/>
                        </w:rPr>
                      </w:pPr>
                      <w:r w:rsidRPr="00F0422D">
                        <w:rPr>
                          <w:rFonts w:ascii="Arial" w:hAnsi="Arial" w:cs="Arial"/>
                          <w:b/>
                          <w:sz w:val="22"/>
                        </w:rPr>
                        <w:t>O</w:t>
                      </w:r>
                    </w:p>
                  </w:txbxContent>
                </v:textbox>
              </v:rect>
            </w:pict>
          </mc:Fallback>
        </mc:AlternateContent>
      </w:r>
      <w:r w:rsidR="00651120" w:rsidRPr="00651120">
        <w:rPr>
          <w:rFonts w:ascii="Courier New" w:hAnsi="Courier New" w:cs="Courier New"/>
          <w:noProof/>
          <w:sz w:val="20"/>
          <w:szCs w:val="20"/>
        </w:rPr>
        <w:t xml:space="preserve">/CXP-NO CHARGE APPLIES PRIOR TO 1900 ON THE DAY OF ARRIVAL. BEYO </w:t>
      </w:r>
    </w:p>
    <w:p w14:paraId="16B358A9" w14:textId="368AFABC"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902976" behindDoc="0" locked="0" layoutInCell="1" allowOverlap="1" wp14:anchorId="16B360E6" wp14:editId="3468E0F6">
                <wp:simplePos x="0" y="0"/>
                <wp:positionH relativeFrom="column">
                  <wp:posOffset>5514975</wp:posOffset>
                </wp:positionH>
                <wp:positionV relativeFrom="paragraph">
                  <wp:posOffset>109855</wp:posOffset>
                </wp:positionV>
                <wp:extent cx="0" cy="118745"/>
                <wp:effectExtent l="57150" t="14605" r="57150" b="9525"/>
                <wp:wrapNone/>
                <wp:docPr id="572"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4" o:spid="_x0000_s1026" type="#_x0000_t32" style="position:absolute;margin-left:434.25pt;margin-top:8.65pt;width:0;height:9.3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SG3OgIAAGo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01952" behindDoc="0" locked="0" layoutInCell="1" allowOverlap="1" wp14:anchorId="16B360E7" wp14:editId="01A44EC5">
                <wp:simplePos x="0" y="0"/>
                <wp:positionH relativeFrom="column">
                  <wp:posOffset>5129530</wp:posOffset>
                </wp:positionH>
                <wp:positionV relativeFrom="paragraph">
                  <wp:posOffset>109855</wp:posOffset>
                </wp:positionV>
                <wp:extent cx="0" cy="118745"/>
                <wp:effectExtent l="52705" t="14605" r="61595" b="9525"/>
                <wp:wrapNone/>
                <wp:docPr id="571"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3" o:spid="_x0000_s1026" type="#_x0000_t32" style="position:absolute;margin-left:403.9pt;margin-top:8.65pt;width:0;height:9.3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HujOgIAAGo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00928" behindDoc="0" locked="0" layoutInCell="1" allowOverlap="1" wp14:anchorId="16B360E8" wp14:editId="65C31618">
                <wp:simplePos x="0" y="0"/>
                <wp:positionH relativeFrom="column">
                  <wp:posOffset>5129530</wp:posOffset>
                </wp:positionH>
                <wp:positionV relativeFrom="paragraph">
                  <wp:posOffset>228600</wp:posOffset>
                </wp:positionV>
                <wp:extent cx="1033145" cy="0"/>
                <wp:effectExtent l="5080" t="9525" r="9525" b="9525"/>
                <wp:wrapNone/>
                <wp:docPr id="570"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3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2" o:spid="_x0000_s1026" type="#_x0000_t32" style="position:absolute;margin-left:403.9pt;margin-top:18pt;width:81.35pt;height:0;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11WKQ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"/>
            </w:pict>
          </mc:Fallback>
        </mc:AlternateContent>
      </w:r>
      <w:r>
        <w:rPr>
          <w:rFonts w:ascii="Courier New" w:hAnsi="Courier New" w:cs="Courier New"/>
          <w:noProof/>
          <w:sz w:val="20"/>
          <w:szCs w:val="20"/>
        </w:rPr>
        <mc:AlternateContent>
          <mc:Choice Requires="wps">
            <w:drawing>
              <wp:anchor distT="0" distB="0" distL="114300" distR="114300" simplePos="0" relativeHeight="251899904" behindDoc="0" locked="0" layoutInCell="1" allowOverlap="1" wp14:anchorId="16B360E9" wp14:editId="27037CED">
                <wp:simplePos x="0" y="0"/>
                <wp:positionH relativeFrom="column">
                  <wp:posOffset>6162675</wp:posOffset>
                </wp:positionH>
                <wp:positionV relativeFrom="paragraph">
                  <wp:posOffset>109855</wp:posOffset>
                </wp:positionV>
                <wp:extent cx="400050" cy="228600"/>
                <wp:effectExtent l="9525" t="5080" r="9525" b="13970"/>
                <wp:wrapNone/>
                <wp:docPr id="569"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2" w14:textId="77777777" w:rsidR="00337B9C" w:rsidRPr="00F0422D" w:rsidRDefault="00337B9C" w:rsidP="00651120">
                            <w:pPr>
                              <w:jc w:val="center"/>
                              <w:rPr>
                                <w:rFonts w:ascii="Arial" w:hAnsi="Arial" w:cs="Arial"/>
                                <w:b/>
                                <w:sz w:val="22"/>
                              </w:rPr>
                            </w:pPr>
                            <w:r w:rsidRPr="00F0422D">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46" style="position:absolute;left:0;text-align:left;margin-left:485.25pt;margin-top:8.65pt;width:31.5pt;height:18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">
                <v:textbox>
                  <w:txbxContent>
                    <w:p w14:paraId="16B36352" w14:textId="77777777" w:rsidR="00337B9C" w:rsidRPr="00F0422D" w:rsidRDefault="00337B9C" w:rsidP="00651120">
                      <w:pPr>
                        <w:jc w:val="center"/>
                        <w:rPr>
                          <w:rFonts w:ascii="Arial" w:hAnsi="Arial" w:cs="Arial"/>
                          <w:b/>
                          <w:sz w:val="22"/>
                        </w:rPr>
                      </w:pPr>
                      <w:r w:rsidRPr="00F0422D">
                        <w:rPr>
                          <w:rFonts w:ascii="Arial" w:hAnsi="Arial" w:cs="Arial"/>
                          <w:b/>
                          <w:sz w:val="22"/>
                        </w:rPr>
                        <w:t>P</w:t>
                      </w:r>
                    </w:p>
                  </w:txbxContent>
                </v:textbox>
              </v:rect>
            </w:pict>
          </mc:Fallback>
        </mc:AlternateContent>
      </w:r>
      <w:r w:rsidR="00651120" w:rsidRPr="00651120">
        <w:rPr>
          <w:rFonts w:ascii="Courier New" w:hAnsi="Courier New" w:cs="Courier New"/>
          <w:noProof/>
          <w:sz w:val="20"/>
          <w:szCs w:val="20"/>
        </w:rPr>
        <w:t xml:space="preserve">ND THAT TIME THE 1ST NIGHT WILL BE CHARGED./CM-COMM - 2.74 EUR/C </w:t>
      </w:r>
    </w:p>
    <w:p w14:paraId="16B358AA" w14:textId="5F782239"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896832" behindDoc="0" locked="0" layoutInCell="1" allowOverlap="1" wp14:anchorId="16B360EA" wp14:editId="21CD63BE">
                <wp:simplePos x="0" y="0"/>
                <wp:positionH relativeFrom="column">
                  <wp:posOffset>728980</wp:posOffset>
                </wp:positionH>
                <wp:positionV relativeFrom="paragraph">
                  <wp:posOffset>269875</wp:posOffset>
                </wp:positionV>
                <wp:extent cx="733425" cy="0"/>
                <wp:effectExtent l="5080" t="12700" r="13970" b="6350"/>
                <wp:wrapNone/>
                <wp:docPr id="568"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8" o:spid="_x0000_s1026" type="#_x0000_t32" style="position:absolute;margin-left:57.4pt;margin-top:21.25pt;width:57.75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A8IAIAAD4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47680" behindDoc="0" locked="0" layoutInCell="1" allowOverlap="1" wp14:anchorId="16B360EB" wp14:editId="09FBA07B">
                <wp:simplePos x="0" y="0"/>
                <wp:positionH relativeFrom="column">
                  <wp:posOffset>328930</wp:posOffset>
                </wp:positionH>
                <wp:positionV relativeFrom="paragraph">
                  <wp:posOffset>127000</wp:posOffset>
                </wp:positionV>
                <wp:extent cx="400050" cy="228600"/>
                <wp:effectExtent l="5080" t="12700" r="13970" b="6350"/>
                <wp:wrapNone/>
                <wp:docPr id="567"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3" w14:textId="77777777" w:rsidR="00337B9C" w:rsidRPr="00F0422D" w:rsidRDefault="00337B9C" w:rsidP="00651120">
                            <w:pPr>
                              <w:jc w:val="center"/>
                              <w:rPr>
                                <w:rFonts w:ascii="Arial" w:hAnsi="Arial" w:cs="Arial"/>
                                <w:b/>
                                <w:sz w:val="22"/>
                              </w:rPr>
                            </w:pPr>
                            <w:r w:rsidRPr="00F0422D">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47" style="position:absolute;left:0;text-align:left;margin-left:25.9pt;margin-top:10pt;width:31.5pt;height:1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">
                <v:textbox>
                  <w:txbxContent>
                    <w:p w14:paraId="16B36353" w14:textId="77777777" w:rsidR="00337B9C" w:rsidRPr="00F0422D" w:rsidRDefault="00337B9C" w:rsidP="00651120">
                      <w:pPr>
                        <w:jc w:val="center"/>
                        <w:rPr>
                          <w:rFonts w:ascii="Arial" w:hAnsi="Arial" w:cs="Arial"/>
                          <w:b/>
                          <w:sz w:val="22"/>
                        </w:rPr>
                      </w:pPr>
                      <w:r w:rsidRPr="00F0422D">
                        <w:rPr>
                          <w:rFonts w:ascii="Arial" w:hAnsi="Arial" w:cs="Arial"/>
                          <w:b/>
                          <w:sz w:val="22"/>
                        </w:rPr>
                        <w:t>G</w:t>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97856" behindDoc="0" locked="0" layoutInCell="1" allowOverlap="1" wp14:anchorId="16B360EC" wp14:editId="199791B3">
                <wp:simplePos x="0" y="0"/>
                <wp:positionH relativeFrom="column">
                  <wp:posOffset>1462405</wp:posOffset>
                </wp:positionH>
                <wp:positionV relativeFrom="paragraph">
                  <wp:posOffset>127000</wp:posOffset>
                </wp:positionV>
                <wp:extent cx="0" cy="142875"/>
                <wp:effectExtent l="52705" t="22225" r="61595" b="6350"/>
                <wp:wrapNone/>
                <wp:docPr id="566"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9" o:spid="_x0000_s1026" type="#_x0000_t32" style="position:absolute;margin-left:115.15pt;margin-top:10pt;width:0;height:11.25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MbOwIAAGo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">
                <v:stroke endarrow="block"/>
              </v:shape>
            </w:pict>
          </mc:Fallback>
        </mc:AlternateContent>
      </w:r>
      <w:r w:rsidR="00651120" w:rsidRPr="00651120">
        <w:rPr>
          <w:rFonts w:ascii="Courier New" w:hAnsi="Courier New" w:cs="Courier New"/>
          <w:noProof/>
          <w:sz w:val="20"/>
          <w:szCs w:val="20"/>
        </w:rPr>
        <w:t xml:space="preserve">F-0595KAJ512 |XX|¬                                               </w:t>
      </w:r>
    </w:p>
    <w:p w14:paraId="16B358AB" w14:textId="2F6EDD3E"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904000" behindDoc="0" locked="0" layoutInCell="1" allowOverlap="1" wp14:anchorId="16B360ED" wp14:editId="7D332DBE">
                <wp:simplePos x="0" y="0"/>
                <wp:positionH relativeFrom="column">
                  <wp:posOffset>6186805</wp:posOffset>
                </wp:positionH>
                <wp:positionV relativeFrom="paragraph">
                  <wp:posOffset>220345</wp:posOffset>
                </wp:positionV>
                <wp:extent cx="400050" cy="228600"/>
                <wp:effectExtent l="5080" t="10795" r="13970" b="8255"/>
                <wp:wrapNone/>
                <wp:docPr id="56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4" w14:textId="77777777" w:rsidR="00337B9C" w:rsidRPr="00F0422D" w:rsidRDefault="00337B9C" w:rsidP="00651120">
                            <w:pPr>
                              <w:jc w:val="center"/>
                              <w:rPr>
                                <w:rFonts w:ascii="Arial" w:hAnsi="Arial" w:cs="Arial"/>
                                <w:b/>
                                <w:sz w:val="22"/>
                              </w:rPr>
                            </w:pPr>
                            <w:r w:rsidRPr="00F0422D">
                              <w:rPr>
                                <w:rFonts w:ascii="Arial" w:hAnsi="Arial" w:cs="Arial"/>
                                <w:b/>
                                <w:sz w:val="22"/>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48" style="position:absolute;left:0;text-align:left;margin-left:487.15pt;margin-top:17.35pt;width:31.5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">
                <v:textbox>
                  <w:txbxContent>
                    <w:p w14:paraId="16B36354" w14:textId="77777777" w:rsidR="00337B9C" w:rsidRPr="00F0422D" w:rsidRDefault="00337B9C" w:rsidP="00651120">
                      <w:pPr>
                        <w:jc w:val="center"/>
                        <w:rPr>
                          <w:rFonts w:ascii="Arial" w:hAnsi="Arial" w:cs="Arial"/>
                          <w:b/>
                          <w:sz w:val="22"/>
                        </w:rPr>
                      </w:pPr>
                      <w:r w:rsidRPr="00F0422D">
                        <w:rPr>
                          <w:rFonts w:ascii="Arial" w:hAnsi="Arial" w:cs="Arial"/>
                          <w:b/>
                          <w:sz w:val="22"/>
                        </w:rPr>
                        <w:t>Q</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55872" behindDoc="0" locked="0" layoutInCell="1" allowOverlap="1" wp14:anchorId="16B360EE" wp14:editId="3F368E8E">
                <wp:simplePos x="0" y="0"/>
                <wp:positionH relativeFrom="column">
                  <wp:posOffset>328930</wp:posOffset>
                </wp:positionH>
                <wp:positionV relativeFrom="paragraph">
                  <wp:posOffset>262890</wp:posOffset>
                </wp:positionV>
                <wp:extent cx="400050" cy="228600"/>
                <wp:effectExtent l="5080" t="5715" r="13970" b="13335"/>
                <wp:wrapNone/>
                <wp:docPr id="564"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5" w14:textId="77777777" w:rsidR="00337B9C" w:rsidRPr="00F0422D" w:rsidRDefault="00337B9C" w:rsidP="00651120">
                            <w:pPr>
                              <w:jc w:val="center"/>
                              <w:rPr>
                                <w:rFonts w:ascii="Arial" w:hAnsi="Arial" w:cs="Arial"/>
                                <w:b/>
                                <w:sz w:val="22"/>
                              </w:rPr>
                            </w:pPr>
                            <w:r w:rsidRPr="00F0422D">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49" style="position:absolute;left:0;text-align:left;margin-left:25.9pt;margin-top:20.7pt;width:31.5pt;height:1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twLgIAAFI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">
                <v:textbox>
                  <w:txbxContent>
                    <w:p w14:paraId="16B36355" w14:textId="77777777" w:rsidR="00337B9C" w:rsidRPr="00F0422D" w:rsidRDefault="00337B9C" w:rsidP="00651120">
                      <w:pPr>
                        <w:jc w:val="center"/>
                        <w:rPr>
                          <w:rFonts w:ascii="Arial" w:hAnsi="Arial" w:cs="Arial"/>
                          <w:b/>
                          <w:sz w:val="22"/>
                        </w:rPr>
                      </w:pPr>
                      <w:r w:rsidRPr="00F0422D">
                        <w:rPr>
                          <w:rFonts w:ascii="Arial" w:hAnsi="Arial" w:cs="Arial"/>
                          <w:b/>
                          <w:sz w:val="22"/>
                        </w:rPr>
                        <w:t>H</w:t>
                      </w:r>
                    </w:p>
                  </w:txbxContent>
                </v:textbox>
              </v:rect>
            </w:pict>
          </mc:Fallback>
        </mc:AlternateContent>
      </w:r>
      <w:r w:rsidR="00651120" w:rsidRPr="00651120">
        <w:rPr>
          <w:rFonts w:ascii="Courier New" w:hAnsi="Courier New" w:cs="Courier New"/>
          <w:noProof/>
          <w:sz w:val="20"/>
          <w:szCs w:val="20"/>
        </w:rPr>
        <w:t xml:space="preserve">¬                                                                </w:t>
      </w:r>
    </w:p>
    <w:p w14:paraId="16B358AC" w14:textId="506D8786"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905024" behindDoc="0" locked="0" layoutInCell="1" allowOverlap="1" wp14:anchorId="16B360EF" wp14:editId="7623A493">
                <wp:simplePos x="0" y="0"/>
                <wp:positionH relativeFrom="column">
                  <wp:posOffset>2676525</wp:posOffset>
                </wp:positionH>
                <wp:positionV relativeFrom="paragraph">
                  <wp:posOffset>60960</wp:posOffset>
                </wp:positionV>
                <wp:extent cx="3510280" cy="0"/>
                <wp:effectExtent l="19050" t="60960" r="13970" b="53340"/>
                <wp:wrapNone/>
                <wp:docPr id="563"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102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6" o:spid="_x0000_s1026" type="#_x0000_t32" style="position:absolute;margin-left:210.75pt;margin-top:4.8pt;width:276.4pt;height:0;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lBPgIAAGs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98880" behindDoc="0" locked="0" layoutInCell="1" allowOverlap="1" wp14:anchorId="16B360F0" wp14:editId="3F0EF4DD">
                <wp:simplePos x="0" y="0"/>
                <wp:positionH relativeFrom="column">
                  <wp:posOffset>728980</wp:posOffset>
                </wp:positionH>
                <wp:positionV relativeFrom="paragraph">
                  <wp:posOffset>89535</wp:posOffset>
                </wp:positionV>
                <wp:extent cx="161925" cy="0"/>
                <wp:effectExtent l="5080" t="60960" r="23495" b="53340"/>
                <wp:wrapNone/>
                <wp:docPr id="562"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0" o:spid="_x0000_s1026" type="#_x0000_t32" style="position:absolute;margin-left:57.4pt;margin-top:7.05pt;width:12.75pt;height: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">
                <v:stroke endarrow="block"/>
              </v:shape>
            </w:pict>
          </mc:Fallback>
        </mc:AlternateContent>
      </w:r>
      <w:r w:rsidR="00651120" w:rsidRPr="00651120">
        <w:rPr>
          <w:rFonts w:ascii="Courier New" w:hAnsi="Courier New" w:cs="Courier New"/>
          <w:noProof/>
          <w:sz w:val="20"/>
          <w:szCs w:val="20"/>
        </w:rPr>
        <w:t xml:space="preserve">TTL-55.00 EUR/BAS 55.00¬                                         </w:t>
      </w:r>
    </w:p>
    <w:p w14:paraId="16B358AD"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                                                                </w:t>
      </w:r>
    </w:p>
    <w:p w14:paraId="16B358AE" w14:textId="441AC180"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909120" behindDoc="0" locked="0" layoutInCell="1" allowOverlap="1" wp14:anchorId="16B360F1" wp14:editId="0FEE4D5E">
                <wp:simplePos x="0" y="0"/>
                <wp:positionH relativeFrom="column">
                  <wp:posOffset>781050</wp:posOffset>
                </wp:positionH>
                <wp:positionV relativeFrom="paragraph">
                  <wp:posOffset>66675</wp:posOffset>
                </wp:positionV>
                <wp:extent cx="142875" cy="0"/>
                <wp:effectExtent l="9525" t="57150" r="19050" b="57150"/>
                <wp:wrapNone/>
                <wp:docPr id="561"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0" o:spid="_x0000_s1026" type="#_x0000_t32" style="position:absolute;margin-left:61.5pt;margin-top:5.25pt;width:11.25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908096" behindDoc="0" locked="0" layoutInCell="1" allowOverlap="1" wp14:anchorId="16B360F2" wp14:editId="3285746C">
                <wp:simplePos x="0" y="0"/>
                <wp:positionH relativeFrom="column">
                  <wp:posOffset>781050</wp:posOffset>
                </wp:positionH>
                <wp:positionV relativeFrom="paragraph">
                  <wp:posOffset>66675</wp:posOffset>
                </wp:positionV>
                <wp:extent cx="0" cy="290830"/>
                <wp:effectExtent l="9525" t="9525" r="9525" b="13970"/>
                <wp:wrapNone/>
                <wp:docPr id="560"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61.5pt;margin-top:5.25pt;width:0;height:22.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ZIQIAAD4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907072" behindDoc="0" locked="0" layoutInCell="1" allowOverlap="1" wp14:anchorId="16B360F3" wp14:editId="5029EFBA">
                <wp:simplePos x="0" y="0"/>
                <wp:positionH relativeFrom="column">
                  <wp:posOffset>666750</wp:posOffset>
                </wp:positionH>
                <wp:positionV relativeFrom="paragraph">
                  <wp:posOffset>247650</wp:posOffset>
                </wp:positionV>
                <wp:extent cx="114300" cy="0"/>
                <wp:effectExtent l="9525" t="9525" r="9525" b="9525"/>
                <wp:wrapNone/>
                <wp:docPr id="559"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52.5pt;margin-top:19.5pt;width:9pt;height: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ZkIQ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&#1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906048" behindDoc="0" locked="0" layoutInCell="1" allowOverlap="1" wp14:anchorId="16B360F4" wp14:editId="32BAB806">
                <wp:simplePos x="0" y="0"/>
                <wp:positionH relativeFrom="column">
                  <wp:posOffset>266700</wp:posOffset>
                </wp:positionH>
                <wp:positionV relativeFrom="paragraph">
                  <wp:posOffset>128905</wp:posOffset>
                </wp:positionV>
                <wp:extent cx="400050" cy="228600"/>
                <wp:effectExtent l="9525" t="5080" r="9525" b="13970"/>
                <wp:wrapNone/>
                <wp:docPr id="55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6" w14:textId="77777777" w:rsidR="00337B9C" w:rsidRPr="00F0422D" w:rsidRDefault="00337B9C" w:rsidP="00651120">
                            <w:pPr>
                              <w:jc w:val="center"/>
                              <w:rPr>
                                <w:rFonts w:ascii="Arial" w:hAnsi="Arial" w:cs="Arial"/>
                                <w:b/>
                                <w:sz w:val="22"/>
                              </w:rPr>
                            </w:pPr>
                            <w:r w:rsidRPr="00F0422D">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50" style="position:absolute;left:0;text-align:left;margin-left:21pt;margin-top:10.15pt;width:31.5pt;height:1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">
                <v:textbox>
                  <w:txbxContent>
                    <w:p w14:paraId="16B36356" w14:textId="77777777" w:rsidR="00337B9C" w:rsidRPr="00F0422D" w:rsidRDefault="00337B9C" w:rsidP="00651120">
                      <w:pPr>
                        <w:jc w:val="center"/>
                        <w:rPr>
                          <w:rFonts w:ascii="Arial" w:hAnsi="Arial" w:cs="Arial"/>
                          <w:b/>
                          <w:sz w:val="22"/>
                        </w:rPr>
                      </w:pPr>
                      <w:r w:rsidRPr="00F0422D">
                        <w:rPr>
                          <w:rFonts w:ascii="Arial" w:hAnsi="Arial" w:cs="Arial"/>
                          <w:b/>
                          <w:sz w:val="22"/>
                        </w:rPr>
                        <w:t>I</w:t>
                      </w:r>
                    </w:p>
                  </w:txbxContent>
                </v:textbox>
              </v:rect>
            </w:pict>
          </mc:Fallback>
        </mc:AlternateContent>
      </w:r>
      <w:r w:rsidR="00651120" w:rsidRPr="00651120">
        <w:rPr>
          <w:rFonts w:ascii="Courier New" w:hAnsi="Courier New" w:cs="Courier New"/>
          <w:noProof/>
          <w:sz w:val="20"/>
          <w:szCs w:val="20"/>
        </w:rPr>
        <w:t xml:space="preserve">THANK YOU FOR CHOOSING IGOR HOTELS WE HAVE CONFIRMED 1 B1QRAC FO </w:t>
      </w:r>
    </w:p>
    <w:p w14:paraId="16B358AF" w14:textId="042F5ABA"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910144" behindDoc="0" locked="0" layoutInCell="1" allowOverlap="1" wp14:anchorId="16B360F5" wp14:editId="119109BD">
                <wp:simplePos x="0" y="0"/>
                <wp:positionH relativeFrom="column">
                  <wp:posOffset>781050</wp:posOffset>
                </wp:positionH>
                <wp:positionV relativeFrom="paragraph">
                  <wp:posOffset>69850</wp:posOffset>
                </wp:positionV>
                <wp:extent cx="109855" cy="0"/>
                <wp:effectExtent l="9525" t="60325" r="23495" b="53975"/>
                <wp:wrapNone/>
                <wp:docPr id="557"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1" o:spid="_x0000_s1026" type="#_x0000_t32" style="position:absolute;margin-left:61.5pt;margin-top:5.5pt;width:8.65pt;height:0;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21eNgIAAGAEAAAOAAAAZHJzL2Uyb0RvYy54bWysVE2P2yAQvVfqf0DcE9tpnE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">
                <v:stroke endarrow="block"/>
              </v:shape>
            </w:pict>
          </mc:Fallback>
        </mc:AlternateContent>
      </w:r>
      <w:r w:rsidR="00651120" w:rsidRPr="00651120">
        <w:rPr>
          <w:rFonts w:ascii="Courier New" w:hAnsi="Courier New" w:cs="Courier New"/>
          <w:noProof/>
          <w:sz w:val="20"/>
          <w:szCs w:val="20"/>
        </w:rPr>
        <w:t xml:space="preserve">R 1 PERSON |XX|¬                                                 </w:t>
      </w:r>
    </w:p>
    <w:p w14:paraId="16B358B0"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&gt;                                                                </w:t>
      </w:r>
    </w:p>
    <w:p w14:paraId="16B358B1" w14:textId="77777777" w:rsidR="00651120" w:rsidRPr="00324AAD" w:rsidRDefault="00651120" w:rsidP="00324AAD">
      <w:pPr>
        <w:pStyle w:val="TableText"/>
        <w:pageBreakBefore/>
        <w:spacing w:before="120" w:after="120"/>
        <w:rPr>
          <w:b/>
          <w:sz w:val="20"/>
          <w:szCs w:val="20"/>
          <w:u w:val="single"/>
        </w:rPr>
      </w:pPr>
      <w:r w:rsidRPr="00324AAD">
        <w:rPr>
          <w:b/>
          <w:sz w:val="20"/>
          <w:szCs w:val="20"/>
          <w:u w:val="single"/>
        </w:rPr>
        <w:t>XML Response</w:t>
      </w:r>
      <w:r w:rsidR="00F0422D">
        <w:rPr>
          <w:b/>
          <w:sz w:val="20"/>
          <w:szCs w:val="20"/>
          <w:u w:val="single"/>
        </w:rPr>
        <w:t xml:space="preserve"> @ResStatus=”Pending” </w:t>
      </w:r>
      <w:r w:rsidRPr="00324AAD">
        <w:rPr>
          <w:b/>
          <w:sz w:val="20"/>
          <w:szCs w:val="20"/>
          <w:u w:val="single"/>
        </w:rPr>
        <w:t xml:space="preserve">– </w:t>
      </w:r>
      <w:r w:rsidR="00F0422D">
        <w:rPr>
          <w:b/>
          <w:sz w:val="20"/>
          <w:szCs w:val="20"/>
          <w:u w:val="single"/>
        </w:rPr>
        <w:t>Example #1</w:t>
      </w:r>
    </w:p>
    <w:p w14:paraId="16B358B2"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8B3"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8B4"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8B5"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8B6"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8B7"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8B8"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8B9"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8BA"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8BB" w14:textId="77777777" w:rsidR="00AC49F8" w:rsidRPr="00AF4064" w:rsidRDefault="00AC49F8" w:rsidP="0065112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OTA_HotelResModifyRS</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PS@P1131261423498371-021517</w:t>
      </w:r>
      <w:r w:rsidR="00D24148" w:rsidRPr="000617E9">
        <w:rPr>
          <w:rFonts w:ascii="Arial" w:hAnsi="Arial" w:cs="Arial"/>
          <w:color w:val="000000"/>
          <w:sz w:val="16"/>
          <w:szCs w:val="16"/>
        </w:rPr>
        <w:t>XX</w:t>
      </w:r>
      <w:r w:rsidRPr="000617E9">
        <w:rPr>
          <w:rFonts w:ascii="Arial" w:hAnsi="Arial" w:cs="Arial"/>
          <w:color w:val="000000"/>
          <w:sz w:val="16"/>
          <w:szCs w:val="16"/>
        </w:rPr>
        <w:t>PS</w:t>
      </w:r>
      <w:r w:rsidRPr="000617E9">
        <w:rPr>
          <w:rFonts w:ascii="Arial" w:hAnsi="Arial" w:cs="Arial"/>
          <w:color w:val="0000FF"/>
          <w:sz w:val="16"/>
          <w:szCs w:val="16"/>
        </w:rPr>
        <w:t>"</w:t>
      </w:r>
      <w:r w:rsidRPr="000617E9">
        <w:rPr>
          <w:rFonts w:ascii="Arial" w:hAnsi="Arial" w:cs="Arial"/>
          <w:color w:val="FF0000"/>
          <w:sz w:val="16"/>
          <w:szCs w:val="16"/>
        </w:rPr>
        <w:t xml:space="preserve"> TimeStamp</w:t>
      </w:r>
      <w:r w:rsidRPr="000617E9">
        <w:rPr>
          <w:rFonts w:ascii="Arial" w:hAnsi="Arial" w:cs="Arial"/>
          <w:color w:val="0000FF"/>
          <w:sz w:val="16"/>
          <w:szCs w:val="16"/>
        </w:rPr>
        <w:t>="</w:t>
      </w:r>
      <w:r w:rsidRPr="000617E9">
        <w:rPr>
          <w:rFonts w:ascii="Arial" w:hAnsi="Arial" w:cs="Arial"/>
          <w:color w:val="000000"/>
          <w:sz w:val="16"/>
          <w:szCs w:val="16"/>
        </w:rPr>
        <w:t>2009-12-21T20:24:57.567+01:00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115991" w:rsidRPr="000617E9">
        <w:rPr>
          <w:rFonts w:ascii="Arial" w:hAnsi="Arial" w:cs="Arial"/>
          <w:color w:val="000000"/>
          <w:sz w:val="16"/>
          <w:szCs w:val="16"/>
        </w:rPr>
        <w:t>04724126583163407</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Pending</w:t>
      </w:r>
      <w:r w:rsidRPr="000617E9">
        <w:rPr>
          <w:rFonts w:ascii="Arial" w:hAnsi="Arial" w:cs="Arial"/>
          <w:color w:val="0000FF"/>
          <w:sz w:val="16"/>
          <w:szCs w:val="16"/>
        </w:rPr>
        <w:t>"&gt;</w:t>
      </w:r>
    </w:p>
    <w:p w14:paraId="16B358BC"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POS</w:t>
      </w:r>
      <w:r w:rsidRPr="00BA716B">
        <w:rPr>
          <w:rFonts w:ascii="Arial" w:hAnsi="Arial" w:cs="Arial"/>
          <w:color w:val="0000FF"/>
          <w:sz w:val="16"/>
          <w:szCs w:val="16"/>
          <w:highlight w:val="white"/>
        </w:rPr>
        <w:t>&gt;</w:t>
      </w:r>
    </w:p>
    <w:p w14:paraId="16B358BD"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Source</w:t>
      </w:r>
      <w:r w:rsidRPr="00BA716B">
        <w:rPr>
          <w:rFonts w:ascii="Arial" w:hAnsi="Arial" w:cs="Arial"/>
          <w:color w:val="FF0000"/>
          <w:sz w:val="16"/>
          <w:szCs w:val="16"/>
          <w:highlight w:val="white"/>
        </w:rPr>
        <w:t xml:space="preserve"> TerminalID</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021517</w:t>
      </w:r>
      <w:r w:rsidRPr="00BA716B">
        <w:rPr>
          <w:rFonts w:ascii="Arial" w:hAnsi="Arial" w:cs="Arial"/>
          <w:color w:val="0000FF"/>
          <w:sz w:val="16"/>
          <w:szCs w:val="16"/>
          <w:highlight w:val="white"/>
        </w:rPr>
        <w:t>"&gt;</w:t>
      </w:r>
    </w:p>
    <w:p w14:paraId="16B358BE"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BookingChannel</w:t>
      </w:r>
      <w:r w:rsidRPr="00BA716B">
        <w:rPr>
          <w:rFonts w:ascii="Arial" w:hAnsi="Arial" w:cs="Arial"/>
          <w:color w:val="FF0000"/>
          <w:sz w:val="16"/>
          <w:szCs w:val="16"/>
          <w:highlight w:val="white"/>
        </w:rPr>
        <w:t xml:space="preserve"> Type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1</w:t>
      </w:r>
      <w:r w:rsidRPr="00BA716B">
        <w:rPr>
          <w:rFonts w:ascii="Arial" w:hAnsi="Arial" w:cs="Arial"/>
          <w:color w:val="0000FF"/>
          <w:sz w:val="16"/>
          <w:szCs w:val="16"/>
          <w:highlight w:val="white"/>
        </w:rPr>
        <w:t>"&gt;</w:t>
      </w:r>
    </w:p>
    <w:p w14:paraId="16B358BF"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CompanyName</w:t>
      </w:r>
      <w:r w:rsidRPr="00BA716B">
        <w:rPr>
          <w:rFonts w:ascii="Arial" w:hAnsi="Arial" w:cs="Arial"/>
          <w:color w:val="FF0000"/>
          <w:sz w:val="16"/>
          <w:szCs w:val="16"/>
          <w:highlight w:val="white"/>
        </w:rPr>
        <w:t xml:space="preserve"> Code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1P</w:t>
      </w:r>
      <w:r w:rsidRPr="00BA716B">
        <w:rPr>
          <w:rFonts w:ascii="Arial" w:hAnsi="Arial" w:cs="Arial"/>
          <w:color w:val="0000FF"/>
          <w:sz w:val="16"/>
          <w:szCs w:val="16"/>
          <w:highlight w:val="white"/>
        </w:rPr>
        <w:t>"/&gt;</w:t>
      </w:r>
    </w:p>
    <w:p w14:paraId="16B358C0"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BookingChannel</w:t>
      </w:r>
      <w:r w:rsidRPr="00BA716B">
        <w:rPr>
          <w:rFonts w:ascii="Arial" w:hAnsi="Arial" w:cs="Arial"/>
          <w:color w:val="0000FF"/>
          <w:sz w:val="16"/>
          <w:szCs w:val="16"/>
          <w:highlight w:val="white"/>
        </w:rPr>
        <w:t>&gt;</w:t>
      </w:r>
    </w:p>
    <w:p w14:paraId="16B358C1"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Source</w:t>
      </w:r>
      <w:r w:rsidRPr="00BA716B">
        <w:rPr>
          <w:rFonts w:ascii="Arial" w:hAnsi="Arial" w:cs="Arial"/>
          <w:color w:val="0000FF"/>
          <w:sz w:val="16"/>
          <w:szCs w:val="16"/>
          <w:highlight w:val="white"/>
        </w:rPr>
        <w:t>&gt;</w:t>
      </w:r>
    </w:p>
    <w:p w14:paraId="16B358C2"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POS</w:t>
      </w:r>
      <w:r w:rsidRPr="00BA716B">
        <w:rPr>
          <w:rFonts w:ascii="Arial" w:hAnsi="Arial" w:cs="Arial"/>
          <w:color w:val="0000FF"/>
          <w:sz w:val="16"/>
          <w:szCs w:val="16"/>
          <w:highlight w:val="white"/>
        </w:rPr>
        <w:t>&gt;</w:t>
      </w:r>
    </w:p>
    <w:p w14:paraId="16B358C3"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Success</w:t>
      </w:r>
      <w:r w:rsidRPr="00BA716B">
        <w:rPr>
          <w:rFonts w:ascii="Arial" w:hAnsi="Arial" w:cs="Arial"/>
          <w:color w:val="0000FF"/>
          <w:sz w:val="16"/>
          <w:szCs w:val="16"/>
          <w:highlight w:val="white"/>
        </w:rPr>
        <w:t>/&gt;</w:t>
      </w:r>
    </w:p>
    <w:p w14:paraId="16B358C4"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HotelResModifies</w:t>
      </w:r>
      <w:r w:rsidRPr="00BA716B">
        <w:rPr>
          <w:rFonts w:ascii="Arial" w:hAnsi="Arial" w:cs="Arial"/>
          <w:color w:val="0000FF"/>
          <w:sz w:val="16"/>
          <w:szCs w:val="16"/>
          <w:highlight w:val="white"/>
        </w:rPr>
        <w:t>&gt;</w:t>
      </w:r>
    </w:p>
    <w:p w14:paraId="16B358C5"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HotelResModify</w:t>
      </w:r>
      <w:r w:rsidRPr="00BA716B">
        <w:rPr>
          <w:rFonts w:ascii="Arial" w:hAnsi="Arial" w:cs="Arial"/>
          <w:color w:val="0000FF"/>
          <w:sz w:val="16"/>
          <w:szCs w:val="16"/>
          <w:highlight w:val="white"/>
        </w:rPr>
        <w:t>&gt;</w:t>
      </w:r>
    </w:p>
    <w:p w14:paraId="16B358C6"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UniqueID</w:t>
      </w:r>
      <w:r w:rsidRPr="00BA716B">
        <w:rPr>
          <w:rFonts w:ascii="Arial" w:hAnsi="Arial" w:cs="Arial"/>
          <w:color w:val="FF0000"/>
          <w:sz w:val="16"/>
          <w:szCs w:val="16"/>
          <w:highlight w:val="white"/>
        </w:rPr>
        <w:t xml:space="preserve"> ID</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MOJ5SH</w:t>
      </w:r>
      <w:r w:rsidRPr="00BA716B">
        <w:rPr>
          <w:rFonts w:ascii="Arial" w:hAnsi="Arial" w:cs="Arial"/>
          <w:color w:val="0000FF"/>
          <w:sz w:val="16"/>
          <w:szCs w:val="16"/>
          <w:highlight w:val="white"/>
        </w:rPr>
        <w:t>"</w:t>
      </w:r>
      <w:r w:rsidRPr="00BA716B">
        <w:rPr>
          <w:rFonts w:ascii="Arial" w:hAnsi="Arial" w:cs="Arial"/>
          <w:color w:val="FF0000"/>
          <w:sz w:val="16"/>
          <w:szCs w:val="16"/>
          <w:highlight w:val="white"/>
        </w:rPr>
        <w:t xml:space="preserve"> ID_Context</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1P</w:t>
      </w:r>
      <w:r w:rsidRPr="00BA716B">
        <w:rPr>
          <w:rFonts w:ascii="Arial" w:hAnsi="Arial" w:cs="Arial"/>
          <w:color w:val="0000FF"/>
          <w:sz w:val="16"/>
          <w:szCs w:val="16"/>
          <w:highlight w:val="white"/>
        </w:rPr>
        <w:t>"</w:t>
      </w:r>
      <w:r w:rsidRPr="00BA716B">
        <w:rPr>
          <w:rFonts w:ascii="Arial" w:hAnsi="Arial" w:cs="Arial"/>
          <w:color w:val="FF0000"/>
          <w:sz w:val="16"/>
          <w:szCs w:val="16"/>
          <w:highlight w:val="white"/>
        </w:rPr>
        <w:t xml:space="preserve"> Type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14</w:t>
      </w:r>
      <w:r w:rsidRPr="00BA716B">
        <w:rPr>
          <w:rFonts w:ascii="Arial" w:hAnsi="Arial" w:cs="Arial"/>
          <w:color w:val="0000FF"/>
          <w:sz w:val="16"/>
          <w:szCs w:val="16"/>
          <w:highlight w:val="white"/>
        </w:rPr>
        <w:t>"/&gt;</w:t>
      </w:r>
    </w:p>
    <w:p w14:paraId="16B358C7"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RoomStays</w:t>
      </w:r>
      <w:r w:rsidRPr="00BA716B">
        <w:rPr>
          <w:rFonts w:ascii="Arial" w:hAnsi="Arial" w:cs="Arial"/>
          <w:color w:val="0000FF"/>
          <w:sz w:val="16"/>
          <w:szCs w:val="16"/>
          <w:highlight w:val="white"/>
        </w:rPr>
        <w:t>&gt;</w:t>
      </w:r>
    </w:p>
    <w:p w14:paraId="16B358C8"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RoomStay</w:t>
      </w:r>
      <w:r w:rsidRPr="00BA716B">
        <w:rPr>
          <w:rFonts w:ascii="Arial" w:hAnsi="Arial" w:cs="Arial"/>
          <w:color w:val="0000FF"/>
          <w:sz w:val="16"/>
          <w:szCs w:val="16"/>
          <w:highlight w:val="white"/>
        </w:rPr>
        <w:t>&gt;</w:t>
      </w:r>
    </w:p>
    <w:p w14:paraId="16B358C9"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RoomTypes</w:t>
      </w:r>
      <w:r w:rsidRPr="00BA716B">
        <w:rPr>
          <w:rFonts w:ascii="Arial" w:hAnsi="Arial" w:cs="Arial"/>
          <w:color w:val="0000FF"/>
          <w:sz w:val="16"/>
          <w:szCs w:val="16"/>
          <w:highlight w:val="white"/>
        </w:rPr>
        <w:t>&gt;</w:t>
      </w:r>
    </w:p>
    <w:p w14:paraId="16B358CA"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RoomType</w:t>
      </w:r>
      <w:r w:rsidRPr="00BA716B">
        <w:rPr>
          <w:rFonts w:ascii="Arial" w:hAnsi="Arial" w:cs="Arial"/>
          <w:color w:val="0000FF"/>
          <w:sz w:val="16"/>
          <w:szCs w:val="16"/>
          <w:highlight w:val="white"/>
        </w:rPr>
        <w:t>&gt;</w:t>
      </w:r>
    </w:p>
    <w:p w14:paraId="16B358CB"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RoomDescription</w:t>
      </w:r>
      <w:r w:rsidRPr="00BA716B">
        <w:rPr>
          <w:rFonts w:ascii="Arial" w:hAnsi="Arial" w:cs="Arial"/>
          <w:color w:val="0000FF"/>
          <w:sz w:val="16"/>
          <w:szCs w:val="16"/>
          <w:highlight w:val="white"/>
        </w:rPr>
        <w:t>&gt;</w:t>
      </w:r>
    </w:p>
    <w:p w14:paraId="16B358CC" w14:textId="2F2FB18B"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2064" behindDoc="0" locked="0" layoutInCell="1" allowOverlap="1" wp14:anchorId="16B360F6" wp14:editId="1F19787A">
                <wp:simplePos x="0" y="0"/>
                <wp:positionH relativeFrom="column">
                  <wp:posOffset>5889625</wp:posOffset>
                </wp:positionH>
                <wp:positionV relativeFrom="paragraph">
                  <wp:posOffset>109220</wp:posOffset>
                </wp:positionV>
                <wp:extent cx="0" cy="104775"/>
                <wp:effectExtent l="60325" t="23495" r="53975" b="5080"/>
                <wp:wrapNone/>
                <wp:docPr id="556"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463.75pt;margin-top:8.6pt;width:0;height:8.2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62016" behindDoc="0" locked="0" layoutInCell="1" allowOverlap="1" wp14:anchorId="16B360F7" wp14:editId="60E6E85F">
                <wp:simplePos x="0" y="0"/>
                <wp:positionH relativeFrom="column">
                  <wp:posOffset>8562975</wp:posOffset>
                </wp:positionH>
                <wp:positionV relativeFrom="paragraph">
                  <wp:posOffset>71120</wp:posOffset>
                </wp:positionV>
                <wp:extent cx="400050" cy="228600"/>
                <wp:effectExtent l="9525" t="13970" r="9525" b="5080"/>
                <wp:wrapNone/>
                <wp:docPr id="555"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7" w14:textId="77777777" w:rsidR="00337B9C" w:rsidRPr="00F0422D" w:rsidRDefault="00337B9C" w:rsidP="00651120">
                            <w:pPr>
                              <w:jc w:val="center"/>
                              <w:rPr>
                                <w:rFonts w:ascii="Arial" w:hAnsi="Arial" w:cs="Arial"/>
                                <w:b/>
                                <w:sz w:val="22"/>
                              </w:rPr>
                            </w:pPr>
                            <w:r w:rsidRPr="00F0422D">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051" style="position:absolute;margin-left:674.25pt;margin-top:5.6pt;width:31.5pt;height:1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">
                <v:textbox>
                  <w:txbxContent>
                    <w:p w14:paraId="16B36357" w14:textId="77777777" w:rsidR="00337B9C" w:rsidRPr="00F0422D" w:rsidRDefault="00337B9C" w:rsidP="00651120">
                      <w:pPr>
                        <w:jc w:val="center"/>
                        <w:rPr>
                          <w:rFonts w:ascii="Arial" w:hAnsi="Arial" w:cs="Arial"/>
                          <w:b/>
                          <w:sz w:val="22"/>
                        </w:rPr>
                      </w:pPr>
                      <w:r w:rsidRPr="00F0422D">
                        <w:rPr>
                          <w:rFonts w:ascii="Arial" w:hAnsi="Arial" w:cs="Arial"/>
                          <w:b/>
                          <w:sz w:val="22"/>
                        </w:rPr>
                        <w:t>M</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Superior Room with 1 queensize bed and sofa</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p>
    <w:p w14:paraId="16B358CD" w14:textId="2B600D28"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1040" behindDoc="0" locked="0" layoutInCell="1" allowOverlap="1" wp14:anchorId="16B360F8" wp14:editId="5B8228B2">
                <wp:simplePos x="0" y="0"/>
                <wp:positionH relativeFrom="column">
                  <wp:posOffset>5889625</wp:posOffset>
                </wp:positionH>
                <wp:positionV relativeFrom="paragraph">
                  <wp:posOffset>97155</wp:posOffset>
                </wp:positionV>
                <wp:extent cx="2673350" cy="0"/>
                <wp:effectExtent l="12700" t="11430" r="9525" b="7620"/>
                <wp:wrapNone/>
                <wp:docPr id="554"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0" o:spid="_x0000_s1026" type="#_x0000_t32" style="position:absolute;margin-left:463.75pt;margin-top:7.65pt;width:210.5pt;height:0;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RoomDescription</w:t>
      </w:r>
      <w:r w:rsidR="00651120" w:rsidRPr="00BA716B">
        <w:rPr>
          <w:rFonts w:ascii="Arial" w:hAnsi="Arial" w:cs="Arial"/>
          <w:color w:val="0000FF"/>
          <w:sz w:val="16"/>
          <w:szCs w:val="16"/>
          <w:highlight w:val="white"/>
        </w:rPr>
        <w:t>&gt;</w:t>
      </w:r>
    </w:p>
    <w:p w14:paraId="16B358CE"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RoomType</w:t>
      </w:r>
      <w:r w:rsidRPr="00BA716B">
        <w:rPr>
          <w:rFonts w:ascii="Arial" w:hAnsi="Arial" w:cs="Arial"/>
          <w:color w:val="0000FF"/>
          <w:sz w:val="16"/>
          <w:szCs w:val="16"/>
          <w:highlight w:val="white"/>
        </w:rPr>
        <w:t>&gt;</w:t>
      </w:r>
    </w:p>
    <w:p w14:paraId="16B358CF"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RoomTypes</w:t>
      </w:r>
      <w:r w:rsidRPr="00BA716B">
        <w:rPr>
          <w:rFonts w:ascii="Arial" w:hAnsi="Arial" w:cs="Arial"/>
          <w:color w:val="0000FF"/>
          <w:sz w:val="16"/>
          <w:szCs w:val="16"/>
          <w:highlight w:val="white"/>
        </w:rPr>
        <w:t>&gt;</w:t>
      </w:r>
    </w:p>
    <w:p w14:paraId="16B358D0"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RatePlans</w:t>
      </w:r>
      <w:r w:rsidRPr="00BA716B">
        <w:rPr>
          <w:rFonts w:ascii="Arial" w:hAnsi="Arial" w:cs="Arial"/>
          <w:color w:val="0000FF"/>
          <w:sz w:val="16"/>
          <w:szCs w:val="16"/>
          <w:highlight w:val="white"/>
        </w:rPr>
        <w:t>&gt;</w:t>
      </w:r>
    </w:p>
    <w:p w14:paraId="16B358D1"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RatePlan</w:t>
      </w:r>
      <w:r w:rsidRPr="00BA716B">
        <w:rPr>
          <w:rFonts w:ascii="Arial" w:hAnsi="Arial" w:cs="Arial"/>
          <w:color w:val="0000FF"/>
          <w:sz w:val="16"/>
          <w:szCs w:val="16"/>
          <w:highlight w:val="white"/>
        </w:rPr>
        <w:t>&gt;</w:t>
      </w:r>
    </w:p>
    <w:p w14:paraId="16B358D2"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Guarantee</w:t>
      </w:r>
      <w:r w:rsidRPr="00BA716B">
        <w:rPr>
          <w:rFonts w:ascii="Arial" w:hAnsi="Arial" w:cs="Arial"/>
          <w:color w:val="FF0000"/>
          <w:sz w:val="16"/>
          <w:szCs w:val="16"/>
          <w:highlight w:val="white"/>
        </w:rPr>
        <w:t xml:space="preserve"> GuaranteeType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GuaranteeRequired</w:t>
      </w:r>
      <w:r w:rsidRPr="00BA716B">
        <w:rPr>
          <w:rFonts w:ascii="Arial" w:hAnsi="Arial" w:cs="Arial"/>
          <w:color w:val="0000FF"/>
          <w:sz w:val="16"/>
          <w:szCs w:val="16"/>
          <w:highlight w:val="white"/>
        </w:rPr>
        <w:t>"/&gt;</w:t>
      </w:r>
    </w:p>
    <w:p w14:paraId="16B358D3"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CancelPenalties</w:t>
      </w:r>
      <w:r w:rsidRPr="00BA716B">
        <w:rPr>
          <w:rFonts w:ascii="Arial" w:hAnsi="Arial" w:cs="Arial"/>
          <w:color w:val="0000FF"/>
          <w:sz w:val="16"/>
          <w:szCs w:val="16"/>
          <w:highlight w:val="white"/>
        </w:rPr>
        <w:t>&gt;</w:t>
      </w:r>
    </w:p>
    <w:p w14:paraId="16B358D4"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CancelPenalty</w:t>
      </w:r>
      <w:r w:rsidRPr="00BA716B">
        <w:rPr>
          <w:rFonts w:ascii="Arial" w:hAnsi="Arial" w:cs="Arial"/>
          <w:color w:val="FF0000"/>
          <w:sz w:val="16"/>
          <w:szCs w:val="16"/>
          <w:highlight w:val="white"/>
        </w:rPr>
        <w:t xml:space="preserve"> PolicyCode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CXP</w:t>
      </w:r>
      <w:r w:rsidRPr="00BA716B">
        <w:rPr>
          <w:rFonts w:ascii="Arial" w:hAnsi="Arial" w:cs="Arial"/>
          <w:color w:val="0000FF"/>
          <w:sz w:val="16"/>
          <w:szCs w:val="16"/>
          <w:highlight w:val="white"/>
        </w:rPr>
        <w:t>"&gt;</w:t>
      </w:r>
    </w:p>
    <w:p w14:paraId="16B358D5" w14:textId="2A91FDCB"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6160" behindDoc="0" locked="0" layoutInCell="1" allowOverlap="1" wp14:anchorId="16B360F9" wp14:editId="7654B433">
                <wp:simplePos x="0" y="0"/>
                <wp:positionH relativeFrom="column">
                  <wp:posOffset>6703695</wp:posOffset>
                </wp:positionH>
                <wp:positionV relativeFrom="paragraph">
                  <wp:posOffset>25400</wp:posOffset>
                </wp:positionV>
                <wp:extent cx="0" cy="99695"/>
                <wp:effectExtent l="55245" t="6350" r="59055" b="17780"/>
                <wp:wrapNone/>
                <wp:docPr id="553" name="Auto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5" o:spid="_x0000_s1026" type="#_x0000_t32" style="position:absolute;margin-left:527.85pt;margin-top:2pt;width:0;height:7.8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95136" behindDoc="0" locked="0" layoutInCell="1" allowOverlap="1" wp14:anchorId="16B360FA" wp14:editId="23B020BB">
                <wp:simplePos x="0" y="0"/>
                <wp:positionH relativeFrom="column">
                  <wp:posOffset>6703695</wp:posOffset>
                </wp:positionH>
                <wp:positionV relativeFrom="paragraph">
                  <wp:posOffset>25400</wp:posOffset>
                </wp:positionV>
                <wp:extent cx="1692910" cy="0"/>
                <wp:effectExtent l="7620" t="6350" r="13970" b="12700"/>
                <wp:wrapNone/>
                <wp:docPr id="552"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92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4" o:spid="_x0000_s1026" type="#_x0000_t32" style="position:absolute;margin-left:527.85pt;margin-top:2pt;width:133.3pt;height:0;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IpKQIAAEk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1952128" behindDoc="0" locked="0" layoutInCell="1" allowOverlap="1" wp14:anchorId="16B360FB" wp14:editId="004E3110">
                <wp:simplePos x="0" y="0"/>
                <wp:positionH relativeFrom="column">
                  <wp:posOffset>8396605</wp:posOffset>
                </wp:positionH>
                <wp:positionV relativeFrom="paragraph">
                  <wp:posOffset>25400</wp:posOffset>
                </wp:positionV>
                <wp:extent cx="635" cy="528320"/>
                <wp:effectExtent l="5080" t="6350" r="13335" b="8255"/>
                <wp:wrapNone/>
                <wp:docPr id="551" name="Auto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2" o:spid="_x0000_s1026" type="#_x0000_t32" style="position:absolute;margin-left:661.15pt;margin-top:2pt;width:.05pt;height:41.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PenaltyDescription</w:t>
      </w:r>
      <w:r w:rsidR="00651120" w:rsidRPr="00BA716B">
        <w:rPr>
          <w:rFonts w:ascii="Arial" w:hAnsi="Arial" w:cs="Arial"/>
          <w:color w:val="0000FF"/>
          <w:sz w:val="16"/>
          <w:szCs w:val="16"/>
          <w:highlight w:val="white"/>
        </w:rPr>
        <w:t>&gt;</w:t>
      </w:r>
    </w:p>
    <w:p w14:paraId="16B358D6" w14:textId="209B0CFB"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4240" behindDoc="0" locked="0" layoutInCell="1" allowOverlap="1" wp14:anchorId="16B360FC" wp14:editId="4E43F857">
                <wp:simplePos x="0" y="0"/>
                <wp:positionH relativeFrom="column">
                  <wp:posOffset>8562975</wp:posOffset>
                </wp:positionH>
                <wp:positionV relativeFrom="paragraph">
                  <wp:posOffset>96520</wp:posOffset>
                </wp:positionV>
                <wp:extent cx="400050" cy="228600"/>
                <wp:effectExtent l="9525" t="10795" r="9525" b="8255"/>
                <wp:wrapNone/>
                <wp:docPr id="550"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8" w14:textId="77777777" w:rsidR="00337B9C" w:rsidRPr="00F0422D" w:rsidRDefault="00337B9C" w:rsidP="00651120">
                            <w:pPr>
                              <w:jc w:val="center"/>
                              <w:rPr>
                                <w:rFonts w:ascii="Arial" w:hAnsi="Arial" w:cs="Arial"/>
                                <w:b/>
                                <w:sz w:val="22"/>
                              </w:rPr>
                            </w:pPr>
                            <w:r w:rsidRPr="00F0422D">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52" style="position:absolute;margin-left:674.25pt;margin-top:7.6pt;width:31.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">
                <v:textbox>
                  <w:txbxContent>
                    <w:p w14:paraId="16B36358" w14:textId="77777777" w:rsidR="00337B9C" w:rsidRPr="00F0422D" w:rsidRDefault="00337B9C" w:rsidP="00651120">
                      <w:pPr>
                        <w:jc w:val="center"/>
                        <w:rPr>
                          <w:rFonts w:ascii="Arial" w:hAnsi="Arial" w:cs="Arial"/>
                          <w:b/>
                          <w:sz w:val="22"/>
                        </w:rPr>
                      </w:pPr>
                      <w:r w:rsidRPr="00F0422D">
                        <w:rPr>
                          <w:rFonts w:ascii="Arial" w:hAnsi="Arial" w:cs="Arial"/>
                          <w:b/>
                          <w:sz w:val="22"/>
                        </w:rPr>
                        <w:t>F</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No charge applies prior to 19:00 on the day</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p>
    <w:p w14:paraId="16B358D7" w14:textId="0A9ACC9B"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9232" behindDoc="0" locked="0" layoutInCell="1" allowOverlap="1" wp14:anchorId="16B360FD" wp14:editId="2A0B3270">
                <wp:simplePos x="0" y="0"/>
                <wp:positionH relativeFrom="column">
                  <wp:posOffset>8396605</wp:posOffset>
                </wp:positionH>
                <wp:positionV relativeFrom="paragraph">
                  <wp:posOffset>100965</wp:posOffset>
                </wp:positionV>
                <wp:extent cx="166370" cy="0"/>
                <wp:effectExtent l="5080" t="5715" r="9525" b="13335"/>
                <wp:wrapNone/>
                <wp:docPr id="549"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8" o:spid="_x0000_s1026" type="#_x0000_t32" style="position:absolute;margin-left:661.15pt;margin-top:7.95pt;width:13.1pt;height:0;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CxIQIAAD4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"/>
            </w:pict>
          </mc:Fallback>
        </mc:AlternateContent>
      </w:r>
      <w:r>
        <w:rPr>
          <w:rFonts w:ascii="Arial" w:hAnsi="Arial" w:cs="Arial"/>
          <w:noProof/>
          <w:color w:val="000000"/>
          <w:sz w:val="16"/>
          <w:szCs w:val="16"/>
        </w:rPr>
        <mc:AlternateContent>
          <mc:Choice Requires="wps">
            <w:drawing>
              <wp:anchor distT="0" distB="0" distL="114300" distR="114300" simplePos="0" relativeHeight="251997184" behindDoc="0" locked="0" layoutInCell="1" allowOverlap="1" wp14:anchorId="16B360FE" wp14:editId="406B83A1">
                <wp:simplePos x="0" y="0"/>
                <wp:positionH relativeFrom="column">
                  <wp:posOffset>7146925</wp:posOffset>
                </wp:positionH>
                <wp:positionV relativeFrom="paragraph">
                  <wp:posOffset>100965</wp:posOffset>
                </wp:positionV>
                <wp:extent cx="0" cy="107315"/>
                <wp:effectExtent l="60325" t="15240" r="53975" b="10795"/>
                <wp:wrapNone/>
                <wp:docPr id="548"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7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6" o:spid="_x0000_s1026" type="#_x0000_t32" style="position:absolute;margin-left:562.75pt;margin-top:7.95pt;width:0;height:8.45pt;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of arrival. Beyond that time, the 1st night</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p>
    <w:p w14:paraId="16B358D8" w14:textId="4A42AA02"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8208" behindDoc="0" locked="0" layoutInCell="1" allowOverlap="1" wp14:anchorId="16B360FF" wp14:editId="5E56FD5C">
                <wp:simplePos x="0" y="0"/>
                <wp:positionH relativeFrom="column">
                  <wp:posOffset>6280150</wp:posOffset>
                </wp:positionH>
                <wp:positionV relativeFrom="paragraph">
                  <wp:posOffset>91440</wp:posOffset>
                </wp:positionV>
                <wp:extent cx="0" cy="111760"/>
                <wp:effectExtent l="60325" t="15240" r="53975" b="6350"/>
                <wp:wrapNone/>
                <wp:docPr id="547" name="Auto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1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7" o:spid="_x0000_s1026" type="#_x0000_t32" style="position:absolute;margin-left:494.5pt;margin-top:7.2pt;width:0;height:8.8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94112" behindDoc="0" locked="0" layoutInCell="1" allowOverlap="1" wp14:anchorId="16B36100" wp14:editId="4E4DC76E">
                <wp:simplePos x="0" y="0"/>
                <wp:positionH relativeFrom="column">
                  <wp:posOffset>7146925</wp:posOffset>
                </wp:positionH>
                <wp:positionV relativeFrom="paragraph">
                  <wp:posOffset>91440</wp:posOffset>
                </wp:positionV>
                <wp:extent cx="1249680" cy="0"/>
                <wp:effectExtent l="12700" t="5715" r="13970" b="13335"/>
                <wp:wrapNone/>
                <wp:docPr id="546" name="Auto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9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3" o:spid="_x0000_s1026" type="#_x0000_t32" style="position:absolute;margin-left:562.75pt;margin-top:7.2pt;width:98.4pt;height:0;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bylKQIAAEk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will be charged.</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p>
    <w:p w14:paraId="16B358D9" w14:textId="01EF5AE6"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3088" behindDoc="0" locked="0" layoutInCell="1" allowOverlap="1" wp14:anchorId="16B36101" wp14:editId="087B6C1D">
                <wp:simplePos x="0" y="0"/>
                <wp:positionH relativeFrom="column">
                  <wp:posOffset>6280150</wp:posOffset>
                </wp:positionH>
                <wp:positionV relativeFrom="paragraph">
                  <wp:posOffset>86360</wp:posOffset>
                </wp:positionV>
                <wp:extent cx="2117090" cy="0"/>
                <wp:effectExtent l="12700" t="10160" r="13335" b="8890"/>
                <wp:wrapNone/>
                <wp:docPr id="545"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17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2" o:spid="_x0000_s1026" type="#_x0000_t32" style="position:absolute;margin-left:494.5pt;margin-top:6.8pt;width:166.7pt;height:0;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d+KQ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PenaltyDescription</w:t>
      </w:r>
      <w:r w:rsidR="00651120" w:rsidRPr="00BA716B">
        <w:rPr>
          <w:rFonts w:ascii="Arial" w:hAnsi="Arial" w:cs="Arial"/>
          <w:color w:val="0000FF"/>
          <w:sz w:val="16"/>
          <w:szCs w:val="16"/>
          <w:highlight w:val="white"/>
        </w:rPr>
        <w:t>&gt;</w:t>
      </w:r>
    </w:p>
    <w:p w14:paraId="16B358DA"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CancelPenalty</w:t>
      </w:r>
      <w:r w:rsidRPr="00BA716B">
        <w:rPr>
          <w:rFonts w:ascii="Arial" w:hAnsi="Arial" w:cs="Arial"/>
          <w:color w:val="0000FF"/>
          <w:sz w:val="16"/>
          <w:szCs w:val="16"/>
          <w:highlight w:val="white"/>
        </w:rPr>
        <w:t>&gt;</w:t>
      </w:r>
    </w:p>
    <w:p w14:paraId="16B358DB" w14:textId="48632EE5"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3456" behindDoc="0" locked="0" layoutInCell="1" allowOverlap="1" wp14:anchorId="16B36102" wp14:editId="6062C66D">
                <wp:simplePos x="0" y="0"/>
                <wp:positionH relativeFrom="column">
                  <wp:posOffset>5819775</wp:posOffset>
                </wp:positionH>
                <wp:positionV relativeFrom="paragraph">
                  <wp:posOffset>116840</wp:posOffset>
                </wp:positionV>
                <wp:extent cx="2743200" cy="0"/>
                <wp:effectExtent l="9525" t="12065" r="9525" b="6985"/>
                <wp:wrapNone/>
                <wp:docPr id="544"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4" o:spid="_x0000_s1026" type="#_x0000_t32" style="position:absolute;margin-left:458.25pt;margin-top:9.2pt;width:3in;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UNIQ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1912192" behindDoc="0" locked="0" layoutInCell="1" allowOverlap="1" wp14:anchorId="16B36103" wp14:editId="6896DBE3">
                <wp:simplePos x="0" y="0"/>
                <wp:positionH relativeFrom="column">
                  <wp:posOffset>8562975</wp:posOffset>
                </wp:positionH>
                <wp:positionV relativeFrom="paragraph">
                  <wp:posOffset>14605</wp:posOffset>
                </wp:positionV>
                <wp:extent cx="400050" cy="228600"/>
                <wp:effectExtent l="9525" t="5080" r="9525" b="13970"/>
                <wp:wrapNone/>
                <wp:docPr id="54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9" w14:textId="77777777" w:rsidR="00337B9C" w:rsidRPr="00F0422D" w:rsidRDefault="00337B9C" w:rsidP="00651120">
                            <w:pPr>
                              <w:jc w:val="center"/>
                              <w:rPr>
                                <w:rFonts w:ascii="Arial" w:hAnsi="Arial" w:cs="Arial"/>
                                <w:b/>
                                <w:sz w:val="22"/>
                              </w:rPr>
                            </w:pPr>
                            <w:r w:rsidRPr="00F0422D">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3" o:spid="_x0000_s1053" style="position:absolute;margin-left:674.25pt;margin-top:1.15pt;width:31.5pt;height:18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">
                <v:textbox>
                  <w:txbxContent>
                    <w:p w14:paraId="16B36359" w14:textId="77777777" w:rsidR="00337B9C" w:rsidRPr="00F0422D" w:rsidRDefault="00337B9C" w:rsidP="00651120">
                      <w:pPr>
                        <w:jc w:val="center"/>
                        <w:rPr>
                          <w:rFonts w:ascii="Arial" w:hAnsi="Arial" w:cs="Arial"/>
                          <w:b/>
                          <w:sz w:val="22"/>
                        </w:rPr>
                      </w:pPr>
                      <w:r w:rsidRPr="00F0422D">
                        <w:rPr>
                          <w:rFonts w:ascii="Arial" w:hAnsi="Arial" w:cs="Arial"/>
                          <w:b/>
                          <w:sz w:val="22"/>
                        </w:rPr>
                        <w:t>P</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CancelPenalties</w:t>
      </w:r>
      <w:r w:rsidR="00651120" w:rsidRPr="00BA716B">
        <w:rPr>
          <w:rFonts w:ascii="Arial" w:hAnsi="Arial" w:cs="Arial"/>
          <w:color w:val="0000FF"/>
          <w:sz w:val="16"/>
          <w:szCs w:val="16"/>
          <w:highlight w:val="white"/>
        </w:rPr>
        <w:t>&gt;</w:t>
      </w:r>
    </w:p>
    <w:p w14:paraId="16B358DC" w14:textId="36418764"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5504" behindDoc="0" locked="0" layoutInCell="1" allowOverlap="1" wp14:anchorId="16B36104" wp14:editId="0B64D4B9">
                <wp:simplePos x="0" y="0"/>
                <wp:positionH relativeFrom="column">
                  <wp:posOffset>6057900</wp:posOffset>
                </wp:positionH>
                <wp:positionV relativeFrom="paragraph">
                  <wp:posOffset>0</wp:posOffset>
                </wp:positionV>
                <wp:extent cx="0" cy="200025"/>
                <wp:effectExtent l="57150" t="9525" r="57150" b="19050"/>
                <wp:wrapNone/>
                <wp:docPr id="542"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6" o:spid="_x0000_s1026" type="#_x0000_t32" style="position:absolute;margin-left:477pt;margin-top:0;width:0;height:15.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24480" behindDoc="0" locked="0" layoutInCell="1" allowOverlap="1" wp14:anchorId="16B36105" wp14:editId="4A7FD190">
                <wp:simplePos x="0" y="0"/>
                <wp:positionH relativeFrom="column">
                  <wp:posOffset>5819775</wp:posOffset>
                </wp:positionH>
                <wp:positionV relativeFrom="paragraph">
                  <wp:posOffset>0</wp:posOffset>
                </wp:positionV>
                <wp:extent cx="0" cy="200025"/>
                <wp:effectExtent l="57150" t="9525" r="57150" b="19050"/>
                <wp:wrapNone/>
                <wp:docPr id="541"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5" o:spid="_x0000_s1026" type="#_x0000_t32" style="position:absolute;margin-left:458.25pt;margin-top:0;width:0;height:15.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Commission</w:t>
      </w:r>
      <w:r w:rsidR="00651120" w:rsidRPr="00BA716B">
        <w:rPr>
          <w:rFonts w:ascii="Arial" w:hAnsi="Arial" w:cs="Arial"/>
          <w:color w:val="0000FF"/>
          <w:sz w:val="16"/>
          <w:szCs w:val="16"/>
          <w:highlight w:val="white"/>
        </w:rPr>
        <w:t>&gt;</w:t>
      </w:r>
    </w:p>
    <w:p w14:paraId="16B358DD"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Comment</w:t>
      </w:r>
      <w:r w:rsidRPr="00BA716B">
        <w:rPr>
          <w:rFonts w:ascii="Arial" w:hAnsi="Arial" w:cs="Arial"/>
          <w:color w:val="0000FF"/>
          <w:sz w:val="16"/>
          <w:szCs w:val="16"/>
          <w:highlight w:val="white"/>
        </w:rPr>
        <w:t>&gt;</w:t>
      </w:r>
    </w:p>
    <w:p w14:paraId="16B358DE"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Text</w:t>
      </w:r>
      <w:r w:rsidRPr="00BA716B">
        <w:rPr>
          <w:rFonts w:ascii="Arial" w:hAnsi="Arial" w:cs="Arial"/>
          <w:color w:val="0000FF"/>
          <w:sz w:val="16"/>
          <w:szCs w:val="16"/>
          <w:highlight w:val="white"/>
        </w:rPr>
        <w:t>&gt;</w:t>
      </w:r>
      <w:r w:rsidRPr="00BA716B">
        <w:rPr>
          <w:rFonts w:ascii="Arial" w:hAnsi="Arial" w:cs="Arial"/>
          <w:color w:val="000000"/>
          <w:sz w:val="16"/>
          <w:szCs w:val="16"/>
          <w:highlight w:val="white"/>
        </w:rPr>
        <w:t>Comm - 2.74 EUR</w:t>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Text</w:t>
      </w:r>
      <w:r w:rsidRPr="00BA716B">
        <w:rPr>
          <w:rFonts w:ascii="Arial" w:hAnsi="Arial" w:cs="Arial"/>
          <w:color w:val="0000FF"/>
          <w:sz w:val="16"/>
          <w:szCs w:val="16"/>
          <w:highlight w:val="white"/>
        </w:rPr>
        <w:t>&gt;</w:t>
      </w:r>
    </w:p>
    <w:p w14:paraId="16B358DF"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Comment</w:t>
      </w:r>
      <w:r w:rsidRPr="00BA716B">
        <w:rPr>
          <w:rFonts w:ascii="Arial" w:hAnsi="Arial" w:cs="Arial"/>
          <w:color w:val="0000FF"/>
          <w:sz w:val="16"/>
          <w:szCs w:val="16"/>
          <w:highlight w:val="white"/>
        </w:rPr>
        <w:t>&gt;</w:t>
      </w:r>
    </w:p>
    <w:p w14:paraId="16B358E0"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Commission</w:t>
      </w:r>
      <w:r w:rsidRPr="00BA716B">
        <w:rPr>
          <w:rFonts w:ascii="Arial" w:hAnsi="Arial" w:cs="Arial"/>
          <w:color w:val="0000FF"/>
          <w:sz w:val="16"/>
          <w:szCs w:val="16"/>
          <w:highlight w:val="white"/>
        </w:rPr>
        <w:t>&gt;</w:t>
      </w:r>
    </w:p>
    <w:p w14:paraId="16B358E1" w14:textId="49758DB4"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3216" behindDoc="0" locked="0" layoutInCell="1" allowOverlap="1" wp14:anchorId="16B36106" wp14:editId="0F3A44FE">
                <wp:simplePos x="0" y="0"/>
                <wp:positionH relativeFrom="column">
                  <wp:posOffset>8643620</wp:posOffset>
                </wp:positionH>
                <wp:positionV relativeFrom="paragraph">
                  <wp:posOffset>25400</wp:posOffset>
                </wp:positionV>
                <wp:extent cx="400050" cy="228600"/>
                <wp:effectExtent l="13970" t="6350" r="5080" b="12700"/>
                <wp:wrapNone/>
                <wp:docPr id="540"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A" w14:textId="77777777" w:rsidR="00337B9C" w:rsidRPr="00F0422D" w:rsidRDefault="00337B9C" w:rsidP="00651120">
                            <w:pPr>
                              <w:jc w:val="center"/>
                              <w:rPr>
                                <w:rFonts w:ascii="Arial" w:hAnsi="Arial" w:cs="Arial"/>
                                <w:b/>
                                <w:sz w:val="22"/>
                              </w:rPr>
                            </w:pPr>
                            <w:r w:rsidRPr="00F0422D">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4" o:spid="_x0000_s1054" style="position:absolute;margin-left:680.6pt;margin-top:2pt;width:31.5pt;height:1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">
                <v:textbox>
                  <w:txbxContent>
                    <w:p w14:paraId="16B3635A" w14:textId="77777777" w:rsidR="00337B9C" w:rsidRPr="00F0422D" w:rsidRDefault="00337B9C" w:rsidP="00651120">
                      <w:pPr>
                        <w:jc w:val="center"/>
                        <w:rPr>
                          <w:rFonts w:ascii="Arial" w:hAnsi="Arial" w:cs="Arial"/>
                          <w:b/>
                          <w:sz w:val="22"/>
                        </w:rPr>
                      </w:pPr>
                      <w:r w:rsidRPr="00F0422D">
                        <w:rPr>
                          <w:rFonts w:ascii="Arial" w:hAnsi="Arial" w:cs="Arial"/>
                          <w:b/>
                          <w:sz w:val="22"/>
                        </w:rPr>
                        <w:t>D</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RatePlan</w:t>
      </w:r>
      <w:r w:rsidR="00651120" w:rsidRPr="00BA716B">
        <w:rPr>
          <w:rFonts w:ascii="Arial" w:hAnsi="Arial" w:cs="Arial"/>
          <w:color w:val="0000FF"/>
          <w:sz w:val="16"/>
          <w:szCs w:val="16"/>
          <w:highlight w:val="white"/>
        </w:rPr>
        <w:t>&gt;</w:t>
      </w:r>
    </w:p>
    <w:p w14:paraId="16B358E2" w14:textId="7B6DC518"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6528" behindDoc="0" locked="0" layoutInCell="1" allowOverlap="1" wp14:anchorId="16B36107" wp14:editId="3D297B58">
                <wp:simplePos x="0" y="0"/>
                <wp:positionH relativeFrom="column">
                  <wp:posOffset>5105400</wp:posOffset>
                </wp:positionH>
                <wp:positionV relativeFrom="paragraph">
                  <wp:posOffset>13335</wp:posOffset>
                </wp:positionV>
                <wp:extent cx="3538220" cy="5080"/>
                <wp:effectExtent l="9525" t="13335" r="5080" b="10160"/>
                <wp:wrapNone/>
                <wp:docPr id="539"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382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7" o:spid="_x0000_s1026" type="#_x0000_t32" style="position:absolute;margin-left:402pt;margin-top:1.05pt;width:278.6pt;height:.4pt;flip:x 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"/>
            </w:pict>
          </mc:Fallback>
        </mc:AlternateContent>
      </w:r>
      <w:r>
        <w:rPr>
          <w:rFonts w:ascii="Arial" w:hAnsi="Arial" w:cs="Arial"/>
          <w:noProof/>
          <w:color w:val="000000"/>
          <w:sz w:val="16"/>
          <w:szCs w:val="16"/>
        </w:rPr>
        <mc:AlternateContent>
          <mc:Choice Requires="wps">
            <w:drawing>
              <wp:anchor distT="0" distB="0" distL="114300" distR="114300" simplePos="0" relativeHeight="251927552" behindDoc="0" locked="0" layoutInCell="1" allowOverlap="1" wp14:anchorId="16B36108" wp14:editId="1E9612FC">
                <wp:simplePos x="0" y="0"/>
                <wp:positionH relativeFrom="column">
                  <wp:posOffset>5105400</wp:posOffset>
                </wp:positionH>
                <wp:positionV relativeFrom="paragraph">
                  <wp:posOffset>13335</wp:posOffset>
                </wp:positionV>
                <wp:extent cx="0" cy="205105"/>
                <wp:effectExtent l="57150" t="13335" r="57150" b="19685"/>
                <wp:wrapNone/>
                <wp:docPr id="538"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8" o:spid="_x0000_s1026" type="#_x0000_t32" style="position:absolute;margin-left:402pt;margin-top:1.05pt;width:0;height:16.1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SrNAIAAGAEAAAOAAAAZHJzL2Uyb0RvYy54bWysVMGO2jAQvVfqP1i+QxIWK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RatePlans</w:t>
      </w:r>
      <w:r w:rsidR="00651120" w:rsidRPr="00BA716B">
        <w:rPr>
          <w:rFonts w:ascii="Arial" w:hAnsi="Arial" w:cs="Arial"/>
          <w:color w:val="0000FF"/>
          <w:sz w:val="16"/>
          <w:szCs w:val="16"/>
          <w:highlight w:val="white"/>
        </w:rPr>
        <w:t>&gt;</w:t>
      </w:r>
    </w:p>
    <w:p w14:paraId="16B358E3"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RoomRates</w:t>
      </w:r>
      <w:r w:rsidRPr="00BA716B">
        <w:rPr>
          <w:rFonts w:ascii="Arial" w:hAnsi="Arial" w:cs="Arial"/>
          <w:color w:val="0000FF"/>
          <w:sz w:val="16"/>
          <w:szCs w:val="16"/>
          <w:highlight w:val="white"/>
        </w:rPr>
        <w:t>&gt;</w:t>
      </w:r>
    </w:p>
    <w:p w14:paraId="16B358E4" w14:textId="6551EA93"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1168" behindDoc="0" locked="0" layoutInCell="1" allowOverlap="1" wp14:anchorId="16B36109" wp14:editId="0C243D57">
                <wp:simplePos x="0" y="0"/>
                <wp:positionH relativeFrom="column">
                  <wp:posOffset>8667750</wp:posOffset>
                </wp:positionH>
                <wp:positionV relativeFrom="paragraph">
                  <wp:posOffset>17780</wp:posOffset>
                </wp:positionV>
                <wp:extent cx="400050" cy="228600"/>
                <wp:effectExtent l="9525" t="8255" r="9525" b="10795"/>
                <wp:wrapNone/>
                <wp:docPr id="537"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B" w14:textId="77777777" w:rsidR="00337B9C" w:rsidRPr="00F0422D" w:rsidRDefault="00337B9C" w:rsidP="00651120">
                            <w:pPr>
                              <w:jc w:val="center"/>
                              <w:rPr>
                                <w:rFonts w:ascii="Arial" w:hAnsi="Arial" w:cs="Arial"/>
                                <w:b/>
                                <w:sz w:val="22"/>
                              </w:rPr>
                            </w:pPr>
                            <w:r w:rsidRPr="00F0422D">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2" o:spid="_x0000_s1055" style="position:absolute;margin-left:682.5pt;margin-top:1.4pt;width:31.5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">
                <v:textbox>
                  <w:txbxContent>
                    <w:p w14:paraId="16B3635B" w14:textId="77777777" w:rsidR="00337B9C" w:rsidRPr="00F0422D" w:rsidRDefault="00337B9C" w:rsidP="00651120">
                      <w:pPr>
                        <w:jc w:val="center"/>
                        <w:rPr>
                          <w:rFonts w:ascii="Arial" w:hAnsi="Arial" w:cs="Arial"/>
                          <w:b/>
                          <w:sz w:val="22"/>
                        </w:rPr>
                      </w:pPr>
                      <w:r w:rsidRPr="00F0422D">
                        <w:rPr>
                          <w:rFonts w:ascii="Arial" w:hAnsi="Arial" w:cs="Arial"/>
                          <w:b/>
                          <w:sz w:val="22"/>
                        </w:rPr>
                        <w:t>K</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RoomRate</w:t>
      </w:r>
      <w:r w:rsidR="00651120" w:rsidRPr="00BA716B">
        <w:rPr>
          <w:rFonts w:ascii="Arial" w:hAnsi="Arial" w:cs="Arial"/>
          <w:color w:val="FF0000"/>
          <w:sz w:val="16"/>
          <w:szCs w:val="16"/>
          <w:highlight w:val="white"/>
        </w:rPr>
        <w:t xml:space="preserve"> BookingCode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B1QRAC</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NumberOfUnits</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1</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RoomTypeCode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B1Q</w:t>
      </w:r>
      <w:r w:rsidR="00651120" w:rsidRPr="00BA716B">
        <w:rPr>
          <w:rFonts w:ascii="Arial" w:hAnsi="Arial" w:cs="Arial"/>
          <w:color w:val="0000FF"/>
          <w:sz w:val="16"/>
          <w:szCs w:val="16"/>
          <w:highlight w:val="white"/>
        </w:rPr>
        <w:t>"&gt;</w:t>
      </w:r>
    </w:p>
    <w:p w14:paraId="16B358E5" w14:textId="3333568D"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8576" behindDoc="0" locked="0" layoutInCell="1" allowOverlap="1" wp14:anchorId="16B3610A" wp14:editId="3F080EFA">
                <wp:simplePos x="0" y="0"/>
                <wp:positionH relativeFrom="column">
                  <wp:posOffset>7000875</wp:posOffset>
                </wp:positionH>
                <wp:positionV relativeFrom="paragraph">
                  <wp:posOffset>20320</wp:posOffset>
                </wp:positionV>
                <wp:extent cx="1666875" cy="635"/>
                <wp:effectExtent l="9525" t="10795" r="9525" b="7620"/>
                <wp:wrapNone/>
                <wp:docPr id="536"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66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9" o:spid="_x0000_s1026" type="#_x0000_t32" style="position:absolute;margin-left:551.25pt;margin-top:1.6pt;width:131.25pt;height:.0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"/>
            </w:pict>
          </mc:Fallback>
        </mc:AlternateContent>
      </w:r>
      <w:r>
        <w:rPr>
          <w:rFonts w:ascii="Arial" w:hAnsi="Arial" w:cs="Arial"/>
          <w:noProof/>
          <w:color w:val="000000"/>
          <w:sz w:val="16"/>
          <w:szCs w:val="16"/>
        </w:rPr>
        <mc:AlternateContent>
          <mc:Choice Requires="wps">
            <w:drawing>
              <wp:anchor distT="0" distB="0" distL="114300" distR="114300" simplePos="0" relativeHeight="251929600" behindDoc="0" locked="0" layoutInCell="1" allowOverlap="1" wp14:anchorId="16B3610B" wp14:editId="3B77613D">
                <wp:simplePos x="0" y="0"/>
                <wp:positionH relativeFrom="column">
                  <wp:posOffset>7000875</wp:posOffset>
                </wp:positionH>
                <wp:positionV relativeFrom="paragraph">
                  <wp:posOffset>20320</wp:posOffset>
                </wp:positionV>
                <wp:extent cx="0" cy="109220"/>
                <wp:effectExtent l="57150" t="10795" r="57150" b="22860"/>
                <wp:wrapNone/>
                <wp:docPr id="535"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0" o:spid="_x0000_s1026" type="#_x0000_t32" style="position:absolute;margin-left:551.25pt;margin-top:1.6pt;width:0;height:8.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Rates</w:t>
      </w:r>
      <w:r w:rsidR="00651120" w:rsidRPr="00BA716B">
        <w:rPr>
          <w:rFonts w:ascii="Arial" w:hAnsi="Arial" w:cs="Arial"/>
          <w:color w:val="0000FF"/>
          <w:sz w:val="16"/>
          <w:szCs w:val="16"/>
          <w:highlight w:val="white"/>
        </w:rPr>
        <w:t>&gt;</w:t>
      </w:r>
    </w:p>
    <w:p w14:paraId="16B358E6"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Rate</w:t>
      </w:r>
      <w:r w:rsidRPr="00BA716B">
        <w:rPr>
          <w:rFonts w:ascii="Arial" w:hAnsi="Arial" w:cs="Arial"/>
          <w:color w:val="FF0000"/>
          <w:sz w:val="16"/>
          <w:szCs w:val="16"/>
          <w:highlight w:val="white"/>
        </w:rPr>
        <w:t xml:space="preserve"> EffectiveDate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2010-01-20</w:t>
      </w:r>
      <w:r w:rsidRPr="00BA716B">
        <w:rPr>
          <w:rFonts w:ascii="Arial" w:hAnsi="Arial" w:cs="Arial"/>
          <w:color w:val="0000FF"/>
          <w:sz w:val="16"/>
          <w:szCs w:val="16"/>
          <w:highlight w:val="white"/>
        </w:rPr>
        <w:t>"</w:t>
      </w:r>
      <w:r w:rsidRPr="00BA716B">
        <w:rPr>
          <w:rFonts w:ascii="Arial" w:hAnsi="Arial" w:cs="Arial"/>
          <w:color w:val="FF0000"/>
          <w:sz w:val="16"/>
          <w:szCs w:val="16"/>
          <w:highlight w:val="white"/>
        </w:rPr>
        <w:t xml:space="preserve"> GuaranteedInd</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true</w:t>
      </w:r>
      <w:r w:rsidRPr="00BA716B">
        <w:rPr>
          <w:rFonts w:ascii="Arial" w:hAnsi="Arial" w:cs="Arial"/>
          <w:color w:val="0000FF"/>
          <w:sz w:val="16"/>
          <w:szCs w:val="16"/>
          <w:highlight w:val="white"/>
        </w:rPr>
        <w:t>"</w:t>
      </w:r>
      <w:r w:rsidRPr="00BA716B">
        <w:rPr>
          <w:rFonts w:ascii="Arial" w:hAnsi="Arial" w:cs="Arial"/>
          <w:color w:val="FF0000"/>
          <w:sz w:val="16"/>
          <w:szCs w:val="16"/>
          <w:highlight w:val="white"/>
        </w:rPr>
        <w:t xml:space="preserve"> RateTimeUnit</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Day</w:t>
      </w:r>
      <w:r w:rsidRPr="00BA716B">
        <w:rPr>
          <w:rFonts w:ascii="Arial" w:hAnsi="Arial" w:cs="Arial"/>
          <w:color w:val="0000FF"/>
          <w:sz w:val="16"/>
          <w:szCs w:val="16"/>
          <w:highlight w:val="white"/>
        </w:rPr>
        <w:t>"&gt;</w:t>
      </w:r>
    </w:p>
    <w:p w14:paraId="16B358E7" w14:textId="78E63DA0"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5264" behindDoc="0" locked="0" layoutInCell="1" allowOverlap="1" wp14:anchorId="16B3610C" wp14:editId="2EEA986C">
                <wp:simplePos x="0" y="0"/>
                <wp:positionH relativeFrom="column">
                  <wp:posOffset>8643620</wp:posOffset>
                </wp:positionH>
                <wp:positionV relativeFrom="paragraph">
                  <wp:posOffset>51435</wp:posOffset>
                </wp:positionV>
                <wp:extent cx="452755" cy="267970"/>
                <wp:effectExtent l="13970" t="13335" r="9525" b="13970"/>
                <wp:wrapNone/>
                <wp:docPr id="534"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755" cy="267970"/>
                        </a:xfrm>
                        <a:prstGeom prst="rect">
                          <a:avLst/>
                        </a:prstGeom>
                        <a:solidFill>
                          <a:srgbClr val="FFFFFF"/>
                        </a:solidFill>
                        <a:ln w="9525">
                          <a:solidFill>
                            <a:srgbClr val="000000"/>
                          </a:solidFill>
                          <a:miter lim="800000"/>
                          <a:headEnd/>
                          <a:tailEnd/>
                        </a:ln>
                      </wps:spPr>
                      <wps:txbx>
                        <w:txbxContent>
                          <w:p w14:paraId="16B3635C" w14:textId="77777777" w:rsidR="00337B9C" w:rsidRPr="005E5F2A" w:rsidRDefault="00337B9C" w:rsidP="00651120">
                            <w:pPr>
                              <w:jc w:val="center"/>
                              <w:rPr>
                                <w:rFonts w:ascii="Arial" w:hAnsi="Arial" w:cs="Arial"/>
                                <w:b/>
                              </w:rPr>
                            </w:pPr>
                            <w:r w:rsidRPr="00F0422D">
                              <w:rPr>
                                <w:rFonts w:ascii="Arial" w:hAnsi="Arial" w:cs="Arial"/>
                                <w:b/>
                                <w:sz w:val="22"/>
                              </w:rPr>
                              <w:t>L,</w:t>
                            </w: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 o:spid="_x0000_s1056" style="position:absolute;margin-left:680.6pt;margin-top:4.05pt;width:35.65pt;height:21.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">
                <v:textbox>
                  <w:txbxContent>
                    <w:p w14:paraId="16B3635C" w14:textId="77777777" w:rsidR="00337B9C" w:rsidRPr="005E5F2A" w:rsidRDefault="00337B9C" w:rsidP="00651120">
                      <w:pPr>
                        <w:jc w:val="center"/>
                        <w:rPr>
                          <w:rFonts w:ascii="Arial" w:hAnsi="Arial" w:cs="Arial"/>
                          <w:b/>
                        </w:rPr>
                      </w:pPr>
                      <w:r w:rsidRPr="00F0422D">
                        <w:rPr>
                          <w:rFonts w:ascii="Arial" w:hAnsi="Arial" w:cs="Arial"/>
                          <w:b/>
                          <w:sz w:val="22"/>
                        </w:rPr>
                        <w:t>L,</w:t>
                      </w:r>
                      <w:r>
                        <w:rPr>
                          <w:rFonts w:ascii="Arial" w:hAnsi="Arial" w:cs="Arial"/>
                          <w:b/>
                        </w:rPr>
                        <w:t>Q</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932672" behindDoc="0" locked="0" layoutInCell="1" allowOverlap="1" wp14:anchorId="16B3610D" wp14:editId="278FF079">
                <wp:simplePos x="0" y="0"/>
                <wp:positionH relativeFrom="column">
                  <wp:posOffset>7419975</wp:posOffset>
                </wp:positionH>
                <wp:positionV relativeFrom="paragraph">
                  <wp:posOffset>86360</wp:posOffset>
                </wp:positionV>
                <wp:extent cx="5080" cy="147955"/>
                <wp:effectExtent l="57150" t="19685" r="52070" b="13335"/>
                <wp:wrapNone/>
                <wp:docPr id="533"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3" o:spid="_x0000_s1026" type="#_x0000_t32" style="position:absolute;margin-left:584.25pt;margin-top:6.8pt;width:.4pt;height:11.65pt;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31648" behindDoc="0" locked="0" layoutInCell="1" allowOverlap="1" wp14:anchorId="16B3610E" wp14:editId="263AC49F">
                <wp:simplePos x="0" y="0"/>
                <wp:positionH relativeFrom="column">
                  <wp:posOffset>6377305</wp:posOffset>
                </wp:positionH>
                <wp:positionV relativeFrom="paragraph">
                  <wp:posOffset>86360</wp:posOffset>
                </wp:positionV>
                <wp:extent cx="0" cy="147955"/>
                <wp:effectExtent l="52705" t="19685" r="61595" b="13335"/>
                <wp:wrapNone/>
                <wp:docPr id="532"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2" o:spid="_x0000_s1026" type="#_x0000_t32" style="position:absolute;margin-left:502.15pt;margin-top:6.8pt;width:0;height:11.6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Base</w:t>
      </w:r>
      <w:r w:rsidR="00651120" w:rsidRPr="00BA716B">
        <w:rPr>
          <w:rFonts w:ascii="Arial" w:hAnsi="Arial" w:cs="Arial"/>
          <w:color w:val="FF0000"/>
          <w:sz w:val="16"/>
          <w:szCs w:val="16"/>
          <w:highlight w:val="white"/>
        </w:rPr>
        <w:t xml:space="preserve"> AmountBeforeTax</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5500</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CurrencyCode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EUR</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DecimalPlaces</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2</w:t>
      </w:r>
      <w:r w:rsidR="00651120" w:rsidRPr="00BA716B">
        <w:rPr>
          <w:rFonts w:ascii="Arial" w:hAnsi="Arial" w:cs="Arial"/>
          <w:color w:val="0000FF"/>
          <w:sz w:val="16"/>
          <w:szCs w:val="16"/>
          <w:highlight w:val="white"/>
        </w:rPr>
        <w:t>"/&gt;</w:t>
      </w:r>
    </w:p>
    <w:p w14:paraId="16B358E8"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Rate</w:t>
      </w:r>
      <w:r w:rsidRPr="00BA716B">
        <w:rPr>
          <w:rFonts w:ascii="Arial" w:hAnsi="Arial" w:cs="Arial"/>
          <w:color w:val="0000FF"/>
          <w:sz w:val="16"/>
          <w:szCs w:val="16"/>
          <w:highlight w:val="white"/>
        </w:rPr>
        <w:t>&gt;</w:t>
      </w:r>
    </w:p>
    <w:p w14:paraId="16B358E9" w14:textId="21832A8F"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0624" behindDoc="0" locked="0" layoutInCell="1" allowOverlap="1" wp14:anchorId="16B3610F" wp14:editId="30289FB2">
                <wp:simplePos x="0" y="0"/>
                <wp:positionH relativeFrom="column">
                  <wp:posOffset>6377305</wp:posOffset>
                </wp:positionH>
                <wp:positionV relativeFrom="paragraph">
                  <wp:posOffset>-1270</wp:posOffset>
                </wp:positionV>
                <wp:extent cx="2266315" cy="1905"/>
                <wp:effectExtent l="5080" t="8255" r="5080" b="8890"/>
                <wp:wrapNone/>
                <wp:docPr id="531"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66315" cy="1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1" o:spid="_x0000_s1026" type="#_x0000_t32" style="position:absolute;margin-left:502.15pt;margin-top:-.1pt;width:178.45pt;height:.1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Rates</w:t>
      </w:r>
      <w:r w:rsidR="00651120" w:rsidRPr="00BA716B">
        <w:rPr>
          <w:rFonts w:ascii="Arial" w:hAnsi="Arial" w:cs="Arial"/>
          <w:color w:val="0000FF"/>
          <w:sz w:val="16"/>
          <w:szCs w:val="16"/>
          <w:highlight w:val="white"/>
        </w:rPr>
        <w:t>&gt;</w:t>
      </w:r>
    </w:p>
    <w:p w14:paraId="16B358EA" w14:textId="7338BD2F"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6288" behindDoc="0" locked="0" layoutInCell="1" allowOverlap="1" wp14:anchorId="16B36110" wp14:editId="165FC5EC">
                <wp:simplePos x="0" y="0"/>
                <wp:positionH relativeFrom="column">
                  <wp:posOffset>8667750</wp:posOffset>
                </wp:positionH>
                <wp:positionV relativeFrom="paragraph">
                  <wp:posOffset>10160</wp:posOffset>
                </wp:positionV>
                <wp:extent cx="400050" cy="228600"/>
                <wp:effectExtent l="9525" t="10160" r="9525" b="8890"/>
                <wp:wrapNone/>
                <wp:docPr id="530"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D"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57" style="position:absolute;margin-left:682.5pt;margin-top:.8pt;width:31.5pt;height:1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">
                <v:textbox>
                  <w:txbxContent>
                    <w:p w14:paraId="16B3635D" w14:textId="77777777" w:rsidR="00337B9C" w:rsidRPr="00F0422D" w:rsidRDefault="00337B9C" w:rsidP="00651120">
                      <w:pPr>
                        <w:jc w:val="center"/>
                        <w:rPr>
                          <w:rFonts w:ascii="Arial" w:hAnsi="Arial" w:cs="Arial"/>
                          <w:b/>
                          <w:sz w:val="22"/>
                        </w:rPr>
                      </w:pPr>
                      <w:r w:rsidRPr="00F0422D">
                        <w:rPr>
                          <w:rFonts w:ascii="Arial" w:hAnsi="Arial" w:cs="Arial"/>
                          <w:b/>
                          <w:sz w:val="22"/>
                        </w:rPr>
                        <w:t>C</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RoomRate</w:t>
      </w:r>
      <w:r w:rsidR="00651120" w:rsidRPr="00BA716B">
        <w:rPr>
          <w:rFonts w:ascii="Arial" w:hAnsi="Arial" w:cs="Arial"/>
          <w:color w:val="0000FF"/>
          <w:sz w:val="16"/>
          <w:szCs w:val="16"/>
          <w:highlight w:val="white"/>
        </w:rPr>
        <w:t>&gt;</w:t>
      </w:r>
    </w:p>
    <w:p w14:paraId="16B358EB" w14:textId="542691A4"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4720" behindDoc="0" locked="0" layoutInCell="1" allowOverlap="1" wp14:anchorId="16B36111" wp14:editId="25AC0AC9">
                <wp:simplePos x="0" y="0"/>
                <wp:positionH relativeFrom="column">
                  <wp:posOffset>5819775</wp:posOffset>
                </wp:positionH>
                <wp:positionV relativeFrom="paragraph">
                  <wp:posOffset>7620</wp:posOffset>
                </wp:positionV>
                <wp:extent cx="635" cy="223520"/>
                <wp:effectExtent l="57150" t="7620" r="56515" b="16510"/>
                <wp:wrapNone/>
                <wp:docPr id="529"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5" o:spid="_x0000_s1026" type="#_x0000_t32" style="position:absolute;margin-left:458.25pt;margin-top:.6pt;width:.05pt;height:17.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33696" behindDoc="0" locked="0" layoutInCell="1" allowOverlap="1" wp14:anchorId="16B36112" wp14:editId="3DED7507">
                <wp:simplePos x="0" y="0"/>
                <wp:positionH relativeFrom="column">
                  <wp:posOffset>5819775</wp:posOffset>
                </wp:positionH>
                <wp:positionV relativeFrom="paragraph">
                  <wp:posOffset>7620</wp:posOffset>
                </wp:positionV>
                <wp:extent cx="2847975" cy="0"/>
                <wp:effectExtent l="9525" t="7620" r="9525" b="11430"/>
                <wp:wrapNone/>
                <wp:docPr id="528"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47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4" o:spid="_x0000_s1026" type="#_x0000_t32" style="position:absolute;margin-left:458.25pt;margin-top:.6pt;width:224.25pt;height:0;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RoomRates</w:t>
      </w:r>
      <w:r w:rsidR="00651120" w:rsidRPr="00BA716B">
        <w:rPr>
          <w:rFonts w:ascii="Arial" w:hAnsi="Arial" w:cs="Arial"/>
          <w:color w:val="0000FF"/>
          <w:sz w:val="16"/>
          <w:szCs w:val="16"/>
          <w:highlight w:val="white"/>
        </w:rPr>
        <w:t>&gt;</w:t>
      </w:r>
    </w:p>
    <w:p w14:paraId="16B358EC" w14:textId="5204B808"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7312" behindDoc="0" locked="0" layoutInCell="1" allowOverlap="1" wp14:anchorId="16B36113" wp14:editId="1EEF00F7">
                <wp:simplePos x="0" y="0"/>
                <wp:positionH relativeFrom="column">
                  <wp:posOffset>8667750</wp:posOffset>
                </wp:positionH>
                <wp:positionV relativeFrom="paragraph">
                  <wp:posOffset>85725</wp:posOffset>
                </wp:positionV>
                <wp:extent cx="400050" cy="228600"/>
                <wp:effectExtent l="9525" t="9525" r="9525" b="9525"/>
                <wp:wrapNone/>
                <wp:docPr id="527"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E" w14:textId="77777777" w:rsidR="00337B9C" w:rsidRPr="00F0422D" w:rsidRDefault="00337B9C" w:rsidP="00651120">
                            <w:pPr>
                              <w:jc w:val="center"/>
                              <w:rPr>
                                <w:rFonts w:ascii="Arial" w:hAnsi="Arial" w:cs="Arial"/>
                                <w:b/>
                                <w:sz w:val="22"/>
                              </w:rPr>
                            </w:pPr>
                            <w:r w:rsidRPr="00F0422D">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58" style="position:absolute;margin-left:682.5pt;margin-top:6.75pt;width:31.5pt;height:18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">
                <v:textbox>
                  <w:txbxContent>
                    <w:p w14:paraId="16B3635E" w14:textId="77777777" w:rsidR="00337B9C" w:rsidRPr="00F0422D" w:rsidRDefault="00337B9C" w:rsidP="00651120">
                      <w:pPr>
                        <w:jc w:val="center"/>
                        <w:rPr>
                          <w:rFonts w:ascii="Arial" w:hAnsi="Arial" w:cs="Arial"/>
                          <w:b/>
                          <w:sz w:val="22"/>
                        </w:rPr>
                      </w:pPr>
                      <w:r w:rsidRPr="00F0422D">
                        <w:rPr>
                          <w:rFonts w:ascii="Arial" w:hAnsi="Arial" w:cs="Arial"/>
                          <w:b/>
                          <w:sz w:val="22"/>
                        </w:rPr>
                        <w:t>J</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GuestCounts</w:t>
      </w:r>
      <w:r w:rsidR="00651120" w:rsidRPr="00BA716B">
        <w:rPr>
          <w:rFonts w:ascii="Arial" w:hAnsi="Arial" w:cs="Arial"/>
          <w:color w:val="0000FF"/>
          <w:sz w:val="16"/>
          <w:szCs w:val="16"/>
          <w:highlight w:val="white"/>
        </w:rPr>
        <w:t>&gt;</w:t>
      </w:r>
    </w:p>
    <w:p w14:paraId="16B358ED"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GuestCount</w:t>
      </w:r>
      <w:r w:rsidRPr="00BA716B">
        <w:rPr>
          <w:rFonts w:ascii="Arial" w:hAnsi="Arial" w:cs="Arial"/>
          <w:color w:val="FF0000"/>
          <w:sz w:val="16"/>
          <w:szCs w:val="16"/>
          <w:highlight w:val="white"/>
        </w:rPr>
        <w:t xml:space="preserve"> AgeQualifyingCode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10</w:t>
      </w:r>
      <w:r w:rsidRPr="00BA716B">
        <w:rPr>
          <w:rFonts w:ascii="Arial" w:hAnsi="Arial" w:cs="Arial"/>
          <w:color w:val="0000FF"/>
          <w:sz w:val="16"/>
          <w:szCs w:val="16"/>
          <w:highlight w:val="white"/>
        </w:rPr>
        <w:t>"</w:t>
      </w:r>
      <w:r w:rsidRPr="00BA716B">
        <w:rPr>
          <w:rFonts w:ascii="Arial" w:hAnsi="Arial" w:cs="Arial"/>
          <w:color w:val="FF0000"/>
          <w:sz w:val="16"/>
          <w:szCs w:val="16"/>
          <w:highlight w:val="white"/>
        </w:rPr>
        <w:t xml:space="preserve"> Count</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1</w:t>
      </w:r>
      <w:r w:rsidRPr="00BA716B">
        <w:rPr>
          <w:rFonts w:ascii="Arial" w:hAnsi="Arial" w:cs="Arial"/>
          <w:color w:val="0000FF"/>
          <w:sz w:val="16"/>
          <w:szCs w:val="16"/>
          <w:highlight w:val="white"/>
        </w:rPr>
        <w:t>"/&gt;</w:t>
      </w:r>
    </w:p>
    <w:p w14:paraId="16B358EE" w14:textId="1A2F96E8"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5744" behindDoc="0" locked="0" layoutInCell="1" allowOverlap="1" wp14:anchorId="16B36114" wp14:editId="5016EA83">
                <wp:simplePos x="0" y="0"/>
                <wp:positionH relativeFrom="column">
                  <wp:posOffset>4343400</wp:posOffset>
                </wp:positionH>
                <wp:positionV relativeFrom="paragraph">
                  <wp:posOffset>27940</wp:posOffset>
                </wp:positionV>
                <wp:extent cx="4300220" cy="635"/>
                <wp:effectExtent l="9525" t="8890" r="5080" b="9525"/>
                <wp:wrapNone/>
                <wp:docPr id="526"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0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6" o:spid="_x0000_s1026" type="#_x0000_t32" style="position:absolute;margin-left:342pt;margin-top:2.2pt;width:338.6pt;height:.0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"/>
            </w:pict>
          </mc:Fallback>
        </mc:AlternateContent>
      </w:r>
      <w:r>
        <w:rPr>
          <w:rFonts w:ascii="Arial" w:hAnsi="Arial" w:cs="Arial"/>
          <w:noProof/>
          <w:color w:val="000000"/>
          <w:sz w:val="16"/>
          <w:szCs w:val="16"/>
        </w:rPr>
        <mc:AlternateContent>
          <mc:Choice Requires="wps">
            <w:drawing>
              <wp:anchor distT="0" distB="0" distL="114300" distR="114300" simplePos="0" relativeHeight="251936768" behindDoc="0" locked="0" layoutInCell="1" allowOverlap="1" wp14:anchorId="16B36115" wp14:editId="622C74B7">
                <wp:simplePos x="0" y="0"/>
                <wp:positionH relativeFrom="column">
                  <wp:posOffset>4343400</wp:posOffset>
                </wp:positionH>
                <wp:positionV relativeFrom="paragraph">
                  <wp:posOffset>27940</wp:posOffset>
                </wp:positionV>
                <wp:extent cx="0" cy="100330"/>
                <wp:effectExtent l="57150" t="8890" r="57150" b="14605"/>
                <wp:wrapNone/>
                <wp:docPr id="525"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7" o:spid="_x0000_s1026" type="#_x0000_t32" style="position:absolute;margin-left:342pt;margin-top:2.2pt;width:0;height:7.9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GuestCounts</w:t>
      </w:r>
      <w:r w:rsidR="00651120" w:rsidRPr="00BA716B">
        <w:rPr>
          <w:rFonts w:ascii="Arial" w:hAnsi="Arial" w:cs="Arial"/>
          <w:color w:val="0000FF"/>
          <w:sz w:val="16"/>
          <w:szCs w:val="16"/>
          <w:highlight w:val="white"/>
        </w:rPr>
        <w:t>&gt;</w:t>
      </w:r>
    </w:p>
    <w:p w14:paraId="16B358EF" w14:textId="7779804B"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7792" behindDoc="0" locked="0" layoutInCell="1" allowOverlap="1" wp14:anchorId="16B36116" wp14:editId="4BE05068">
                <wp:simplePos x="0" y="0"/>
                <wp:positionH relativeFrom="column">
                  <wp:posOffset>5481955</wp:posOffset>
                </wp:positionH>
                <wp:positionV relativeFrom="paragraph">
                  <wp:posOffset>63500</wp:posOffset>
                </wp:positionV>
                <wp:extent cx="3161665" cy="24130"/>
                <wp:effectExtent l="24130" t="53975" r="5080" b="36195"/>
                <wp:wrapNone/>
                <wp:docPr id="524"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61665" cy="24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8" o:spid="_x0000_s1026" type="#_x0000_t32" style="position:absolute;margin-left:431.65pt;margin-top:5pt;width:248.95pt;height:1.9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8336" behindDoc="0" locked="0" layoutInCell="1" allowOverlap="1" wp14:anchorId="16B36117" wp14:editId="42EB28BA">
                <wp:simplePos x="0" y="0"/>
                <wp:positionH relativeFrom="column">
                  <wp:posOffset>8667750</wp:posOffset>
                </wp:positionH>
                <wp:positionV relativeFrom="paragraph">
                  <wp:posOffset>11430</wp:posOffset>
                </wp:positionV>
                <wp:extent cx="400050" cy="228600"/>
                <wp:effectExtent l="9525" t="11430" r="9525" b="7620"/>
                <wp:wrapNone/>
                <wp:docPr id="523"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5F"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059" style="position:absolute;margin-left:682.5pt;margin-top:.9pt;width:31.5pt;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">
                <v:textbox>
                  <w:txbxContent>
                    <w:p w14:paraId="16B3635F"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TimeSpan</w:t>
      </w:r>
      <w:r w:rsidR="00651120" w:rsidRPr="00BA716B">
        <w:rPr>
          <w:rFonts w:ascii="Arial" w:hAnsi="Arial" w:cs="Arial"/>
          <w:color w:val="FF0000"/>
          <w:sz w:val="16"/>
          <w:szCs w:val="16"/>
          <w:highlight w:val="white"/>
        </w:rPr>
        <w:t xml:space="preserve"> End</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2010-01-21</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Start</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2010-01-20</w:t>
      </w:r>
      <w:r w:rsidR="00651120" w:rsidRPr="00BA716B">
        <w:rPr>
          <w:rFonts w:ascii="Arial" w:hAnsi="Arial" w:cs="Arial"/>
          <w:color w:val="0000FF"/>
          <w:sz w:val="16"/>
          <w:szCs w:val="16"/>
          <w:highlight w:val="white"/>
        </w:rPr>
        <w:t>"/&gt;</w:t>
      </w:r>
    </w:p>
    <w:p w14:paraId="16B358F0" w14:textId="63EDE863"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9840" behindDoc="0" locked="0" layoutInCell="1" allowOverlap="1" wp14:anchorId="16B36118" wp14:editId="27B4F37E">
                <wp:simplePos x="0" y="0"/>
                <wp:positionH relativeFrom="column">
                  <wp:posOffset>5543550</wp:posOffset>
                </wp:positionH>
                <wp:positionV relativeFrom="paragraph">
                  <wp:posOffset>70485</wp:posOffset>
                </wp:positionV>
                <wp:extent cx="0" cy="180975"/>
                <wp:effectExtent l="9525" t="13335" r="9525" b="5715"/>
                <wp:wrapNone/>
                <wp:docPr id="522"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0" o:spid="_x0000_s1026" type="#_x0000_t32" style="position:absolute;margin-left:436.5pt;margin-top:5.55pt;width:0;height:14.2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"/>
            </w:pict>
          </mc:Fallback>
        </mc:AlternateContent>
      </w:r>
      <w:r>
        <w:rPr>
          <w:rFonts w:ascii="Arial" w:hAnsi="Arial" w:cs="Arial"/>
          <w:noProof/>
          <w:color w:val="000000"/>
          <w:sz w:val="16"/>
          <w:szCs w:val="16"/>
        </w:rPr>
        <mc:AlternateContent>
          <mc:Choice Requires="wps">
            <w:drawing>
              <wp:anchor distT="0" distB="0" distL="114300" distR="114300" simplePos="0" relativeHeight="251940864" behindDoc="0" locked="0" layoutInCell="1" allowOverlap="1" wp14:anchorId="16B36119" wp14:editId="378CCE28">
                <wp:simplePos x="0" y="0"/>
                <wp:positionH relativeFrom="column">
                  <wp:posOffset>4905375</wp:posOffset>
                </wp:positionH>
                <wp:positionV relativeFrom="paragraph">
                  <wp:posOffset>70485</wp:posOffset>
                </wp:positionV>
                <wp:extent cx="638175" cy="0"/>
                <wp:effectExtent l="19050" t="60960" r="9525" b="53340"/>
                <wp:wrapNone/>
                <wp:docPr id="521"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1" o:spid="_x0000_s1026" type="#_x0000_t32" style="position:absolute;margin-left:386.25pt;margin-top:5.55pt;width:50.25pt;height:0;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Guarantee</w:t>
      </w:r>
      <w:r w:rsidR="00651120" w:rsidRPr="00BA716B">
        <w:rPr>
          <w:rFonts w:ascii="Arial" w:hAnsi="Arial" w:cs="Arial"/>
          <w:color w:val="FF0000"/>
          <w:sz w:val="16"/>
          <w:szCs w:val="16"/>
          <w:highlight w:val="white"/>
        </w:rPr>
        <w:t xml:space="preserve"> GuaranteeCode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GCC</w:t>
      </w:r>
      <w:r w:rsidR="00651120" w:rsidRPr="00BA716B">
        <w:rPr>
          <w:rFonts w:ascii="Arial" w:hAnsi="Arial" w:cs="Arial"/>
          <w:color w:val="0000FF"/>
          <w:sz w:val="16"/>
          <w:szCs w:val="16"/>
          <w:highlight w:val="white"/>
        </w:rPr>
        <w:t>"&gt;</w:t>
      </w:r>
    </w:p>
    <w:p w14:paraId="16B358F1" w14:textId="42665922"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9360" behindDoc="0" locked="0" layoutInCell="1" allowOverlap="1" wp14:anchorId="16B3611A" wp14:editId="6AD682D7">
                <wp:simplePos x="0" y="0"/>
                <wp:positionH relativeFrom="column">
                  <wp:posOffset>8667750</wp:posOffset>
                </wp:positionH>
                <wp:positionV relativeFrom="paragraph">
                  <wp:posOffset>48895</wp:posOffset>
                </wp:positionV>
                <wp:extent cx="400050" cy="228600"/>
                <wp:effectExtent l="9525" t="10795" r="9525" b="8255"/>
                <wp:wrapNone/>
                <wp:docPr id="52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0" w14:textId="77777777" w:rsidR="00337B9C" w:rsidRPr="00F0422D" w:rsidRDefault="00337B9C" w:rsidP="00651120">
                            <w:pPr>
                              <w:jc w:val="center"/>
                              <w:rPr>
                                <w:rFonts w:ascii="Arial" w:hAnsi="Arial" w:cs="Arial"/>
                                <w:b/>
                                <w:sz w:val="22"/>
                              </w:rPr>
                            </w:pPr>
                            <w:r w:rsidRPr="00F0422D">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0" o:spid="_x0000_s1060" style="position:absolute;margin-left:682.5pt;margin-top:3.85pt;width:31.5pt;height:1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">
                <v:textbox>
                  <w:txbxContent>
                    <w:p w14:paraId="16B36360" w14:textId="77777777" w:rsidR="00337B9C" w:rsidRPr="00F0422D" w:rsidRDefault="00337B9C" w:rsidP="00651120">
                      <w:pPr>
                        <w:jc w:val="center"/>
                        <w:rPr>
                          <w:rFonts w:ascii="Arial" w:hAnsi="Arial" w:cs="Arial"/>
                          <w:b/>
                          <w:sz w:val="22"/>
                        </w:rPr>
                      </w:pPr>
                      <w:r w:rsidRPr="00F0422D">
                        <w:rPr>
                          <w:rFonts w:ascii="Arial" w:hAnsi="Arial" w:cs="Arial"/>
                          <w:b/>
                          <w:sz w:val="22"/>
                        </w:rPr>
                        <w:t>O</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GuaranteesAccepted</w:t>
      </w:r>
      <w:r w:rsidR="00651120" w:rsidRPr="00BA716B">
        <w:rPr>
          <w:rFonts w:ascii="Arial" w:hAnsi="Arial" w:cs="Arial"/>
          <w:color w:val="0000FF"/>
          <w:sz w:val="16"/>
          <w:szCs w:val="16"/>
          <w:highlight w:val="white"/>
        </w:rPr>
        <w:t>&gt;</w:t>
      </w:r>
    </w:p>
    <w:p w14:paraId="16B358F2" w14:textId="370E35A3"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8816" behindDoc="0" locked="0" layoutInCell="1" allowOverlap="1" wp14:anchorId="16B3611B" wp14:editId="749C9BB4">
                <wp:simplePos x="0" y="0"/>
                <wp:positionH relativeFrom="column">
                  <wp:posOffset>5543550</wp:posOffset>
                </wp:positionH>
                <wp:positionV relativeFrom="paragraph">
                  <wp:posOffset>17780</wp:posOffset>
                </wp:positionV>
                <wp:extent cx="3124200" cy="28575"/>
                <wp:effectExtent l="9525" t="8255" r="9525" b="10795"/>
                <wp:wrapNone/>
                <wp:docPr id="519"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242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9" o:spid="_x0000_s1026" type="#_x0000_t32" style="position:absolute;margin-left:436.5pt;margin-top:1.4pt;width:246pt;height:2.25pt;flip:x 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GuaranteeAccepted</w:t>
      </w:r>
      <w:r w:rsidR="00651120" w:rsidRPr="00BA716B">
        <w:rPr>
          <w:rFonts w:ascii="Arial" w:hAnsi="Arial" w:cs="Arial"/>
          <w:color w:val="0000FF"/>
          <w:sz w:val="16"/>
          <w:szCs w:val="16"/>
          <w:highlight w:val="white"/>
        </w:rPr>
        <w:t>&gt;</w:t>
      </w:r>
    </w:p>
    <w:p w14:paraId="16B358F3" w14:textId="1D3BACD5"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1280" behindDoc="0" locked="0" layoutInCell="1" allowOverlap="1" wp14:anchorId="16B3611C" wp14:editId="1A507F98">
                <wp:simplePos x="0" y="0"/>
                <wp:positionH relativeFrom="column">
                  <wp:posOffset>8387080</wp:posOffset>
                </wp:positionH>
                <wp:positionV relativeFrom="paragraph">
                  <wp:posOffset>100965</wp:posOffset>
                </wp:positionV>
                <wp:extent cx="0" cy="148590"/>
                <wp:effectExtent l="52705" t="15240" r="61595" b="7620"/>
                <wp:wrapNone/>
                <wp:docPr id="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0" o:spid="_x0000_s1026" type="#_x0000_t32" style="position:absolute;margin-left:660.4pt;margin-top:7.95pt;width:0;height:11.7pt;flip: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3936" behindDoc="0" locked="0" layoutInCell="1" allowOverlap="1" wp14:anchorId="16B3611D" wp14:editId="79ADF56E">
                <wp:simplePos x="0" y="0"/>
                <wp:positionH relativeFrom="column">
                  <wp:posOffset>6858000</wp:posOffset>
                </wp:positionH>
                <wp:positionV relativeFrom="paragraph">
                  <wp:posOffset>72390</wp:posOffset>
                </wp:positionV>
                <wp:extent cx="635" cy="177165"/>
                <wp:effectExtent l="57150" t="15240" r="56515" b="7620"/>
                <wp:wrapNone/>
                <wp:docPr id="51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7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4" o:spid="_x0000_s1026" type="#_x0000_t32" style="position:absolute;margin-left:540pt;margin-top:5.7pt;width:.05pt;height:13.95pt;flip: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2912" behindDoc="0" locked="0" layoutInCell="1" allowOverlap="1" wp14:anchorId="16B3611E" wp14:editId="05E83DD6">
                <wp:simplePos x="0" y="0"/>
                <wp:positionH relativeFrom="column">
                  <wp:posOffset>5887085</wp:posOffset>
                </wp:positionH>
                <wp:positionV relativeFrom="paragraph">
                  <wp:posOffset>100965</wp:posOffset>
                </wp:positionV>
                <wp:extent cx="0" cy="148590"/>
                <wp:effectExtent l="57785" t="15240" r="56515" b="7620"/>
                <wp:wrapNone/>
                <wp:docPr id="516"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3" o:spid="_x0000_s1026" type="#_x0000_t32" style="position:absolute;margin-left:463.55pt;margin-top:7.95pt;width:0;height:11.7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6SPAIAAGoEAAAOAAAAZHJzL2Uyb0RvYy54bWysVMGO2yAQvVfqPyDuie2sky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PaymentCard</w:t>
      </w:r>
      <w:r w:rsidR="00651120" w:rsidRPr="00BA716B">
        <w:rPr>
          <w:rFonts w:ascii="Arial" w:hAnsi="Arial" w:cs="Arial"/>
          <w:color w:val="FF0000"/>
          <w:sz w:val="16"/>
          <w:szCs w:val="16"/>
          <w:highlight w:val="white"/>
        </w:rPr>
        <w:t xml:space="preserve"> CardCode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AX</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CardNumber</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CardType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1</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ExpireDate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1011</w:t>
      </w:r>
      <w:r w:rsidR="00651120" w:rsidRPr="00BA716B">
        <w:rPr>
          <w:rFonts w:ascii="Arial" w:hAnsi="Arial" w:cs="Arial"/>
          <w:color w:val="0000FF"/>
          <w:sz w:val="16"/>
          <w:szCs w:val="16"/>
          <w:highlight w:val="white"/>
        </w:rPr>
        <w:t>"/&gt;</w:t>
      </w:r>
    </w:p>
    <w:p w14:paraId="16B358F4" w14:textId="4AA9D4AF"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0384" behindDoc="0" locked="0" layoutInCell="1" allowOverlap="1" wp14:anchorId="16B3611F" wp14:editId="3004FEA5">
                <wp:simplePos x="0" y="0"/>
                <wp:positionH relativeFrom="column">
                  <wp:posOffset>8667750</wp:posOffset>
                </wp:positionH>
                <wp:positionV relativeFrom="paragraph">
                  <wp:posOffset>13335</wp:posOffset>
                </wp:positionV>
                <wp:extent cx="400050" cy="228600"/>
                <wp:effectExtent l="9525" t="13335" r="9525" b="5715"/>
                <wp:wrapNone/>
                <wp:docPr id="515"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1" w14:textId="77777777" w:rsidR="00337B9C" w:rsidRPr="00F0422D" w:rsidRDefault="00337B9C" w:rsidP="00651120">
                            <w:pPr>
                              <w:jc w:val="center"/>
                              <w:rPr>
                                <w:rFonts w:ascii="Arial" w:hAnsi="Arial" w:cs="Arial"/>
                                <w:b/>
                                <w:sz w:val="22"/>
                              </w:rPr>
                            </w:pPr>
                            <w:r w:rsidRPr="00F0422D">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1" o:spid="_x0000_s1061" style="position:absolute;margin-left:682.5pt;margin-top:1.05pt;width:31.5pt;height:1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">
                <v:textbox>
                  <w:txbxContent>
                    <w:p w14:paraId="16B36361" w14:textId="77777777" w:rsidR="00337B9C" w:rsidRPr="00F0422D" w:rsidRDefault="00337B9C" w:rsidP="00651120">
                      <w:pPr>
                        <w:jc w:val="center"/>
                        <w:rPr>
                          <w:rFonts w:ascii="Arial" w:hAnsi="Arial" w:cs="Arial"/>
                          <w:b/>
                          <w:sz w:val="22"/>
                        </w:rPr>
                      </w:pPr>
                      <w:r w:rsidRPr="00F0422D">
                        <w:rPr>
                          <w:rFonts w:ascii="Arial" w:hAnsi="Arial" w:cs="Arial"/>
                          <w:b/>
                          <w:sz w:val="22"/>
                        </w:rPr>
                        <w:t>N</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GuaranteeAccepted</w:t>
      </w:r>
      <w:r w:rsidR="00651120" w:rsidRPr="00BA716B">
        <w:rPr>
          <w:rFonts w:ascii="Arial" w:hAnsi="Arial" w:cs="Arial"/>
          <w:color w:val="0000FF"/>
          <w:sz w:val="16"/>
          <w:szCs w:val="16"/>
          <w:highlight w:val="white"/>
        </w:rPr>
        <w:t>&gt;</w:t>
      </w:r>
    </w:p>
    <w:p w14:paraId="16B358F5" w14:textId="71640EC7"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0256" behindDoc="0" locked="0" layoutInCell="1" allowOverlap="1" wp14:anchorId="16B36120" wp14:editId="3C4D0275">
                <wp:simplePos x="0" y="0"/>
                <wp:positionH relativeFrom="column">
                  <wp:posOffset>5886450</wp:posOffset>
                </wp:positionH>
                <wp:positionV relativeFrom="paragraph">
                  <wp:posOffset>15875</wp:posOffset>
                </wp:positionV>
                <wp:extent cx="2781300" cy="4445"/>
                <wp:effectExtent l="9525" t="6350" r="9525" b="8255"/>
                <wp:wrapNone/>
                <wp:docPr id="51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9" o:spid="_x0000_s1026" type="#_x0000_t32" style="position:absolute;margin-left:463.5pt;margin-top:1.25pt;width:219pt;height:.35pt;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MSLAIAAEw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GuaranteesAccepted</w:t>
      </w:r>
      <w:r w:rsidR="00651120" w:rsidRPr="00BA716B">
        <w:rPr>
          <w:rFonts w:ascii="Arial" w:hAnsi="Arial" w:cs="Arial"/>
          <w:color w:val="0000FF"/>
          <w:sz w:val="16"/>
          <w:szCs w:val="16"/>
          <w:highlight w:val="white"/>
        </w:rPr>
        <w:t>&gt;</w:t>
      </w:r>
    </w:p>
    <w:p w14:paraId="16B358F6"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Guarantee</w:t>
      </w:r>
      <w:r w:rsidRPr="00BA716B">
        <w:rPr>
          <w:rFonts w:ascii="Arial" w:hAnsi="Arial" w:cs="Arial"/>
          <w:color w:val="0000FF"/>
          <w:sz w:val="16"/>
          <w:szCs w:val="16"/>
          <w:highlight w:val="white"/>
        </w:rPr>
        <w:t>&gt;</w:t>
      </w:r>
    </w:p>
    <w:p w14:paraId="16B358F7" w14:textId="1EE68F00"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5984" behindDoc="0" locked="0" layoutInCell="1" allowOverlap="1" wp14:anchorId="16B36121" wp14:editId="3FB85D78">
                <wp:simplePos x="0" y="0"/>
                <wp:positionH relativeFrom="column">
                  <wp:posOffset>6263005</wp:posOffset>
                </wp:positionH>
                <wp:positionV relativeFrom="paragraph">
                  <wp:posOffset>102870</wp:posOffset>
                </wp:positionV>
                <wp:extent cx="635" cy="121920"/>
                <wp:effectExtent l="52705" t="17145" r="60960" b="13335"/>
                <wp:wrapNone/>
                <wp:docPr id="513"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6" o:spid="_x0000_s1026" type="#_x0000_t32" style="position:absolute;margin-left:493.15pt;margin-top:8.1pt;width:.05pt;height:9.6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7008" behindDoc="0" locked="0" layoutInCell="1" allowOverlap="1" wp14:anchorId="16B36122" wp14:editId="7CC704A4">
                <wp:simplePos x="0" y="0"/>
                <wp:positionH relativeFrom="column">
                  <wp:posOffset>7301230</wp:posOffset>
                </wp:positionH>
                <wp:positionV relativeFrom="paragraph">
                  <wp:posOffset>102870</wp:posOffset>
                </wp:positionV>
                <wp:extent cx="635" cy="121920"/>
                <wp:effectExtent l="52705" t="17145" r="60960" b="13335"/>
                <wp:wrapNone/>
                <wp:docPr id="512"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7" o:spid="_x0000_s1026" type="#_x0000_t32" style="position:absolute;margin-left:574.9pt;margin-top:8.1pt;width:.05pt;height:9.6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21408" behindDoc="0" locked="0" layoutInCell="1" allowOverlap="1" wp14:anchorId="16B36123" wp14:editId="1ECA8E08">
                <wp:simplePos x="0" y="0"/>
                <wp:positionH relativeFrom="column">
                  <wp:posOffset>8696325</wp:posOffset>
                </wp:positionH>
                <wp:positionV relativeFrom="paragraph">
                  <wp:posOffset>40640</wp:posOffset>
                </wp:positionV>
                <wp:extent cx="400050" cy="228600"/>
                <wp:effectExtent l="9525" t="12065" r="9525" b="6985"/>
                <wp:wrapNone/>
                <wp:docPr id="511"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2" w14:textId="77777777" w:rsidR="00337B9C" w:rsidRPr="00F0422D" w:rsidRDefault="00337B9C" w:rsidP="00651120">
                            <w:pPr>
                              <w:jc w:val="center"/>
                              <w:rPr>
                                <w:rFonts w:ascii="Arial" w:hAnsi="Arial" w:cs="Arial"/>
                                <w:b/>
                                <w:sz w:val="22"/>
                              </w:rPr>
                            </w:pPr>
                            <w:r w:rsidRPr="00F0422D">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2" o:spid="_x0000_s1062" style="position:absolute;margin-left:684.75pt;margin-top:3.2pt;width:31.5pt;height:1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">
                <v:textbox>
                  <w:txbxContent>
                    <w:p w14:paraId="16B36362" w14:textId="77777777" w:rsidR="00337B9C" w:rsidRPr="00F0422D" w:rsidRDefault="00337B9C" w:rsidP="00651120">
                      <w:pPr>
                        <w:jc w:val="center"/>
                        <w:rPr>
                          <w:rFonts w:ascii="Arial" w:hAnsi="Arial" w:cs="Arial"/>
                          <w:b/>
                          <w:sz w:val="22"/>
                        </w:rPr>
                      </w:pPr>
                      <w:r w:rsidRPr="00F0422D">
                        <w:rPr>
                          <w:rFonts w:ascii="Arial" w:hAnsi="Arial" w:cs="Arial"/>
                          <w:b/>
                          <w:sz w:val="22"/>
                        </w:rPr>
                        <w:t>H</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Total</w:t>
      </w:r>
      <w:r w:rsidR="00651120" w:rsidRPr="00BA716B">
        <w:rPr>
          <w:rFonts w:ascii="Arial" w:hAnsi="Arial" w:cs="Arial"/>
          <w:color w:val="FF0000"/>
          <w:sz w:val="16"/>
          <w:szCs w:val="16"/>
          <w:highlight w:val="white"/>
        </w:rPr>
        <w:t xml:space="preserve"> AdditionalFeesExcludedIndicator</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true</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AmountAfterTax</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5500</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CurrencyCode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EUR</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DecimalPlaces</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2</w:t>
      </w:r>
      <w:r w:rsidR="00651120" w:rsidRPr="00BA716B">
        <w:rPr>
          <w:rFonts w:ascii="Arial" w:hAnsi="Arial" w:cs="Arial"/>
          <w:color w:val="0000FF"/>
          <w:sz w:val="16"/>
          <w:szCs w:val="16"/>
          <w:highlight w:val="white"/>
        </w:rPr>
        <w:t>"&gt;</w:t>
      </w:r>
    </w:p>
    <w:p w14:paraId="16B358F8" w14:textId="33A587AF"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4960" behindDoc="0" locked="0" layoutInCell="1" allowOverlap="1" wp14:anchorId="16B36124" wp14:editId="3A9650C6">
                <wp:simplePos x="0" y="0"/>
                <wp:positionH relativeFrom="column">
                  <wp:posOffset>6263005</wp:posOffset>
                </wp:positionH>
                <wp:positionV relativeFrom="paragraph">
                  <wp:posOffset>107950</wp:posOffset>
                </wp:positionV>
                <wp:extent cx="2433320" cy="0"/>
                <wp:effectExtent l="5080" t="12700" r="9525" b="6350"/>
                <wp:wrapNone/>
                <wp:docPr id="510"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33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5" o:spid="_x0000_s1026" type="#_x0000_t32" style="position:absolute;margin-left:493.15pt;margin-top:8.5pt;width:191.6pt;height:0;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5PKQIAAEk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Total</w:t>
      </w:r>
      <w:r w:rsidR="00651120" w:rsidRPr="00BA716B">
        <w:rPr>
          <w:rFonts w:ascii="Arial" w:hAnsi="Arial" w:cs="Arial"/>
          <w:color w:val="0000FF"/>
          <w:sz w:val="16"/>
          <w:szCs w:val="16"/>
          <w:highlight w:val="white"/>
        </w:rPr>
        <w:t>&gt;</w:t>
      </w:r>
    </w:p>
    <w:p w14:paraId="16B358F9" w14:textId="3D01E3A9"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8032" behindDoc="0" locked="0" layoutInCell="1" allowOverlap="1" wp14:anchorId="16B36125" wp14:editId="396A45BB">
                <wp:simplePos x="0" y="0"/>
                <wp:positionH relativeFrom="column">
                  <wp:posOffset>8696325</wp:posOffset>
                </wp:positionH>
                <wp:positionV relativeFrom="paragraph">
                  <wp:posOffset>94615</wp:posOffset>
                </wp:positionV>
                <wp:extent cx="400050" cy="228600"/>
                <wp:effectExtent l="9525" t="8890" r="9525" b="10160"/>
                <wp:wrapNone/>
                <wp:docPr id="509"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3"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63" style="position:absolute;margin-left:684.75pt;margin-top:7.45pt;width:31.5pt;height:1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">
                <v:textbox>
                  <w:txbxContent>
                    <w:p w14:paraId="16B36363"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982848" behindDoc="0" locked="0" layoutInCell="1" allowOverlap="1" wp14:anchorId="16B36126" wp14:editId="65618D69">
                <wp:simplePos x="0" y="0"/>
                <wp:positionH relativeFrom="column">
                  <wp:posOffset>4739005</wp:posOffset>
                </wp:positionH>
                <wp:positionV relativeFrom="paragraph">
                  <wp:posOffset>94615</wp:posOffset>
                </wp:positionV>
                <wp:extent cx="0" cy="105410"/>
                <wp:effectExtent l="52705" t="18415" r="61595" b="9525"/>
                <wp:wrapNone/>
                <wp:docPr id="508"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5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2" o:spid="_x0000_s1026" type="#_x0000_t32" style="position:absolute;margin-left:373.15pt;margin-top:7.45pt;width:0;height:8.3pt;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lXPAIAAGo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336F91">
        <w:rPr>
          <w:rFonts w:ascii="Arial" w:hAnsi="Arial" w:cs="Arial"/>
          <w:color w:val="800000"/>
          <w:sz w:val="16"/>
          <w:szCs w:val="16"/>
          <w:highlight w:val="white"/>
        </w:rPr>
        <w:t>BasicPropertyInfo</w:t>
      </w:r>
      <w:r w:rsidR="00651120" w:rsidRPr="00336F91">
        <w:rPr>
          <w:rFonts w:ascii="Arial" w:hAnsi="Arial" w:cs="Arial"/>
          <w:color w:val="FF0000"/>
          <w:sz w:val="16"/>
          <w:szCs w:val="16"/>
          <w:highlight w:val="white"/>
        </w:rPr>
        <w:t xml:space="preserve"> ChainCode</w:t>
      </w:r>
      <w:r w:rsidR="00651120" w:rsidRPr="00336F91">
        <w:rPr>
          <w:rFonts w:ascii="Arial" w:hAnsi="Arial" w:cs="Arial"/>
          <w:color w:val="0000FF"/>
          <w:sz w:val="16"/>
          <w:szCs w:val="16"/>
          <w:highlight w:val="white"/>
        </w:rPr>
        <w:t>="</w:t>
      </w:r>
      <w:r w:rsidR="00651120" w:rsidRPr="00336F91">
        <w:rPr>
          <w:rFonts w:ascii="Arial" w:hAnsi="Arial" w:cs="Arial"/>
          <w:color w:val="000000"/>
          <w:sz w:val="16"/>
          <w:szCs w:val="16"/>
          <w:highlight w:val="white"/>
        </w:rPr>
        <w:t>XX</w:t>
      </w:r>
      <w:r w:rsidR="00651120" w:rsidRPr="00336F91">
        <w:rPr>
          <w:rFonts w:ascii="Arial" w:hAnsi="Arial" w:cs="Arial"/>
          <w:color w:val="0000FF"/>
          <w:sz w:val="16"/>
          <w:szCs w:val="16"/>
          <w:highlight w:val="white"/>
        </w:rPr>
        <w:t>"</w:t>
      </w:r>
      <w:r w:rsidR="00651120">
        <w:rPr>
          <w:rFonts w:ascii="Arial" w:hAnsi="Arial" w:cs="Arial"/>
          <w:color w:val="0000FF"/>
          <w:sz w:val="16"/>
          <w:szCs w:val="16"/>
          <w:highlight w:val="white"/>
        </w:rPr>
        <w:t xml:space="preserve"> </w:t>
      </w:r>
      <w:r w:rsidR="00651120" w:rsidRPr="00336F91">
        <w:rPr>
          <w:rFonts w:ascii="Arial" w:hAnsi="Arial" w:cs="Arial"/>
          <w:color w:val="FF0000"/>
          <w:sz w:val="16"/>
          <w:szCs w:val="16"/>
          <w:highlight w:val="white"/>
        </w:rPr>
        <w:t>HotelCode</w:t>
      </w:r>
      <w:r w:rsidR="00651120" w:rsidRPr="00336F91">
        <w:rPr>
          <w:rFonts w:ascii="Arial" w:hAnsi="Arial" w:cs="Arial"/>
          <w:color w:val="0000FF"/>
          <w:sz w:val="16"/>
          <w:szCs w:val="16"/>
          <w:highlight w:val="white"/>
        </w:rPr>
        <w:t>="</w:t>
      </w:r>
      <w:r w:rsidR="00651120" w:rsidRPr="00336F91">
        <w:rPr>
          <w:rFonts w:ascii="Arial" w:hAnsi="Arial" w:cs="Arial"/>
          <w:color w:val="000000"/>
          <w:sz w:val="16"/>
          <w:szCs w:val="16"/>
          <w:highlight w:val="white"/>
        </w:rPr>
        <w:t>IBDBL</w:t>
      </w:r>
      <w:r w:rsidR="00651120" w:rsidRPr="00336F91">
        <w:rPr>
          <w:rFonts w:ascii="Arial" w:hAnsi="Arial" w:cs="Arial"/>
          <w:color w:val="0000FF"/>
          <w:sz w:val="16"/>
          <w:szCs w:val="16"/>
          <w:highlight w:val="white"/>
        </w:rPr>
        <w:t>"</w:t>
      </w:r>
      <w:r w:rsidR="00651120" w:rsidRPr="00336F91">
        <w:rPr>
          <w:rFonts w:ascii="Arial" w:hAnsi="Arial" w:cs="Arial"/>
          <w:color w:val="FF0000"/>
          <w:sz w:val="16"/>
          <w:szCs w:val="16"/>
          <w:highlight w:val="white"/>
        </w:rPr>
        <w:t xml:space="preserve"> HotelCodeContext</w:t>
      </w:r>
      <w:r w:rsidR="00651120" w:rsidRPr="00336F91">
        <w:rPr>
          <w:rFonts w:ascii="Arial" w:hAnsi="Arial" w:cs="Arial"/>
          <w:color w:val="0000FF"/>
          <w:sz w:val="16"/>
          <w:szCs w:val="16"/>
          <w:highlight w:val="white"/>
        </w:rPr>
        <w:t>="</w:t>
      </w:r>
      <w:r w:rsidR="00651120" w:rsidRPr="00336F91">
        <w:rPr>
          <w:rFonts w:ascii="Arial" w:hAnsi="Arial" w:cs="Arial"/>
          <w:color w:val="000000"/>
          <w:sz w:val="16"/>
          <w:szCs w:val="16"/>
          <w:highlight w:val="white"/>
        </w:rPr>
        <w:t>1P</w:t>
      </w:r>
      <w:r w:rsidR="00651120" w:rsidRPr="00336F91">
        <w:rPr>
          <w:rFonts w:ascii="Arial" w:hAnsi="Arial" w:cs="Arial"/>
          <w:color w:val="0000FF"/>
          <w:sz w:val="16"/>
          <w:szCs w:val="16"/>
          <w:highlight w:val="white"/>
        </w:rPr>
        <w:t>"&gt;/&gt;</w:t>
      </w:r>
    </w:p>
    <w:p w14:paraId="16B358FA" w14:textId="54DADB0C"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1104" behindDoc="0" locked="0" layoutInCell="1" allowOverlap="1" wp14:anchorId="16B36127" wp14:editId="743FF65A">
                <wp:simplePos x="0" y="0"/>
                <wp:positionH relativeFrom="column">
                  <wp:posOffset>4739005</wp:posOffset>
                </wp:positionH>
                <wp:positionV relativeFrom="paragraph">
                  <wp:posOffset>83185</wp:posOffset>
                </wp:positionV>
                <wp:extent cx="3957320" cy="1270"/>
                <wp:effectExtent l="5080" t="6985" r="9525" b="10795"/>
                <wp:wrapNone/>
                <wp:docPr id="507"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5732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1" o:spid="_x0000_s1026" type="#_x0000_t32" style="position:absolute;margin-left:373.15pt;margin-top:6.55pt;width:311.6pt;height:.1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VendorMessages</w:t>
      </w:r>
      <w:r w:rsidR="00651120" w:rsidRPr="00BA716B">
        <w:rPr>
          <w:rFonts w:ascii="Arial" w:hAnsi="Arial" w:cs="Arial"/>
          <w:color w:val="0000FF"/>
          <w:sz w:val="16"/>
          <w:szCs w:val="16"/>
          <w:highlight w:val="white"/>
        </w:rPr>
        <w:t>&gt;</w:t>
      </w:r>
    </w:p>
    <w:p w14:paraId="16B358FB"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VendorMessage</w:t>
      </w:r>
      <w:r w:rsidRPr="00BA716B">
        <w:rPr>
          <w:rFonts w:ascii="Arial" w:hAnsi="Arial" w:cs="Arial"/>
          <w:color w:val="FF0000"/>
          <w:sz w:val="16"/>
          <w:szCs w:val="16"/>
          <w:highlight w:val="white"/>
        </w:rPr>
        <w:t xml:space="preserve"> InfoType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3</w:t>
      </w:r>
      <w:r w:rsidRPr="00BA716B">
        <w:rPr>
          <w:rFonts w:ascii="Arial" w:hAnsi="Arial" w:cs="Arial"/>
          <w:color w:val="0000FF"/>
          <w:sz w:val="16"/>
          <w:szCs w:val="16"/>
          <w:highlight w:val="white"/>
        </w:rPr>
        <w:t>"&gt;</w:t>
      </w:r>
    </w:p>
    <w:p w14:paraId="16B358FC" w14:textId="147D73A7"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4352" behindDoc="0" locked="0" layoutInCell="1" allowOverlap="1" wp14:anchorId="16B36128" wp14:editId="0AA5C4D9">
                <wp:simplePos x="0" y="0"/>
                <wp:positionH relativeFrom="column">
                  <wp:posOffset>6423025</wp:posOffset>
                </wp:positionH>
                <wp:positionV relativeFrom="paragraph">
                  <wp:posOffset>113030</wp:posOffset>
                </wp:positionV>
                <wp:extent cx="635" cy="142240"/>
                <wp:effectExtent l="60325" t="8255" r="53340" b="20955"/>
                <wp:wrapNone/>
                <wp:docPr id="506"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3" o:spid="_x0000_s1026" type="#_x0000_t32" style="position:absolute;margin-left:505.75pt;margin-top:8.9pt;width:.05pt;height:11.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84896" behindDoc="0" locked="0" layoutInCell="1" allowOverlap="1" wp14:anchorId="16B36129" wp14:editId="1B086AD5">
                <wp:simplePos x="0" y="0"/>
                <wp:positionH relativeFrom="column">
                  <wp:posOffset>8392160</wp:posOffset>
                </wp:positionH>
                <wp:positionV relativeFrom="paragraph">
                  <wp:posOffset>113030</wp:posOffset>
                </wp:positionV>
                <wp:extent cx="0" cy="504190"/>
                <wp:effectExtent l="10160" t="8255" r="8890" b="11430"/>
                <wp:wrapNone/>
                <wp:docPr id="505"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4" o:spid="_x0000_s1026" type="#_x0000_t32" style="position:absolute;margin-left:660.8pt;margin-top:8.9pt;width:0;height:39.7pt;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22JwIAAEgEAAAOAAAAZHJzL2Uyb0RvYy54bWysVMGO2jAQvVfqP1i+QxI2U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"/>
            </w:pict>
          </mc:Fallback>
        </mc:AlternateContent>
      </w:r>
      <w:r>
        <w:rPr>
          <w:rFonts w:ascii="Arial" w:hAnsi="Arial" w:cs="Arial"/>
          <w:noProof/>
          <w:color w:val="000000"/>
          <w:sz w:val="16"/>
          <w:szCs w:val="16"/>
        </w:rPr>
        <mc:AlternateContent>
          <mc:Choice Requires="wps">
            <w:drawing>
              <wp:anchor distT="0" distB="0" distL="114300" distR="114300" simplePos="0" relativeHeight="252003328" behindDoc="0" locked="0" layoutInCell="1" allowOverlap="1" wp14:anchorId="16B3612A" wp14:editId="740DCEC3">
                <wp:simplePos x="0" y="0"/>
                <wp:positionH relativeFrom="column">
                  <wp:posOffset>6423025</wp:posOffset>
                </wp:positionH>
                <wp:positionV relativeFrom="paragraph">
                  <wp:posOffset>113030</wp:posOffset>
                </wp:positionV>
                <wp:extent cx="1964055" cy="0"/>
                <wp:effectExtent l="12700" t="8255" r="13970" b="10795"/>
                <wp:wrapNone/>
                <wp:docPr id="504"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4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2" o:spid="_x0000_s1026" type="#_x0000_t32" style="position:absolute;margin-left:505.75pt;margin-top:8.9pt;width:154.65pt;height:0;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XeKQIAAEkEAAAOAAAAZHJzL2Uyb0RvYy54bWysVMGO2jAQvVfqP1i+QxI2U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SubSection</w:t>
      </w:r>
      <w:r w:rsidR="00651120" w:rsidRPr="00BA716B">
        <w:rPr>
          <w:rFonts w:ascii="Arial" w:hAnsi="Arial" w:cs="Arial"/>
          <w:color w:val="0000FF"/>
          <w:sz w:val="16"/>
          <w:szCs w:val="16"/>
          <w:highlight w:val="white"/>
        </w:rPr>
        <w:t>&gt;</w:t>
      </w:r>
    </w:p>
    <w:p w14:paraId="16B358FD"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Paragraph</w:t>
      </w:r>
      <w:r w:rsidRPr="00BA716B">
        <w:rPr>
          <w:rFonts w:ascii="Arial" w:hAnsi="Arial" w:cs="Arial"/>
          <w:color w:val="0000FF"/>
          <w:sz w:val="16"/>
          <w:szCs w:val="16"/>
          <w:highlight w:val="white"/>
        </w:rPr>
        <w:t>&gt;</w:t>
      </w:r>
    </w:p>
    <w:p w14:paraId="16B358FE" w14:textId="61971D20"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9056" behindDoc="0" locked="0" layoutInCell="1" allowOverlap="1" wp14:anchorId="16B3612B" wp14:editId="42B62ADC">
                <wp:simplePos x="0" y="0"/>
                <wp:positionH relativeFrom="column">
                  <wp:posOffset>8732520</wp:posOffset>
                </wp:positionH>
                <wp:positionV relativeFrom="paragraph">
                  <wp:posOffset>73660</wp:posOffset>
                </wp:positionV>
                <wp:extent cx="400050" cy="228600"/>
                <wp:effectExtent l="7620" t="6985" r="11430" b="12065"/>
                <wp:wrapNone/>
                <wp:docPr id="503"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4" w14:textId="77777777" w:rsidR="00337B9C" w:rsidRPr="00F0422D" w:rsidRDefault="00337B9C" w:rsidP="00651120">
                            <w:pPr>
                              <w:jc w:val="center"/>
                              <w:rPr>
                                <w:rFonts w:ascii="Arial" w:hAnsi="Arial" w:cs="Arial"/>
                                <w:b/>
                                <w:sz w:val="22"/>
                              </w:rPr>
                            </w:pPr>
                            <w:r w:rsidRPr="00F0422D">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9" o:spid="_x0000_s1064" style="position:absolute;margin-left:687.6pt;margin-top:5.8pt;width:31.5pt;height:1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">
                <v:textbox>
                  <w:txbxContent>
                    <w:p w14:paraId="16B36364" w14:textId="77777777" w:rsidR="00337B9C" w:rsidRPr="00F0422D" w:rsidRDefault="00337B9C" w:rsidP="00651120">
                      <w:pPr>
                        <w:jc w:val="center"/>
                        <w:rPr>
                          <w:rFonts w:ascii="Arial" w:hAnsi="Arial" w:cs="Arial"/>
                          <w:b/>
                          <w:sz w:val="22"/>
                        </w:rPr>
                      </w:pPr>
                      <w:r w:rsidRPr="00F0422D">
                        <w:rPr>
                          <w:rFonts w:ascii="Arial" w:hAnsi="Arial" w:cs="Arial"/>
                          <w:b/>
                          <w:sz w:val="22"/>
                        </w:rPr>
                        <w:t>I</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Thank you for choosing Igor Hotels</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p>
    <w:p w14:paraId="16B358FF" w14:textId="2C7C1F02"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6400" behindDoc="0" locked="0" layoutInCell="1" allowOverlap="1" wp14:anchorId="16B3612C" wp14:editId="20245275">
                <wp:simplePos x="0" y="0"/>
                <wp:positionH relativeFrom="column">
                  <wp:posOffset>6423660</wp:posOffset>
                </wp:positionH>
                <wp:positionV relativeFrom="paragraph">
                  <wp:posOffset>114300</wp:posOffset>
                </wp:positionV>
                <wp:extent cx="0" cy="152400"/>
                <wp:effectExtent l="60960" t="19050" r="53340" b="9525"/>
                <wp:wrapNone/>
                <wp:docPr id="502"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5" o:spid="_x0000_s1026" type="#_x0000_t32" style="position:absolute;margin-left:505.8pt;margin-top:9pt;width:0;height:12pt;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pPAIAAGo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02304" behindDoc="0" locked="0" layoutInCell="1" allowOverlap="1" wp14:anchorId="16B3612D" wp14:editId="028FCB81">
                <wp:simplePos x="0" y="0"/>
                <wp:positionH relativeFrom="column">
                  <wp:posOffset>8405495</wp:posOffset>
                </wp:positionH>
                <wp:positionV relativeFrom="paragraph">
                  <wp:posOffset>71120</wp:posOffset>
                </wp:positionV>
                <wp:extent cx="327025" cy="0"/>
                <wp:effectExtent l="13970" t="13970" r="11430" b="5080"/>
                <wp:wrapNone/>
                <wp:docPr id="501"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1" o:spid="_x0000_s1026" type="#_x0000_t32" style="position:absolute;margin-left:661.85pt;margin-top:5.6pt;width:25.75pt;height:0;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We have confirmed 1 B1QRAC for 1 Person</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Text</w:t>
      </w:r>
      <w:r w:rsidR="00651120" w:rsidRPr="00BA716B">
        <w:rPr>
          <w:rFonts w:ascii="Arial" w:hAnsi="Arial" w:cs="Arial"/>
          <w:color w:val="0000FF"/>
          <w:sz w:val="16"/>
          <w:szCs w:val="16"/>
          <w:highlight w:val="white"/>
        </w:rPr>
        <w:t>&gt;</w:t>
      </w:r>
    </w:p>
    <w:p w14:paraId="16B35900"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Paragraph</w:t>
      </w:r>
      <w:r w:rsidRPr="00BA716B">
        <w:rPr>
          <w:rFonts w:ascii="Arial" w:hAnsi="Arial" w:cs="Arial"/>
          <w:color w:val="0000FF"/>
          <w:sz w:val="16"/>
          <w:szCs w:val="16"/>
          <w:highlight w:val="white"/>
        </w:rPr>
        <w:t>&gt;</w:t>
      </w:r>
    </w:p>
    <w:p w14:paraId="16B35901" w14:textId="55486A47"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5376" behindDoc="0" locked="0" layoutInCell="1" allowOverlap="1" wp14:anchorId="16B3612E" wp14:editId="2F2FBBE7">
                <wp:simplePos x="0" y="0"/>
                <wp:positionH relativeFrom="column">
                  <wp:posOffset>6423025</wp:posOffset>
                </wp:positionH>
                <wp:positionV relativeFrom="paragraph">
                  <wp:posOffset>33655</wp:posOffset>
                </wp:positionV>
                <wp:extent cx="1969135" cy="0"/>
                <wp:effectExtent l="12700" t="5080" r="8890" b="13970"/>
                <wp:wrapNone/>
                <wp:docPr id="500"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91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4" o:spid="_x0000_s1026" type="#_x0000_t32" style="position:absolute;margin-left:505.75pt;margin-top:2.65pt;width:155.05pt;height:0;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VSKQIAAEk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"/>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SubSection</w:t>
      </w:r>
      <w:r w:rsidR="00651120" w:rsidRPr="00BA716B">
        <w:rPr>
          <w:rFonts w:ascii="Arial" w:hAnsi="Arial" w:cs="Arial"/>
          <w:color w:val="0000FF"/>
          <w:sz w:val="16"/>
          <w:szCs w:val="16"/>
          <w:highlight w:val="white"/>
        </w:rPr>
        <w:t>&gt;</w:t>
      </w:r>
    </w:p>
    <w:p w14:paraId="16B35902"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VendorMessage</w:t>
      </w:r>
      <w:r w:rsidRPr="00BA716B">
        <w:rPr>
          <w:rFonts w:ascii="Arial" w:hAnsi="Arial" w:cs="Arial"/>
          <w:color w:val="0000FF"/>
          <w:sz w:val="16"/>
          <w:szCs w:val="16"/>
          <w:highlight w:val="white"/>
        </w:rPr>
        <w:t>&gt;</w:t>
      </w:r>
    </w:p>
    <w:p w14:paraId="16B35903"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VendorMessages</w:t>
      </w:r>
      <w:r w:rsidRPr="00BA716B">
        <w:rPr>
          <w:rFonts w:ascii="Arial" w:hAnsi="Arial" w:cs="Arial"/>
          <w:color w:val="0000FF"/>
          <w:sz w:val="16"/>
          <w:szCs w:val="16"/>
          <w:highlight w:val="white"/>
        </w:rPr>
        <w:t>&gt;</w:t>
      </w:r>
    </w:p>
    <w:p w14:paraId="16B35904"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BasicPropertyInfo</w:t>
      </w:r>
      <w:r w:rsidRPr="00BA716B">
        <w:rPr>
          <w:rFonts w:ascii="Arial" w:hAnsi="Arial" w:cs="Arial"/>
          <w:color w:val="0000FF"/>
          <w:sz w:val="16"/>
          <w:szCs w:val="16"/>
          <w:highlight w:val="white"/>
        </w:rPr>
        <w:t>&gt;</w:t>
      </w:r>
    </w:p>
    <w:p w14:paraId="16B35905"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RoomStay</w:t>
      </w:r>
      <w:r w:rsidRPr="00BA716B">
        <w:rPr>
          <w:rFonts w:ascii="Arial" w:hAnsi="Arial" w:cs="Arial"/>
          <w:color w:val="0000FF"/>
          <w:sz w:val="16"/>
          <w:szCs w:val="16"/>
          <w:highlight w:val="white"/>
        </w:rPr>
        <w:t>&gt;</w:t>
      </w:r>
    </w:p>
    <w:p w14:paraId="16B35906"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RoomStays</w:t>
      </w:r>
      <w:r w:rsidRPr="00BA716B">
        <w:rPr>
          <w:rFonts w:ascii="Arial" w:hAnsi="Arial" w:cs="Arial"/>
          <w:color w:val="0000FF"/>
          <w:sz w:val="16"/>
          <w:szCs w:val="16"/>
          <w:highlight w:val="white"/>
        </w:rPr>
        <w:t>&gt;</w:t>
      </w:r>
    </w:p>
    <w:p w14:paraId="16B35907"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ResGuests</w:t>
      </w:r>
      <w:r w:rsidRPr="00BA716B">
        <w:rPr>
          <w:rFonts w:ascii="Arial" w:hAnsi="Arial" w:cs="Arial"/>
          <w:color w:val="0000FF"/>
          <w:sz w:val="16"/>
          <w:szCs w:val="16"/>
          <w:highlight w:val="white"/>
        </w:rPr>
        <w:t>&gt;</w:t>
      </w:r>
    </w:p>
    <w:p w14:paraId="16B35908"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ResGuest</w:t>
      </w:r>
      <w:r w:rsidRPr="00BA716B">
        <w:rPr>
          <w:rFonts w:ascii="Arial" w:hAnsi="Arial" w:cs="Arial"/>
          <w:color w:val="0000FF"/>
          <w:sz w:val="16"/>
          <w:szCs w:val="16"/>
          <w:highlight w:val="white"/>
        </w:rPr>
        <w:t>&gt;</w:t>
      </w:r>
    </w:p>
    <w:p w14:paraId="16B35909"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Profiles</w:t>
      </w:r>
      <w:r w:rsidRPr="00BA716B">
        <w:rPr>
          <w:rFonts w:ascii="Arial" w:hAnsi="Arial" w:cs="Arial"/>
          <w:color w:val="0000FF"/>
          <w:sz w:val="16"/>
          <w:szCs w:val="16"/>
          <w:highlight w:val="white"/>
        </w:rPr>
        <w:t>&gt;</w:t>
      </w:r>
    </w:p>
    <w:p w14:paraId="16B3590A"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ProfileInfo</w:t>
      </w:r>
      <w:r w:rsidRPr="00BA716B">
        <w:rPr>
          <w:rFonts w:ascii="Arial" w:hAnsi="Arial" w:cs="Arial"/>
          <w:color w:val="0000FF"/>
          <w:sz w:val="16"/>
          <w:szCs w:val="16"/>
          <w:highlight w:val="white"/>
        </w:rPr>
        <w:t>&gt;</w:t>
      </w:r>
    </w:p>
    <w:p w14:paraId="16B3590B"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Profile</w:t>
      </w:r>
      <w:r w:rsidRPr="00BA716B">
        <w:rPr>
          <w:rFonts w:ascii="Arial" w:hAnsi="Arial" w:cs="Arial"/>
          <w:color w:val="FF0000"/>
          <w:sz w:val="16"/>
          <w:szCs w:val="16"/>
          <w:highlight w:val="white"/>
        </w:rPr>
        <w:t xml:space="preserve"> ProfileType</w:t>
      </w:r>
      <w:r w:rsidRPr="00BA716B">
        <w:rPr>
          <w:rFonts w:ascii="Arial" w:hAnsi="Arial" w:cs="Arial"/>
          <w:color w:val="0000FF"/>
          <w:sz w:val="16"/>
          <w:szCs w:val="16"/>
          <w:highlight w:val="white"/>
        </w:rPr>
        <w:t>="</w:t>
      </w:r>
      <w:r w:rsidRPr="00BA716B">
        <w:rPr>
          <w:rFonts w:ascii="Arial" w:hAnsi="Arial" w:cs="Arial"/>
          <w:color w:val="000000"/>
          <w:sz w:val="16"/>
          <w:szCs w:val="16"/>
          <w:highlight w:val="white"/>
        </w:rPr>
        <w:t>1</w:t>
      </w:r>
      <w:r w:rsidRPr="00BA716B">
        <w:rPr>
          <w:rFonts w:ascii="Arial" w:hAnsi="Arial" w:cs="Arial"/>
          <w:color w:val="0000FF"/>
          <w:sz w:val="16"/>
          <w:szCs w:val="16"/>
          <w:highlight w:val="white"/>
        </w:rPr>
        <w:t>"&gt;</w:t>
      </w:r>
    </w:p>
    <w:p w14:paraId="16B3590C"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Customer</w:t>
      </w:r>
      <w:r w:rsidRPr="00BA716B">
        <w:rPr>
          <w:rFonts w:ascii="Arial" w:hAnsi="Arial" w:cs="Arial"/>
          <w:color w:val="0000FF"/>
          <w:sz w:val="16"/>
          <w:szCs w:val="16"/>
          <w:highlight w:val="white"/>
        </w:rPr>
        <w:t>&gt;</w:t>
      </w:r>
    </w:p>
    <w:p w14:paraId="16B3590D"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PersonName</w:t>
      </w:r>
      <w:r w:rsidRPr="00BA716B">
        <w:rPr>
          <w:rFonts w:ascii="Arial" w:hAnsi="Arial" w:cs="Arial"/>
          <w:color w:val="0000FF"/>
          <w:sz w:val="16"/>
          <w:szCs w:val="16"/>
          <w:highlight w:val="white"/>
        </w:rPr>
        <w:t>&gt;</w:t>
      </w:r>
    </w:p>
    <w:p w14:paraId="16B3590E" w14:textId="7698A909"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8272" behindDoc="0" locked="0" layoutInCell="1" allowOverlap="1" wp14:anchorId="16B3612F" wp14:editId="7BB8AB83">
                <wp:simplePos x="0" y="0"/>
                <wp:positionH relativeFrom="column">
                  <wp:posOffset>7886700</wp:posOffset>
                </wp:positionH>
                <wp:positionV relativeFrom="paragraph">
                  <wp:posOffset>45085</wp:posOffset>
                </wp:positionV>
                <wp:extent cx="0" cy="152400"/>
                <wp:effectExtent l="9525" t="6985" r="9525" b="12065"/>
                <wp:wrapNone/>
                <wp:docPr id="499"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8" o:spid="_x0000_s1026" type="#_x0000_t32" style="position:absolute;margin-left:621pt;margin-top:3.55pt;width:0;height:12pt;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vNNJgIAAEg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"/>
            </w:pict>
          </mc:Fallback>
        </mc:AlternateContent>
      </w:r>
      <w:r>
        <w:rPr>
          <w:rFonts w:ascii="Arial" w:hAnsi="Arial" w:cs="Arial"/>
          <w:noProof/>
          <w:color w:val="000000"/>
          <w:sz w:val="16"/>
          <w:szCs w:val="16"/>
        </w:rPr>
        <mc:AlternateContent>
          <mc:Choice Requires="wps">
            <w:drawing>
              <wp:anchor distT="0" distB="0" distL="114300" distR="114300" simplePos="0" relativeHeight="251959296" behindDoc="0" locked="0" layoutInCell="1" allowOverlap="1" wp14:anchorId="16B36130" wp14:editId="189C06F8">
                <wp:simplePos x="0" y="0"/>
                <wp:positionH relativeFrom="column">
                  <wp:posOffset>7215505</wp:posOffset>
                </wp:positionH>
                <wp:positionV relativeFrom="paragraph">
                  <wp:posOffset>45085</wp:posOffset>
                </wp:positionV>
                <wp:extent cx="661670" cy="0"/>
                <wp:effectExtent l="14605" t="54610" r="9525" b="59690"/>
                <wp:wrapNone/>
                <wp:docPr id="498" name="Auto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1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9" o:spid="_x0000_s1026" type="#_x0000_t32" style="position:absolute;margin-left:568.15pt;margin-top:3.55pt;width:52.1pt;height:0;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50080" behindDoc="0" locked="0" layoutInCell="1" allowOverlap="1" wp14:anchorId="16B36131" wp14:editId="417723DB">
                <wp:simplePos x="0" y="0"/>
                <wp:positionH relativeFrom="column">
                  <wp:posOffset>8405495</wp:posOffset>
                </wp:positionH>
                <wp:positionV relativeFrom="paragraph">
                  <wp:posOffset>83185</wp:posOffset>
                </wp:positionV>
                <wp:extent cx="400050" cy="228600"/>
                <wp:effectExtent l="13970" t="6985" r="5080" b="12065"/>
                <wp:wrapNone/>
                <wp:docPr id="497"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5" w14:textId="77777777" w:rsidR="00337B9C" w:rsidRPr="00F0422D" w:rsidRDefault="00337B9C" w:rsidP="00651120">
                            <w:pPr>
                              <w:jc w:val="center"/>
                              <w:rPr>
                                <w:rFonts w:ascii="Arial" w:hAnsi="Arial" w:cs="Arial"/>
                                <w:b/>
                                <w:sz w:val="22"/>
                              </w:rPr>
                            </w:pPr>
                            <w:r w:rsidRPr="00F0422D">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0" o:spid="_x0000_s1065" style="position:absolute;margin-left:661.85pt;margin-top:6.55pt;width:31.5pt;height: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">
                <v:textbox>
                  <w:txbxContent>
                    <w:p w14:paraId="16B36365" w14:textId="77777777" w:rsidR="00337B9C" w:rsidRPr="00F0422D" w:rsidRDefault="00337B9C" w:rsidP="00651120">
                      <w:pPr>
                        <w:jc w:val="center"/>
                        <w:rPr>
                          <w:rFonts w:ascii="Arial" w:hAnsi="Arial" w:cs="Arial"/>
                          <w:b/>
                          <w:sz w:val="22"/>
                        </w:rPr>
                      </w:pPr>
                      <w:r w:rsidRPr="00F0422D">
                        <w:rPr>
                          <w:rFonts w:ascii="Arial" w:hAnsi="Arial" w:cs="Arial"/>
                          <w:b/>
                          <w:sz w:val="22"/>
                        </w:rPr>
                        <w:t>E</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GivenName</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MARTY</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GivenName</w:t>
      </w:r>
      <w:r w:rsidR="00651120" w:rsidRPr="00BA716B">
        <w:rPr>
          <w:rFonts w:ascii="Arial" w:hAnsi="Arial" w:cs="Arial"/>
          <w:color w:val="0000FF"/>
          <w:sz w:val="16"/>
          <w:szCs w:val="16"/>
          <w:highlight w:val="white"/>
        </w:rPr>
        <w:t>&gt;</w:t>
      </w:r>
    </w:p>
    <w:p w14:paraId="16B3590F" w14:textId="7F6A1ACA"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7248" behindDoc="0" locked="0" layoutInCell="1" allowOverlap="1" wp14:anchorId="16B36132" wp14:editId="0F99193E">
                <wp:simplePos x="0" y="0"/>
                <wp:positionH relativeFrom="column">
                  <wp:posOffset>7048500</wp:posOffset>
                </wp:positionH>
                <wp:positionV relativeFrom="paragraph">
                  <wp:posOffset>80645</wp:posOffset>
                </wp:positionV>
                <wp:extent cx="1356995" cy="635"/>
                <wp:effectExtent l="19050" t="52070" r="5080" b="61595"/>
                <wp:wrapNone/>
                <wp:docPr id="496"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6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7" o:spid="_x0000_s1026" type="#_x0000_t32" style="position:absolute;margin-left:555pt;margin-top:6.35pt;width:106.85pt;height:.05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Surname</w:t>
      </w:r>
      <w:r w:rsidR="00651120" w:rsidRPr="00BA716B">
        <w:rPr>
          <w:rFonts w:ascii="Arial" w:hAnsi="Arial" w:cs="Arial"/>
          <w:color w:val="0000FF"/>
          <w:sz w:val="16"/>
          <w:szCs w:val="16"/>
          <w:highlight w:val="white"/>
        </w:rPr>
        <w:t>&gt;</w:t>
      </w:r>
      <w:r w:rsidR="00651120" w:rsidRPr="00BA716B">
        <w:rPr>
          <w:rFonts w:ascii="Arial" w:hAnsi="Arial" w:cs="Arial"/>
          <w:color w:val="000000"/>
          <w:sz w:val="16"/>
          <w:szCs w:val="16"/>
          <w:highlight w:val="white"/>
        </w:rPr>
        <w:t>GRIFFIN</w:t>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Surname</w:t>
      </w:r>
      <w:r w:rsidR="00651120" w:rsidRPr="00BA716B">
        <w:rPr>
          <w:rFonts w:ascii="Arial" w:hAnsi="Arial" w:cs="Arial"/>
          <w:color w:val="0000FF"/>
          <w:sz w:val="16"/>
          <w:szCs w:val="16"/>
          <w:highlight w:val="white"/>
        </w:rPr>
        <w:t>&gt;</w:t>
      </w:r>
    </w:p>
    <w:p w14:paraId="16B35910"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PersonName</w:t>
      </w:r>
      <w:r w:rsidRPr="00BA716B">
        <w:rPr>
          <w:rFonts w:ascii="Arial" w:hAnsi="Arial" w:cs="Arial"/>
          <w:color w:val="0000FF"/>
          <w:sz w:val="16"/>
          <w:szCs w:val="16"/>
          <w:highlight w:val="white"/>
        </w:rPr>
        <w:t>&gt;</w:t>
      </w:r>
    </w:p>
    <w:p w14:paraId="16B35911"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Customer</w:t>
      </w:r>
      <w:r w:rsidRPr="00BA716B">
        <w:rPr>
          <w:rFonts w:ascii="Arial" w:hAnsi="Arial" w:cs="Arial"/>
          <w:color w:val="0000FF"/>
          <w:sz w:val="16"/>
          <w:szCs w:val="16"/>
          <w:highlight w:val="white"/>
        </w:rPr>
        <w:t>&gt;</w:t>
      </w:r>
    </w:p>
    <w:p w14:paraId="16B35912"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Profile</w:t>
      </w:r>
      <w:r w:rsidRPr="00BA716B">
        <w:rPr>
          <w:rFonts w:ascii="Arial" w:hAnsi="Arial" w:cs="Arial"/>
          <w:color w:val="0000FF"/>
          <w:sz w:val="16"/>
          <w:szCs w:val="16"/>
          <w:highlight w:val="white"/>
        </w:rPr>
        <w:t>&gt;</w:t>
      </w:r>
    </w:p>
    <w:p w14:paraId="16B35913"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ProfileInfo</w:t>
      </w:r>
      <w:r w:rsidRPr="00BA716B">
        <w:rPr>
          <w:rFonts w:ascii="Arial" w:hAnsi="Arial" w:cs="Arial"/>
          <w:color w:val="0000FF"/>
          <w:sz w:val="16"/>
          <w:szCs w:val="16"/>
          <w:highlight w:val="white"/>
        </w:rPr>
        <w:t>&gt;</w:t>
      </w:r>
    </w:p>
    <w:p w14:paraId="16B35914"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Profiles</w:t>
      </w:r>
      <w:r w:rsidRPr="00BA716B">
        <w:rPr>
          <w:rFonts w:ascii="Arial" w:hAnsi="Arial" w:cs="Arial"/>
          <w:color w:val="0000FF"/>
          <w:sz w:val="16"/>
          <w:szCs w:val="16"/>
          <w:highlight w:val="white"/>
        </w:rPr>
        <w:t>&gt;</w:t>
      </w:r>
    </w:p>
    <w:p w14:paraId="16B35915"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ResGuest</w:t>
      </w:r>
      <w:r w:rsidRPr="00BA716B">
        <w:rPr>
          <w:rFonts w:ascii="Arial" w:hAnsi="Arial" w:cs="Arial"/>
          <w:color w:val="0000FF"/>
          <w:sz w:val="16"/>
          <w:szCs w:val="16"/>
          <w:highlight w:val="white"/>
        </w:rPr>
        <w:t>&gt;</w:t>
      </w:r>
    </w:p>
    <w:p w14:paraId="16B35916"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ResGuests</w:t>
      </w:r>
      <w:r w:rsidRPr="00BA716B">
        <w:rPr>
          <w:rFonts w:ascii="Arial" w:hAnsi="Arial" w:cs="Arial"/>
          <w:color w:val="0000FF"/>
          <w:sz w:val="16"/>
          <w:szCs w:val="16"/>
          <w:highlight w:val="white"/>
        </w:rPr>
        <w:t>&gt;</w:t>
      </w:r>
    </w:p>
    <w:p w14:paraId="16B35917"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ResGlobalInfo</w:t>
      </w:r>
      <w:r w:rsidRPr="00BA716B">
        <w:rPr>
          <w:rFonts w:ascii="Arial" w:hAnsi="Arial" w:cs="Arial"/>
          <w:color w:val="0000FF"/>
          <w:sz w:val="16"/>
          <w:szCs w:val="16"/>
          <w:highlight w:val="white"/>
        </w:rPr>
        <w:t>&gt;</w:t>
      </w:r>
    </w:p>
    <w:p w14:paraId="16B35918" w14:textId="5E8D4047"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6224" behindDoc="0" locked="0" layoutInCell="1" allowOverlap="1" wp14:anchorId="16B36133" wp14:editId="2014F1CE">
                <wp:simplePos x="0" y="0"/>
                <wp:positionH relativeFrom="column">
                  <wp:posOffset>8457565</wp:posOffset>
                </wp:positionH>
                <wp:positionV relativeFrom="paragraph">
                  <wp:posOffset>67310</wp:posOffset>
                </wp:positionV>
                <wp:extent cx="400050" cy="228600"/>
                <wp:effectExtent l="8890" t="10160" r="10160" b="8890"/>
                <wp:wrapNone/>
                <wp:docPr id="495"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6" w14:textId="77777777" w:rsidR="00337B9C" w:rsidRPr="00F0422D" w:rsidRDefault="00337B9C" w:rsidP="00651120">
                            <w:pPr>
                              <w:jc w:val="center"/>
                              <w:rPr>
                                <w:rFonts w:ascii="Arial" w:hAnsi="Arial" w:cs="Arial"/>
                                <w:b/>
                                <w:sz w:val="22"/>
                              </w:rPr>
                            </w:pPr>
                            <w:r w:rsidRPr="00F0422D">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066" style="position:absolute;margin-left:665.95pt;margin-top:5.3pt;width:31.5pt;height:1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">
                <v:textbox>
                  <w:txbxContent>
                    <w:p w14:paraId="16B36366" w14:textId="77777777" w:rsidR="00337B9C" w:rsidRPr="00F0422D" w:rsidRDefault="00337B9C" w:rsidP="00651120">
                      <w:pPr>
                        <w:jc w:val="center"/>
                        <w:rPr>
                          <w:rFonts w:ascii="Arial" w:hAnsi="Arial" w:cs="Arial"/>
                          <w:b/>
                          <w:sz w:val="22"/>
                        </w:rPr>
                      </w:pPr>
                      <w:r w:rsidRPr="00F0422D">
                        <w:rPr>
                          <w:rFonts w:ascii="Arial" w:hAnsi="Arial" w:cs="Arial"/>
                          <w:b/>
                          <w:sz w:val="22"/>
                        </w:rPr>
                        <w:t>G</w:t>
                      </w:r>
                    </w:p>
                  </w:txbxContent>
                </v:textbox>
              </v:rect>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HotelReservationIDs</w:t>
      </w:r>
      <w:r w:rsidR="00651120" w:rsidRPr="00BA716B">
        <w:rPr>
          <w:rFonts w:ascii="Arial" w:hAnsi="Arial" w:cs="Arial"/>
          <w:color w:val="0000FF"/>
          <w:sz w:val="16"/>
          <w:szCs w:val="16"/>
          <w:highlight w:val="white"/>
        </w:rPr>
        <w:t>&gt;</w:t>
      </w:r>
    </w:p>
    <w:p w14:paraId="16B35919" w14:textId="5084FE96" w:rsidR="00651120" w:rsidRPr="00BA716B"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60320" behindDoc="0" locked="0" layoutInCell="1" allowOverlap="1" wp14:anchorId="16B36134" wp14:editId="739FB238">
                <wp:simplePos x="0" y="0"/>
                <wp:positionH relativeFrom="column">
                  <wp:posOffset>7734300</wp:posOffset>
                </wp:positionH>
                <wp:positionV relativeFrom="paragraph">
                  <wp:posOffset>59690</wp:posOffset>
                </wp:positionV>
                <wp:extent cx="723265" cy="0"/>
                <wp:effectExtent l="19050" t="59690" r="10160" b="54610"/>
                <wp:wrapNone/>
                <wp:docPr id="494"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0" o:spid="_x0000_s1026" type="#_x0000_t32" style="position:absolute;margin-left:609pt;margin-top:4.7pt;width:56.95pt;height:0;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">
                <v:stroke endarrow="block"/>
              </v:shape>
            </w:pict>
          </mc:Fallback>
        </mc:AlternateContent>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00"/>
          <w:sz w:val="16"/>
          <w:szCs w:val="16"/>
          <w:highlight w:val="white"/>
        </w:rPr>
        <w:tab/>
      </w:r>
      <w:r w:rsidR="00651120" w:rsidRPr="00BA716B">
        <w:rPr>
          <w:rFonts w:ascii="Arial" w:hAnsi="Arial" w:cs="Arial"/>
          <w:color w:val="0000FF"/>
          <w:sz w:val="16"/>
          <w:szCs w:val="16"/>
          <w:highlight w:val="white"/>
        </w:rPr>
        <w:t>&lt;</w:t>
      </w:r>
      <w:r w:rsidR="00651120" w:rsidRPr="00BA716B">
        <w:rPr>
          <w:rFonts w:ascii="Arial" w:hAnsi="Arial" w:cs="Arial"/>
          <w:color w:val="800000"/>
          <w:sz w:val="16"/>
          <w:szCs w:val="16"/>
          <w:highlight w:val="white"/>
        </w:rPr>
        <w:t>HotelReservationID</w:t>
      </w:r>
      <w:r w:rsidR="00651120" w:rsidRPr="00BA716B">
        <w:rPr>
          <w:rFonts w:ascii="Arial" w:hAnsi="Arial" w:cs="Arial"/>
          <w:color w:val="FF0000"/>
          <w:sz w:val="16"/>
          <w:szCs w:val="16"/>
          <w:highlight w:val="white"/>
        </w:rPr>
        <w:t xml:space="preserve"> ResID_SourceContext</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XX</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ResID_Type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14</w:t>
      </w:r>
      <w:r w:rsidR="00651120" w:rsidRPr="00BA716B">
        <w:rPr>
          <w:rFonts w:ascii="Arial" w:hAnsi="Arial" w:cs="Arial"/>
          <w:color w:val="0000FF"/>
          <w:sz w:val="16"/>
          <w:szCs w:val="16"/>
          <w:highlight w:val="white"/>
        </w:rPr>
        <w:t>"</w:t>
      </w:r>
      <w:r w:rsidR="00651120" w:rsidRPr="00BA716B">
        <w:rPr>
          <w:rFonts w:ascii="Arial" w:hAnsi="Arial" w:cs="Arial"/>
          <w:color w:val="FF0000"/>
          <w:sz w:val="16"/>
          <w:szCs w:val="16"/>
          <w:highlight w:val="white"/>
        </w:rPr>
        <w:t xml:space="preserve"> ResID_Value</w:t>
      </w:r>
      <w:r w:rsidR="00651120" w:rsidRPr="00BA716B">
        <w:rPr>
          <w:rFonts w:ascii="Arial" w:hAnsi="Arial" w:cs="Arial"/>
          <w:color w:val="0000FF"/>
          <w:sz w:val="16"/>
          <w:szCs w:val="16"/>
          <w:highlight w:val="white"/>
        </w:rPr>
        <w:t>="</w:t>
      </w:r>
      <w:r w:rsidR="00651120" w:rsidRPr="00BA716B">
        <w:rPr>
          <w:rFonts w:ascii="Arial" w:hAnsi="Arial" w:cs="Arial"/>
          <w:color w:val="000000"/>
          <w:sz w:val="16"/>
          <w:szCs w:val="16"/>
          <w:highlight w:val="white"/>
        </w:rPr>
        <w:t>0595KAJ512</w:t>
      </w:r>
      <w:r w:rsidR="00651120" w:rsidRPr="00BA716B">
        <w:rPr>
          <w:rFonts w:ascii="Arial" w:hAnsi="Arial" w:cs="Arial"/>
          <w:color w:val="0000FF"/>
          <w:sz w:val="16"/>
          <w:szCs w:val="16"/>
          <w:highlight w:val="white"/>
        </w:rPr>
        <w:t>"/&gt;</w:t>
      </w:r>
    </w:p>
    <w:p w14:paraId="16B3591A"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HotelReservationIDs</w:t>
      </w:r>
      <w:r w:rsidRPr="00BA716B">
        <w:rPr>
          <w:rFonts w:ascii="Arial" w:hAnsi="Arial" w:cs="Arial"/>
          <w:color w:val="0000FF"/>
          <w:sz w:val="16"/>
          <w:szCs w:val="16"/>
          <w:highlight w:val="white"/>
        </w:rPr>
        <w:t>&gt;</w:t>
      </w:r>
    </w:p>
    <w:p w14:paraId="16B3591B"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ResGlobalInfo</w:t>
      </w:r>
      <w:r w:rsidRPr="00BA716B">
        <w:rPr>
          <w:rFonts w:ascii="Arial" w:hAnsi="Arial" w:cs="Arial"/>
          <w:color w:val="0000FF"/>
          <w:sz w:val="16"/>
          <w:szCs w:val="16"/>
          <w:highlight w:val="white"/>
        </w:rPr>
        <w:t>&gt;</w:t>
      </w:r>
    </w:p>
    <w:p w14:paraId="16B3591C"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HotelResModify</w:t>
      </w:r>
      <w:r w:rsidRPr="00BA716B">
        <w:rPr>
          <w:rFonts w:ascii="Arial" w:hAnsi="Arial" w:cs="Arial"/>
          <w:color w:val="0000FF"/>
          <w:sz w:val="16"/>
          <w:szCs w:val="16"/>
          <w:highlight w:val="white"/>
        </w:rPr>
        <w:t>&gt;</w:t>
      </w:r>
    </w:p>
    <w:p w14:paraId="16B3591D"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HotelResModifies</w:t>
      </w:r>
      <w:r w:rsidRPr="00BA716B">
        <w:rPr>
          <w:rFonts w:ascii="Arial" w:hAnsi="Arial" w:cs="Arial"/>
          <w:color w:val="0000FF"/>
          <w:sz w:val="16"/>
          <w:szCs w:val="16"/>
          <w:highlight w:val="white"/>
        </w:rPr>
        <w:t>&gt;</w:t>
      </w:r>
    </w:p>
    <w:p w14:paraId="16B3591E" w14:textId="77777777" w:rsidR="00651120" w:rsidRPr="00BA716B" w:rsidRDefault="00651120" w:rsidP="00651120">
      <w:pPr>
        <w:autoSpaceDE w:val="0"/>
        <w:autoSpaceDN w:val="0"/>
        <w:adjustRightInd w:val="0"/>
        <w:spacing w:after="0" w:line="240" w:lineRule="auto"/>
        <w:rPr>
          <w:rFonts w:ascii="Arial" w:hAnsi="Arial" w:cs="Arial"/>
          <w:color w:val="000000"/>
          <w:sz w:val="16"/>
          <w:szCs w:val="16"/>
          <w:highlight w:val="white"/>
        </w:rPr>
      </w:pPr>
      <w:r w:rsidRPr="00BA716B">
        <w:rPr>
          <w:rFonts w:ascii="Arial" w:hAnsi="Arial" w:cs="Arial"/>
          <w:color w:val="000000"/>
          <w:sz w:val="16"/>
          <w:szCs w:val="16"/>
          <w:highlight w:val="white"/>
        </w:rPr>
        <w:tab/>
      </w:r>
      <w:r w:rsidRPr="00BA716B">
        <w:rPr>
          <w:rFonts w:ascii="Arial" w:hAnsi="Arial" w:cs="Arial"/>
          <w:color w:val="000000"/>
          <w:sz w:val="16"/>
          <w:szCs w:val="16"/>
          <w:highlight w:val="white"/>
        </w:rPr>
        <w:tab/>
      </w:r>
      <w:r w:rsidRPr="00BA716B">
        <w:rPr>
          <w:rFonts w:ascii="Arial" w:hAnsi="Arial" w:cs="Arial"/>
          <w:color w:val="0000FF"/>
          <w:sz w:val="16"/>
          <w:szCs w:val="16"/>
          <w:highlight w:val="white"/>
        </w:rPr>
        <w:t>&lt;/</w:t>
      </w:r>
      <w:r w:rsidRPr="00BA716B">
        <w:rPr>
          <w:rFonts w:ascii="Arial" w:hAnsi="Arial" w:cs="Arial"/>
          <w:color w:val="800000"/>
          <w:sz w:val="16"/>
          <w:szCs w:val="16"/>
          <w:highlight w:val="white"/>
        </w:rPr>
        <w:t>OTA_HotelResModifyRS</w:t>
      </w:r>
      <w:r w:rsidRPr="00BA716B">
        <w:rPr>
          <w:rFonts w:ascii="Arial" w:hAnsi="Arial" w:cs="Arial"/>
          <w:color w:val="0000FF"/>
          <w:sz w:val="16"/>
          <w:szCs w:val="16"/>
          <w:highlight w:val="white"/>
        </w:rPr>
        <w:t>&gt;</w:t>
      </w:r>
    </w:p>
    <w:p w14:paraId="16B3591F"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920"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0000FF"/>
          <w:sz w:val="16"/>
          <w:szCs w:val="16"/>
        </w:rPr>
        <w:t>&gt;</w:t>
      </w:r>
    </w:p>
    <w:p w14:paraId="16B35921" w14:textId="77777777" w:rsidR="00651120" w:rsidRPr="00E43ECB" w:rsidRDefault="00651120" w:rsidP="00651120">
      <w:pPr>
        <w:spacing w:after="0"/>
        <w:rPr>
          <w:rFonts w:ascii="Arial" w:hAnsi="Arial" w:cs="Arial"/>
          <w:noProof/>
          <w:szCs w:val="24"/>
        </w:rPr>
      </w:pPr>
    </w:p>
    <w:p w14:paraId="16B35922" w14:textId="77777777" w:rsidR="00651120" w:rsidRPr="00324AAD" w:rsidRDefault="00651120" w:rsidP="00324AAD">
      <w:pPr>
        <w:pStyle w:val="TableText"/>
        <w:pageBreakBefore/>
        <w:spacing w:before="120" w:after="120"/>
        <w:rPr>
          <w:b/>
          <w:sz w:val="20"/>
          <w:szCs w:val="20"/>
          <w:u w:val="single"/>
        </w:rPr>
      </w:pPr>
      <w:r w:rsidRPr="00324AAD">
        <w:rPr>
          <w:b/>
          <w:sz w:val="20"/>
          <w:szCs w:val="20"/>
          <w:u w:val="single"/>
        </w:rPr>
        <w:t>Worldspan Core GDS Commit Request</w:t>
      </w:r>
      <w:r w:rsidR="00F0422D">
        <w:rPr>
          <w:b/>
          <w:sz w:val="20"/>
          <w:szCs w:val="20"/>
          <w:u w:val="single"/>
        </w:rPr>
        <w:t xml:space="preserve"> – Example #1</w:t>
      </w:r>
    </w:p>
    <w:p w14:paraId="16B35923" w14:textId="7B455345" w:rsidR="00651120" w:rsidRDefault="009F4FEB" w:rsidP="00651120">
      <w:pPr>
        <w:spacing w:after="0" w:line="240" w:lineRule="auto"/>
        <w:rPr>
          <w:rFonts w:ascii="Arial" w:hAnsi="Arial" w:cs="Arial"/>
          <w:noProof/>
          <w:szCs w:val="24"/>
        </w:rPr>
      </w:pPr>
      <w:r>
        <w:rPr>
          <w:rFonts w:ascii="Arial" w:hAnsi="Arial" w:cs="Arial"/>
          <w:noProof/>
          <w:color w:val="000000"/>
          <w:sz w:val="16"/>
          <w:szCs w:val="16"/>
        </w:rPr>
        <mc:AlternateContent>
          <mc:Choice Requires="wps">
            <w:drawing>
              <wp:anchor distT="0" distB="0" distL="114300" distR="114300" simplePos="0" relativeHeight="251961344" behindDoc="0" locked="0" layoutInCell="1" allowOverlap="1" wp14:anchorId="16B36135" wp14:editId="74F1CCA9">
                <wp:simplePos x="0" y="0"/>
                <wp:positionH relativeFrom="column">
                  <wp:posOffset>342900</wp:posOffset>
                </wp:positionH>
                <wp:positionV relativeFrom="paragraph">
                  <wp:posOffset>105410</wp:posOffset>
                </wp:positionV>
                <wp:extent cx="400050" cy="228600"/>
                <wp:effectExtent l="9525" t="10160" r="9525" b="8890"/>
                <wp:wrapNone/>
                <wp:docPr id="493"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7"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067" style="position:absolute;margin-left:27pt;margin-top:8.3pt;width:31.5pt;height:1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">
                <v:textbox>
                  <w:txbxContent>
                    <w:p w14:paraId="16B36367"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v:textbox>
              </v:rect>
            </w:pict>
          </mc:Fallback>
        </mc:AlternateContent>
      </w:r>
    </w:p>
    <w:p w14:paraId="16B35924" w14:textId="3E830183" w:rsidR="00651120" w:rsidRDefault="009F4FEB" w:rsidP="00651120">
      <w:pPr>
        <w:spacing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965440" behindDoc="0" locked="0" layoutInCell="1" allowOverlap="1" wp14:anchorId="16B36136" wp14:editId="10DE62DA">
                <wp:simplePos x="0" y="0"/>
                <wp:positionH relativeFrom="column">
                  <wp:posOffset>976630</wp:posOffset>
                </wp:positionH>
                <wp:positionV relativeFrom="paragraph">
                  <wp:posOffset>53975</wp:posOffset>
                </wp:positionV>
                <wp:extent cx="0" cy="257175"/>
                <wp:effectExtent l="52705" t="6350" r="61595" b="22225"/>
                <wp:wrapNone/>
                <wp:docPr id="492"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5" o:spid="_x0000_s1026" type="#_x0000_t32" style="position:absolute;margin-left:76.9pt;margin-top:4.25pt;width:0;height:20.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n6Ng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">
                <v:stroke endarrow="block"/>
              </v:shape>
            </w:pict>
          </mc:Fallback>
        </mc:AlternateContent>
      </w:r>
      <w:r>
        <w:rPr>
          <w:rFonts w:ascii="Arial" w:hAnsi="Arial" w:cs="Arial"/>
          <w:noProof/>
          <w:szCs w:val="24"/>
        </w:rPr>
        <mc:AlternateContent>
          <mc:Choice Requires="wps">
            <w:drawing>
              <wp:anchor distT="0" distB="0" distL="114300" distR="114300" simplePos="0" relativeHeight="251964416" behindDoc="0" locked="0" layoutInCell="1" allowOverlap="1" wp14:anchorId="16B36137" wp14:editId="77281A9F">
                <wp:simplePos x="0" y="0"/>
                <wp:positionH relativeFrom="column">
                  <wp:posOffset>1457325</wp:posOffset>
                </wp:positionH>
                <wp:positionV relativeFrom="paragraph">
                  <wp:posOffset>53975</wp:posOffset>
                </wp:positionV>
                <wp:extent cx="0" cy="257175"/>
                <wp:effectExtent l="57150" t="6350" r="57150" b="22225"/>
                <wp:wrapNone/>
                <wp:docPr id="491"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4" o:spid="_x0000_s1026" type="#_x0000_t32" style="position:absolute;margin-left:114.75pt;margin-top:4.25pt;width:0;height:20.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">
                <v:stroke endarrow="block"/>
              </v:shape>
            </w:pict>
          </mc:Fallback>
        </mc:AlternateContent>
      </w:r>
      <w:r>
        <w:rPr>
          <w:rFonts w:ascii="Arial" w:hAnsi="Arial" w:cs="Arial"/>
          <w:noProof/>
          <w:szCs w:val="24"/>
        </w:rPr>
        <mc:AlternateContent>
          <mc:Choice Requires="wps">
            <w:drawing>
              <wp:anchor distT="0" distB="0" distL="114300" distR="114300" simplePos="0" relativeHeight="251963392" behindDoc="0" locked="0" layoutInCell="1" allowOverlap="1" wp14:anchorId="16B36138" wp14:editId="615EF55A">
                <wp:simplePos x="0" y="0"/>
                <wp:positionH relativeFrom="column">
                  <wp:posOffset>742950</wp:posOffset>
                </wp:positionH>
                <wp:positionV relativeFrom="paragraph">
                  <wp:posOffset>53975</wp:posOffset>
                </wp:positionV>
                <wp:extent cx="714375" cy="0"/>
                <wp:effectExtent l="9525" t="6350" r="9525" b="12700"/>
                <wp:wrapNone/>
                <wp:docPr id="490" name="Auto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3" o:spid="_x0000_s1026" type="#_x0000_t32" style="position:absolute;margin-left:58.5pt;margin-top:4.25pt;width:56.25pt;height:0;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Eh0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"/>
            </w:pict>
          </mc:Fallback>
        </mc:AlternateContent>
      </w:r>
    </w:p>
    <w:p w14:paraId="16B35925" w14:textId="77777777" w:rsidR="00651120" w:rsidRDefault="00651120" w:rsidP="00651120">
      <w:pPr>
        <w:spacing w:after="0" w:line="240" w:lineRule="auto"/>
        <w:rPr>
          <w:rFonts w:ascii="Arial" w:hAnsi="Arial" w:cs="Arial"/>
          <w:noProof/>
          <w:szCs w:val="24"/>
        </w:rPr>
      </w:pPr>
    </w:p>
    <w:p w14:paraId="16B35926"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1P- MOJ5SH ¬                                                     </w:t>
      </w:r>
    </w:p>
    <w:p w14:paraId="16B35927"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 1.1GRIFFIN/MARTY*ADT¬                                           </w:t>
      </w:r>
    </w:p>
    <w:p w14:paraId="16B35928"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 1  HHL XX SS01 DUB IN20JAN OUT21JAN IBDBL-XX IBIS DUBLIN WEST   </w:t>
      </w:r>
    </w:p>
    <w:p w14:paraId="16B35929"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/RG-EUR 55.00 /NM-GRIFFIN MARTY/G-CCAXXXXXXXXXXXX1005EXP10-11/CX </w:t>
      </w:r>
    </w:p>
    <w:p w14:paraId="16B3592A" w14:textId="04D4F1C5" w:rsidR="00651120" w:rsidRPr="00651120" w:rsidRDefault="009F4FEB" w:rsidP="00651120">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967488" behindDoc="0" locked="0" layoutInCell="1" allowOverlap="1" wp14:anchorId="16B36139" wp14:editId="23335F1F">
                <wp:simplePos x="0" y="0"/>
                <wp:positionH relativeFrom="column">
                  <wp:posOffset>4538980</wp:posOffset>
                </wp:positionH>
                <wp:positionV relativeFrom="paragraph">
                  <wp:posOffset>137795</wp:posOffset>
                </wp:positionV>
                <wp:extent cx="0" cy="161925"/>
                <wp:effectExtent l="52705" t="13970" r="61595" b="14605"/>
                <wp:wrapNone/>
                <wp:docPr id="48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7" o:spid="_x0000_s1026" type="#_x0000_t32" style="position:absolute;margin-left:357.4pt;margin-top:10.85pt;width:0;height:12.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rOq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66464" behindDoc="0" locked="0" layoutInCell="1" allowOverlap="1" wp14:anchorId="16B3613A" wp14:editId="2544204B">
                <wp:simplePos x="0" y="0"/>
                <wp:positionH relativeFrom="column">
                  <wp:posOffset>4538980</wp:posOffset>
                </wp:positionH>
                <wp:positionV relativeFrom="paragraph">
                  <wp:posOffset>137795</wp:posOffset>
                </wp:positionV>
                <wp:extent cx="1776095" cy="0"/>
                <wp:effectExtent l="5080" t="13970" r="9525" b="5080"/>
                <wp:wrapNone/>
                <wp:docPr id="488"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6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6" o:spid="_x0000_s1026" type="#_x0000_t32" style="position:absolute;margin-left:357.4pt;margin-top:10.85pt;width:139.85pt;height:0;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Gu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"/>
            </w:pict>
          </mc:Fallback>
        </mc:AlternateContent>
      </w:r>
      <w:r>
        <w:rPr>
          <w:rFonts w:ascii="Courier New" w:hAnsi="Courier New" w:cs="Courier New"/>
          <w:noProof/>
          <w:sz w:val="20"/>
          <w:szCs w:val="20"/>
        </w:rPr>
        <mc:AlternateContent>
          <mc:Choice Requires="wps">
            <w:drawing>
              <wp:anchor distT="0" distB="0" distL="114300" distR="114300" simplePos="0" relativeHeight="251962368" behindDoc="0" locked="0" layoutInCell="1" allowOverlap="1" wp14:anchorId="16B3613B" wp14:editId="716BB14A">
                <wp:simplePos x="0" y="0"/>
                <wp:positionH relativeFrom="column">
                  <wp:posOffset>6315075</wp:posOffset>
                </wp:positionH>
                <wp:positionV relativeFrom="paragraph">
                  <wp:posOffset>29210</wp:posOffset>
                </wp:positionV>
                <wp:extent cx="400050" cy="228600"/>
                <wp:effectExtent l="9525" t="10160" r="9525" b="8890"/>
                <wp:wrapNone/>
                <wp:docPr id="487"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8"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2" o:spid="_x0000_s1068" style="position:absolute;left:0;text-align:left;margin-left:497.25pt;margin-top:2.3pt;width:31.5pt;height:18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">
                <v:textbox>
                  <w:txbxContent>
                    <w:p w14:paraId="16B36368"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v:textbox>
              </v:rect>
            </w:pict>
          </mc:Fallback>
        </mc:AlternateContent>
      </w:r>
      <w:r w:rsidR="00651120" w:rsidRPr="00651120">
        <w:rPr>
          <w:rFonts w:ascii="Courier New" w:hAnsi="Courier New" w:cs="Courier New"/>
          <w:noProof/>
          <w:sz w:val="20"/>
          <w:szCs w:val="20"/>
        </w:rPr>
        <w:t xml:space="preserve">P-NO CHARGE APPLIES PRIOR TO 1900 ON THE DAY OF ARRIVAL. BEYOND  </w:t>
      </w:r>
    </w:p>
    <w:p w14:paraId="16B3592B"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THAT TIME THE 1ST NIGHT WILL BE CHARGED./CF-0595KAJ512 |XX|¬     </w:t>
      </w:r>
    </w:p>
    <w:p w14:paraId="16B3592C"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P- 1.RAZTEST¬                                                    </w:t>
      </w:r>
    </w:p>
    <w:p w14:paraId="16B3592D"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T- 1.T/¬                                                         </w:t>
      </w:r>
    </w:p>
    <w:p w14:paraId="16B3592E"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TKG FAX-NOT PRICED  FARE TYPE EX ¬                               </w:t>
      </w:r>
    </w:p>
    <w:p w14:paraId="16B3592F" w14:textId="77777777" w:rsidR="00651120" w:rsidRPr="00651120" w:rsidRDefault="00651120" w:rsidP="00651120">
      <w:pPr>
        <w:spacing w:after="0" w:line="480" w:lineRule="auto"/>
        <w:ind w:left="1440"/>
        <w:rPr>
          <w:rFonts w:ascii="Courier New" w:hAnsi="Courier New" w:cs="Courier New"/>
          <w:noProof/>
          <w:sz w:val="20"/>
          <w:szCs w:val="20"/>
        </w:rPr>
      </w:pPr>
      <w:r w:rsidRPr="00651120">
        <w:rPr>
          <w:rFonts w:ascii="Courier New" w:hAnsi="Courier New" w:cs="Courier New"/>
          <w:noProof/>
          <w:sz w:val="20"/>
          <w:szCs w:val="20"/>
        </w:rPr>
        <w:t xml:space="preserve">**** ITEMS SUPPRESSED ****/IH¬                                   </w:t>
      </w:r>
    </w:p>
    <w:p w14:paraId="16B35930" w14:textId="77777777" w:rsidR="00651120" w:rsidRDefault="00651120" w:rsidP="00651120">
      <w:pPr>
        <w:spacing w:after="0"/>
        <w:rPr>
          <w:rFonts w:ascii="Arial" w:hAnsi="Arial" w:cs="Arial"/>
          <w:noProof/>
          <w:szCs w:val="24"/>
        </w:rPr>
      </w:pPr>
    </w:p>
    <w:p w14:paraId="16B35931" w14:textId="77777777" w:rsidR="00651120" w:rsidRPr="00324AAD" w:rsidRDefault="00F0422D" w:rsidP="00324AAD">
      <w:pPr>
        <w:pStyle w:val="TableText"/>
        <w:pageBreakBefore/>
        <w:spacing w:before="120" w:after="120"/>
        <w:rPr>
          <w:b/>
          <w:sz w:val="20"/>
          <w:szCs w:val="20"/>
          <w:u w:val="single"/>
        </w:rPr>
      </w:pPr>
      <w:r>
        <w:rPr>
          <w:b/>
          <w:sz w:val="20"/>
          <w:szCs w:val="20"/>
          <w:u w:val="single"/>
        </w:rPr>
        <w:t xml:space="preserve">OTA </w:t>
      </w:r>
      <w:r w:rsidR="00651120" w:rsidRPr="00324AAD">
        <w:rPr>
          <w:b/>
          <w:sz w:val="20"/>
          <w:szCs w:val="20"/>
          <w:u w:val="single"/>
        </w:rPr>
        <w:t xml:space="preserve">XML </w:t>
      </w:r>
      <w:r>
        <w:rPr>
          <w:b/>
          <w:sz w:val="20"/>
          <w:szCs w:val="20"/>
          <w:u w:val="single"/>
        </w:rPr>
        <w:t>Request @ResStatus=”Commit” – Example #1</w:t>
      </w:r>
    </w:p>
    <w:p w14:paraId="16B35932"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933"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934"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935"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936"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937"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938"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939"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93A"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93B" w14:textId="77777777" w:rsidR="007E2E37" w:rsidRPr="00AF4064" w:rsidRDefault="007E2E37" w:rsidP="007E2E37">
      <w:pPr>
        <w:autoSpaceDE w:val="0"/>
        <w:autoSpaceDN w:val="0"/>
        <w:adjustRightInd w:val="0"/>
        <w:spacing w:after="0" w:line="240" w:lineRule="auto"/>
        <w:rPr>
          <w:rFonts w:ascii="Arial" w:hAnsi="Arial" w:cs="Arial"/>
          <w:color w:val="0000FF"/>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OTA_HotelResModifyRQ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r w:rsidRPr="000617E9">
        <w:rPr>
          <w:rFonts w:ascii="Arial" w:hAnsi="Arial" w:cs="Arial"/>
          <w:color w:val="000000"/>
          <w:sz w:val="16"/>
          <w:szCs w:val="16"/>
        </w:rPr>
        <w:t>http://xmlota.wspan.com/webservice/</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115991" w:rsidRPr="000617E9">
        <w:rPr>
          <w:rFonts w:ascii="Arial" w:hAnsi="Arial" w:cs="Arial"/>
          <w:color w:val="000000"/>
          <w:sz w:val="16"/>
          <w:szCs w:val="16"/>
        </w:rPr>
        <w:t>04724126583163407</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ET@P1411261423567388-021517</w:t>
      </w:r>
      <w:r w:rsidR="004D603B" w:rsidRPr="000617E9">
        <w:rPr>
          <w:rFonts w:ascii="Arial" w:hAnsi="Arial" w:cs="Arial"/>
          <w:color w:val="000000"/>
          <w:sz w:val="16"/>
          <w:szCs w:val="16"/>
        </w:rPr>
        <w:t>XX</w:t>
      </w:r>
      <w:r w:rsidRPr="000617E9">
        <w:rPr>
          <w:rFonts w:ascii="Arial" w:hAnsi="Arial" w:cs="Arial"/>
          <w:color w:val="000000"/>
          <w:sz w:val="16"/>
          <w:szCs w:val="16"/>
        </w:rPr>
        <w:t>ET</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Commit</w:t>
      </w:r>
      <w:r w:rsidRPr="000617E9">
        <w:rPr>
          <w:rFonts w:ascii="Arial" w:hAnsi="Arial" w:cs="Arial"/>
          <w:color w:val="0000FF"/>
          <w:sz w:val="16"/>
          <w:szCs w:val="16"/>
        </w:rPr>
        <w:t>"&gt;</w:t>
      </w:r>
    </w:p>
    <w:p w14:paraId="16B3593C"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POS</w:t>
      </w:r>
      <w:r w:rsidRPr="004E3A85">
        <w:rPr>
          <w:rFonts w:ascii="Arial" w:hAnsi="Arial" w:cs="Arial"/>
          <w:color w:val="0000FF"/>
          <w:sz w:val="16"/>
          <w:szCs w:val="16"/>
          <w:highlight w:val="white"/>
        </w:rPr>
        <w:t>&gt;</w:t>
      </w:r>
    </w:p>
    <w:p w14:paraId="16B3593D"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Source</w:t>
      </w:r>
      <w:r w:rsidRPr="004E3A85">
        <w:rPr>
          <w:rFonts w:ascii="Arial" w:hAnsi="Arial" w:cs="Arial"/>
          <w:color w:val="FF0000"/>
          <w:sz w:val="16"/>
          <w:szCs w:val="16"/>
          <w:highlight w:val="white"/>
        </w:rPr>
        <w:t xml:space="preserve"> TerminalID</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021517</w:t>
      </w:r>
      <w:r w:rsidRPr="004E3A85">
        <w:rPr>
          <w:rFonts w:ascii="Arial" w:hAnsi="Arial" w:cs="Arial"/>
          <w:color w:val="0000FF"/>
          <w:sz w:val="16"/>
          <w:szCs w:val="16"/>
          <w:highlight w:val="white"/>
        </w:rPr>
        <w:t>"&gt;</w:t>
      </w:r>
    </w:p>
    <w:p w14:paraId="16B3593E"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BookingChannel</w:t>
      </w:r>
      <w:r w:rsidRPr="004E3A85">
        <w:rPr>
          <w:rFonts w:ascii="Arial" w:hAnsi="Arial" w:cs="Arial"/>
          <w:color w:val="FF0000"/>
          <w:sz w:val="16"/>
          <w:szCs w:val="16"/>
          <w:highlight w:val="white"/>
        </w:rPr>
        <w:t xml:space="preserve"> Type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w:t>
      </w:r>
      <w:r w:rsidRPr="004E3A85">
        <w:rPr>
          <w:rFonts w:ascii="Arial" w:hAnsi="Arial" w:cs="Arial"/>
          <w:color w:val="0000FF"/>
          <w:sz w:val="16"/>
          <w:szCs w:val="16"/>
          <w:highlight w:val="white"/>
        </w:rPr>
        <w:t>"&gt;</w:t>
      </w:r>
    </w:p>
    <w:p w14:paraId="16B3593F"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CompanyName</w:t>
      </w:r>
      <w:r w:rsidRPr="004E3A85">
        <w:rPr>
          <w:rFonts w:ascii="Arial" w:hAnsi="Arial" w:cs="Arial"/>
          <w:color w:val="FF0000"/>
          <w:sz w:val="16"/>
          <w:szCs w:val="16"/>
          <w:highlight w:val="white"/>
        </w:rPr>
        <w:t xml:space="preserve"> Code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1P</w:t>
      </w:r>
      <w:r w:rsidRPr="004E3A85">
        <w:rPr>
          <w:rFonts w:ascii="Arial" w:hAnsi="Arial" w:cs="Arial"/>
          <w:color w:val="0000FF"/>
          <w:sz w:val="16"/>
          <w:szCs w:val="16"/>
          <w:highlight w:val="white"/>
        </w:rPr>
        <w:t>"/&gt;</w:t>
      </w:r>
    </w:p>
    <w:p w14:paraId="16B35940"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BookingChannel</w:t>
      </w:r>
      <w:r w:rsidRPr="004E3A85">
        <w:rPr>
          <w:rFonts w:ascii="Arial" w:hAnsi="Arial" w:cs="Arial"/>
          <w:color w:val="0000FF"/>
          <w:sz w:val="16"/>
          <w:szCs w:val="16"/>
          <w:highlight w:val="white"/>
        </w:rPr>
        <w:t>&gt;</w:t>
      </w:r>
    </w:p>
    <w:p w14:paraId="16B35941"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Source</w:t>
      </w:r>
      <w:r w:rsidRPr="004E3A85">
        <w:rPr>
          <w:rFonts w:ascii="Arial" w:hAnsi="Arial" w:cs="Arial"/>
          <w:color w:val="0000FF"/>
          <w:sz w:val="16"/>
          <w:szCs w:val="16"/>
          <w:highlight w:val="white"/>
        </w:rPr>
        <w:t>&gt;</w:t>
      </w:r>
    </w:p>
    <w:p w14:paraId="16B35942" w14:textId="10E260AA"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1968512" behindDoc="0" locked="0" layoutInCell="1" allowOverlap="1" wp14:anchorId="16B3613C" wp14:editId="65B94D96">
                <wp:simplePos x="0" y="0"/>
                <wp:positionH relativeFrom="column">
                  <wp:posOffset>7757795</wp:posOffset>
                </wp:positionH>
                <wp:positionV relativeFrom="paragraph">
                  <wp:posOffset>23495</wp:posOffset>
                </wp:positionV>
                <wp:extent cx="400050" cy="228600"/>
                <wp:effectExtent l="13970" t="13970" r="5080" b="5080"/>
                <wp:wrapNone/>
                <wp:docPr id="486"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9"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69" style="position:absolute;margin-left:610.85pt;margin-top:1.85pt;width:31.5pt;height:1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">
                <v:textbox>
                  <w:txbxContent>
                    <w:p w14:paraId="16B36369"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v:textbox>
              </v:rect>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POS</w:t>
      </w:r>
      <w:r w:rsidR="00651120" w:rsidRPr="004E3A85">
        <w:rPr>
          <w:rFonts w:ascii="Arial" w:hAnsi="Arial" w:cs="Arial"/>
          <w:color w:val="0000FF"/>
          <w:sz w:val="16"/>
          <w:szCs w:val="16"/>
          <w:highlight w:val="white"/>
        </w:rPr>
        <w:t>&gt;</w:t>
      </w:r>
    </w:p>
    <w:p w14:paraId="16B35943" w14:textId="5F03FB32"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0560" behindDoc="0" locked="0" layoutInCell="1" allowOverlap="1" wp14:anchorId="16B3613D" wp14:editId="417C7792">
                <wp:simplePos x="0" y="0"/>
                <wp:positionH relativeFrom="column">
                  <wp:posOffset>3228975</wp:posOffset>
                </wp:positionH>
                <wp:positionV relativeFrom="paragraph">
                  <wp:posOffset>30480</wp:posOffset>
                </wp:positionV>
                <wp:extent cx="4528820" cy="33020"/>
                <wp:effectExtent l="9525" t="11430" r="5080" b="12700"/>
                <wp:wrapNone/>
                <wp:docPr id="485"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28820" cy="33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0" o:spid="_x0000_s1026" type="#_x0000_t32" style="position:absolute;margin-left:254.25pt;margin-top:2.4pt;width:356.6pt;height:2.6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"/>
            </w:pict>
          </mc:Fallback>
        </mc:AlternateContent>
      </w:r>
      <w:r>
        <w:rPr>
          <w:rFonts w:ascii="Arial" w:hAnsi="Arial" w:cs="Arial"/>
          <w:noProof/>
          <w:color w:val="000000"/>
          <w:sz w:val="16"/>
          <w:szCs w:val="16"/>
        </w:rPr>
        <mc:AlternateContent>
          <mc:Choice Requires="wps">
            <w:drawing>
              <wp:anchor distT="0" distB="0" distL="114300" distR="114300" simplePos="0" relativeHeight="251972608" behindDoc="0" locked="0" layoutInCell="1" allowOverlap="1" wp14:anchorId="16B3613E" wp14:editId="0ACFFA2B">
                <wp:simplePos x="0" y="0"/>
                <wp:positionH relativeFrom="column">
                  <wp:posOffset>4110355</wp:posOffset>
                </wp:positionH>
                <wp:positionV relativeFrom="paragraph">
                  <wp:posOffset>63500</wp:posOffset>
                </wp:positionV>
                <wp:extent cx="4445" cy="147955"/>
                <wp:effectExtent l="52705" t="6350" r="57150" b="17145"/>
                <wp:wrapNone/>
                <wp:docPr id="484" name="Auto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2" o:spid="_x0000_s1026" type="#_x0000_t32" style="position:absolute;margin-left:323.65pt;margin-top:5pt;width:.35pt;height:11.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71584" behindDoc="0" locked="0" layoutInCell="1" allowOverlap="1" wp14:anchorId="16B3613F" wp14:editId="77AA9205">
                <wp:simplePos x="0" y="0"/>
                <wp:positionH relativeFrom="column">
                  <wp:posOffset>3228975</wp:posOffset>
                </wp:positionH>
                <wp:positionV relativeFrom="paragraph">
                  <wp:posOffset>63500</wp:posOffset>
                </wp:positionV>
                <wp:extent cx="0" cy="147955"/>
                <wp:effectExtent l="57150" t="6350" r="57150" b="17145"/>
                <wp:wrapNone/>
                <wp:docPr id="483" name="Auto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1" o:spid="_x0000_s1026" type="#_x0000_t32" style="position:absolute;margin-left:254.25pt;margin-top:5pt;width:0;height:11.6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">
                <v:stroke endarrow="block"/>
              </v:shape>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HotelResModifies</w:t>
      </w:r>
      <w:r w:rsidR="00651120" w:rsidRPr="004E3A85">
        <w:rPr>
          <w:rFonts w:ascii="Arial" w:hAnsi="Arial" w:cs="Arial"/>
          <w:color w:val="0000FF"/>
          <w:sz w:val="16"/>
          <w:szCs w:val="16"/>
          <w:highlight w:val="white"/>
        </w:rPr>
        <w:t>&gt;</w:t>
      </w:r>
    </w:p>
    <w:p w14:paraId="16B35944"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HotelResModify</w:t>
      </w:r>
      <w:r w:rsidRPr="004E3A85">
        <w:rPr>
          <w:rFonts w:ascii="Arial" w:hAnsi="Arial" w:cs="Arial"/>
          <w:color w:val="0000FF"/>
          <w:sz w:val="16"/>
          <w:szCs w:val="16"/>
          <w:highlight w:val="white"/>
        </w:rPr>
        <w:t>&gt;</w:t>
      </w:r>
    </w:p>
    <w:p w14:paraId="16B35945"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UniqueID</w:t>
      </w:r>
      <w:r w:rsidRPr="004E3A85">
        <w:rPr>
          <w:rFonts w:ascii="Arial" w:hAnsi="Arial" w:cs="Arial"/>
          <w:color w:val="FF0000"/>
          <w:sz w:val="16"/>
          <w:szCs w:val="16"/>
          <w:highlight w:val="white"/>
        </w:rPr>
        <w:t xml:space="preserve"> ID</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MOJ5SH</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ID_Context</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1P</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Type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14</w:t>
      </w:r>
      <w:r w:rsidRPr="004E3A85">
        <w:rPr>
          <w:rFonts w:ascii="Arial" w:hAnsi="Arial" w:cs="Arial"/>
          <w:color w:val="0000FF"/>
          <w:sz w:val="16"/>
          <w:szCs w:val="16"/>
          <w:highlight w:val="white"/>
        </w:rPr>
        <w:t>"/&gt;</w:t>
      </w:r>
    </w:p>
    <w:p w14:paraId="16B35946"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RoomStays</w:t>
      </w:r>
      <w:r w:rsidRPr="004E3A85">
        <w:rPr>
          <w:rFonts w:ascii="Arial" w:hAnsi="Arial" w:cs="Arial"/>
          <w:color w:val="0000FF"/>
          <w:sz w:val="16"/>
          <w:szCs w:val="16"/>
          <w:highlight w:val="white"/>
        </w:rPr>
        <w:t>&gt;</w:t>
      </w:r>
    </w:p>
    <w:p w14:paraId="16B35947"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RoomStay</w:t>
      </w:r>
      <w:r w:rsidRPr="004E3A85">
        <w:rPr>
          <w:rFonts w:ascii="Arial" w:hAnsi="Arial" w:cs="Arial"/>
          <w:color w:val="0000FF"/>
          <w:sz w:val="16"/>
          <w:szCs w:val="16"/>
          <w:highlight w:val="white"/>
        </w:rPr>
        <w:t>&gt;</w:t>
      </w:r>
    </w:p>
    <w:p w14:paraId="16B35948"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BasicPropertyInfo</w:t>
      </w:r>
      <w:r w:rsidRPr="004E3A85">
        <w:rPr>
          <w:rFonts w:ascii="Arial" w:hAnsi="Arial" w:cs="Arial"/>
          <w:color w:val="FF0000"/>
          <w:sz w:val="16"/>
          <w:szCs w:val="16"/>
          <w:highlight w:val="white"/>
        </w:rPr>
        <w:t xml:space="preserve"> ChainCode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XX</w:t>
      </w:r>
      <w:r w:rsidRPr="004E3A85">
        <w:rPr>
          <w:rFonts w:ascii="Arial" w:hAnsi="Arial" w:cs="Arial"/>
          <w:color w:val="0000FF"/>
          <w:sz w:val="16"/>
          <w:szCs w:val="16"/>
          <w:highlight w:val="white"/>
        </w:rPr>
        <w:t>"/&gt;</w:t>
      </w:r>
    </w:p>
    <w:p w14:paraId="16B35949" w14:textId="2CEBBA4A"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69536" behindDoc="0" locked="0" layoutInCell="1" allowOverlap="1" wp14:anchorId="16B36140" wp14:editId="15A66E8C">
                <wp:simplePos x="0" y="0"/>
                <wp:positionH relativeFrom="column">
                  <wp:posOffset>7757795</wp:posOffset>
                </wp:positionH>
                <wp:positionV relativeFrom="paragraph">
                  <wp:posOffset>100965</wp:posOffset>
                </wp:positionV>
                <wp:extent cx="400050" cy="228600"/>
                <wp:effectExtent l="13970" t="5715" r="5080" b="13335"/>
                <wp:wrapNone/>
                <wp:docPr id="482"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A"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70" style="position:absolute;margin-left:610.85pt;margin-top:7.95pt;width:31.5pt;height:1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">
                <v:textbox>
                  <w:txbxContent>
                    <w:p w14:paraId="16B3636A"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v:textbox>
              </v:rect>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RoomStay</w:t>
      </w:r>
      <w:r w:rsidR="00651120" w:rsidRPr="004E3A85">
        <w:rPr>
          <w:rFonts w:ascii="Arial" w:hAnsi="Arial" w:cs="Arial"/>
          <w:color w:val="0000FF"/>
          <w:sz w:val="16"/>
          <w:szCs w:val="16"/>
          <w:highlight w:val="white"/>
        </w:rPr>
        <w:t>&gt;</w:t>
      </w:r>
    </w:p>
    <w:p w14:paraId="16B3594A" w14:textId="79F1A746"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4656" behindDoc="0" locked="0" layoutInCell="1" allowOverlap="1" wp14:anchorId="16B36141" wp14:editId="6010A75E">
                <wp:simplePos x="0" y="0"/>
                <wp:positionH relativeFrom="column">
                  <wp:posOffset>7210425</wp:posOffset>
                </wp:positionH>
                <wp:positionV relativeFrom="paragraph">
                  <wp:posOffset>107950</wp:posOffset>
                </wp:positionV>
                <wp:extent cx="0" cy="219075"/>
                <wp:effectExtent l="57150" t="12700" r="57150" b="15875"/>
                <wp:wrapNone/>
                <wp:docPr id="481"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4" o:spid="_x0000_s1026" type="#_x0000_t32" style="position:absolute;margin-left:567.75pt;margin-top:8.5pt;width:0;height:17.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hj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73632" behindDoc="0" locked="0" layoutInCell="1" allowOverlap="1" wp14:anchorId="16B36142" wp14:editId="42A4708B">
                <wp:simplePos x="0" y="0"/>
                <wp:positionH relativeFrom="column">
                  <wp:posOffset>7210425</wp:posOffset>
                </wp:positionH>
                <wp:positionV relativeFrom="paragraph">
                  <wp:posOffset>98425</wp:posOffset>
                </wp:positionV>
                <wp:extent cx="547370" cy="9525"/>
                <wp:effectExtent l="9525" t="12700" r="5080" b="6350"/>
                <wp:wrapNone/>
                <wp:docPr id="480" name="Auto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737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3" o:spid="_x0000_s1026" type="#_x0000_t32" style="position:absolute;margin-left:567.75pt;margin-top:7.75pt;width:43.1pt;height:.75pt;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"/>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RoomStays</w:t>
      </w:r>
      <w:r w:rsidR="00651120" w:rsidRPr="004E3A85">
        <w:rPr>
          <w:rFonts w:ascii="Arial" w:hAnsi="Arial" w:cs="Arial"/>
          <w:color w:val="0000FF"/>
          <w:sz w:val="16"/>
          <w:szCs w:val="16"/>
          <w:highlight w:val="white"/>
        </w:rPr>
        <w:t>&gt;</w:t>
      </w:r>
    </w:p>
    <w:p w14:paraId="16B3594B"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ResGlobalInfo</w:t>
      </w:r>
      <w:r w:rsidRPr="004E3A85">
        <w:rPr>
          <w:rFonts w:ascii="Arial" w:hAnsi="Arial" w:cs="Arial"/>
          <w:color w:val="0000FF"/>
          <w:sz w:val="16"/>
          <w:szCs w:val="16"/>
          <w:highlight w:val="white"/>
        </w:rPr>
        <w:t>&gt;</w:t>
      </w:r>
    </w:p>
    <w:p w14:paraId="16B3594C"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HotelReservationIDs</w:t>
      </w:r>
      <w:r w:rsidRPr="004E3A85">
        <w:rPr>
          <w:rFonts w:ascii="Arial" w:hAnsi="Arial" w:cs="Arial"/>
          <w:color w:val="0000FF"/>
          <w:sz w:val="16"/>
          <w:szCs w:val="16"/>
          <w:highlight w:val="white"/>
        </w:rPr>
        <w:t>&gt;</w:t>
      </w:r>
    </w:p>
    <w:p w14:paraId="16B3594D"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HotelReservationID</w:t>
      </w:r>
      <w:r w:rsidRPr="004E3A85">
        <w:rPr>
          <w:rFonts w:ascii="Arial" w:hAnsi="Arial" w:cs="Arial"/>
          <w:color w:val="FF0000"/>
          <w:sz w:val="16"/>
          <w:szCs w:val="16"/>
          <w:highlight w:val="white"/>
        </w:rPr>
        <w:t xml:space="preserve"> ResID_SourceContext</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XX</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ResID_Type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14</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ResID_Value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0595KAJ512</w:t>
      </w:r>
      <w:r w:rsidRPr="004E3A85">
        <w:rPr>
          <w:rFonts w:ascii="Arial" w:hAnsi="Arial" w:cs="Arial"/>
          <w:color w:val="0000FF"/>
          <w:sz w:val="16"/>
          <w:szCs w:val="16"/>
          <w:highlight w:val="white"/>
        </w:rPr>
        <w:t>"/&gt;</w:t>
      </w:r>
    </w:p>
    <w:p w14:paraId="16B3594E"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HotelReservationIDs</w:t>
      </w:r>
      <w:r w:rsidRPr="004E3A85">
        <w:rPr>
          <w:rFonts w:ascii="Arial" w:hAnsi="Arial" w:cs="Arial"/>
          <w:color w:val="0000FF"/>
          <w:sz w:val="16"/>
          <w:szCs w:val="16"/>
          <w:highlight w:val="white"/>
        </w:rPr>
        <w:t>&gt;</w:t>
      </w:r>
    </w:p>
    <w:p w14:paraId="16B3594F"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ResGlobalInfo</w:t>
      </w:r>
      <w:r w:rsidRPr="004E3A85">
        <w:rPr>
          <w:rFonts w:ascii="Arial" w:hAnsi="Arial" w:cs="Arial"/>
          <w:color w:val="0000FF"/>
          <w:sz w:val="16"/>
          <w:szCs w:val="16"/>
          <w:highlight w:val="white"/>
        </w:rPr>
        <w:t>&gt;</w:t>
      </w:r>
    </w:p>
    <w:p w14:paraId="16B35950"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HotelResModify</w:t>
      </w:r>
      <w:r w:rsidRPr="004E3A85">
        <w:rPr>
          <w:rFonts w:ascii="Arial" w:hAnsi="Arial" w:cs="Arial"/>
          <w:color w:val="0000FF"/>
          <w:sz w:val="16"/>
          <w:szCs w:val="16"/>
          <w:highlight w:val="white"/>
        </w:rPr>
        <w:t>&gt;</w:t>
      </w:r>
    </w:p>
    <w:p w14:paraId="16B35951"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HotelResModifies</w:t>
      </w:r>
      <w:r w:rsidRPr="004E3A85">
        <w:rPr>
          <w:rFonts w:ascii="Arial" w:hAnsi="Arial" w:cs="Arial"/>
          <w:color w:val="0000FF"/>
          <w:sz w:val="16"/>
          <w:szCs w:val="16"/>
          <w:highlight w:val="white"/>
        </w:rPr>
        <w:t>&gt;</w:t>
      </w:r>
    </w:p>
    <w:p w14:paraId="16B35952"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OTA_HotelResModifyRQ</w:t>
      </w:r>
      <w:r w:rsidRPr="004E3A85">
        <w:rPr>
          <w:rFonts w:ascii="Arial" w:hAnsi="Arial" w:cs="Arial"/>
          <w:color w:val="0000FF"/>
          <w:sz w:val="16"/>
          <w:szCs w:val="16"/>
          <w:highlight w:val="white"/>
        </w:rPr>
        <w:t>&gt;</w:t>
      </w:r>
    </w:p>
    <w:p w14:paraId="16B35953"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954" w14:textId="77777777" w:rsidR="007E2E37" w:rsidRPr="00AF4064" w:rsidRDefault="007E2E37" w:rsidP="007E2E37">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0000FF"/>
          <w:sz w:val="16"/>
          <w:szCs w:val="16"/>
        </w:rPr>
        <w:t>&gt;</w:t>
      </w:r>
    </w:p>
    <w:p w14:paraId="16B35955" w14:textId="77777777" w:rsidR="00651120" w:rsidRDefault="00651120" w:rsidP="00651120">
      <w:pPr>
        <w:spacing w:after="0"/>
        <w:rPr>
          <w:rFonts w:ascii="Arial" w:hAnsi="Arial" w:cs="Arial"/>
          <w:noProof/>
          <w:szCs w:val="24"/>
        </w:rPr>
      </w:pPr>
    </w:p>
    <w:p w14:paraId="16B35956" w14:textId="77777777" w:rsidR="00651120" w:rsidRPr="00324AAD" w:rsidRDefault="00F0422D" w:rsidP="00324AAD">
      <w:pPr>
        <w:pStyle w:val="TableText"/>
        <w:pageBreakBefore/>
        <w:spacing w:before="120" w:after="120"/>
        <w:rPr>
          <w:b/>
          <w:sz w:val="20"/>
          <w:szCs w:val="20"/>
          <w:u w:val="single"/>
        </w:rPr>
      </w:pPr>
      <w:r>
        <w:rPr>
          <w:b/>
          <w:sz w:val="20"/>
          <w:szCs w:val="20"/>
          <w:u w:val="single"/>
        </w:rPr>
        <w:t xml:space="preserve">OTA </w:t>
      </w:r>
      <w:r w:rsidR="00651120" w:rsidRPr="00324AAD">
        <w:rPr>
          <w:b/>
          <w:sz w:val="20"/>
          <w:szCs w:val="20"/>
          <w:u w:val="single"/>
        </w:rPr>
        <w:t xml:space="preserve">XML </w:t>
      </w:r>
      <w:r>
        <w:rPr>
          <w:b/>
          <w:sz w:val="20"/>
          <w:szCs w:val="20"/>
          <w:u w:val="single"/>
        </w:rPr>
        <w:t>Response @ResStatus =”Committed” – Example #1</w:t>
      </w:r>
    </w:p>
    <w:p w14:paraId="16B35957"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958"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959"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95A"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95B"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95C"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95D"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95E"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95F"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960" w14:textId="77777777" w:rsidR="00D10456" w:rsidRPr="00AF4064" w:rsidRDefault="00D10456" w:rsidP="0065112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OTA_HotelResModifyRS</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w:t>
      </w:r>
      <w:r w:rsidRPr="00AF4064">
        <w:rPr>
          <w:rFonts w:ascii="Arial" w:hAnsi="Arial" w:cs="Arial"/>
          <w:color w:val="FF0000"/>
          <w:sz w:val="16"/>
          <w:szCs w:val="16"/>
        </w:rPr>
        <w:t xml:space="preserve"> EchoToken</w:t>
      </w:r>
      <w:r w:rsidRPr="00AF4064">
        <w:rPr>
          <w:rFonts w:ascii="Arial" w:hAnsi="Arial" w:cs="Arial"/>
          <w:color w:val="0000FF"/>
          <w:sz w:val="16"/>
          <w:szCs w:val="16"/>
        </w:rPr>
        <w:t>="</w:t>
      </w:r>
      <w:r w:rsidRPr="00AF4064">
        <w:rPr>
          <w:rFonts w:ascii="Arial" w:hAnsi="Arial" w:cs="Arial"/>
          <w:color w:val="000000"/>
          <w:sz w:val="16"/>
          <w:szCs w:val="16"/>
        </w:rPr>
        <w:t>ET@P1411261423567388-021517</w:t>
      </w:r>
      <w:r w:rsidR="004D603B">
        <w:rPr>
          <w:rFonts w:ascii="Arial" w:hAnsi="Arial" w:cs="Arial"/>
          <w:color w:val="000000"/>
          <w:sz w:val="16"/>
          <w:szCs w:val="16"/>
        </w:rPr>
        <w:t>XX</w:t>
      </w:r>
      <w:r w:rsidRPr="00AF4064">
        <w:rPr>
          <w:rFonts w:ascii="Arial" w:hAnsi="Arial" w:cs="Arial"/>
          <w:color w:val="000000"/>
          <w:sz w:val="16"/>
          <w:szCs w:val="16"/>
        </w:rPr>
        <w:t>ET</w:t>
      </w:r>
      <w:r w:rsidRPr="00AF4064">
        <w:rPr>
          <w:rFonts w:ascii="Arial" w:hAnsi="Arial" w:cs="Arial"/>
          <w:color w:val="0000FF"/>
          <w:sz w:val="16"/>
          <w:szCs w:val="16"/>
        </w:rPr>
        <w:t>"</w:t>
      </w:r>
      <w:r w:rsidRPr="00AF4064">
        <w:rPr>
          <w:rFonts w:ascii="Arial" w:hAnsi="Arial" w:cs="Arial"/>
          <w:color w:val="FF0000"/>
          <w:sz w:val="16"/>
          <w:szCs w:val="16"/>
        </w:rPr>
        <w:t xml:space="preserve"> TimeStamp</w:t>
      </w:r>
      <w:r w:rsidRPr="00AF4064">
        <w:rPr>
          <w:rFonts w:ascii="Arial" w:hAnsi="Arial" w:cs="Arial"/>
          <w:color w:val="0000FF"/>
          <w:sz w:val="16"/>
          <w:szCs w:val="16"/>
        </w:rPr>
        <w:t>="</w:t>
      </w:r>
      <w:r w:rsidRPr="00AF4064">
        <w:rPr>
          <w:rFonts w:ascii="Arial" w:hAnsi="Arial" w:cs="Arial"/>
          <w:color w:val="000000"/>
          <w:sz w:val="16"/>
          <w:szCs w:val="16"/>
        </w:rPr>
        <w:t>2009-12-</w:t>
      </w:r>
      <w:r w:rsidRPr="000617E9">
        <w:rPr>
          <w:rFonts w:ascii="Arial" w:hAnsi="Arial" w:cs="Arial"/>
          <w:color w:val="000000"/>
          <w:sz w:val="16"/>
          <w:szCs w:val="16"/>
        </w:rPr>
        <w:t>21T20:26:06.600+01:00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115991" w:rsidRPr="000617E9">
        <w:rPr>
          <w:rFonts w:ascii="Arial" w:hAnsi="Arial" w:cs="Arial"/>
          <w:color w:val="000000"/>
          <w:sz w:val="16"/>
          <w:szCs w:val="16"/>
        </w:rPr>
        <w:t>04724126583163407</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Committed</w:t>
      </w:r>
      <w:r w:rsidRPr="000617E9">
        <w:rPr>
          <w:rFonts w:ascii="Arial" w:hAnsi="Arial" w:cs="Arial"/>
          <w:color w:val="0000FF"/>
          <w:sz w:val="16"/>
          <w:szCs w:val="16"/>
        </w:rPr>
        <w:t>"&gt;</w:t>
      </w:r>
    </w:p>
    <w:p w14:paraId="16B35961"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POS</w:t>
      </w:r>
      <w:r w:rsidRPr="004E3A85">
        <w:rPr>
          <w:rFonts w:ascii="Arial" w:hAnsi="Arial" w:cs="Arial"/>
          <w:color w:val="0000FF"/>
          <w:sz w:val="16"/>
          <w:szCs w:val="16"/>
          <w:highlight w:val="white"/>
        </w:rPr>
        <w:t>&gt;</w:t>
      </w:r>
    </w:p>
    <w:p w14:paraId="16B35962"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Source</w:t>
      </w:r>
      <w:r w:rsidRPr="004E3A85">
        <w:rPr>
          <w:rFonts w:ascii="Arial" w:hAnsi="Arial" w:cs="Arial"/>
          <w:color w:val="FF0000"/>
          <w:sz w:val="16"/>
          <w:szCs w:val="16"/>
          <w:highlight w:val="white"/>
        </w:rPr>
        <w:t xml:space="preserve"> TerminalID</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021517</w:t>
      </w:r>
      <w:r w:rsidRPr="004E3A85">
        <w:rPr>
          <w:rFonts w:ascii="Arial" w:hAnsi="Arial" w:cs="Arial"/>
          <w:color w:val="0000FF"/>
          <w:sz w:val="16"/>
          <w:szCs w:val="16"/>
          <w:highlight w:val="white"/>
        </w:rPr>
        <w:t>"&gt;</w:t>
      </w:r>
    </w:p>
    <w:p w14:paraId="16B35963"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BookingChannel</w:t>
      </w:r>
      <w:r w:rsidRPr="004E3A85">
        <w:rPr>
          <w:rFonts w:ascii="Arial" w:hAnsi="Arial" w:cs="Arial"/>
          <w:color w:val="FF0000"/>
          <w:sz w:val="16"/>
          <w:szCs w:val="16"/>
          <w:highlight w:val="white"/>
        </w:rPr>
        <w:t xml:space="preserve"> Type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w:t>
      </w:r>
      <w:r w:rsidRPr="004E3A85">
        <w:rPr>
          <w:rFonts w:ascii="Arial" w:hAnsi="Arial" w:cs="Arial"/>
          <w:color w:val="0000FF"/>
          <w:sz w:val="16"/>
          <w:szCs w:val="16"/>
          <w:highlight w:val="white"/>
        </w:rPr>
        <w:t>"&gt;</w:t>
      </w:r>
    </w:p>
    <w:p w14:paraId="16B35964"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CompanyName</w:t>
      </w:r>
      <w:r w:rsidRPr="004E3A85">
        <w:rPr>
          <w:rFonts w:ascii="Arial" w:hAnsi="Arial" w:cs="Arial"/>
          <w:color w:val="FF0000"/>
          <w:sz w:val="16"/>
          <w:szCs w:val="16"/>
          <w:highlight w:val="white"/>
        </w:rPr>
        <w:t xml:space="preserve"> Code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1P</w:t>
      </w:r>
      <w:r w:rsidRPr="004E3A85">
        <w:rPr>
          <w:rFonts w:ascii="Arial" w:hAnsi="Arial" w:cs="Arial"/>
          <w:color w:val="0000FF"/>
          <w:sz w:val="16"/>
          <w:szCs w:val="16"/>
          <w:highlight w:val="white"/>
        </w:rPr>
        <w:t>"/&gt;</w:t>
      </w:r>
    </w:p>
    <w:p w14:paraId="16B35965"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BookingChannel</w:t>
      </w:r>
      <w:r w:rsidRPr="004E3A85">
        <w:rPr>
          <w:rFonts w:ascii="Arial" w:hAnsi="Arial" w:cs="Arial"/>
          <w:color w:val="0000FF"/>
          <w:sz w:val="16"/>
          <w:szCs w:val="16"/>
          <w:highlight w:val="white"/>
        </w:rPr>
        <w:t>&gt;</w:t>
      </w:r>
    </w:p>
    <w:p w14:paraId="16B35966"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Source</w:t>
      </w:r>
      <w:r w:rsidRPr="004E3A85">
        <w:rPr>
          <w:rFonts w:ascii="Arial" w:hAnsi="Arial" w:cs="Arial"/>
          <w:color w:val="0000FF"/>
          <w:sz w:val="16"/>
          <w:szCs w:val="16"/>
          <w:highlight w:val="white"/>
        </w:rPr>
        <w:t>&gt;</w:t>
      </w:r>
    </w:p>
    <w:p w14:paraId="16B35967" w14:textId="0F35C179"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6704" behindDoc="0" locked="0" layoutInCell="1" allowOverlap="1" wp14:anchorId="16B36143" wp14:editId="71135F23">
                <wp:simplePos x="0" y="0"/>
                <wp:positionH relativeFrom="column">
                  <wp:posOffset>7920355</wp:posOffset>
                </wp:positionH>
                <wp:positionV relativeFrom="paragraph">
                  <wp:posOffset>91440</wp:posOffset>
                </wp:positionV>
                <wp:extent cx="400050" cy="228600"/>
                <wp:effectExtent l="5080" t="5715" r="13970" b="13335"/>
                <wp:wrapNone/>
                <wp:docPr id="479"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B"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6" o:spid="_x0000_s1071" style="position:absolute;margin-left:623.65pt;margin-top:7.2pt;width:31.5pt;height:1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ARLgIAAFI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">
                <v:textbox>
                  <w:txbxContent>
                    <w:p w14:paraId="16B3636B" w14:textId="77777777" w:rsidR="00337B9C" w:rsidRPr="00F0422D" w:rsidRDefault="00337B9C" w:rsidP="00651120">
                      <w:pPr>
                        <w:jc w:val="center"/>
                        <w:rPr>
                          <w:rFonts w:ascii="Arial" w:hAnsi="Arial" w:cs="Arial"/>
                          <w:b/>
                          <w:sz w:val="22"/>
                        </w:rPr>
                      </w:pPr>
                      <w:r w:rsidRPr="00F0422D">
                        <w:rPr>
                          <w:rFonts w:ascii="Arial" w:hAnsi="Arial" w:cs="Arial"/>
                          <w:b/>
                          <w:sz w:val="22"/>
                        </w:rPr>
                        <w:t>A</w:t>
                      </w:r>
                    </w:p>
                  </w:txbxContent>
                </v:textbox>
              </v:rect>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POS</w:t>
      </w:r>
      <w:r w:rsidR="00651120" w:rsidRPr="004E3A85">
        <w:rPr>
          <w:rFonts w:ascii="Arial" w:hAnsi="Arial" w:cs="Arial"/>
          <w:color w:val="0000FF"/>
          <w:sz w:val="16"/>
          <w:szCs w:val="16"/>
          <w:highlight w:val="white"/>
        </w:rPr>
        <w:t>&gt;</w:t>
      </w:r>
    </w:p>
    <w:p w14:paraId="16B35968" w14:textId="68F38F83"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9776" behindDoc="0" locked="0" layoutInCell="1" allowOverlap="1" wp14:anchorId="16B36144" wp14:editId="5B6C688B">
                <wp:simplePos x="0" y="0"/>
                <wp:positionH relativeFrom="column">
                  <wp:posOffset>4105275</wp:posOffset>
                </wp:positionH>
                <wp:positionV relativeFrom="paragraph">
                  <wp:posOffset>84455</wp:posOffset>
                </wp:positionV>
                <wp:extent cx="0" cy="271145"/>
                <wp:effectExtent l="57150" t="8255" r="57150" b="15875"/>
                <wp:wrapNone/>
                <wp:docPr id="478" name="Auto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9" o:spid="_x0000_s1026" type="#_x0000_t32" style="position:absolute;margin-left:323.25pt;margin-top:6.65pt;width:0;height:21.3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m7NQ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77728" behindDoc="0" locked="0" layoutInCell="1" allowOverlap="1" wp14:anchorId="16B36145" wp14:editId="78FB96EE">
                <wp:simplePos x="0" y="0"/>
                <wp:positionH relativeFrom="column">
                  <wp:posOffset>3162300</wp:posOffset>
                </wp:positionH>
                <wp:positionV relativeFrom="paragraph">
                  <wp:posOffset>84455</wp:posOffset>
                </wp:positionV>
                <wp:extent cx="4758055" cy="0"/>
                <wp:effectExtent l="9525" t="8255" r="13970" b="10795"/>
                <wp:wrapNone/>
                <wp:docPr id="477" name="Auto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58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7" o:spid="_x0000_s1026" type="#_x0000_t32" style="position:absolute;margin-left:249pt;margin-top:6.65pt;width:374.65pt;height:0;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Oz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"/>
            </w:pict>
          </mc:Fallback>
        </mc:AlternateContent>
      </w:r>
      <w:r>
        <w:rPr>
          <w:rFonts w:ascii="Arial" w:hAnsi="Arial" w:cs="Arial"/>
          <w:noProof/>
          <w:color w:val="000000"/>
          <w:sz w:val="16"/>
          <w:szCs w:val="16"/>
        </w:rPr>
        <mc:AlternateContent>
          <mc:Choice Requires="wps">
            <w:drawing>
              <wp:anchor distT="0" distB="0" distL="114300" distR="114300" simplePos="0" relativeHeight="251978752" behindDoc="0" locked="0" layoutInCell="1" allowOverlap="1" wp14:anchorId="16B36146" wp14:editId="2AF5E5C6">
                <wp:simplePos x="0" y="0"/>
                <wp:positionH relativeFrom="column">
                  <wp:posOffset>3162300</wp:posOffset>
                </wp:positionH>
                <wp:positionV relativeFrom="paragraph">
                  <wp:posOffset>84455</wp:posOffset>
                </wp:positionV>
                <wp:extent cx="0" cy="271145"/>
                <wp:effectExtent l="57150" t="8255" r="57150" b="15875"/>
                <wp:wrapNone/>
                <wp:docPr id="476"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8" o:spid="_x0000_s1026" type="#_x0000_t32" style="position:absolute;margin-left:249pt;margin-top:6.65pt;width:0;height:21.3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IeNQ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">
                <v:stroke endarrow="block"/>
              </v:shape>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Success</w:t>
      </w:r>
      <w:r w:rsidR="00651120" w:rsidRPr="004E3A85">
        <w:rPr>
          <w:rFonts w:ascii="Arial" w:hAnsi="Arial" w:cs="Arial"/>
          <w:color w:val="0000FF"/>
          <w:sz w:val="16"/>
          <w:szCs w:val="16"/>
          <w:highlight w:val="white"/>
        </w:rPr>
        <w:t>/&gt;</w:t>
      </w:r>
    </w:p>
    <w:p w14:paraId="16B35969"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HotelResModifies</w:t>
      </w:r>
      <w:r w:rsidRPr="004E3A85">
        <w:rPr>
          <w:rFonts w:ascii="Arial" w:hAnsi="Arial" w:cs="Arial"/>
          <w:color w:val="0000FF"/>
          <w:sz w:val="16"/>
          <w:szCs w:val="16"/>
          <w:highlight w:val="white"/>
        </w:rPr>
        <w:t>&gt;</w:t>
      </w:r>
    </w:p>
    <w:p w14:paraId="16B3596A"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HotelResModify</w:t>
      </w:r>
      <w:r w:rsidRPr="004E3A85">
        <w:rPr>
          <w:rFonts w:ascii="Arial" w:hAnsi="Arial" w:cs="Arial"/>
          <w:color w:val="0000FF"/>
          <w:sz w:val="16"/>
          <w:szCs w:val="16"/>
          <w:highlight w:val="white"/>
        </w:rPr>
        <w:t>&gt;</w:t>
      </w:r>
    </w:p>
    <w:p w14:paraId="16B3596B"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UniqueID</w:t>
      </w:r>
      <w:r w:rsidRPr="004E3A85">
        <w:rPr>
          <w:rFonts w:ascii="Arial" w:hAnsi="Arial" w:cs="Arial"/>
          <w:color w:val="FF0000"/>
          <w:sz w:val="16"/>
          <w:szCs w:val="16"/>
          <w:highlight w:val="white"/>
        </w:rPr>
        <w:t xml:space="preserve"> ID</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MOJ5SH</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ID_Context</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1P</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Type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14</w:t>
      </w:r>
      <w:r w:rsidRPr="004E3A85">
        <w:rPr>
          <w:rFonts w:ascii="Arial" w:hAnsi="Arial" w:cs="Arial"/>
          <w:color w:val="0000FF"/>
          <w:sz w:val="16"/>
          <w:szCs w:val="16"/>
          <w:highlight w:val="white"/>
        </w:rPr>
        <w:t>"/&gt;</w:t>
      </w:r>
    </w:p>
    <w:p w14:paraId="16B3596C"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RoomStays</w:t>
      </w:r>
      <w:r w:rsidRPr="004E3A85">
        <w:rPr>
          <w:rFonts w:ascii="Arial" w:hAnsi="Arial" w:cs="Arial"/>
          <w:color w:val="0000FF"/>
          <w:sz w:val="16"/>
          <w:szCs w:val="16"/>
          <w:highlight w:val="white"/>
        </w:rPr>
        <w:t>&gt;</w:t>
      </w:r>
    </w:p>
    <w:p w14:paraId="16B3596D"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RoomStay</w:t>
      </w:r>
      <w:r w:rsidRPr="004E3A85">
        <w:rPr>
          <w:rFonts w:ascii="Arial" w:hAnsi="Arial" w:cs="Arial"/>
          <w:color w:val="0000FF"/>
          <w:sz w:val="16"/>
          <w:szCs w:val="16"/>
          <w:highlight w:val="white"/>
        </w:rPr>
        <w:t>&gt;</w:t>
      </w:r>
    </w:p>
    <w:p w14:paraId="16B3596E" w14:textId="77777777" w:rsidR="00651120" w:rsidRPr="00336F91"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336F91">
        <w:rPr>
          <w:rFonts w:ascii="Arial" w:hAnsi="Arial" w:cs="Arial"/>
          <w:color w:val="0000FF"/>
          <w:sz w:val="16"/>
          <w:szCs w:val="16"/>
          <w:highlight w:val="white"/>
        </w:rPr>
        <w:t>&lt;</w:t>
      </w:r>
      <w:r w:rsidRPr="00336F91">
        <w:rPr>
          <w:rFonts w:ascii="Arial" w:hAnsi="Arial" w:cs="Arial"/>
          <w:color w:val="800000"/>
          <w:sz w:val="16"/>
          <w:szCs w:val="16"/>
          <w:highlight w:val="white"/>
        </w:rPr>
        <w:t>BasicPropertyInfo</w:t>
      </w:r>
      <w:r w:rsidRPr="00336F91">
        <w:rPr>
          <w:rFonts w:ascii="Arial" w:hAnsi="Arial" w:cs="Arial"/>
          <w:color w:val="FF0000"/>
          <w:sz w:val="16"/>
          <w:szCs w:val="16"/>
          <w:highlight w:val="white"/>
        </w:rPr>
        <w:t xml:space="preserve"> ChainCode</w:t>
      </w:r>
      <w:r w:rsidRPr="00336F91">
        <w:rPr>
          <w:rFonts w:ascii="Arial" w:hAnsi="Arial" w:cs="Arial"/>
          <w:color w:val="0000FF"/>
          <w:sz w:val="16"/>
          <w:szCs w:val="16"/>
          <w:highlight w:val="white"/>
        </w:rPr>
        <w:t>="</w:t>
      </w:r>
      <w:r w:rsidRPr="00336F91">
        <w:rPr>
          <w:rFonts w:ascii="Arial" w:hAnsi="Arial" w:cs="Arial"/>
          <w:color w:val="000000"/>
          <w:sz w:val="16"/>
          <w:szCs w:val="16"/>
          <w:highlight w:val="white"/>
        </w:rPr>
        <w:t>XX</w:t>
      </w:r>
      <w:r w:rsidRPr="00336F91">
        <w:rPr>
          <w:rFonts w:ascii="Arial" w:hAnsi="Arial" w:cs="Arial"/>
          <w:color w:val="0000FF"/>
          <w:sz w:val="16"/>
          <w:szCs w:val="16"/>
          <w:highlight w:val="white"/>
        </w:rPr>
        <w:t>"</w:t>
      </w:r>
      <w:r w:rsidRPr="00336F91">
        <w:rPr>
          <w:rFonts w:ascii="Arial" w:hAnsi="Arial" w:cs="Arial"/>
          <w:color w:val="FF0000"/>
          <w:sz w:val="16"/>
          <w:szCs w:val="16"/>
          <w:highlight w:val="white"/>
        </w:rPr>
        <w:t xml:space="preserve"> HotelCode</w:t>
      </w:r>
      <w:r w:rsidRPr="00336F91">
        <w:rPr>
          <w:rFonts w:ascii="Arial" w:hAnsi="Arial" w:cs="Arial"/>
          <w:color w:val="0000FF"/>
          <w:sz w:val="16"/>
          <w:szCs w:val="16"/>
          <w:highlight w:val="white"/>
        </w:rPr>
        <w:t>="</w:t>
      </w:r>
      <w:r w:rsidRPr="00336F91">
        <w:rPr>
          <w:rFonts w:ascii="Arial" w:hAnsi="Arial" w:cs="Arial"/>
          <w:color w:val="000000"/>
          <w:sz w:val="16"/>
          <w:szCs w:val="16"/>
          <w:highlight w:val="white"/>
        </w:rPr>
        <w:t>IBDBL</w:t>
      </w:r>
      <w:r w:rsidRPr="00336F91">
        <w:rPr>
          <w:rFonts w:ascii="Arial" w:hAnsi="Arial" w:cs="Arial"/>
          <w:color w:val="0000FF"/>
          <w:sz w:val="16"/>
          <w:szCs w:val="16"/>
          <w:highlight w:val="white"/>
        </w:rPr>
        <w:t>"</w:t>
      </w:r>
      <w:r w:rsidRPr="00336F91">
        <w:rPr>
          <w:rFonts w:ascii="Arial" w:hAnsi="Arial" w:cs="Arial"/>
          <w:color w:val="FF0000"/>
          <w:sz w:val="16"/>
          <w:szCs w:val="16"/>
          <w:highlight w:val="white"/>
        </w:rPr>
        <w:t xml:space="preserve"> HotelCodeContext</w:t>
      </w:r>
      <w:r w:rsidRPr="00336F91">
        <w:rPr>
          <w:rFonts w:ascii="Arial" w:hAnsi="Arial" w:cs="Arial"/>
          <w:color w:val="0000FF"/>
          <w:sz w:val="16"/>
          <w:szCs w:val="16"/>
          <w:highlight w:val="white"/>
        </w:rPr>
        <w:t>="</w:t>
      </w:r>
      <w:r w:rsidRPr="00336F91">
        <w:rPr>
          <w:rFonts w:ascii="Arial" w:hAnsi="Arial" w:cs="Arial"/>
          <w:color w:val="000000"/>
          <w:sz w:val="16"/>
          <w:szCs w:val="16"/>
          <w:highlight w:val="white"/>
        </w:rPr>
        <w:t>1P</w:t>
      </w:r>
      <w:r w:rsidRPr="00336F91">
        <w:rPr>
          <w:rFonts w:ascii="Arial" w:hAnsi="Arial" w:cs="Arial"/>
          <w:color w:val="0000FF"/>
          <w:sz w:val="16"/>
          <w:szCs w:val="16"/>
          <w:highlight w:val="white"/>
        </w:rPr>
        <w:t>"/&gt;</w:t>
      </w:r>
    </w:p>
    <w:p w14:paraId="16B3596F"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RoomStay</w:t>
      </w:r>
      <w:r w:rsidRPr="004E3A85">
        <w:rPr>
          <w:rFonts w:ascii="Arial" w:hAnsi="Arial" w:cs="Arial"/>
          <w:color w:val="0000FF"/>
          <w:sz w:val="16"/>
          <w:szCs w:val="16"/>
          <w:highlight w:val="white"/>
        </w:rPr>
        <w:t>&gt;</w:t>
      </w:r>
    </w:p>
    <w:p w14:paraId="16B35970" w14:textId="23E5BF33"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5680" behindDoc="0" locked="0" layoutInCell="1" allowOverlap="1" wp14:anchorId="16B36147" wp14:editId="526C682F">
                <wp:simplePos x="0" y="0"/>
                <wp:positionH relativeFrom="column">
                  <wp:posOffset>7963535</wp:posOffset>
                </wp:positionH>
                <wp:positionV relativeFrom="paragraph">
                  <wp:posOffset>11430</wp:posOffset>
                </wp:positionV>
                <wp:extent cx="400050" cy="228600"/>
                <wp:effectExtent l="10160" t="11430" r="8890" b="7620"/>
                <wp:wrapNone/>
                <wp:docPr id="47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C"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72" style="position:absolute;margin-left:627.05pt;margin-top:.9pt;width:31.5pt;height:1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">
                <v:textbox>
                  <w:txbxContent>
                    <w:p w14:paraId="16B3636C" w14:textId="77777777" w:rsidR="00337B9C" w:rsidRPr="00F0422D" w:rsidRDefault="00337B9C" w:rsidP="00651120">
                      <w:pPr>
                        <w:jc w:val="center"/>
                        <w:rPr>
                          <w:rFonts w:ascii="Arial" w:hAnsi="Arial" w:cs="Arial"/>
                          <w:b/>
                          <w:sz w:val="22"/>
                        </w:rPr>
                      </w:pPr>
                      <w:r w:rsidRPr="00F0422D">
                        <w:rPr>
                          <w:rFonts w:ascii="Arial" w:hAnsi="Arial" w:cs="Arial"/>
                          <w:b/>
                          <w:sz w:val="22"/>
                        </w:rPr>
                        <w:t>B</w:t>
                      </w:r>
                    </w:p>
                  </w:txbxContent>
                </v:textbox>
              </v:rect>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RoomStays</w:t>
      </w:r>
      <w:r w:rsidR="00651120" w:rsidRPr="004E3A85">
        <w:rPr>
          <w:rFonts w:ascii="Arial" w:hAnsi="Arial" w:cs="Arial"/>
          <w:color w:val="0000FF"/>
          <w:sz w:val="16"/>
          <w:szCs w:val="16"/>
          <w:highlight w:val="white"/>
        </w:rPr>
        <w:t>&gt;</w:t>
      </w:r>
    </w:p>
    <w:p w14:paraId="16B35971" w14:textId="65F9E29A" w:rsidR="00651120" w:rsidRPr="004E3A85" w:rsidRDefault="009F4FEB" w:rsidP="0065112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1824" behindDoc="0" locked="0" layoutInCell="1" allowOverlap="1" wp14:anchorId="16B36148" wp14:editId="5667C4E8">
                <wp:simplePos x="0" y="0"/>
                <wp:positionH relativeFrom="column">
                  <wp:posOffset>7205980</wp:posOffset>
                </wp:positionH>
                <wp:positionV relativeFrom="paragraph">
                  <wp:posOffset>8890</wp:posOffset>
                </wp:positionV>
                <wp:extent cx="0" cy="209550"/>
                <wp:effectExtent l="52705" t="8890" r="61595" b="19685"/>
                <wp:wrapNone/>
                <wp:docPr id="474" name="Auto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1" o:spid="_x0000_s1026" type="#_x0000_t32" style="position:absolute;margin-left:567.4pt;margin-top:.7pt;width:0;height:16.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80800" behindDoc="0" locked="0" layoutInCell="1" allowOverlap="1" wp14:anchorId="16B36149" wp14:editId="56BABA5A">
                <wp:simplePos x="0" y="0"/>
                <wp:positionH relativeFrom="column">
                  <wp:posOffset>7205980</wp:posOffset>
                </wp:positionH>
                <wp:positionV relativeFrom="paragraph">
                  <wp:posOffset>8890</wp:posOffset>
                </wp:positionV>
                <wp:extent cx="757555" cy="5080"/>
                <wp:effectExtent l="5080" t="8890" r="8890" b="5080"/>
                <wp:wrapNone/>
                <wp:docPr id="473"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755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0" o:spid="_x0000_s1026" type="#_x0000_t32" style="position:absolute;margin-left:567.4pt;margin-top:.7pt;width:59.65pt;height:.4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"/>
            </w:pict>
          </mc:Fallback>
        </mc:AlternateContent>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00"/>
          <w:sz w:val="16"/>
          <w:szCs w:val="16"/>
          <w:highlight w:val="white"/>
        </w:rPr>
        <w:tab/>
      </w:r>
      <w:r w:rsidR="00651120" w:rsidRPr="004E3A85">
        <w:rPr>
          <w:rFonts w:ascii="Arial" w:hAnsi="Arial" w:cs="Arial"/>
          <w:color w:val="0000FF"/>
          <w:sz w:val="16"/>
          <w:szCs w:val="16"/>
          <w:highlight w:val="white"/>
        </w:rPr>
        <w:t>&lt;</w:t>
      </w:r>
      <w:r w:rsidR="00651120" w:rsidRPr="004E3A85">
        <w:rPr>
          <w:rFonts w:ascii="Arial" w:hAnsi="Arial" w:cs="Arial"/>
          <w:color w:val="800000"/>
          <w:sz w:val="16"/>
          <w:szCs w:val="16"/>
          <w:highlight w:val="white"/>
        </w:rPr>
        <w:t>ResGlobalInfo</w:t>
      </w:r>
      <w:r w:rsidR="00651120" w:rsidRPr="004E3A85">
        <w:rPr>
          <w:rFonts w:ascii="Arial" w:hAnsi="Arial" w:cs="Arial"/>
          <w:color w:val="0000FF"/>
          <w:sz w:val="16"/>
          <w:szCs w:val="16"/>
          <w:highlight w:val="white"/>
        </w:rPr>
        <w:t>&gt;</w:t>
      </w:r>
    </w:p>
    <w:p w14:paraId="16B35972"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HotelReservationIDs</w:t>
      </w:r>
      <w:r w:rsidRPr="004E3A85">
        <w:rPr>
          <w:rFonts w:ascii="Arial" w:hAnsi="Arial" w:cs="Arial"/>
          <w:color w:val="0000FF"/>
          <w:sz w:val="16"/>
          <w:szCs w:val="16"/>
          <w:highlight w:val="white"/>
        </w:rPr>
        <w:t>&gt;</w:t>
      </w:r>
    </w:p>
    <w:p w14:paraId="16B35973"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HotelReservationID</w:t>
      </w:r>
      <w:r w:rsidRPr="004E3A85">
        <w:rPr>
          <w:rFonts w:ascii="Arial" w:hAnsi="Arial" w:cs="Arial"/>
          <w:color w:val="FF0000"/>
          <w:sz w:val="16"/>
          <w:szCs w:val="16"/>
          <w:highlight w:val="white"/>
        </w:rPr>
        <w:t xml:space="preserve"> ResID_SourceContext</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XX</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ResID_Type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14</w:t>
      </w:r>
      <w:r w:rsidRPr="004E3A85">
        <w:rPr>
          <w:rFonts w:ascii="Arial" w:hAnsi="Arial" w:cs="Arial"/>
          <w:color w:val="0000FF"/>
          <w:sz w:val="16"/>
          <w:szCs w:val="16"/>
          <w:highlight w:val="white"/>
        </w:rPr>
        <w:t>"</w:t>
      </w:r>
      <w:r w:rsidRPr="004E3A85">
        <w:rPr>
          <w:rFonts w:ascii="Arial" w:hAnsi="Arial" w:cs="Arial"/>
          <w:color w:val="FF0000"/>
          <w:sz w:val="16"/>
          <w:szCs w:val="16"/>
          <w:highlight w:val="white"/>
        </w:rPr>
        <w:t xml:space="preserve"> ResID_Value</w:t>
      </w:r>
      <w:r w:rsidRPr="004E3A85">
        <w:rPr>
          <w:rFonts w:ascii="Arial" w:hAnsi="Arial" w:cs="Arial"/>
          <w:color w:val="0000FF"/>
          <w:sz w:val="16"/>
          <w:szCs w:val="16"/>
          <w:highlight w:val="white"/>
        </w:rPr>
        <w:t>="</w:t>
      </w:r>
      <w:r w:rsidRPr="004E3A85">
        <w:rPr>
          <w:rFonts w:ascii="Arial" w:hAnsi="Arial" w:cs="Arial"/>
          <w:color w:val="000000"/>
          <w:sz w:val="16"/>
          <w:szCs w:val="16"/>
          <w:highlight w:val="white"/>
        </w:rPr>
        <w:t>0595KAJ512</w:t>
      </w:r>
      <w:r w:rsidRPr="004E3A85">
        <w:rPr>
          <w:rFonts w:ascii="Arial" w:hAnsi="Arial" w:cs="Arial"/>
          <w:color w:val="0000FF"/>
          <w:sz w:val="16"/>
          <w:szCs w:val="16"/>
          <w:highlight w:val="white"/>
        </w:rPr>
        <w:t>"/&gt;</w:t>
      </w:r>
    </w:p>
    <w:p w14:paraId="16B35974"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HotelReservationIDs</w:t>
      </w:r>
      <w:r w:rsidRPr="004E3A85">
        <w:rPr>
          <w:rFonts w:ascii="Arial" w:hAnsi="Arial" w:cs="Arial"/>
          <w:color w:val="0000FF"/>
          <w:sz w:val="16"/>
          <w:szCs w:val="16"/>
          <w:highlight w:val="white"/>
        </w:rPr>
        <w:t>&gt;</w:t>
      </w:r>
    </w:p>
    <w:p w14:paraId="16B35975"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ResGlobalInfo</w:t>
      </w:r>
      <w:r w:rsidRPr="004E3A85">
        <w:rPr>
          <w:rFonts w:ascii="Arial" w:hAnsi="Arial" w:cs="Arial"/>
          <w:color w:val="0000FF"/>
          <w:sz w:val="16"/>
          <w:szCs w:val="16"/>
          <w:highlight w:val="white"/>
        </w:rPr>
        <w:t>&gt;</w:t>
      </w:r>
    </w:p>
    <w:p w14:paraId="16B35976"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HotelResModify</w:t>
      </w:r>
      <w:r w:rsidRPr="004E3A85">
        <w:rPr>
          <w:rFonts w:ascii="Arial" w:hAnsi="Arial" w:cs="Arial"/>
          <w:color w:val="0000FF"/>
          <w:sz w:val="16"/>
          <w:szCs w:val="16"/>
          <w:highlight w:val="white"/>
        </w:rPr>
        <w:t>&gt;</w:t>
      </w:r>
    </w:p>
    <w:p w14:paraId="16B35977"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HotelResModifies</w:t>
      </w:r>
      <w:r w:rsidRPr="004E3A85">
        <w:rPr>
          <w:rFonts w:ascii="Arial" w:hAnsi="Arial" w:cs="Arial"/>
          <w:color w:val="0000FF"/>
          <w:sz w:val="16"/>
          <w:szCs w:val="16"/>
          <w:highlight w:val="white"/>
        </w:rPr>
        <w:t>&gt;</w:t>
      </w:r>
    </w:p>
    <w:p w14:paraId="16B35978" w14:textId="77777777" w:rsidR="00651120" w:rsidRPr="004E3A85" w:rsidRDefault="00651120" w:rsidP="00651120">
      <w:pPr>
        <w:autoSpaceDE w:val="0"/>
        <w:autoSpaceDN w:val="0"/>
        <w:adjustRightInd w:val="0"/>
        <w:spacing w:after="0" w:line="240" w:lineRule="auto"/>
        <w:rPr>
          <w:rFonts w:ascii="Arial" w:hAnsi="Arial" w:cs="Arial"/>
          <w:color w:val="000000"/>
          <w:sz w:val="16"/>
          <w:szCs w:val="16"/>
          <w:highlight w:val="white"/>
        </w:rPr>
      </w:pPr>
      <w:r w:rsidRPr="004E3A85">
        <w:rPr>
          <w:rFonts w:ascii="Arial" w:hAnsi="Arial" w:cs="Arial"/>
          <w:color w:val="000000"/>
          <w:sz w:val="16"/>
          <w:szCs w:val="16"/>
          <w:highlight w:val="white"/>
        </w:rPr>
        <w:tab/>
      </w:r>
      <w:r w:rsidRPr="004E3A85">
        <w:rPr>
          <w:rFonts w:ascii="Arial" w:hAnsi="Arial" w:cs="Arial"/>
          <w:color w:val="000000"/>
          <w:sz w:val="16"/>
          <w:szCs w:val="16"/>
          <w:highlight w:val="white"/>
        </w:rPr>
        <w:tab/>
      </w:r>
      <w:r w:rsidRPr="004E3A85">
        <w:rPr>
          <w:rFonts w:ascii="Arial" w:hAnsi="Arial" w:cs="Arial"/>
          <w:color w:val="0000FF"/>
          <w:sz w:val="16"/>
          <w:szCs w:val="16"/>
          <w:highlight w:val="white"/>
        </w:rPr>
        <w:t>&lt;/</w:t>
      </w:r>
      <w:r w:rsidRPr="004E3A85">
        <w:rPr>
          <w:rFonts w:ascii="Arial" w:hAnsi="Arial" w:cs="Arial"/>
          <w:color w:val="800000"/>
          <w:sz w:val="16"/>
          <w:szCs w:val="16"/>
          <w:highlight w:val="white"/>
        </w:rPr>
        <w:t>OTA_HotelResModifyRS</w:t>
      </w:r>
      <w:r w:rsidRPr="004E3A85">
        <w:rPr>
          <w:rFonts w:ascii="Arial" w:hAnsi="Arial" w:cs="Arial"/>
          <w:color w:val="0000FF"/>
          <w:sz w:val="16"/>
          <w:szCs w:val="16"/>
          <w:highlight w:val="white"/>
        </w:rPr>
        <w:t>&gt;</w:t>
      </w:r>
    </w:p>
    <w:p w14:paraId="16B35979" w14:textId="77777777" w:rsidR="00651120" w:rsidRPr="00AF4064" w:rsidRDefault="00651120" w:rsidP="0065112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97A" w14:textId="77777777" w:rsidR="00651120" w:rsidRPr="00AF4064" w:rsidRDefault="00651120" w:rsidP="0065112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0000FF"/>
          <w:sz w:val="16"/>
          <w:szCs w:val="16"/>
        </w:rPr>
        <w:t>&gt;</w:t>
      </w:r>
    </w:p>
    <w:p w14:paraId="16B3597B" w14:textId="77777777" w:rsidR="00651120" w:rsidRDefault="00651120" w:rsidP="00651120">
      <w:pPr>
        <w:spacing w:after="0"/>
        <w:rPr>
          <w:rFonts w:ascii="Arial" w:hAnsi="Arial" w:cs="Arial"/>
          <w:noProof/>
          <w:szCs w:val="24"/>
        </w:rPr>
      </w:pPr>
    </w:p>
    <w:p w14:paraId="16B3597C" w14:textId="77777777" w:rsidR="00F0422D" w:rsidRDefault="00F0422D">
      <w:pPr>
        <w:spacing w:after="0" w:line="240" w:lineRule="auto"/>
        <w:rPr>
          <w:rFonts w:ascii="Arial" w:hAnsi="Arial" w:cs="Arial"/>
          <w:b/>
          <w:bCs/>
          <w:color w:val="0B2265"/>
          <w:sz w:val="32"/>
          <w:szCs w:val="32"/>
        </w:rPr>
      </w:pPr>
      <w:r>
        <w:rPr>
          <w:color w:val="0B2265"/>
          <w:sz w:val="32"/>
          <w:szCs w:val="32"/>
        </w:rPr>
        <w:br w:type="page"/>
      </w:r>
    </w:p>
    <w:p w14:paraId="16B3597D" w14:textId="77777777" w:rsidR="00DB71C1" w:rsidRDefault="00DB71C1" w:rsidP="00DB71C1">
      <w:pPr>
        <w:pStyle w:val="Heading3"/>
        <w:spacing w:before="360" w:after="240"/>
        <w:rPr>
          <w:rFonts w:eastAsia="Times New Roman"/>
          <w:color w:val="0B2265"/>
          <w:sz w:val="32"/>
          <w:szCs w:val="32"/>
          <w:lang w:eastAsia="en-US"/>
        </w:rPr>
      </w:pPr>
      <w:bookmarkStart w:id="197" w:name="_Toc351022544"/>
      <w:r>
        <w:rPr>
          <w:rFonts w:eastAsia="Times New Roman"/>
          <w:color w:val="0B2265"/>
          <w:sz w:val="32"/>
          <w:szCs w:val="32"/>
          <w:lang w:eastAsia="en-US"/>
        </w:rPr>
        <w:t xml:space="preserve">Apollo </w:t>
      </w:r>
      <w:r w:rsidRPr="00551F9F">
        <w:rPr>
          <w:rFonts w:eastAsia="Times New Roman"/>
          <w:color w:val="0B2265"/>
          <w:sz w:val="32"/>
          <w:szCs w:val="32"/>
          <w:lang w:eastAsia="en-US"/>
        </w:rPr>
        <w:t xml:space="preserve">Core </w:t>
      </w:r>
      <w:r>
        <w:rPr>
          <w:rFonts w:eastAsia="Times New Roman"/>
          <w:color w:val="0B2265"/>
          <w:sz w:val="32"/>
          <w:szCs w:val="32"/>
          <w:lang w:eastAsia="en-US"/>
        </w:rPr>
        <w:t xml:space="preserve">GDS Modify Committed Booking - </w:t>
      </w:r>
      <w:r w:rsidRPr="00551F9F">
        <w:rPr>
          <w:rFonts w:eastAsia="Times New Roman"/>
          <w:color w:val="0B2265"/>
          <w:sz w:val="32"/>
          <w:szCs w:val="32"/>
          <w:lang w:eastAsia="en-US"/>
        </w:rPr>
        <w:t>Example #</w:t>
      </w:r>
      <w:r>
        <w:rPr>
          <w:rFonts w:eastAsia="Times New Roman"/>
          <w:color w:val="0B2265"/>
          <w:sz w:val="32"/>
          <w:szCs w:val="32"/>
          <w:lang w:eastAsia="en-US"/>
        </w:rPr>
        <w:t>2</w:t>
      </w:r>
      <w:bookmarkEnd w:id="197"/>
    </w:p>
    <w:p w14:paraId="16B3597E" w14:textId="77777777" w:rsidR="00956A4D" w:rsidRPr="00956A4D" w:rsidRDefault="00956A4D" w:rsidP="00956A4D">
      <w:pPr>
        <w:rPr>
          <w:rFonts w:ascii="Arial" w:hAnsi="Arial" w:cs="Arial"/>
          <w:b/>
          <w:sz w:val="20"/>
          <w:szCs w:val="20"/>
        </w:rPr>
      </w:pPr>
      <w:r>
        <w:rPr>
          <w:rFonts w:ascii="Arial" w:hAnsi="Arial" w:cs="Arial"/>
          <w:b/>
          <w:sz w:val="20"/>
          <w:szCs w:val="20"/>
          <w:u w:val="single"/>
        </w:rPr>
        <w:t xml:space="preserve">Apollo </w:t>
      </w:r>
      <w:r w:rsidR="00F673D1">
        <w:rPr>
          <w:rFonts w:ascii="Arial" w:hAnsi="Arial" w:cs="Arial"/>
          <w:b/>
          <w:sz w:val="20"/>
          <w:szCs w:val="20"/>
          <w:u w:val="single"/>
        </w:rPr>
        <w:t xml:space="preserve">Core </w:t>
      </w:r>
      <w:r w:rsidRPr="00956A4D">
        <w:rPr>
          <w:rFonts w:ascii="Arial" w:hAnsi="Arial" w:cs="Arial"/>
          <w:b/>
          <w:sz w:val="20"/>
          <w:szCs w:val="20"/>
          <w:u w:val="single"/>
        </w:rPr>
        <w:t>GDS Passenger Name Record (PNR)</w:t>
      </w:r>
      <w:r w:rsidRPr="00956A4D">
        <w:rPr>
          <w:rFonts w:ascii="Arial" w:hAnsi="Arial" w:cs="Arial"/>
          <w:b/>
          <w:sz w:val="20"/>
          <w:szCs w:val="20"/>
        </w:rPr>
        <w:t xml:space="preserve">: </w:t>
      </w:r>
    </w:p>
    <w:p w14:paraId="16B3597F" w14:textId="07317342" w:rsidR="0091481B" w:rsidRDefault="009F4FEB" w:rsidP="0091481B">
      <w:pPr>
        <w:spacing w:after="0" w:line="480" w:lineRule="auto"/>
        <w:ind w:left="1440"/>
        <w:rPr>
          <w:rFonts w:ascii="Courier New" w:hAnsi="Courier New" w:cs="Courier New"/>
          <w:sz w:val="20"/>
          <w:szCs w:val="20"/>
        </w:rPr>
      </w:pPr>
      <w:r>
        <w:rPr>
          <w:rFonts w:ascii="Arial" w:hAnsi="Arial" w:cs="Arial"/>
          <w:noProof/>
          <w:sz w:val="20"/>
          <w:szCs w:val="20"/>
        </w:rPr>
        <mc:AlternateContent>
          <mc:Choice Requires="wps">
            <w:drawing>
              <wp:anchor distT="0" distB="0" distL="114300" distR="114300" simplePos="0" relativeHeight="252108800" behindDoc="0" locked="0" layoutInCell="1" allowOverlap="1" wp14:anchorId="16B3614A" wp14:editId="29BB0812">
                <wp:simplePos x="0" y="0"/>
                <wp:positionH relativeFrom="column">
                  <wp:posOffset>261620</wp:posOffset>
                </wp:positionH>
                <wp:positionV relativeFrom="paragraph">
                  <wp:posOffset>224155</wp:posOffset>
                </wp:positionV>
                <wp:extent cx="400050" cy="228600"/>
                <wp:effectExtent l="13970" t="5080" r="5080" b="13970"/>
                <wp:wrapNone/>
                <wp:docPr id="472"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D" w14:textId="77777777" w:rsidR="00337B9C" w:rsidRPr="00760144" w:rsidRDefault="00337B9C" w:rsidP="0091481B">
                            <w:pPr>
                              <w:jc w:val="center"/>
                              <w:rPr>
                                <w:sz w:val="22"/>
                              </w:rPr>
                            </w:pPr>
                            <w:r w:rsidRPr="00760144">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1" o:spid="_x0000_s1073" style="position:absolute;left:0;text-align:left;margin-left:20.6pt;margin-top:17.65pt;width:31.5pt;height:18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">
                <v:textbox>
                  <w:txbxContent>
                    <w:p w14:paraId="16B3636D" w14:textId="77777777" w:rsidR="00337B9C" w:rsidRPr="00760144" w:rsidRDefault="00337B9C" w:rsidP="0091481B">
                      <w:pPr>
                        <w:jc w:val="center"/>
                        <w:rPr>
                          <w:sz w:val="22"/>
                        </w:rPr>
                      </w:pPr>
                      <w:r w:rsidRPr="00760144">
                        <w:rPr>
                          <w:rFonts w:ascii="Arial" w:hAnsi="Arial" w:cs="Arial"/>
                          <w:b/>
                          <w:sz w:val="22"/>
                        </w:rPr>
                        <w:t>A</w:t>
                      </w:r>
                    </w:p>
                  </w:txbxContent>
                </v:textbox>
              </v:rect>
            </w:pict>
          </mc:Fallback>
        </mc:AlternateContent>
      </w:r>
    </w:p>
    <w:p w14:paraId="16B35980" w14:textId="65C3A424" w:rsidR="00956A4D" w:rsidRPr="00956A4D" w:rsidRDefault="009F4FEB" w:rsidP="0091481B">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10848" behindDoc="0" locked="0" layoutInCell="1" allowOverlap="1" wp14:anchorId="16B3614B" wp14:editId="06DCF585">
                <wp:simplePos x="0" y="0"/>
                <wp:positionH relativeFrom="column">
                  <wp:posOffset>661670</wp:posOffset>
                </wp:positionH>
                <wp:positionV relativeFrom="paragraph">
                  <wp:posOffset>59690</wp:posOffset>
                </wp:positionV>
                <wp:extent cx="212725" cy="9525"/>
                <wp:effectExtent l="13970" t="50165" r="20955" b="54610"/>
                <wp:wrapNone/>
                <wp:docPr id="471" name="Auto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3" o:spid="_x0000_s1026" type="#_x0000_t32" style="position:absolute;margin-left:52.1pt;margin-top:4.7pt;width:16.75pt;height:.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">
                <v:stroke endarrow="block"/>
              </v:shape>
            </w:pict>
          </mc:Fallback>
        </mc:AlternateContent>
      </w:r>
      <w:r w:rsidR="00956A4D" w:rsidRPr="00956A4D">
        <w:rPr>
          <w:rFonts w:ascii="Courier New" w:hAnsi="Courier New" w:cs="Courier New"/>
          <w:sz w:val="20"/>
          <w:szCs w:val="20"/>
        </w:rPr>
        <w:t xml:space="preserve">PZJXLM/50 XDBKR E032750 AG 14537482 03DEC                       </w:t>
      </w:r>
    </w:p>
    <w:p w14:paraId="16B35981" w14:textId="77777777" w:rsidR="00956A4D" w:rsidRPr="00956A4D" w:rsidRDefault="00956A4D" w:rsidP="0091481B">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1.1APOLLO/TEST                                                 </w:t>
      </w:r>
    </w:p>
    <w:p w14:paraId="16B35982" w14:textId="2C49DFB2" w:rsidR="00956A4D" w:rsidRPr="00956A4D" w:rsidRDefault="009F4FEB" w:rsidP="0091481B">
      <w:pPr>
        <w:spacing w:after="0" w:line="480" w:lineRule="auto"/>
        <w:ind w:left="1440"/>
        <w:rPr>
          <w:rFonts w:ascii="Courier New" w:hAnsi="Courier New" w:cs="Courier New"/>
          <w:sz w:val="20"/>
          <w:szCs w:val="20"/>
        </w:rPr>
      </w:pPr>
      <w:r>
        <w:rPr>
          <w:rFonts w:ascii="Arial" w:hAnsi="Arial" w:cs="Arial"/>
          <w:noProof/>
          <w:sz w:val="20"/>
          <w:szCs w:val="20"/>
        </w:rPr>
        <mc:AlternateContent>
          <mc:Choice Requires="wps">
            <w:drawing>
              <wp:anchor distT="0" distB="0" distL="114300" distR="114300" simplePos="0" relativeHeight="252109824" behindDoc="0" locked="0" layoutInCell="1" allowOverlap="1" wp14:anchorId="16B3614C" wp14:editId="3EDFD70D">
                <wp:simplePos x="0" y="0"/>
                <wp:positionH relativeFrom="column">
                  <wp:posOffset>6284595</wp:posOffset>
                </wp:positionH>
                <wp:positionV relativeFrom="paragraph">
                  <wp:posOffset>251460</wp:posOffset>
                </wp:positionV>
                <wp:extent cx="400050" cy="228600"/>
                <wp:effectExtent l="7620" t="13335" r="11430" b="5715"/>
                <wp:wrapNone/>
                <wp:docPr id="470"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E" w14:textId="77777777" w:rsidR="00337B9C" w:rsidRPr="00760144" w:rsidRDefault="00337B9C" w:rsidP="0091481B">
                            <w:pPr>
                              <w:jc w:val="center"/>
                              <w:rPr>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2" o:spid="_x0000_s1074" style="position:absolute;left:0;text-align:left;margin-left:494.85pt;margin-top:19.8pt;width:31.5pt;height:1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">
                <v:textbox>
                  <w:txbxContent>
                    <w:p w14:paraId="16B3636E" w14:textId="77777777" w:rsidR="00337B9C" w:rsidRPr="00760144" w:rsidRDefault="00337B9C" w:rsidP="0091481B">
                      <w:pPr>
                        <w:jc w:val="center"/>
                        <w:rPr>
                          <w:sz w:val="22"/>
                        </w:rPr>
                      </w:pPr>
                      <w:r>
                        <w:rPr>
                          <w:rFonts w:ascii="Arial" w:hAnsi="Arial" w:cs="Arial"/>
                          <w:b/>
                          <w:sz w:val="22"/>
                        </w:rPr>
                        <w:t>B</w:t>
                      </w:r>
                    </w:p>
                  </w:txbxContent>
                </v:textbox>
              </v:rect>
            </w:pict>
          </mc:Fallback>
        </mc:AlternateContent>
      </w:r>
      <w:r w:rsidR="00956A4D" w:rsidRPr="00956A4D">
        <w:rPr>
          <w:rFonts w:ascii="Courier New" w:hAnsi="Courier New" w:cs="Courier New"/>
          <w:sz w:val="20"/>
          <w:szCs w:val="20"/>
        </w:rPr>
        <w:t xml:space="preserve"> 1 HHL XX HK1 DUB 20JAN-21JAN  1NT 92245  IBIS DUBLIN WEST      </w:t>
      </w:r>
    </w:p>
    <w:p w14:paraId="16B35983" w14:textId="5A1017E9" w:rsidR="00956A4D" w:rsidRPr="00956A4D" w:rsidRDefault="009F4FEB" w:rsidP="0091481B">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11872" behindDoc="0" locked="0" layoutInCell="1" allowOverlap="1" wp14:anchorId="16B3614D" wp14:editId="258E2AE3">
                <wp:simplePos x="0" y="0"/>
                <wp:positionH relativeFrom="column">
                  <wp:posOffset>5741670</wp:posOffset>
                </wp:positionH>
                <wp:positionV relativeFrom="paragraph">
                  <wp:posOffset>82550</wp:posOffset>
                </wp:positionV>
                <wp:extent cx="542925" cy="635"/>
                <wp:effectExtent l="17145" t="53975" r="11430" b="59690"/>
                <wp:wrapNone/>
                <wp:docPr id="46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4" o:spid="_x0000_s1026" type="#_x0000_t32" style="position:absolute;margin-left:452.1pt;margin-top:6.5pt;width:42.75pt;height:.05pt;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">
                <v:stroke endarrow="block"/>
              </v:shape>
            </w:pict>
          </mc:Fallback>
        </mc:AlternateContent>
      </w:r>
      <w:r w:rsidR="00956A4D" w:rsidRPr="00956A4D">
        <w:rPr>
          <w:rFonts w:ascii="Courier New" w:hAnsi="Courier New" w:cs="Courier New"/>
          <w:sz w:val="20"/>
          <w:szCs w:val="20"/>
        </w:rPr>
        <w:t xml:space="preserve">1B1QRAC -1/RG-EUR55.00/AGT14537482/NM-APOLLO TEST/CF-0595KAJ508 </w:t>
      </w:r>
    </w:p>
    <w:p w14:paraId="16B35984" w14:textId="77777777" w:rsidR="00956A4D" w:rsidRPr="00956A4D" w:rsidRDefault="00956A4D" w:rsidP="0091481B">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w:t>
      </w:r>
    </w:p>
    <w:p w14:paraId="16B35985" w14:textId="77777777" w:rsidR="00956A4D" w:rsidRPr="00956A4D" w:rsidRDefault="00956A4D" w:rsidP="0091481B">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ITINERARY REMARKS EXIST  *** &gt;RM*·                          </w:t>
      </w:r>
    </w:p>
    <w:p w14:paraId="16B35986" w14:textId="77777777" w:rsidR="00956A4D" w:rsidRPr="00956A4D" w:rsidRDefault="00956A4D" w:rsidP="0091481B">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ADDITIONAL ITINERARY DATA EXISTS ***&gt;*I·                    </w:t>
      </w:r>
    </w:p>
    <w:p w14:paraId="16B35987" w14:textId="77777777" w:rsidR="00956A4D" w:rsidRPr="00956A4D" w:rsidRDefault="00956A4D" w:rsidP="0091481B">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FONE-DENB/303 397-5933                                          </w:t>
      </w:r>
    </w:p>
    <w:p w14:paraId="16B35988" w14:textId="77777777" w:rsidR="00956A4D" w:rsidRPr="00956A4D" w:rsidRDefault="00956A4D" w:rsidP="0091481B">
      <w:pPr>
        <w:spacing w:after="0" w:line="480" w:lineRule="auto"/>
        <w:ind w:left="1440"/>
        <w:rPr>
          <w:rFonts w:ascii="Courier New" w:hAnsi="Courier New" w:cs="Courier New"/>
          <w:sz w:val="20"/>
          <w:szCs w:val="20"/>
        </w:rPr>
      </w:pPr>
      <w:r w:rsidRPr="00956A4D">
        <w:rPr>
          <w:rFonts w:ascii="Courier New" w:hAnsi="Courier New" w:cs="Courier New"/>
          <w:sz w:val="20"/>
          <w:szCs w:val="20"/>
        </w:rPr>
        <w:t>GFAX-OSI1V-XX92245ARR20JAN CXL:CANCEL. FEES APPLY ON DAY OF ARRI</w:t>
      </w:r>
    </w:p>
    <w:p w14:paraId="16B35989" w14:textId="77777777" w:rsidR="00956A4D" w:rsidRPr="00956A4D" w:rsidRDefault="00956A4D" w:rsidP="0091481B">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VAL AT 19:00                                                    </w:t>
      </w:r>
    </w:p>
    <w:p w14:paraId="16B3598A" w14:textId="77777777" w:rsidR="00956A4D" w:rsidRPr="00956A4D" w:rsidRDefault="00956A4D" w:rsidP="00956A4D">
      <w:pPr>
        <w:spacing w:after="0" w:line="240" w:lineRule="auto"/>
        <w:rPr>
          <w:rFonts w:ascii="Arial" w:hAnsi="Arial" w:cs="Arial"/>
          <w:noProof/>
          <w:sz w:val="20"/>
          <w:szCs w:val="20"/>
        </w:rPr>
      </w:pPr>
    </w:p>
    <w:p w14:paraId="16B3598B" w14:textId="77777777" w:rsidR="00956A4D" w:rsidRPr="00956A4D" w:rsidRDefault="00956A4D" w:rsidP="00956A4D">
      <w:pPr>
        <w:rPr>
          <w:rFonts w:ascii="Arial" w:hAnsi="Arial" w:cs="Arial"/>
          <w:b/>
          <w:sz w:val="20"/>
          <w:szCs w:val="20"/>
          <w:u w:val="single"/>
        </w:rPr>
      </w:pPr>
      <w:r>
        <w:rPr>
          <w:rFonts w:ascii="Arial" w:hAnsi="Arial" w:cs="Arial"/>
          <w:b/>
          <w:sz w:val="20"/>
          <w:szCs w:val="20"/>
          <w:u w:val="single"/>
        </w:rPr>
        <w:t xml:space="preserve">Apollo </w:t>
      </w:r>
      <w:r w:rsidR="00F673D1">
        <w:rPr>
          <w:rFonts w:ascii="Arial" w:hAnsi="Arial" w:cs="Arial"/>
          <w:b/>
          <w:sz w:val="20"/>
          <w:szCs w:val="20"/>
          <w:u w:val="single"/>
        </w:rPr>
        <w:t xml:space="preserve">Core </w:t>
      </w:r>
      <w:r w:rsidRPr="00956A4D">
        <w:rPr>
          <w:rFonts w:ascii="Arial" w:hAnsi="Arial" w:cs="Arial"/>
          <w:b/>
          <w:sz w:val="20"/>
          <w:szCs w:val="20"/>
          <w:u w:val="single"/>
        </w:rPr>
        <w:t xml:space="preserve">GDS </w:t>
      </w:r>
      <w:r w:rsidR="00F673D1">
        <w:rPr>
          <w:rFonts w:ascii="Arial" w:hAnsi="Arial" w:cs="Arial"/>
          <w:b/>
          <w:sz w:val="20"/>
          <w:szCs w:val="20"/>
          <w:u w:val="single"/>
        </w:rPr>
        <w:t xml:space="preserve">Request </w:t>
      </w:r>
      <w:r w:rsidRPr="00956A4D">
        <w:rPr>
          <w:rFonts w:ascii="Arial" w:hAnsi="Arial" w:cs="Arial"/>
          <w:b/>
          <w:sz w:val="20"/>
          <w:szCs w:val="20"/>
          <w:u w:val="single"/>
        </w:rPr>
        <w:t>Modify Committed Hotel Booking</w:t>
      </w:r>
      <w:r>
        <w:rPr>
          <w:rFonts w:ascii="Arial" w:hAnsi="Arial" w:cs="Arial"/>
          <w:b/>
          <w:sz w:val="20"/>
          <w:szCs w:val="20"/>
          <w:u w:val="single"/>
        </w:rPr>
        <w:t xml:space="preserve"> (a</w:t>
      </w:r>
      <w:r w:rsidRPr="00956A4D">
        <w:rPr>
          <w:rFonts w:ascii="Arial" w:hAnsi="Arial" w:cs="Arial"/>
          <w:b/>
          <w:sz w:val="20"/>
          <w:szCs w:val="20"/>
          <w:u w:val="single"/>
        </w:rPr>
        <w:t>dd Credit Card Guarantee</w:t>
      </w:r>
      <w:r>
        <w:rPr>
          <w:rFonts w:ascii="Arial" w:hAnsi="Arial" w:cs="Arial"/>
          <w:b/>
          <w:sz w:val="20"/>
          <w:szCs w:val="20"/>
          <w:u w:val="single"/>
        </w:rPr>
        <w:t>) – Example #2</w:t>
      </w:r>
    </w:p>
    <w:p w14:paraId="16B3598C" w14:textId="03F34E44" w:rsidR="00956A4D" w:rsidRPr="00956A4D" w:rsidRDefault="009F4FEB" w:rsidP="00956A4D">
      <w:pPr>
        <w:spacing w:after="0" w:line="240" w:lineRule="auto"/>
        <w:rPr>
          <w:rFonts w:ascii="Arial" w:hAnsi="Arial" w:cs="Arial"/>
          <w:noProof/>
          <w:sz w:val="20"/>
          <w:szCs w:val="20"/>
        </w:rPr>
      </w:pPr>
      <w:r>
        <w:rPr>
          <w:noProof/>
        </w:rPr>
        <mc:AlternateContent>
          <mc:Choice Requires="wps">
            <w:drawing>
              <wp:anchor distT="0" distB="0" distL="114300" distR="114300" simplePos="0" relativeHeight="252096512" behindDoc="0" locked="0" layoutInCell="1" allowOverlap="1" wp14:anchorId="16B3614E" wp14:editId="61C5FFCD">
                <wp:simplePos x="0" y="0"/>
                <wp:positionH relativeFrom="column">
                  <wp:posOffset>661670</wp:posOffset>
                </wp:positionH>
                <wp:positionV relativeFrom="paragraph">
                  <wp:posOffset>-1270</wp:posOffset>
                </wp:positionV>
                <wp:extent cx="400050" cy="228600"/>
                <wp:effectExtent l="13970" t="8255" r="5080" b="10795"/>
                <wp:wrapNone/>
                <wp:docPr id="468"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6F" w14:textId="77777777" w:rsidR="00337B9C" w:rsidRPr="00760144" w:rsidRDefault="00337B9C" w:rsidP="00956A4D">
                            <w:pPr>
                              <w:jc w:val="center"/>
                              <w:rPr>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9" o:spid="_x0000_s1075" style="position:absolute;margin-left:52.1pt;margin-top:-.1pt;width:31.5pt;height:1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">
                <v:textbox>
                  <w:txbxContent>
                    <w:p w14:paraId="16B3636F" w14:textId="77777777" w:rsidR="00337B9C" w:rsidRPr="00760144" w:rsidRDefault="00337B9C" w:rsidP="00956A4D">
                      <w:pPr>
                        <w:jc w:val="center"/>
                        <w:rPr>
                          <w:sz w:val="22"/>
                        </w:rPr>
                      </w:pPr>
                      <w:r>
                        <w:rPr>
                          <w:rFonts w:ascii="Arial" w:hAnsi="Arial" w:cs="Arial"/>
                          <w:b/>
                          <w:sz w:val="22"/>
                        </w:rPr>
                        <w:t>D</w:t>
                      </w:r>
                    </w:p>
                  </w:txbxContent>
                </v:textbox>
              </v:rect>
            </w:pict>
          </mc:Fallback>
        </mc:AlternateContent>
      </w:r>
      <w:r>
        <w:rPr>
          <w:noProof/>
        </w:rPr>
        <mc:AlternateContent>
          <mc:Choice Requires="wps">
            <w:drawing>
              <wp:anchor distT="0" distB="0" distL="114300" distR="114300" simplePos="0" relativeHeight="252095488" behindDoc="0" locked="0" layoutInCell="1" allowOverlap="1" wp14:anchorId="16B3614F" wp14:editId="61955666">
                <wp:simplePos x="0" y="0"/>
                <wp:positionH relativeFrom="column">
                  <wp:posOffset>175895</wp:posOffset>
                </wp:positionH>
                <wp:positionV relativeFrom="paragraph">
                  <wp:posOffset>-1270</wp:posOffset>
                </wp:positionV>
                <wp:extent cx="400050" cy="228600"/>
                <wp:effectExtent l="13970" t="8255" r="5080" b="10795"/>
                <wp:wrapNone/>
                <wp:docPr id="467"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0" w14:textId="77777777" w:rsidR="00337B9C" w:rsidRPr="0091481B" w:rsidRDefault="00337B9C" w:rsidP="00956A4D">
                            <w:pPr>
                              <w:jc w:val="center"/>
                              <w:rPr>
                                <w:rFonts w:ascii="Arial" w:hAnsi="Arial" w:cs="Arial"/>
                                <w:b/>
                                <w:sz w:val="22"/>
                              </w:rPr>
                            </w:pPr>
                            <w:r w:rsidRPr="0091481B">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8" o:spid="_x0000_s1076" style="position:absolute;margin-left:13.85pt;margin-top:-.1pt;width:31.5pt;height:1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">
                <v:textbox>
                  <w:txbxContent>
                    <w:p w14:paraId="16B36370" w14:textId="77777777" w:rsidR="00337B9C" w:rsidRPr="0091481B" w:rsidRDefault="00337B9C" w:rsidP="00956A4D">
                      <w:pPr>
                        <w:jc w:val="center"/>
                        <w:rPr>
                          <w:rFonts w:ascii="Arial" w:hAnsi="Arial" w:cs="Arial"/>
                          <w:b/>
                          <w:sz w:val="22"/>
                        </w:rPr>
                      </w:pPr>
                      <w:r w:rsidRPr="0091481B">
                        <w:rPr>
                          <w:rFonts w:ascii="Arial" w:hAnsi="Arial" w:cs="Arial"/>
                          <w:b/>
                          <w:sz w:val="22"/>
                        </w:rPr>
                        <w:t>C</w:t>
                      </w:r>
                    </w:p>
                  </w:txbxContent>
                </v:textbox>
              </v:rect>
            </w:pict>
          </mc:Fallback>
        </mc:AlternateContent>
      </w:r>
    </w:p>
    <w:p w14:paraId="16B3598D" w14:textId="1B8A139A" w:rsidR="00956A4D" w:rsidRPr="00956A4D" w:rsidRDefault="009F4FEB" w:rsidP="00956A4D">
      <w:pPr>
        <w:spacing w:after="0" w:line="240" w:lineRule="auto"/>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2100608" behindDoc="0" locked="0" layoutInCell="1" allowOverlap="1" wp14:anchorId="16B36150" wp14:editId="0C079FCC">
                <wp:simplePos x="0" y="0"/>
                <wp:positionH relativeFrom="column">
                  <wp:posOffset>809625</wp:posOffset>
                </wp:positionH>
                <wp:positionV relativeFrom="paragraph">
                  <wp:posOffset>83820</wp:posOffset>
                </wp:positionV>
                <wp:extent cx="0" cy="209550"/>
                <wp:effectExtent l="57150" t="7620" r="57150" b="20955"/>
                <wp:wrapNone/>
                <wp:docPr id="466" name="Auto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3" o:spid="_x0000_s1026" type="#_x0000_t32" style="position:absolute;margin-left:63.75pt;margin-top:6.6pt;width:0;height:16.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WVNw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2098560" behindDoc="0" locked="0" layoutInCell="1" allowOverlap="1" wp14:anchorId="16B36151" wp14:editId="513C9349">
                <wp:simplePos x="0" y="0"/>
                <wp:positionH relativeFrom="column">
                  <wp:posOffset>400050</wp:posOffset>
                </wp:positionH>
                <wp:positionV relativeFrom="paragraph">
                  <wp:posOffset>83820</wp:posOffset>
                </wp:positionV>
                <wp:extent cx="0" cy="209550"/>
                <wp:effectExtent l="57150" t="7620" r="57150" b="20955"/>
                <wp:wrapNone/>
                <wp:docPr id="465" name="Auto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1" o:spid="_x0000_s1026" type="#_x0000_t32" style="position:absolute;margin-left:31.5pt;margin-top:6.6pt;width:0;height:16.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">
                <v:stroke endarrow="block"/>
              </v:shape>
            </w:pict>
          </mc:Fallback>
        </mc:AlternateContent>
      </w:r>
    </w:p>
    <w:p w14:paraId="16B3598E" w14:textId="77777777" w:rsidR="00956A4D" w:rsidRPr="00956A4D" w:rsidRDefault="00956A4D" w:rsidP="00956A4D">
      <w:pPr>
        <w:spacing w:after="0" w:line="240" w:lineRule="auto"/>
        <w:rPr>
          <w:rFonts w:ascii="Arial" w:hAnsi="Arial" w:cs="Arial"/>
          <w:noProof/>
          <w:sz w:val="20"/>
          <w:szCs w:val="20"/>
        </w:rPr>
      </w:pPr>
    </w:p>
    <w:p w14:paraId="16B3598F" w14:textId="08C769DA" w:rsidR="00956A4D" w:rsidRPr="00956A4D" w:rsidRDefault="009F4FEB" w:rsidP="00956A4D">
      <w:pPr>
        <w:spacing w:after="0" w:line="240" w:lineRule="auto"/>
        <w:rPr>
          <w:rFonts w:ascii="Courier New" w:hAnsi="Courier New" w:cs="Courier New"/>
          <w:b/>
          <w:szCs w:val="24"/>
        </w:rPr>
      </w:pPr>
      <w:r>
        <w:rPr>
          <w:rFonts w:ascii="Courier New" w:hAnsi="Courier New" w:cs="Courier New"/>
          <w:noProof/>
          <w:sz w:val="20"/>
        </w:rPr>
        <mc:AlternateContent>
          <mc:Choice Requires="wps">
            <w:drawing>
              <wp:anchor distT="0" distB="0" distL="114300" distR="114300" simplePos="0" relativeHeight="252099584" behindDoc="0" locked="0" layoutInCell="1" allowOverlap="1" wp14:anchorId="16B36152" wp14:editId="6291A72E">
                <wp:simplePos x="0" y="0"/>
                <wp:positionH relativeFrom="column">
                  <wp:posOffset>485775</wp:posOffset>
                </wp:positionH>
                <wp:positionV relativeFrom="paragraph">
                  <wp:posOffset>138430</wp:posOffset>
                </wp:positionV>
                <wp:extent cx="0" cy="209550"/>
                <wp:effectExtent l="57150" t="14605" r="57150" b="13970"/>
                <wp:wrapNone/>
                <wp:docPr id="464" name="Auto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2" o:spid="_x0000_s1026" type="#_x0000_t32" style="position:absolute;margin-left:38.25pt;margin-top:10.9pt;width:0;height:16.5p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">
                <v:stroke endarrow="block"/>
              </v:shape>
            </w:pict>
          </mc:Fallback>
        </mc:AlternateContent>
      </w:r>
      <w:r w:rsidR="00956A4D" w:rsidRPr="00956A4D">
        <w:rPr>
          <w:rFonts w:ascii="Courier New" w:hAnsi="Courier New" w:cs="Courier New"/>
        </w:rPr>
        <w:t>&gt;</w:t>
      </w:r>
      <w:r w:rsidR="00956A4D" w:rsidRPr="00956A4D">
        <w:rPr>
          <w:rFonts w:ascii="Courier New" w:hAnsi="Courier New" w:cs="Courier New"/>
          <w:szCs w:val="24"/>
        </w:rPr>
        <w:t>HOM</w:t>
      </w:r>
      <w:r w:rsidR="00956A4D" w:rsidRPr="00956A4D">
        <w:rPr>
          <w:rFonts w:ascii="Courier New" w:hAnsi="Courier New" w:cs="Courier New"/>
          <w:b/>
          <w:color w:val="FF0000"/>
          <w:szCs w:val="24"/>
        </w:rPr>
        <w:t>1</w:t>
      </w:r>
      <w:r w:rsidR="00956A4D" w:rsidRPr="00956A4D">
        <w:rPr>
          <w:rFonts w:ascii="Courier New" w:hAnsi="Courier New" w:cs="Courier New"/>
          <w:b/>
          <w:color w:val="00B0F0"/>
          <w:szCs w:val="24"/>
        </w:rPr>
        <w:t>O</w:t>
      </w:r>
      <w:r w:rsidR="00956A4D" w:rsidRPr="00956A4D">
        <w:rPr>
          <w:rFonts w:ascii="Courier New" w:hAnsi="Courier New" w:cs="Courier New"/>
          <w:szCs w:val="24"/>
        </w:rPr>
        <w:t>/</w:t>
      </w:r>
      <w:r w:rsidR="00956A4D" w:rsidRPr="00956A4D">
        <w:rPr>
          <w:rFonts w:ascii="Courier New" w:hAnsi="Courier New" w:cs="Courier New"/>
          <w:b/>
          <w:color w:val="00B050"/>
          <w:szCs w:val="24"/>
        </w:rPr>
        <w:t>G-AX370000000000028EXP0912</w:t>
      </w:r>
    </w:p>
    <w:p w14:paraId="16B35990" w14:textId="77777777" w:rsidR="00956A4D" w:rsidRPr="00956A4D" w:rsidRDefault="00956A4D" w:rsidP="00956A4D">
      <w:pPr>
        <w:spacing w:after="0" w:line="240" w:lineRule="auto"/>
        <w:rPr>
          <w:rFonts w:ascii="Arial" w:hAnsi="Arial" w:cs="Arial"/>
          <w:noProof/>
          <w:sz w:val="20"/>
          <w:szCs w:val="20"/>
        </w:rPr>
      </w:pPr>
    </w:p>
    <w:p w14:paraId="16B35991" w14:textId="6B2842A4" w:rsidR="00956A4D" w:rsidRPr="00956A4D" w:rsidRDefault="009F4FEB" w:rsidP="00956A4D">
      <w:pPr>
        <w:spacing w:after="0" w:line="240" w:lineRule="auto"/>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2097536" behindDoc="0" locked="0" layoutInCell="1" allowOverlap="1" wp14:anchorId="16B36153" wp14:editId="6683D8FD">
                <wp:simplePos x="0" y="0"/>
                <wp:positionH relativeFrom="column">
                  <wp:posOffset>318770</wp:posOffset>
                </wp:positionH>
                <wp:positionV relativeFrom="paragraph">
                  <wp:posOffset>31750</wp:posOffset>
                </wp:positionV>
                <wp:extent cx="400050" cy="228600"/>
                <wp:effectExtent l="13970" t="12700" r="5080" b="6350"/>
                <wp:wrapNone/>
                <wp:docPr id="463"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1" w14:textId="77777777" w:rsidR="00337B9C" w:rsidRPr="00760144" w:rsidRDefault="00337B9C" w:rsidP="00956A4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077" style="position:absolute;margin-left:25.1pt;margin-top:2.5pt;width:31.5pt;height:18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">
                <v:textbox>
                  <w:txbxContent>
                    <w:p w14:paraId="16B36371" w14:textId="77777777" w:rsidR="00337B9C" w:rsidRPr="00760144" w:rsidRDefault="00337B9C" w:rsidP="00956A4D">
                      <w:pPr>
                        <w:jc w:val="center"/>
                        <w:rPr>
                          <w:rFonts w:ascii="Arial" w:hAnsi="Arial" w:cs="Arial"/>
                          <w:b/>
                          <w:sz w:val="22"/>
                        </w:rPr>
                      </w:pPr>
                      <w:r>
                        <w:rPr>
                          <w:rFonts w:ascii="Arial" w:hAnsi="Arial" w:cs="Arial"/>
                          <w:b/>
                          <w:sz w:val="22"/>
                        </w:rPr>
                        <w:t>E</w:t>
                      </w:r>
                    </w:p>
                  </w:txbxContent>
                </v:textbox>
              </v:rect>
            </w:pict>
          </mc:Fallback>
        </mc:AlternateContent>
      </w:r>
    </w:p>
    <w:p w14:paraId="16B35992" w14:textId="77777777" w:rsidR="00956A4D" w:rsidRPr="00956A4D" w:rsidRDefault="00956A4D" w:rsidP="00956A4D">
      <w:pPr>
        <w:spacing w:after="0" w:line="240" w:lineRule="auto"/>
        <w:rPr>
          <w:rFonts w:ascii="Arial" w:hAnsi="Arial" w:cs="Arial"/>
          <w:noProof/>
          <w:sz w:val="20"/>
          <w:szCs w:val="20"/>
        </w:rPr>
      </w:pPr>
    </w:p>
    <w:p w14:paraId="16B35993" w14:textId="77777777" w:rsidR="00956A4D" w:rsidRPr="00956A4D" w:rsidRDefault="00956A4D" w:rsidP="00956A4D">
      <w:pPr>
        <w:spacing w:after="0" w:line="240" w:lineRule="auto"/>
        <w:rPr>
          <w:rFonts w:ascii="Arial" w:hAnsi="Arial" w:cs="Arial"/>
          <w:noProof/>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956A4D" w14:paraId="16B35997" w14:textId="77777777" w:rsidTr="00956A4D">
        <w:tc>
          <w:tcPr>
            <w:tcW w:w="1008" w:type="dxa"/>
            <w:tcBorders>
              <w:top w:val="single" w:sz="4" w:space="0" w:color="BFBFBF"/>
              <w:left w:val="single" w:sz="4" w:space="0" w:color="BFBFBF"/>
              <w:bottom w:val="single" w:sz="4" w:space="0" w:color="BFBFBF"/>
              <w:right w:val="single" w:sz="4" w:space="0" w:color="BFBFBF"/>
            </w:tcBorders>
            <w:shd w:val="pct12" w:color="auto" w:fill="auto"/>
            <w:hideMark/>
          </w:tcPr>
          <w:p w14:paraId="16B35994" w14:textId="77777777" w:rsidR="00956A4D" w:rsidRDefault="00956A4D" w:rsidP="00956A4D">
            <w:pPr>
              <w:pStyle w:val="TableHeading"/>
            </w:pPr>
            <w:r>
              <w:t>Marker</w:t>
            </w:r>
          </w:p>
        </w:tc>
        <w:tc>
          <w:tcPr>
            <w:tcW w:w="1260" w:type="dxa"/>
            <w:tcBorders>
              <w:top w:val="single" w:sz="4" w:space="0" w:color="BFBFBF"/>
              <w:left w:val="single" w:sz="4" w:space="0" w:color="BFBFBF"/>
              <w:bottom w:val="single" w:sz="4" w:space="0" w:color="BFBFBF"/>
              <w:right w:val="single" w:sz="4" w:space="0" w:color="BFBFBF"/>
            </w:tcBorders>
            <w:shd w:val="pct12" w:color="auto" w:fill="auto"/>
            <w:hideMark/>
          </w:tcPr>
          <w:p w14:paraId="16B35995" w14:textId="77777777" w:rsidR="00956A4D" w:rsidRDefault="00956A4D" w:rsidP="00956A4D">
            <w:pPr>
              <w:pStyle w:val="TableHeading"/>
            </w:pPr>
            <w:r>
              <w:t>Data Field</w:t>
            </w:r>
          </w:p>
        </w:tc>
        <w:tc>
          <w:tcPr>
            <w:tcW w:w="4140" w:type="dxa"/>
            <w:tcBorders>
              <w:top w:val="single" w:sz="4" w:space="0" w:color="BFBFBF"/>
              <w:left w:val="single" w:sz="4" w:space="0" w:color="BFBFBF"/>
              <w:bottom w:val="single" w:sz="4" w:space="0" w:color="BFBFBF"/>
              <w:right w:val="single" w:sz="4" w:space="0" w:color="BFBFBF"/>
            </w:tcBorders>
            <w:shd w:val="pct12" w:color="auto" w:fill="auto"/>
            <w:hideMark/>
          </w:tcPr>
          <w:p w14:paraId="16B35996" w14:textId="77777777" w:rsidR="00956A4D" w:rsidRDefault="00956A4D" w:rsidP="00956A4D">
            <w:pPr>
              <w:pStyle w:val="TableHeading"/>
            </w:pPr>
            <w:r>
              <w:t>Description</w:t>
            </w:r>
          </w:p>
        </w:tc>
      </w:tr>
      <w:tr w:rsidR="00956A4D" w14:paraId="16B3599B" w14:textId="77777777" w:rsidTr="00956A4D">
        <w:tc>
          <w:tcPr>
            <w:tcW w:w="1008" w:type="dxa"/>
            <w:tcBorders>
              <w:top w:val="single" w:sz="4" w:space="0" w:color="BFBFBF"/>
              <w:left w:val="single" w:sz="4" w:space="0" w:color="BFBFBF"/>
              <w:bottom w:val="single" w:sz="4" w:space="0" w:color="BFBFBF"/>
              <w:right w:val="single" w:sz="4" w:space="0" w:color="BFBFBF"/>
            </w:tcBorders>
          </w:tcPr>
          <w:p w14:paraId="16B35998" w14:textId="77777777" w:rsidR="00956A4D" w:rsidRDefault="00956A4D" w:rsidP="00956A4D">
            <w:pPr>
              <w:pStyle w:val="TableText"/>
            </w:pPr>
          </w:p>
        </w:tc>
        <w:tc>
          <w:tcPr>
            <w:tcW w:w="1260" w:type="dxa"/>
            <w:tcBorders>
              <w:top w:val="single" w:sz="4" w:space="0" w:color="BFBFBF"/>
              <w:left w:val="single" w:sz="4" w:space="0" w:color="BFBFBF"/>
              <w:bottom w:val="single" w:sz="4" w:space="0" w:color="BFBFBF"/>
              <w:right w:val="single" w:sz="4" w:space="0" w:color="BFBFBF"/>
            </w:tcBorders>
            <w:hideMark/>
          </w:tcPr>
          <w:p w14:paraId="16B35999" w14:textId="77777777" w:rsidR="00956A4D" w:rsidRDefault="00956A4D" w:rsidP="00956A4D">
            <w:pPr>
              <w:pStyle w:val="TableText"/>
            </w:pPr>
            <w:r>
              <w:t>HOM</w:t>
            </w:r>
          </w:p>
        </w:tc>
        <w:tc>
          <w:tcPr>
            <w:tcW w:w="4140" w:type="dxa"/>
            <w:tcBorders>
              <w:top w:val="single" w:sz="4" w:space="0" w:color="BFBFBF"/>
              <w:left w:val="single" w:sz="4" w:space="0" w:color="BFBFBF"/>
              <w:bottom w:val="single" w:sz="4" w:space="0" w:color="BFBFBF"/>
              <w:right w:val="single" w:sz="4" w:space="0" w:color="BFBFBF"/>
            </w:tcBorders>
            <w:hideMark/>
          </w:tcPr>
          <w:p w14:paraId="16B3599A" w14:textId="77777777" w:rsidR="00956A4D" w:rsidRDefault="00956A4D" w:rsidP="00956A4D">
            <w:pPr>
              <w:pStyle w:val="TableText"/>
            </w:pPr>
            <w:r>
              <w:t>Function Identifier  (Hotel Modify)</w:t>
            </w:r>
          </w:p>
        </w:tc>
      </w:tr>
      <w:tr w:rsidR="00956A4D" w14:paraId="16B3599F" w14:textId="77777777" w:rsidTr="00956A4D">
        <w:tc>
          <w:tcPr>
            <w:tcW w:w="1008" w:type="dxa"/>
            <w:tcBorders>
              <w:top w:val="single" w:sz="4" w:space="0" w:color="BFBFBF"/>
              <w:left w:val="single" w:sz="4" w:space="0" w:color="BFBFBF"/>
              <w:bottom w:val="single" w:sz="4" w:space="0" w:color="BFBFBF"/>
              <w:right w:val="single" w:sz="4" w:space="0" w:color="BFBFBF"/>
            </w:tcBorders>
            <w:hideMark/>
          </w:tcPr>
          <w:p w14:paraId="16B3599C" w14:textId="77777777" w:rsidR="00956A4D" w:rsidRDefault="0091481B" w:rsidP="00956A4D">
            <w:pPr>
              <w:pStyle w:val="TableText"/>
              <w:jc w:val="center"/>
              <w:rPr>
                <w:b/>
              </w:rPr>
            </w:pPr>
            <w:r>
              <w:rPr>
                <w:b/>
              </w:rPr>
              <w:t>C</w:t>
            </w:r>
          </w:p>
        </w:tc>
        <w:tc>
          <w:tcPr>
            <w:tcW w:w="1260" w:type="dxa"/>
            <w:tcBorders>
              <w:top w:val="single" w:sz="4" w:space="0" w:color="BFBFBF"/>
              <w:left w:val="single" w:sz="4" w:space="0" w:color="BFBFBF"/>
              <w:bottom w:val="single" w:sz="4" w:space="0" w:color="BFBFBF"/>
              <w:right w:val="single" w:sz="4" w:space="0" w:color="BFBFBF"/>
            </w:tcBorders>
            <w:hideMark/>
          </w:tcPr>
          <w:p w14:paraId="16B3599D" w14:textId="77777777" w:rsidR="00956A4D" w:rsidRDefault="00956A4D" w:rsidP="00956A4D">
            <w:pPr>
              <w:pStyle w:val="TableText"/>
              <w:rPr>
                <w:b/>
                <w:color w:val="FF0000"/>
              </w:rPr>
            </w:pPr>
            <w:r>
              <w:rPr>
                <w:rFonts w:ascii="Courier New" w:hAnsi="Courier New" w:cs="Courier New"/>
                <w:b/>
                <w:color w:val="FF0000"/>
                <w:sz w:val="24"/>
                <w:szCs w:val="24"/>
              </w:rPr>
              <w:t>1</w:t>
            </w:r>
          </w:p>
        </w:tc>
        <w:tc>
          <w:tcPr>
            <w:tcW w:w="4140" w:type="dxa"/>
            <w:tcBorders>
              <w:top w:val="single" w:sz="4" w:space="0" w:color="BFBFBF"/>
              <w:left w:val="single" w:sz="4" w:space="0" w:color="BFBFBF"/>
              <w:bottom w:val="single" w:sz="4" w:space="0" w:color="BFBFBF"/>
              <w:right w:val="single" w:sz="4" w:space="0" w:color="BFBFBF"/>
            </w:tcBorders>
            <w:hideMark/>
          </w:tcPr>
          <w:p w14:paraId="16B3599E" w14:textId="77777777" w:rsidR="00956A4D" w:rsidRDefault="00956A4D" w:rsidP="00956A4D">
            <w:pPr>
              <w:pStyle w:val="TableText"/>
            </w:pPr>
            <w:r>
              <w:t>Segment Number</w:t>
            </w:r>
          </w:p>
        </w:tc>
      </w:tr>
      <w:tr w:rsidR="00956A4D" w14:paraId="16B359A3" w14:textId="77777777" w:rsidTr="00956A4D">
        <w:tc>
          <w:tcPr>
            <w:tcW w:w="1008" w:type="dxa"/>
            <w:tcBorders>
              <w:top w:val="single" w:sz="4" w:space="0" w:color="BFBFBF"/>
              <w:left w:val="single" w:sz="4" w:space="0" w:color="BFBFBF"/>
              <w:bottom w:val="single" w:sz="4" w:space="0" w:color="BFBFBF"/>
              <w:right w:val="single" w:sz="4" w:space="0" w:color="BFBFBF"/>
            </w:tcBorders>
            <w:hideMark/>
          </w:tcPr>
          <w:p w14:paraId="16B359A0" w14:textId="77777777" w:rsidR="00956A4D" w:rsidRPr="00B426C4" w:rsidRDefault="0091481B" w:rsidP="00956A4D">
            <w:pPr>
              <w:pStyle w:val="TableText"/>
              <w:jc w:val="center"/>
              <w:rPr>
                <w:b/>
              </w:rPr>
            </w:pPr>
            <w:r>
              <w:rPr>
                <w:b/>
              </w:rPr>
              <w:t>D</w:t>
            </w:r>
          </w:p>
        </w:tc>
        <w:tc>
          <w:tcPr>
            <w:tcW w:w="1260" w:type="dxa"/>
            <w:tcBorders>
              <w:top w:val="single" w:sz="4" w:space="0" w:color="BFBFBF"/>
              <w:left w:val="single" w:sz="4" w:space="0" w:color="BFBFBF"/>
              <w:bottom w:val="single" w:sz="4" w:space="0" w:color="BFBFBF"/>
              <w:right w:val="single" w:sz="4" w:space="0" w:color="BFBFBF"/>
            </w:tcBorders>
            <w:hideMark/>
          </w:tcPr>
          <w:p w14:paraId="16B359A1" w14:textId="77777777" w:rsidR="00956A4D" w:rsidRPr="001A312C" w:rsidRDefault="00956A4D" w:rsidP="00956A4D">
            <w:pPr>
              <w:pStyle w:val="TableText"/>
              <w:rPr>
                <w:rFonts w:ascii="Courier New" w:hAnsi="Courier New" w:cs="Courier New"/>
                <w:b/>
                <w:color w:val="00B0F0"/>
                <w:sz w:val="24"/>
                <w:szCs w:val="24"/>
              </w:rPr>
            </w:pPr>
            <w:r w:rsidRPr="001A312C">
              <w:rPr>
                <w:rFonts w:ascii="Courier New" w:hAnsi="Courier New" w:cs="Courier New"/>
                <w:b/>
                <w:color w:val="00B0F0"/>
                <w:sz w:val="24"/>
                <w:szCs w:val="24"/>
              </w:rPr>
              <w:t>O</w:t>
            </w:r>
          </w:p>
        </w:tc>
        <w:tc>
          <w:tcPr>
            <w:tcW w:w="4140" w:type="dxa"/>
            <w:tcBorders>
              <w:top w:val="single" w:sz="4" w:space="0" w:color="BFBFBF"/>
              <w:left w:val="single" w:sz="4" w:space="0" w:color="BFBFBF"/>
              <w:bottom w:val="single" w:sz="4" w:space="0" w:color="BFBFBF"/>
              <w:right w:val="single" w:sz="4" w:space="0" w:color="BFBFBF"/>
            </w:tcBorders>
          </w:tcPr>
          <w:p w14:paraId="16B359A2" w14:textId="77777777" w:rsidR="00956A4D" w:rsidRDefault="00956A4D" w:rsidP="00956A4D">
            <w:pPr>
              <w:pStyle w:val="TableText"/>
            </w:pPr>
            <w:r>
              <w:t>Optional Field Indicator</w:t>
            </w:r>
          </w:p>
        </w:tc>
      </w:tr>
      <w:tr w:rsidR="00956A4D" w14:paraId="16B359A7" w14:textId="77777777" w:rsidTr="00956A4D">
        <w:tc>
          <w:tcPr>
            <w:tcW w:w="1008" w:type="dxa"/>
            <w:tcBorders>
              <w:top w:val="single" w:sz="4" w:space="0" w:color="BFBFBF"/>
              <w:left w:val="single" w:sz="4" w:space="0" w:color="BFBFBF"/>
              <w:bottom w:val="single" w:sz="4" w:space="0" w:color="BFBFBF"/>
              <w:right w:val="single" w:sz="4" w:space="0" w:color="BFBFBF"/>
            </w:tcBorders>
          </w:tcPr>
          <w:p w14:paraId="16B359A4" w14:textId="77777777" w:rsidR="00956A4D" w:rsidRDefault="00956A4D" w:rsidP="00956A4D">
            <w:pPr>
              <w:pStyle w:val="TableText"/>
              <w:jc w:val="center"/>
              <w:rPr>
                <w:b/>
              </w:rPr>
            </w:pPr>
          </w:p>
        </w:tc>
        <w:tc>
          <w:tcPr>
            <w:tcW w:w="1260" w:type="dxa"/>
            <w:tcBorders>
              <w:top w:val="single" w:sz="4" w:space="0" w:color="BFBFBF"/>
              <w:left w:val="single" w:sz="4" w:space="0" w:color="BFBFBF"/>
              <w:bottom w:val="single" w:sz="4" w:space="0" w:color="BFBFBF"/>
              <w:right w:val="single" w:sz="4" w:space="0" w:color="BFBFBF"/>
            </w:tcBorders>
            <w:hideMark/>
          </w:tcPr>
          <w:p w14:paraId="16B359A5" w14:textId="77777777" w:rsidR="00956A4D" w:rsidRDefault="00956A4D" w:rsidP="00956A4D">
            <w:pPr>
              <w:pStyle w:val="TableText"/>
            </w:pPr>
            <w:r>
              <w:rPr>
                <w:rFonts w:ascii="Courier New" w:hAnsi="Courier New" w:cs="Courier New"/>
                <w:sz w:val="24"/>
                <w:szCs w:val="24"/>
              </w:rPr>
              <w:t>/</w:t>
            </w:r>
          </w:p>
        </w:tc>
        <w:tc>
          <w:tcPr>
            <w:tcW w:w="4140" w:type="dxa"/>
            <w:tcBorders>
              <w:top w:val="single" w:sz="4" w:space="0" w:color="BFBFBF"/>
              <w:left w:val="single" w:sz="4" w:space="0" w:color="BFBFBF"/>
              <w:bottom w:val="single" w:sz="4" w:space="0" w:color="BFBFBF"/>
              <w:right w:val="single" w:sz="4" w:space="0" w:color="BFBFBF"/>
            </w:tcBorders>
            <w:hideMark/>
          </w:tcPr>
          <w:p w14:paraId="16B359A6" w14:textId="77777777" w:rsidR="00956A4D" w:rsidRDefault="00956A4D" w:rsidP="00956A4D">
            <w:pPr>
              <w:pStyle w:val="TableText"/>
            </w:pPr>
            <w:r>
              <w:t>Format Data Separator</w:t>
            </w:r>
          </w:p>
        </w:tc>
      </w:tr>
      <w:tr w:rsidR="00956A4D" w14:paraId="16B359AB" w14:textId="77777777" w:rsidTr="00956A4D">
        <w:tc>
          <w:tcPr>
            <w:tcW w:w="1008" w:type="dxa"/>
            <w:tcBorders>
              <w:top w:val="single" w:sz="4" w:space="0" w:color="BFBFBF"/>
              <w:left w:val="single" w:sz="4" w:space="0" w:color="BFBFBF"/>
              <w:bottom w:val="single" w:sz="4" w:space="0" w:color="BFBFBF"/>
              <w:right w:val="single" w:sz="4" w:space="0" w:color="BFBFBF"/>
            </w:tcBorders>
            <w:hideMark/>
          </w:tcPr>
          <w:p w14:paraId="16B359A8" w14:textId="77777777" w:rsidR="00956A4D" w:rsidRDefault="0091481B" w:rsidP="00956A4D">
            <w:pPr>
              <w:pStyle w:val="TableText"/>
              <w:jc w:val="center"/>
              <w:rPr>
                <w:b/>
              </w:rPr>
            </w:pPr>
            <w:r>
              <w:rPr>
                <w:b/>
              </w:rPr>
              <w:t>E</w:t>
            </w:r>
          </w:p>
        </w:tc>
        <w:tc>
          <w:tcPr>
            <w:tcW w:w="1260" w:type="dxa"/>
            <w:tcBorders>
              <w:top w:val="single" w:sz="4" w:space="0" w:color="BFBFBF"/>
              <w:left w:val="single" w:sz="4" w:space="0" w:color="BFBFBF"/>
              <w:bottom w:val="single" w:sz="4" w:space="0" w:color="BFBFBF"/>
              <w:right w:val="single" w:sz="4" w:space="0" w:color="BFBFBF"/>
            </w:tcBorders>
            <w:hideMark/>
          </w:tcPr>
          <w:p w14:paraId="16B359A9" w14:textId="77777777" w:rsidR="00956A4D" w:rsidRDefault="00956A4D" w:rsidP="00956A4D">
            <w:pPr>
              <w:pStyle w:val="TableText"/>
              <w:rPr>
                <w:b/>
                <w:color w:val="00B050"/>
              </w:rPr>
            </w:pPr>
            <w:r>
              <w:rPr>
                <w:rFonts w:ascii="Courier New" w:hAnsi="Courier New" w:cs="Courier New"/>
                <w:b/>
                <w:color w:val="00B050"/>
                <w:sz w:val="24"/>
                <w:szCs w:val="24"/>
              </w:rPr>
              <w:t>G-</w:t>
            </w:r>
          </w:p>
        </w:tc>
        <w:tc>
          <w:tcPr>
            <w:tcW w:w="4140" w:type="dxa"/>
            <w:tcBorders>
              <w:top w:val="single" w:sz="4" w:space="0" w:color="BFBFBF"/>
              <w:left w:val="single" w:sz="4" w:space="0" w:color="BFBFBF"/>
              <w:bottom w:val="single" w:sz="4" w:space="0" w:color="BFBFBF"/>
              <w:right w:val="single" w:sz="4" w:space="0" w:color="BFBFBF"/>
            </w:tcBorders>
            <w:hideMark/>
          </w:tcPr>
          <w:p w14:paraId="16B359AA" w14:textId="77777777" w:rsidR="00956A4D" w:rsidRDefault="00956A4D" w:rsidP="00956A4D">
            <w:pPr>
              <w:pStyle w:val="TableText"/>
            </w:pPr>
            <w:r>
              <w:t>Guarantee Function Identifier, with Credit Card Code, Credit Card Number and Expiration (EXP) date</w:t>
            </w:r>
          </w:p>
        </w:tc>
      </w:tr>
    </w:tbl>
    <w:p w14:paraId="16B359AC" w14:textId="77777777" w:rsidR="00956A4D" w:rsidRPr="00956A4D" w:rsidRDefault="00956A4D" w:rsidP="00956A4D">
      <w:pPr>
        <w:spacing w:after="0" w:line="240" w:lineRule="auto"/>
        <w:rPr>
          <w:rFonts w:ascii="Arial" w:hAnsi="Arial" w:cs="Arial"/>
          <w:noProof/>
          <w:sz w:val="20"/>
          <w:szCs w:val="20"/>
        </w:rPr>
      </w:pPr>
    </w:p>
    <w:p w14:paraId="16B359AD" w14:textId="77777777" w:rsidR="00956A4D" w:rsidRPr="00956A4D" w:rsidRDefault="00760144" w:rsidP="00956A4D">
      <w:pPr>
        <w:pStyle w:val="TableText"/>
        <w:pageBreakBefore/>
        <w:spacing w:before="120" w:after="120"/>
        <w:rPr>
          <w:b/>
          <w:sz w:val="20"/>
          <w:szCs w:val="20"/>
          <w:u w:val="single"/>
        </w:rPr>
      </w:pPr>
      <w:r>
        <w:rPr>
          <w:b/>
          <w:sz w:val="20"/>
          <w:szCs w:val="20"/>
          <w:u w:val="single"/>
        </w:rPr>
        <w:t xml:space="preserve">OTA XML </w:t>
      </w:r>
      <w:r w:rsidR="00956A4D" w:rsidRPr="00956A4D">
        <w:rPr>
          <w:b/>
          <w:sz w:val="20"/>
          <w:szCs w:val="20"/>
          <w:u w:val="single"/>
        </w:rPr>
        <w:t>Modify Request Message</w:t>
      </w:r>
      <w:r>
        <w:rPr>
          <w:b/>
          <w:sz w:val="20"/>
          <w:szCs w:val="20"/>
          <w:u w:val="single"/>
        </w:rPr>
        <w:t xml:space="preserve"> @ResStatus=”Initiate” – Example #2</w:t>
      </w:r>
    </w:p>
    <w:p w14:paraId="16B359AE"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9AF"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9B0"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9B1"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9B2"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9B3"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9B4"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9B5"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9B6"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9B7"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OTA_HotelResModifyRQ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r w:rsidRPr="000617E9">
        <w:rPr>
          <w:rFonts w:ascii="Arial" w:hAnsi="Arial" w:cs="Arial"/>
          <w:color w:val="000000"/>
          <w:sz w:val="16"/>
          <w:szCs w:val="16"/>
        </w:rPr>
        <w:t>http://xmlota.wspan.com/webservice/</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311D98" w:rsidRPr="000617E9">
        <w:rPr>
          <w:rFonts w:ascii="Arial" w:hAnsi="Arial" w:cs="Arial"/>
          <w:color w:val="000000"/>
          <w:sz w:val="16"/>
          <w:szCs w:val="16"/>
        </w:rPr>
        <w:t>34076F55934</w:t>
      </w:r>
      <w:r w:rsidR="00476154">
        <w:rPr>
          <w:rFonts w:ascii="Arial" w:hAnsi="Arial" w:cs="Arial"/>
          <w:color w:val="000000"/>
          <w:sz w:val="16"/>
          <w:szCs w:val="16"/>
        </w:rPr>
        <w:t>AV</w:t>
      </w:r>
      <w:r w:rsidR="00311D98" w:rsidRPr="000617E9">
        <w:rPr>
          <w:rFonts w:ascii="Arial" w:hAnsi="Arial" w:cs="Arial"/>
          <w:color w:val="000000"/>
          <w:sz w:val="16"/>
          <w:szCs w:val="16"/>
        </w:rPr>
        <w:t>P</w:t>
      </w:r>
      <w:r w:rsidR="00115991">
        <w:rPr>
          <w:rFonts w:ascii="Arial" w:hAnsi="Arial" w:cs="Arial"/>
          <w:color w:val="000000"/>
          <w:sz w:val="16"/>
          <w:szCs w:val="16"/>
        </w:rPr>
        <w:t>870</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PS@P047241265831634076-F55934</w:t>
      </w:r>
      <w:r w:rsidR="00311D98" w:rsidRPr="000617E9">
        <w:rPr>
          <w:rFonts w:ascii="Arial" w:hAnsi="Arial" w:cs="Arial"/>
          <w:color w:val="000000"/>
          <w:sz w:val="16"/>
          <w:szCs w:val="16"/>
        </w:rPr>
        <w:t>XX</w:t>
      </w:r>
      <w:r w:rsidRPr="000617E9">
        <w:rPr>
          <w:rFonts w:ascii="Arial" w:hAnsi="Arial" w:cs="Arial"/>
          <w:color w:val="000000"/>
          <w:sz w:val="16"/>
          <w:szCs w:val="16"/>
        </w:rPr>
        <w:t>P</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Initiate</w:t>
      </w:r>
      <w:r w:rsidRPr="000617E9">
        <w:rPr>
          <w:rFonts w:ascii="Arial" w:hAnsi="Arial" w:cs="Arial"/>
          <w:color w:val="0000FF"/>
          <w:sz w:val="16"/>
          <w:szCs w:val="16"/>
        </w:rPr>
        <w:t>"&gt;</w:t>
      </w:r>
    </w:p>
    <w:p w14:paraId="16B359B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POS</w:t>
      </w:r>
      <w:r w:rsidRPr="00760144">
        <w:rPr>
          <w:rFonts w:ascii="Arial" w:hAnsi="Arial" w:cs="Arial"/>
          <w:color w:val="0000FF"/>
          <w:sz w:val="16"/>
          <w:szCs w:val="16"/>
          <w:highlight w:val="white"/>
        </w:rPr>
        <w:t>&gt;</w:t>
      </w:r>
    </w:p>
    <w:p w14:paraId="16B359B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Source</w:t>
      </w:r>
      <w:r w:rsidRPr="00760144">
        <w:rPr>
          <w:rFonts w:ascii="Arial" w:hAnsi="Arial" w:cs="Arial"/>
          <w:color w:val="FF0000"/>
          <w:sz w:val="16"/>
          <w:szCs w:val="16"/>
          <w:highlight w:val="white"/>
        </w:rPr>
        <w:t xml:space="preserve"> AgentSine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UAE032750</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TerminalID</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F55934</w:t>
      </w:r>
      <w:r w:rsidRPr="00760144">
        <w:rPr>
          <w:rFonts w:ascii="Arial" w:hAnsi="Arial" w:cs="Arial"/>
          <w:color w:val="0000FF"/>
          <w:sz w:val="16"/>
          <w:szCs w:val="16"/>
          <w:highlight w:val="white"/>
        </w:rPr>
        <w:t>"&gt;</w:t>
      </w:r>
    </w:p>
    <w:p w14:paraId="16B359B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RequestorID</w:t>
      </w:r>
      <w:r w:rsidRPr="00760144">
        <w:rPr>
          <w:rFonts w:ascii="Arial" w:hAnsi="Arial" w:cs="Arial"/>
          <w:color w:val="FF0000"/>
          <w:sz w:val="16"/>
          <w:szCs w:val="16"/>
          <w:highlight w:val="white"/>
        </w:rPr>
        <w:t xml:space="preserve"> ID</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14537482</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ID_Context</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BSM</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5</w:t>
      </w:r>
      <w:r w:rsidRPr="00760144">
        <w:rPr>
          <w:rFonts w:ascii="Arial" w:hAnsi="Arial" w:cs="Arial"/>
          <w:color w:val="0000FF"/>
          <w:sz w:val="16"/>
          <w:szCs w:val="16"/>
          <w:highlight w:val="white"/>
        </w:rPr>
        <w:t>"/&gt;</w:t>
      </w:r>
    </w:p>
    <w:p w14:paraId="16B359B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BookingChannel</w:t>
      </w:r>
      <w:r w:rsidRPr="00760144">
        <w:rPr>
          <w:rFonts w:ascii="Arial" w:hAnsi="Arial" w:cs="Arial"/>
          <w:color w:val="FF0000"/>
          <w:sz w:val="16"/>
          <w:szCs w:val="16"/>
          <w:highlight w:val="white"/>
        </w:rPr>
        <w:t xml:space="preserve"> 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"&gt;</w:t>
      </w:r>
    </w:p>
    <w:p w14:paraId="16B359BC"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CompanyName</w:t>
      </w:r>
      <w:r w:rsidRPr="00760144">
        <w:rPr>
          <w:rFonts w:ascii="Arial" w:hAnsi="Arial" w:cs="Arial"/>
          <w:color w:val="FF0000"/>
          <w:sz w:val="16"/>
          <w:szCs w:val="16"/>
          <w:highlight w:val="white"/>
        </w:rPr>
        <w:t xml:space="preserve"> 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1V</w:t>
      </w:r>
      <w:r w:rsidRPr="00760144">
        <w:rPr>
          <w:rFonts w:ascii="Arial" w:hAnsi="Arial" w:cs="Arial"/>
          <w:color w:val="0000FF"/>
          <w:sz w:val="16"/>
          <w:szCs w:val="16"/>
          <w:highlight w:val="white"/>
        </w:rPr>
        <w:t>"/&gt;</w:t>
      </w:r>
    </w:p>
    <w:p w14:paraId="16B359BD"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BookingChannel</w:t>
      </w:r>
      <w:r w:rsidRPr="00760144">
        <w:rPr>
          <w:rFonts w:ascii="Arial" w:hAnsi="Arial" w:cs="Arial"/>
          <w:color w:val="0000FF"/>
          <w:sz w:val="16"/>
          <w:szCs w:val="16"/>
          <w:highlight w:val="white"/>
        </w:rPr>
        <w:t>&gt;</w:t>
      </w:r>
    </w:p>
    <w:p w14:paraId="16B359B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Source</w:t>
      </w:r>
      <w:r w:rsidRPr="00760144">
        <w:rPr>
          <w:rFonts w:ascii="Arial" w:hAnsi="Arial" w:cs="Arial"/>
          <w:color w:val="0000FF"/>
          <w:sz w:val="16"/>
          <w:szCs w:val="16"/>
          <w:highlight w:val="white"/>
        </w:rPr>
        <w:t>&gt;</w:t>
      </w:r>
    </w:p>
    <w:p w14:paraId="16B359B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POS</w:t>
      </w:r>
      <w:r w:rsidRPr="00760144">
        <w:rPr>
          <w:rFonts w:ascii="Arial" w:hAnsi="Arial" w:cs="Arial"/>
          <w:color w:val="0000FF"/>
          <w:sz w:val="16"/>
          <w:szCs w:val="16"/>
          <w:highlight w:val="white"/>
        </w:rPr>
        <w:t>&gt;</w:t>
      </w:r>
    </w:p>
    <w:p w14:paraId="16B359C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HotelResModifies</w:t>
      </w:r>
      <w:r w:rsidRPr="00760144">
        <w:rPr>
          <w:rFonts w:ascii="Arial" w:hAnsi="Arial" w:cs="Arial"/>
          <w:color w:val="0000FF"/>
          <w:sz w:val="16"/>
          <w:szCs w:val="16"/>
          <w:highlight w:val="white"/>
        </w:rPr>
        <w:t>&gt;</w:t>
      </w:r>
    </w:p>
    <w:p w14:paraId="16B359C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HotelResModify</w:t>
      </w:r>
      <w:r w:rsidRPr="00760144">
        <w:rPr>
          <w:rFonts w:ascii="Arial" w:hAnsi="Arial" w:cs="Arial"/>
          <w:color w:val="0000FF"/>
          <w:sz w:val="16"/>
          <w:szCs w:val="16"/>
          <w:highlight w:val="white"/>
        </w:rPr>
        <w:t>&gt;</w:t>
      </w:r>
    </w:p>
    <w:p w14:paraId="16B359C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RoomStays</w:t>
      </w:r>
      <w:r w:rsidRPr="00760144">
        <w:rPr>
          <w:rFonts w:ascii="Arial" w:hAnsi="Arial" w:cs="Arial"/>
          <w:color w:val="0000FF"/>
          <w:sz w:val="16"/>
          <w:szCs w:val="16"/>
          <w:highlight w:val="white"/>
        </w:rPr>
        <w:t>&gt;</w:t>
      </w:r>
    </w:p>
    <w:p w14:paraId="16B359C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w:t>
      </w:r>
      <w:r w:rsidRPr="00760144">
        <w:rPr>
          <w:rFonts w:ascii="Arial" w:hAnsi="Arial" w:cs="Arial"/>
          <w:color w:val="0000FF"/>
          <w:sz w:val="16"/>
          <w:szCs w:val="16"/>
          <w:highlight w:val="white"/>
        </w:rPr>
        <w:t>&gt;</w:t>
      </w:r>
    </w:p>
    <w:p w14:paraId="16B359C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RoomRates</w:t>
      </w:r>
      <w:r w:rsidRPr="00760144">
        <w:rPr>
          <w:rFonts w:ascii="Arial" w:hAnsi="Arial" w:cs="Arial"/>
          <w:color w:val="0000FF"/>
          <w:sz w:val="16"/>
          <w:szCs w:val="16"/>
          <w:highlight w:val="white"/>
        </w:rPr>
        <w:t>&gt;</w:t>
      </w:r>
    </w:p>
    <w:p w14:paraId="16B359C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RoomRate</w:t>
      </w:r>
      <w:r w:rsidRPr="00760144">
        <w:rPr>
          <w:rFonts w:ascii="Arial" w:hAnsi="Arial" w:cs="Arial"/>
          <w:color w:val="FF0000"/>
          <w:sz w:val="16"/>
          <w:szCs w:val="16"/>
          <w:highlight w:val="white"/>
        </w:rPr>
        <w:t xml:space="preserve"> BookingCode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B1QRAC</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NumberOfUnits</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"&gt;</w:t>
      </w:r>
    </w:p>
    <w:p w14:paraId="16B359C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Rates</w:t>
      </w:r>
      <w:r w:rsidRPr="00760144">
        <w:rPr>
          <w:rFonts w:ascii="Arial" w:hAnsi="Arial" w:cs="Arial"/>
          <w:color w:val="0000FF"/>
          <w:sz w:val="16"/>
          <w:szCs w:val="16"/>
          <w:highlight w:val="white"/>
        </w:rPr>
        <w:t>&gt;</w:t>
      </w:r>
    </w:p>
    <w:p w14:paraId="16B359C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Rate</w:t>
      </w:r>
      <w:r w:rsidRPr="00760144">
        <w:rPr>
          <w:rFonts w:ascii="Arial" w:hAnsi="Arial" w:cs="Arial"/>
          <w:color w:val="0000FF"/>
          <w:sz w:val="16"/>
          <w:szCs w:val="16"/>
          <w:highlight w:val="white"/>
        </w:rPr>
        <w:t>&gt;</w:t>
      </w:r>
    </w:p>
    <w:p w14:paraId="16B359C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Total</w:t>
      </w:r>
      <w:r w:rsidRPr="00760144">
        <w:rPr>
          <w:rFonts w:ascii="Arial" w:hAnsi="Arial" w:cs="Arial"/>
          <w:color w:val="FF0000"/>
          <w:sz w:val="16"/>
          <w:szCs w:val="16"/>
          <w:highlight w:val="white"/>
        </w:rPr>
        <w:t xml:space="preserve"> AdditionalFeesExcludedIndicator</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true</w:t>
      </w:r>
      <w:r w:rsidRPr="00760144">
        <w:rPr>
          <w:rFonts w:ascii="Arial" w:hAnsi="Arial" w:cs="Arial"/>
          <w:color w:val="0000FF"/>
          <w:sz w:val="16"/>
          <w:szCs w:val="16"/>
          <w:highlight w:val="white"/>
        </w:rPr>
        <w:t>"/&gt;</w:t>
      </w:r>
    </w:p>
    <w:p w14:paraId="16B359C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Rate</w:t>
      </w:r>
      <w:r w:rsidRPr="00760144">
        <w:rPr>
          <w:rFonts w:ascii="Arial" w:hAnsi="Arial" w:cs="Arial"/>
          <w:color w:val="0000FF"/>
          <w:sz w:val="16"/>
          <w:szCs w:val="16"/>
          <w:highlight w:val="white"/>
        </w:rPr>
        <w:t>&gt;</w:t>
      </w:r>
    </w:p>
    <w:p w14:paraId="16B359C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&lt;/Rates&gt;</w:t>
      </w:r>
    </w:p>
    <w:p w14:paraId="16B359C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&lt;/RoomRate&gt;</w:t>
      </w:r>
    </w:p>
    <w:p w14:paraId="16B359CC"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&lt;/RoomRates&gt;</w:t>
      </w:r>
    </w:p>
    <w:p w14:paraId="16B359CD"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&lt;GuestCounts IsPerRoom="true"&gt;</w:t>
      </w:r>
    </w:p>
    <w:p w14:paraId="16B359CE" w14:textId="6963EF24"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16"/>
          <w:szCs w:val="16"/>
        </w:rPr>
        <mc:AlternateContent>
          <mc:Choice Requires="wps">
            <w:drawing>
              <wp:anchor distT="0" distB="0" distL="114300" distR="114300" simplePos="0" relativeHeight="252103680" behindDoc="0" locked="0" layoutInCell="1" allowOverlap="1" wp14:anchorId="16B36154" wp14:editId="7AA6BB14">
                <wp:simplePos x="0" y="0"/>
                <wp:positionH relativeFrom="column">
                  <wp:posOffset>6115050</wp:posOffset>
                </wp:positionH>
                <wp:positionV relativeFrom="paragraph">
                  <wp:posOffset>19685</wp:posOffset>
                </wp:positionV>
                <wp:extent cx="400050" cy="228600"/>
                <wp:effectExtent l="9525" t="10160" r="9525" b="8890"/>
                <wp:wrapNone/>
                <wp:docPr id="462"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2" w14:textId="77777777" w:rsidR="00337B9C" w:rsidRPr="00760144" w:rsidRDefault="00337B9C" w:rsidP="00956A4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6" o:spid="_x0000_s1078" style="position:absolute;margin-left:481.5pt;margin-top:1.55pt;width:31.5pt;height:18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">
                <v:textbox>
                  <w:txbxContent>
                    <w:p w14:paraId="16B36372" w14:textId="77777777" w:rsidR="00337B9C" w:rsidRPr="00760144" w:rsidRDefault="00337B9C" w:rsidP="00956A4D">
                      <w:pPr>
                        <w:jc w:val="center"/>
                        <w:rPr>
                          <w:rFonts w:ascii="Arial" w:hAnsi="Arial" w:cs="Arial"/>
                          <w:b/>
                          <w:sz w:val="22"/>
                        </w:rPr>
                      </w:pPr>
                      <w:r>
                        <w:rPr>
                          <w:rFonts w:ascii="Arial" w:hAnsi="Arial" w:cs="Arial"/>
                          <w:b/>
                          <w:sz w:val="22"/>
                        </w:rPr>
                        <w:t>E</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t>&lt;GuestCount AgeQualifyingCode="10" Count="1"/&gt;</w:t>
      </w:r>
    </w:p>
    <w:p w14:paraId="16B359C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&lt;/GuestCounts&gt;</w:t>
      </w:r>
    </w:p>
    <w:p w14:paraId="16B359D0" w14:textId="3E9A0285"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4704" behindDoc="0" locked="0" layoutInCell="1" allowOverlap="1" wp14:anchorId="16B36155" wp14:editId="62A7133D">
                <wp:simplePos x="0" y="0"/>
                <wp:positionH relativeFrom="column">
                  <wp:posOffset>6296025</wp:posOffset>
                </wp:positionH>
                <wp:positionV relativeFrom="paragraph">
                  <wp:posOffset>14605</wp:posOffset>
                </wp:positionV>
                <wp:extent cx="0" cy="200025"/>
                <wp:effectExtent l="9525" t="5080" r="9525" b="13970"/>
                <wp:wrapNone/>
                <wp:docPr id="461" name="Auto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7" o:spid="_x0000_s1026" type="#_x0000_t32" style="position:absolute;margin-left:495.75pt;margin-top:1.15pt;width:0;height:15.7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gNHgIAAD4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"/>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t>&lt;TimeSpan End="2010-01-21" Start="2010-01-20"/&gt;</w:t>
      </w:r>
    </w:p>
    <w:p w14:paraId="16B359D1" w14:textId="204A88BB"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5728" behindDoc="0" locked="0" layoutInCell="1" allowOverlap="1" wp14:anchorId="16B36156" wp14:editId="3807DA32">
                <wp:simplePos x="0" y="0"/>
                <wp:positionH relativeFrom="column">
                  <wp:posOffset>5953125</wp:posOffset>
                </wp:positionH>
                <wp:positionV relativeFrom="paragraph">
                  <wp:posOffset>97790</wp:posOffset>
                </wp:positionV>
                <wp:extent cx="847725" cy="635"/>
                <wp:effectExtent l="9525" t="12065" r="9525" b="6350"/>
                <wp:wrapNone/>
                <wp:docPr id="460" name="Auto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8" o:spid="_x0000_s1026" type="#_x0000_t32" style="position:absolute;margin-left:468.75pt;margin-top:7.7pt;width:66.75pt;height:.05pt;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"/>
            </w:pict>
          </mc:Fallback>
        </mc:AlternateContent>
      </w:r>
      <w:r>
        <w:rPr>
          <w:rFonts w:ascii="Arial" w:hAnsi="Arial" w:cs="Arial"/>
          <w:noProof/>
          <w:color w:val="000000"/>
          <w:sz w:val="16"/>
          <w:szCs w:val="16"/>
        </w:rPr>
        <mc:AlternateContent>
          <mc:Choice Requires="wps">
            <w:drawing>
              <wp:anchor distT="0" distB="0" distL="114300" distR="114300" simplePos="0" relativeHeight="252107776" behindDoc="0" locked="0" layoutInCell="1" allowOverlap="1" wp14:anchorId="16B36157" wp14:editId="65209723">
                <wp:simplePos x="0" y="0"/>
                <wp:positionH relativeFrom="column">
                  <wp:posOffset>6800850</wp:posOffset>
                </wp:positionH>
                <wp:positionV relativeFrom="paragraph">
                  <wp:posOffset>97790</wp:posOffset>
                </wp:positionV>
                <wp:extent cx="0" cy="228600"/>
                <wp:effectExtent l="57150" t="12065" r="57150" b="16510"/>
                <wp:wrapNone/>
                <wp:docPr id="459" name="Auto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0" o:spid="_x0000_s1026" type="#_x0000_t32" style="position:absolute;margin-left:535.5pt;margin-top:7.7pt;width:0;height:18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06752" behindDoc="0" locked="0" layoutInCell="1" allowOverlap="1" wp14:anchorId="16B36158" wp14:editId="544F6160">
                <wp:simplePos x="0" y="0"/>
                <wp:positionH relativeFrom="column">
                  <wp:posOffset>5953125</wp:posOffset>
                </wp:positionH>
                <wp:positionV relativeFrom="paragraph">
                  <wp:posOffset>97790</wp:posOffset>
                </wp:positionV>
                <wp:extent cx="0" cy="228600"/>
                <wp:effectExtent l="57150" t="12065" r="57150" b="16510"/>
                <wp:wrapNone/>
                <wp:docPr id="458" name="Auto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9" o:spid="_x0000_s1026" type="#_x0000_t32" style="position:absolute;margin-left:468.75pt;margin-top:7.7pt;width:0;height:18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1ai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t>&lt;Guarantee GuaranteeCode="GCC"&gt;</w:t>
      </w:r>
    </w:p>
    <w:p w14:paraId="16B359D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&lt;GuaranteesAccepted&gt;</w:t>
      </w:r>
    </w:p>
    <w:p w14:paraId="16B359D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&lt;GuaranteeAccepted&gt;</w:t>
      </w:r>
    </w:p>
    <w:p w14:paraId="16B359D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&lt;PaymentCard CardCode="AX" CardNumber="*****" CardType="1" ExpireDate="0912"/&gt;</w:t>
      </w:r>
    </w:p>
    <w:p w14:paraId="16B359D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&lt;/GuaranteeAccepted&gt;</w:t>
      </w:r>
    </w:p>
    <w:p w14:paraId="16B359D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&lt;/GuaranteesAccepted&gt;</w:t>
      </w:r>
    </w:p>
    <w:p w14:paraId="16B359D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&lt;/Guarantee&gt;</w:t>
      </w:r>
    </w:p>
    <w:p w14:paraId="16B359D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&lt;BasicPropertyInfo ChainCode="XX" HotelCode="92245" HotelCodeContext="1V"/&gt;</w:t>
      </w:r>
    </w:p>
    <w:p w14:paraId="16B359D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&lt;/RoomStay&gt;</w:t>
      </w:r>
    </w:p>
    <w:p w14:paraId="16B359D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&lt;/RoomStays&gt;</w:t>
      </w:r>
    </w:p>
    <w:p w14:paraId="16B359D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&lt;ResGuests&gt;</w:t>
      </w:r>
    </w:p>
    <w:p w14:paraId="16B359DC"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&lt;ResGuest ResGuestRPH="1"&gt;</w:t>
      </w:r>
    </w:p>
    <w:p w14:paraId="16B359DD"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&lt;Profiles&gt;</w:t>
      </w:r>
    </w:p>
    <w:p w14:paraId="16B359D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&lt;ProfileInfo&gt;</w:t>
      </w:r>
    </w:p>
    <w:p w14:paraId="16B359D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&lt;Profile ProfileType="1"&gt;</w:t>
      </w:r>
    </w:p>
    <w:p w14:paraId="16B359E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&lt;Customer&gt;</w:t>
      </w:r>
    </w:p>
    <w:p w14:paraId="16B359E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&lt;PersonName&gt;</w:t>
      </w:r>
    </w:p>
    <w:p w14:paraId="16B359E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&lt;GivenName&gt;TEST&lt;/GivenName&gt;</w:t>
      </w:r>
    </w:p>
    <w:p w14:paraId="16B359E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&lt;Surname&gt;APOLLO&lt;/Surname&gt;</w:t>
      </w:r>
    </w:p>
    <w:p w14:paraId="16B359E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&lt;/PersonName&gt;</w:t>
      </w:r>
    </w:p>
    <w:p w14:paraId="16B359E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&lt;/Customer&gt;</w:t>
      </w:r>
    </w:p>
    <w:p w14:paraId="16B359E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&lt;/Profile&gt;</w:t>
      </w:r>
    </w:p>
    <w:p w14:paraId="16B359E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&lt;/ProfileInfo&gt;</w:t>
      </w:r>
    </w:p>
    <w:p w14:paraId="16B359E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&lt;/Profiles&gt;</w:t>
      </w:r>
    </w:p>
    <w:p w14:paraId="16B359E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&lt;/ResGuest&gt;</w:t>
      </w:r>
    </w:p>
    <w:p w14:paraId="16B359E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&lt;/ResGuests&gt;</w:t>
      </w:r>
    </w:p>
    <w:p w14:paraId="16B359E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&lt;ResGlobalInfo&gt;</w:t>
      </w:r>
    </w:p>
    <w:p w14:paraId="16B359EC" w14:textId="77777777" w:rsidR="00956A4D"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&lt;HotelReservationIDs&gt;</w:t>
      </w:r>
    </w:p>
    <w:p w14:paraId="16B359ED" w14:textId="77777777" w:rsidR="009464D7" w:rsidRPr="000617E9" w:rsidRDefault="009464D7" w:rsidP="009464D7">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w:t>
      </w:r>
      <w:r w:rsidRPr="000617E9">
        <w:rPr>
          <w:rFonts w:ascii="Arial" w:hAnsi="Arial" w:cs="Arial"/>
          <w:color w:val="FF0000"/>
          <w:sz w:val="16"/>
          <w:szCs w:val="16"/>
        </w:rPr>
        <w:t xml:space="preserve"> ResID_SourceContext</w:t>
      </w:r>
      <w:r w:rsidRPr="000617E9">
        <w:rPr>
          <w:rFonts w:ascii="Arial" w:hAnsi="Arial" w:cs="Arial"/>
          <w:color w:val="0000FF"/>
          <w:sz w:val="16"/>
          <w:szCs w:val="16"/>
        </w:rPr>
        <w:t>="</w:t>
      </w:r>
      <w:r w:rsidRPr="000617E9">
        <w:rPr>
          <w:rFonts w:ascii="Arial" w:hAnsi="Arial" w:cs="Arial"/>
          <w:color w:val="000000"/>
          <w:sz w:val="16"/>
          <w:szCs w:val="16"/>
        </w:rPr>
        <w:t>XX</w:t>
      </w:r>
      <w:r w:rsidRPr="000617E9">
        <w:rPr>
          <w:rFonts w:ascii="Arial" w:hAnsi="Arial" w:cs="Arial"/>
          <w:color w:val="0000FF"/>
          <w:sz w:val="16"/>
          <w:szCs w:val="16"/>
        </w:rPr>
        <w:t>"</w:t>
      </w:r>
      <w:r w:rsidRPr="000617E9">
        <w:rPr>
          <w:rFonts w:ascii="Arial" w:hAnsi="Arial" w:cs="Arial"/>
          <w:color w:val="FF0000"/>
          <w:sz w:val="16"/>
          <w:szCs w:val="16"/>
        </w:rPr>
        <w:t xml:space="preserve"> ResID_Type</w:t>
      </w:r>
      <w:r w:rsidRPr="000617E9">
        <w:rPr>
          <w:rFonts w:ascii="Arial" w:hAnsi="Arial" w:cs="Arial"/>
          <w:color w:val="0000FF"/>
          <w:sz w:val="16"/>
          <w:szCs w:val="16"/>
        </w:rPr>
        <w:t>="</w:t>
      </w:r>
      <w:r w:rsidRPr="000617E9">
        <w:rPr>
          <w:rFonts w:ascii="Arial" w:hAnsi="Arial" w:cs="Arial"/>
          <w:color w:val="000000"/>
          <w:sz w:val="16"/>
          <w:szCs w:val="16"/>
        </w:rPr>
        <w:t>18</w:t>
      </w:r>
      <w:r w:rsidRPr="000617E9">
        <w:rPr>
          <w:rFonts w:ascii="Arial" w:hAnsi="Arial" w:cs="Arial"/>
          <w:color w:val="0000FF"/>
          <w:sz w:val="16"/>
          <w:szCs w:val="16"/>
        </w:rPr>
        <w:t>"</w:t>
      </w:r>
      <w:r w:rsidRPr="000617E9">
        <w:rPr>
          <w:rFonts w:ascii="Arial" w:hAnsi="Arial" w:cs="Arial"/>
          <w:color w:val="FF0000"/>
          <w:sz w:val="16"/>
          <w:szCs w:val="16"/>
        </w:rPr>
        <w:t xml:space="preserve"> ResID_Value</w:t>
      </w:r>
      <w:r w:rsidRPr="000617E9">
        <w:rPr>
          <w:rFonts w:ascii="Arial" w:hAnsi="Arial" w:cs="Arial"/>
          <w:color w:val="0000FF"/>
          <w:sz w:val="16"/>
          <w:szCs w:val="16"/>
        </w:rPr>
        <w:t>="</w:t>
      </w:r>
      <w:r w:rsidRPr="000617E9">
        <w:rPr>
          <w:rFonts w:ascii="Arial" w:hAnsi="Arial" w:cs="Arial"/>
          <w:color w:val="000000"/>
          <w:sz w:val="16"/>
          <w:szCs w:val="16"/>
        </w:rPr>
        <w:t>GITOKRTAD11322002814812</w:t>
      </w:r>
      <w:r w:rsidRPr="000617E9">
        <w:rPr>
          <w:rFonts w:ascii="Arial" w:hAnsi="Arial" w:cs="Arial"/>
          <w:color w:val="0000FF"/>
          <w:sz w:val="16"/>
          <w:szCs w:val="16"/>
        </w:rPr>
        <w:t>"/&gt;</w:t>
      </w:r>
    </w:p>
    <w:p w14:paraId="16B359E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&lt;HotelReservationID ResID_SourceContext="XX" ResID_Type="14" ResID_Value="0595KAJ508"/&gt;</w:t>
      </w:r>
    </w:p>
    <w:p w14:paraId="16B359EF" w14:textId="404E562B"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13920" behindDoc="0" locked="0" layoutInCell="1" allowOverlap="1" wp14:anchorId="16B36159" wp14:editId="35FCDA45">
                <wp:simplePos x="0" y="0"/>
                <wp:positionH relativeFrom="column">
                  <wp:posOffset>7408545</wp:posOffset>
                </wp:positionH>
                <wp:positionV relativeFrom="paragraph">
                  <wp:posOffset>11430</wp:posOffset>
                </wp:positionV>
                <wp:extent cx="0" cy="276225"/>
                <wp:effectExtent l="55245" t="20955" r="59055" b="7620"/>
                <wp:wrapNone/>
                <wp:docPr id="457"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6" o:spid="_x0000_s1026" type="#_x0000_t32" style="position:absolute;margin-left:583.35pt;margin-top:.9pt;width:0;height:21.75p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EoOgIAAGo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t>&lt;/HotelReservationIDs&gt;</w:t>
      </w:r>
    </w:p>
    <w:p w14:paraId="16B359F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&lt;/ResGlobalInfo&gt;</w:t>
      </w:r>
    </w:p>
    <w:p w14:paraId="16B359F1" w14:textId="09A981D4"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12896" behindDoc="0" locked="0" layoutInCell="1" allowOverlap="1" wp14:anchorId="16B3615A" wp14:editId="6905415D">
                <wp:simplePos x="0" y="0"/>
                <wp:positionH relativeFrom="column">
                  <wp:posOffset>7208520</wp:posOffset>
                </wp:positionH>
                <wp:positionV relativeFrom="paragraph">
                  <wp:posOffset>53975</wp:posOffset>
                </wp:positionV>
                <wp:extent cx="400050" cy="228600"/>
                <wp:effectExtent l="7620" t="6350" r="11430" b="12700"/>
                <wp:wrapNone/>
                <wp:docPr id="456"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3" w14:textId="77777777" w:rsidR="00337B9C" w:rsidRPr="00760144" w:rsidRDefault="00337B9C" w:rsidP="00A84E59">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5" o:spid="_x0000_s1079" style="position:absolute;margin-left:567.6pt;margin-top:4.25pt;width:31.5pt;height:18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">
                <v:textbox>
                  <w:txbxContent>
                    <w:p w14:paraId="16B36373" w14:textId="77777777" w:rsidR="00337B9C" w:rsidRPr="00760144" w:rsidRDefault="00337B9C" w:rsidP="00A84E59">
                      <w:pPr>
                        <w:jc w:val="center"/>
                        <w:rPr>
                          <w:rFonts w:ascii="Arial" w:hAnsi="Arial" w:cs="Arial"/>
                          <w:b/>
                          <w:sz w:val="22"/>
                        </w:rPr>
                      </w:pPr>
                      <w:r>
                        <w:rPr>
                          <w:rFonts w:ascii="Arial" w:hAnsi="Arial" w:cs="Arial"/>
                          <w:b/>
                          <w:sz w:val="22"/>
                        </w:rPr>
                        <w:t>B</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t>&lt;/HotelResModify&gt;</w:t>
      </w:r>
    </w:p>
    <w:p w14:paraId="16B359F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&lt;/HotelResModifies&gt;</w:t>
      </w:r>
    </w:p>
    <w:p w14:paraId="16B359F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&lt;/OTA_HotelResModifyRQ&gt;</w:t>
      </w:r>
    </w:p>
    <w:p w14:paraId="16B359F4" w14:textId="77777777" w:rsidR="00BA6890" w:rsidRPr="00AF4064" w:rsidRDefault="00956A4D"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00BA6890" w:rsidRPr="00AF4064">
        <w:rPr>
          <w:rFonts w:ascii="Arial" w:hAnsi="Arial" w:cs="Arial"/>
          <w:color w:val="0000FF"/>
          <w:sz w:val="16"/>
          <w:szCs w:val="16"/>
        </w:rPr>
        <w:t>&lt;/</w:t>
      </w:r>
      <w:r w:rsidR="00BA6890" w:rsidRPr="00AF4064">
        <w:rPr>
          <w:rFonts w:ascii="Arial" w:hAnsi="Arial" w:cs="Arial"/>
          <w:color w:val="800000"/>
          <w:sz w:val="16"/>
          <w:szCs w:val="16"/>
        </w:rPr>
        <w:t>soap:Body</w:t>
      </w:r>
      <w:r w:rsidR="00BA6890" w:rsidRPr="00AF4064">
        <w:rPr>
          <w:rFonts w:ascii="Arial" w:hAnsi="Arial" w:cs="Arial"/>
          <w:color w:val="0000FF"/>
          <w:sz w:val="16"/>
          <w:szCs w:val="16"/>
        </w:rPr>
        <w:t>&gt;</w:t>
      </w:r>
    </w:p>
    <w:p w14:paraId="16B359F5"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0000FF"/>
          <w:sz w:val="16"/>
          <w:szCs w:val="16"/>
        </w:rPr>
        <w:t>&gt;</w:t>
      </w:r>
    </w:p>
    <w:p w14:paraId="16B359F6" w14:textId="77777777" w:rsidR="00956A4D" w:rsidRPr="00956A4D" w:rsidRDefault="00956A4D" w:rsidP="00956A4D">
      <w:pPr>
        <w:spacing w:after="0" w:line="240" w:lineRule="auto"/>
        <w:rPr>
          <w:rFonts w:ascii="Arial" w:hAnsi="Arial" w:cs="Arial"/>
          <w:noProof/>
          <w:sz w:val="20"/>
          <w:szCs w:val="20"/>
        </w:rPr>
      </w:pPr>
    </w:p>
    <w:p w14:paraId="16B359F7" w14:textId="77777777" w:rsidR="00956A4D" w:rsidRPr="00760144" w:rsidRDefault="00760144" w:rsidP="00760144">
      <w:pPr>
        <w:pStyle w:val="TableText"/>
        <w:pageBreakBefore/>
        <w:spacing w:before="120" w:after="120"/>
        <w:rPr>
          <w:b/>
          <w:sz w:val="20"/>
          <w:szCs w:val="20"/>
          <w:u w:val="single"/>
        </w:rPr>
      </w:pPr>
      <w:r w:rsidRPr="00760144">
        <w:rPr>
          <w:b/>
          <w:sz w:val="20"/>
          <w:szCs w:val="20"/>
          <w:u w:val="single"/>
        </w:rPr>
        <w:t xml:space="preserve">Apollo </w:t>
      </w:r>
      <w:r w:rsidR="00F673D1">
        <w:rPr>
          <w:b/>
          <w:sz w:val="20"/>
          <w:szCs w:val="20"/>
          <w:u w:val="single"/>
        </w:rPr>
        <w:t xml:space="preserve">Core </w:t>
      </w:r>
      <w:r w:rsidR="00956A4D" w:rsidRPr="00760144">
        <w:rPr>
          <w:b/>
          <w:sz w:val="20"/>
          <w:szCs w:val="20"/>
          <w:u w:val="single"/>
        </w:rPr>
        <w:t xml:space="preserve">GDS </w:t>
      </w:r>
      <w:r w:rsidRPr="00760144">
        <w:rPr>
          <w:b/>
          <w:sz w:val="20"/>
          <w:szCs w:val="20"/>
          <w:u w:val="single"/>
        </w:rPr>
        <w:t xml:space="preserve">Modify </w:t>
      </w:r>
      <w:r w:rsidR="00956A4D" w:rsidRPr="00760144">
        <w:rPr>
          <w:b/>
          <w:sz w:val="20"/>
          <w:szCs w:val="20"/>
          <w:u w:val="single"/>
        </w:rPr>
        <w:t>Response</w:t>
      </w:r>
      <w:r w:rsidRPr="00760144">
        <w:rPr>
          <w:b/>
          <w:sz w:val="20"/>
          <w:szCs w:val="20"/>
          <w:u w:val="single"/>
        </w:rPr>
        <w:t xml:space="preserve"> – Example #2</w:t>
      </w:r>
    </w:p>
    <w:p w14:paraId="16B359F8" w14:textId="2BB9C971" w:rsidR="00956A4D" w:rsidRPr="00956A4D" w:rsidRDefault="009F4FEB" w:rsidP="00956A4D">
      <w:pPr>
        <w:spacing w:after="0" w:line="240" w:lineRule="auto"/>
        <w:rPr>
          <w:rFonts w:ascii="Arial" w:hAnsi="Arial" w:cs="Arial"/>
          <w:noProof/>
          <w:sz w:val="20"/>
          <w:szCs w:val="20"/>
        </w:rPr>
      </w:pPr>
      <w:r>
        <w:rPr>
          <w:rFonts w:ascii="Arial" w:hAnsi="Arial" w:cs="Arial"/>
          <w:noProof/>
          <w:sz w:val="20"/>
          <w:szCs w:val="20"/>
        </w:rPr>
        <mc:AlternateContent>
          <mc:Choice Requires="wps">
            <w:drawing>
              <wp:anchor distT="0" distB="0" distL="114300" distR="114300" simplePos="0" relativeHeight="252039168" behindDoc="0" locked="0" layoutInCell="1" allowOverlap="1" wp14:anchorId="16B3615B" wp14:editId="422BF744">
                <wp:simplePos x="0" y="0"/>
                <wp:positionH relativeFrom="column">
                  <wp:posOffset>4138295</wp:posOffset>
                </wp:positionH>
                <wp:positionV relativeFrom="paragraph">
                  <wp:posOffset>85725</wp:posOffset>
                </wp:positionV>
                <wp:extent cx="400050" cy="228600"/>
                <wp:effectExtent l="13970" t="9525" r="5080" b="9525"/>
                <wp:wrapNone/>
                <wp:docPr id="455"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4" w14:textId="77777777" w:rsidR="00337B9C" w:rsidRPr="00760144" w:rsidRDefault="00337B9C" w:rsidP="00956A4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3" o:spid="_x0000_s1080" style="position:absolute;margin-left:325.85pt;margin-top:6.75pt;width:31.5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">
                <v:textbox>
                  <w:txbxContent>
                    <w:p w14:paraId="16B36374" w14:textId="77777777" w:rsidR="00337B9C" w:rsidRPr="00760144" w:rsidRDefault="00337B9C" w:rsidP="00956A4D">
                      <w:pPr>
                        <w:jc w:val="center"/>
                        <w:rPr>
                          <w:rFonts w:ascii="Arial" w:hAnsi="Arial" w:cs="Arial"/>
                          <w:b/>
                          <w:sz w:val="22"/>
                        </w:rPr>
                      </w:pPr>
                      <w:r>
                        <w:rPr>
                          <w:rFonts w:ascii="Arial" w:hAnsi="Arial" w:cs="Arial"/>
                          <w:b/>
                          <w:sz w:val="22"/>
                        </w:rPr>
                        <w:t>E</w:t>
                      </w:r>
                    </w:p>
                  </w:txbxContent>
                </v:textbox>
              </v:rect>
            </w:pict>
          </mc:Fallback>
        </mc:AlternateContent>
      </w:r>
    </w:p>
    <w:p w14:paraId="16B359F9" w14:textId="34482DD6" w:rsidR="00956A4D" w:rsidRPr="00760144" w:rsidRDefault="009F4FEB" w:rsidP="00760144">
      <w:pPr>
        <w:spacing w:after="0" w:line="240" w:lineRule="auto"/>
        <w:rPr>
          <w:rFonts w:ascii="Courier New" w:hAnsi="Courier New" w:cs="Courier New"/>
          <w:sz w:val="20"/>
          <w:szCs w:val="20"/>
        </w:rPr>
      </w:pPr>
      <w:r>
        <w:rPr>
          <w:noProof/>
        </w:rPr>
        <mc:AlternateContent>
          <mc:Choice Requires="wps">
            <w:drawing>
              <wp:anchor distT="0" distB="0" distL="114300" distR="114300" simplePos="0" relativeHeight="252043264" behindDoc="0" locked="0" layoutInCell="1" allowOverlap="1" wp14:anchorId="16B3615C" wp14:editId="23A60CDD">
                <wp:simplePos x="0" y="0"/>
                <wp:positionH relativeFrom="column">
                  <wp:posOffset>3789680</wp:posOffset>
                </wp:positionH>
                <wp:positionV relativeFrom="paragraph">
                  <wp:posOffset>70485</wp:posOffset>
                </wp:positionV>
                <wp:extent cx="348615" cy="0"/>
                <wp:effectExtent l="17780" t="60960" r="5080" b="53340"/>
                <wp:wrapNone/>
                <wp:docPr id="454" name="Auto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8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7" o:spid="_x0000_s1026" type="#_x0000_t32" style="position:absolute;margin-left:298.4pt;margin-top:5.55pt;width:27.45pt;height:0;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qjPgIAAGo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">
                <v:stroke endarrow="block"/>
              </v:shape>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SEG  1 NOW /G-AX370000000000028EXP0912                          </w:t>
      </w:r>
    </w:p>
    <w:p w14:paraId="16B359FA" w14:textId="7255B179"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42240" behindDoc="0" locked="0" layoutInCell="1" allowOverlap="1" wp14:anchorId="16B3615D" wp14:editId="4D05CB51">
                <wp:simplePos x="0" y="0"/>
                <wp:positionH relativeFrom="column">
                  <wp:posOffset>4138295</wp:posOffset>
                </wp:positionH>
                <wp:positionV relativeFrom="paragraph">
                  <wp:posOffset>102235</wp:posOffset>
                </wp:positionV>
                <wp:extent cx="400050" cy="228600"/>
                <wp:effectExtent l="13970" t="6985" r="5080" b="12065"/>
                <wp:wrapNone/>
                <wp:docPr id="453"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5" w14:textId="77777777" w:rsidR="00337B9C" w:rsidRPr="00760144" w:rsidRDefault="00337B9C" w:rsidP="00956A4D">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081" style="position:absolute;margin-left:325.85pt;margin-top:8.05pt;width:31.5pt;height:18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">
                <v:textbox>
                  <w:txbxContent>
                    <w:p w14:paraId="16B36375" w14:textId="77777777" w:rsidR="00337B9C" w:rsidRPr="00760144" w:rsidRDefault="00337B9C" w:rsidP="00956A4D">
                      <w:pPr>
                        <w:jc w:val="center"/>
                        <w:rPr>
                          <w:rFonts w:ascii="Arial" w:hAnsi="Arial" w:cs="Arial"/>
                          <w:b/>
                          <w:sz w:val="22"/>
                        </w:rPr>
                      </w:pPr>
                      <w:r>
                        <w:rPr>
                          <w:rFonts w:ascii="Arial" w:hAnsi="Arial" w:cs="Arial"/>
                          <w:b/>
                          <w:sz w:val="22"/>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038144" behindDoc="0" locked="0" layoutInCell="1" allowOverlap="1" wp14:anchorId="16B3615E" wp14:editId="49F4DD24">
                <wp:simplePos x="0" y="0"/>
                <wp:positionH relativeFrom="column">
                  <wp:posOffset>229235</wp:posOffset>
                </wp:positionH>
                <wp:positionV relativeFrom="paragraph">
                  <wp:posOffset>102235</wp:posOffset>
                </wp:positionV>
                <wp:extent cx="400050" cy="228600"/>
                <wp:effectExtent l="10160" t="6985" r="8890" b="12065"/>
                <wp:wrapNone/>
                <wp:docPr id="452"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6" w14:textId="77777777" w:rsidR="00337B9C" w:rsidRPr="00760144" w:rsidRDefault="00337B9C" w:rsidP="00956A4D">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2" o:spid="_x0000_s1082" style="position:absolute;margin-left:18.05pt;margin-top:8.05pt;width:31.5pt;height:18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">
                <v:textbox>
                  <w:txbxContent>
                    <w:p w14:paraId="16B36376" w14:textId="77777777" w:rsidR="00337B9C" w:rsidRPr="00760144" w:rsidRDefault="00337B9C" w:rsidP="00956A4D">
                      <w:pPr>
                        <w:jc w:val="center"/>
                        <w:rPr>
                          <w:rFonts w:ascii="Arial" w:hAnsi="Arial" w:cs="Arial"/>
                          <w:b/>
                          <w:sz w:val="22"/>
                        </w:rPr>
                      </w:pPr>
                      <w:r>
                        <w:rPr>
                          <w:rFonts w:ascii="Arial" w:hAnsi="Arial" w:cs="Arial"/>
                          <w:b/>
                          <w:sz w:val="22"/>
                        </w:rPr>
                        <w:t>F</w:t>
                      </w:r>
                    </w:p>
                  </w:txbxContent>
                </v:textbox>
              </v:rect>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                                                               </w:t>
      </w:r>
    </w:p>
    <w:p w14:paraId="16B359FB" w14:textId="513B7427"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49408" behindDoc="0" locked="0" layoutInCell="1" allowOverlap="1" wp14:anchorId="16B3615F" wp14:editId="4BD1F89D">
                <wp:simplePos x="0" y="0"/>
                <wp:positionH relativeFrom="column">
                  <wp:posOffset>2663825</wp:posOffset>
                </wp:positionH>
                <wp:positionV relativeFrom="paragraph">
                  <wp:posOffset>58420</wp:posOffset>
                </wp:positionV>
                <wp:extent cx="1474470" cy="0"/>
                <wp:effectExtent l="6350" t="10795" r="5080" b="8255"/>
                <wp:wrapNone/>
                <wp:docPr id="451"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74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3" o:spid="_x0000_s1026" type="#_x0000_t32" style="position:absolute;margin-left:209.75pt;margin-top:4.6pt;width:116.1pt;height:0;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9DrKAIAAEk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"/>
            </w:pict>
          </mc:Fallback>
        </mc:AlternateContent>
      </w:r>
      <w:r>
        <w:rPr>
          <w:rFonts w:ascii="Courier New" w:hAnsi="Courier New" w:cs="Courier New"/>
          <w:noProof/>
          <w:sz w:val="20"/>
          <w:szCs w:val="20"/>
        </w:rPr>
        <mc:AlternateContent>
          <mc:Choice Requires="wps">
            <w:drawing>
              <wp:anchor distT="0" distB="0" distL="114300" distR="114300" simplePos="0" relativeHeight="252050432" behindDoc="0" locked="0" layoutInCell="1" allowOverlap="1" wp14:anchorId="16B36160" wp14:editId="25A129C6">
                <wp:simplePos x="0" y="0"/>
                <wp:positionH relativeFrom="column">
                  <wp:posOffset>2663825</wp:posOffset>
                </wp:positionH>
                <wp:positionV relativeFrom="paragraph">
                  <wp:posOffset>57785</wp:posOffset>
                </wp:positionV>
                <wp:extent cx="635" cy="172720"/>
                <wp:effectExtent l="6350" t="10160" r="12065" b="7620"/>
                <wp:wrapNone/>
                <wp:docPr id="450" name="Auto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4" o:spid="_x0000_s1026" type="#_x0000_t32" style="position:absolute;margin-left:209.75pt;margin-top:4.55pt;width:.05pt;height:13.6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"/>
            </w:pict>
          </mc:Fallback>
        </mc:AlternateContent>
      </w:r>
      <w:r>
        <w:rPr>
          <w:rFonts w:ascii="Courier New" w:hAnsi="Courier New" w:cs="Courier New"/>
          <w:noProof/>
          <w:sz w:val="20"/>
          <w:szCs w:val="20"/>
        </w:rPr>
        <mc:AlternateContent>
          <mc:Choice Requires="wps">
            <w:drawing>
              <wp:anchor distT="0" distB="0" distL="114300" distR="114300" simplePos="0" relativeHeight="252044288" behindDoc="0" locked="0" layoutInCell="1" allowOverlap="1" wp14:anchorId="16B36161" wp14:editId="764EDE25">
                <wp:simplePos x="0" y="0"/>
                <wp:positionH relativeFrom="column">
                  <wp:posOffset>629285</wp:posOffset>
                </wp:positionH>
                <wp:positionV relativeFrom="paragraph">
                  <wp:posOffset>81915</wp:posOffset>
                </wp:positionV>
                <wp:extent cx="285115" cy="0"/>
                <wp:effectExtent l="10160" t="53340" r="19050" b="60960"/>
                <wp:wrapNone/>
                <wp:docPr id="449" name="Auto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8" o:spid="_x0000_s1026" type="#_x0000_t32" style="position:absolute;margin-left:49.55pt;margin-top:6.45pt;width:22.45pt;height:0;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">
                <v:stroke endarrow="block"/>
              </v:shape>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/NM-APOLLO TEST                                                 </w:t>
      </w:r>
    </w:p>
    <w:p w14:paraId="16B359FC" w14:textId="78F753F6"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40192" behindDoc="0" locked="0" layoutInCell="1" allowOverlap="1" wp14:anchorId="16B36162" wp14:editId="5E583508">
                <wp:simplePos x="0" y="0"/>
                <wp:positionH relativeFrom="column">
                  <wp:posOffset>4138295</wp:posOffset>
                </wp:positionH>
                <wp:positionV relativeFrom="paragraph">
                  <wp:posOffset>86995</wp:posOffset>
                </wp:positionV>
                <wp:extent cx="400050" cy="228600"/>
                <wp:effectExtent l="13970" t="10795" r="5080" b="8255"/>
                <wp:wrapNone/>
                <wp:docPr id="448"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7" w14:textId="77777777" w:rsidR="00337B9C" w:rsidRPr="00760144" w:rsidRDefault="00337B9C" w:rsidP="00956A4D">
                            <w:pPr>
                              <w:jc w:val="center"/>
                              <w:rPr>
                                <w:rFonts w:ascii="Arial" w:hAnsi="Arial" w:cs="Arial"/>
                                <w:b/>
                                <w:sz w:val="22"/>
                              </w:rPr>
                            </w:pPr>
                            <w:r w:rsidRPr="00A84E59">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4" o:spid="_x0000_s1083" style="position:absolute;margin-left:325.85pt;margin-top:6.85pt;width:31.5pt;height:1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">
                <v:textbox>
                  <w:txbxContent>
                    <w:p w14:paraId="16B36377" w14:textId="77777777" w:rsidR="00337B9C" w:rsidRPr="00760144" w:rsidRDefault="00337B9C" w:rsidP="00956A4D">
                      <w:pPr>
                        <w:jc w:val="center"/>
                        <w:rPr>
                          <w:rFonts w:ascii="Arial" w:hAnsi="Arial" w:cs="Arial"/>
                          <w:b/>
                          <w:sz w:val="22"/>
                        </w:rPr>
                      </w:pPr>
                      <w:r w:rsidRPr="00A84E59">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045312" behindDoc="0" locked="0" layoutInCell="1" allowOverlap="1" wp14:anchorId="16B36163" wp14:editId="220872BE">
                <wp:simplePos x="0" y="0"/>
                <wp:positionH relativeFrom="column">
                  <wp:posOffset>1757045</wp:posOffset>
                </wp:positionH>
                <wp:positionV relativeFrom="paragraph">
                  <wp:posOffset>86360</wp:posOffset>
                </wp:positionV>
                <wp:extent cx="906780" cy="0"/>
                <wp:effectExtent l="23495" t="57785" r="12700" b="56515"/>
                <wp:wrapNone/>
                <wp:docPr id="447" name="Auto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6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9" o:spid="_x0000_s1026" type="#_x0000_t32" style="position:absolute;margin-left:138.35pt;margin-top:6.8pt;width:71.4pt;height:0;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6mPQIAAGo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41216" behindDoc="0" locked="0" layoutInCell="1" allowOverlap="1" wp14:anchorId="16B36164" wp14:editId="1E6CCE0E">
                <wp:simplePos x="0" y="0"/>
                <wp:positionH relativeFrom="column">
                  <wp:posOffset>229235</wp:posOffset>
                </wp:positionH>
                <wp:positionV relativeFrom="paragraph">
                  <wp:posOffset>86995</wp:posOffset>
                </wp:positionV>
                <wp:extent cx="400050" cy="228600"/>
                <wp:effectExtent l="10160" t="10795" r="8890" b="8255"/>
                <wp:wrapNone/>
                <wp:docPr id="446"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8" w14:textId="77777777" w:rsidR="00337B9C" w:rsidRPr="00760144" w:rsidRDefault="00337B9C" w:rsidP="00956A4D">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5" o:spid="_x0000_s1084" style="position:absolute;margin-left:18.05pt;margin-top:6.85pt;width:31.5pt;height:18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">
                <v:textbox>
                  <w:txbxContent>
                    <w:p w14:paraId="16B36378" w14:textId="77777777" w:rsidR="00337B9C" w:rsidRPr="00760144" w:rsidRDefault="00337B9C" w:rsidP="00956A4D">
                      <w:pPr>
                        <w:jc w:val="center"/>
                        <w:rPr>
                          <w:rFonts w:ascii="Arial" w:hAnsi="Arial" w:cs="Arial"/>
                          <w:b/>
                          <w:sz w:val="22"/>
                        </w:rPr>
                      </w:pPr>
                      <w:r>
                        <w:rPr>
                          <w:rFonts w:ascii="Arial" w:hAnsi="Arial" w:cs="Arial"/>
                          <w:b/>
                          <w:sz w:val="22"/>
                        </w:rPr>
                        <w:t>H</w:t>
                      </w:r>
                    </w:p>
                  </w:txbxContent>
                </v:textbox>
              </v:rect>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/RG-5500EUR                                                     </w:t>
      </w:r>
    </w:p>
    <w:p w14:paraId="16B359FD" w14:textId="00AD2EA0"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52480" behindDoc="0" locked="0" layoutInCell="1" allowOverlap="1" wp14:anchorId="16B36165" wp14:editId="1698D843">
                <wp:simplePos x="0" y="0"/>
                <wp:positionH relativeFrom="column">
                  <wp:posOffset>2663825</wp:posOffset>
                </wp:positionH>
                <wp:positionV relativeFrom="paragraph">
                  <wp:posOffset>74930</wp:posOffset>
                </wp:positionV>
                <wp:extent cx="1474470" cy="0"/>
                <wp:effectExtent l="6350" t="8255" r="5080" b="10795"/>
                <wp:wrapNone/>
                <wp:docPr id="445" name="Auto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4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6" o:spid="_x0000_s1026" type="#_x0000_t32" style="position:absolute;margin-left:209.75pt;margin-top:5.9pt;width:116.1pt;height:0;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oS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"/>
            </w:pict>
          </mc:Fallback>
        </mc:AlternateContent>
      </w:r>
      <w:r>
        <w:rPr>
          <w:rFonts w:ascii="Courier New" w:hAnsi="Courier New" w:cs="Courier New"/>
          <w:noProof/>
          <w:sz w:val="20"/>
          <w:szCs w:val="20"/>
        </w:rPr>
        <mc:AlternateContent>
          <mc:Choice Requires="wps">
            <w:drawing>
              <wp:anchor distT="0" distB="0" distL="114300" distR="114300" simplePos="0" relativeHeight="252051456" behindDoc="0" locked="0" layoutInCell="1" allowOverlap="1" wp14:anchorId="16B36166" wp14:editId="0580BDD1">
                <wp:simplePos x="0" y="0"/>
                <wp:positionH relativeFrom="column">
                  <wp:posOffset>2663825</wp:posOffset>
                </wp:positionH>
                <wp:positionV relativeFrom="paragraph">
                  <wp:posOffset>74930</wp:posOffset>
                </wp:positionV>
                <wp:extent cx="0" cy="150495"/>
                <wp:effectExtent l="6350" t="8255" r="12700" b="12700"/>
                <wp:wrapNone/>
                <wp:docPr id="444" name="Auto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5" o:spid="_x0000_s1026" type="#_x0000_t32" style="position:absolute;margin-left:209.75pt;margin-top:5.9pt;width:0;height:11.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kSHwIAAD4EAAAOAAAAZHJzL2Uyb0RvYy54bWysU8GO2jAQvVfqP1i+QxI2U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"/>
            </w:pict>
          </mc:Fallback>
        </mc:AlternateContent>
      </w:r>
      <w:r>
        <w:rPr>
          <w:rFonts w:ascii="Courier New" w:hAnsi="Courier New" w:cs="Courier New"/>
          <w:noProof/>
          <w:sz w:val="20"/>
          <w:szCs w:val="20"/>
        </w:rPr>
        <mc:AlternateContent>
          <mc:Choice Requires="wps">
            <w:drawing>
              <wp:anchor distT="0" distB="0" distL="114300" distR="114300" simplePos="0" relativeHeight="252047360" behindDoc="0" locked="0" layoutInCell="1" allowOverlap="1" wp14:anchorId="16B36167" wp14:editId="0215F18B">
                <wp:simplePos x="0" y="0"/>
                <wp:positionH relativeFrom="column">
                  <wp:posOffset>629285</wp:posOffset>
                </wp:positionH>
                <wp:positionV relativeFrom="paragraph">
                  <wp:posOffset>74930</wp:posOffset>
                </wp:positionV>
                <wp:extent cx="285115" cy="0"/>
                <wp:effectExtent l="10160" t="55880" r="19050" b="58420"/>
                <wp:wrapNone/>
                <wp:docPr id="443" name="Auto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1" o:spid="_x0000_s1026" type="#_x0000_t32" style="position:absolute;margin-left:49.55pt;margin-top:5.9pt;width:22.45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">
                <v:stroke endarrow="block"/>
              </v:shape>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/AT-</w:t>
      </w:r>
      <w:r w:rsidR="00AC4D0F">
        <w:rPr>
          <w:rFonts w:ascii="Courier New" w:hAnsi="Courier New" w:cs="Courier New"/>
          <w:sz w:val="20"/>
          <w:szCs w:val="20"/>
        </w:rPr>
        <w:t>60</w:t>
      </w:r>
      <w:r w:rsidR="00956A4D" w:rsidRPr="00760144">
        <w:rPr>
          <w:rFonts w:ascii="Courier New" w:hAnsi="Courier New" w:cs="Courier New"/>
          <w:sz w:val="20"/>
          <w:szCs w:val="20"/>
        </w:rPr>
        <w:t xml:space="preserve">500EUR                                                     </w:t>
      </w:r>
    </w:p>
    <w:p w14:paraId="16B359FE" w14:textId="10621A5B"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46336" behindDoc="0" locked="0" layoutInCell="1" allowOverlap="1" wp14:anchorId="16B36168" wp14:editId="14D6D2CF">
                <wp:simplePos x="0" y="0"/>
                <wp:positionH relativeFrom="column">
                  <wp:posOffset>1986280</wp:posOffset>
                </wp:positionH>
                <wp:positionV relativeFrom="paragraph">
                  <wp:posOffset>81915</wp:posOffset>
                </wp:positionV>
                <wp:extent cx="677545" cy="0"/>
                <wp:effectExtent l="14605" t="53340" r="12700" b="60960"/>
                <wp:wrapNone/>
                <wp:docPr id="442" name="Auto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0" o:spid="_x0000_s1026" type="#_x0000_t32" style="position:absolute;margin-left:156.4pt;margin-top:6.45pt;width:53.35pt;height:0;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37120" behindDoc="0" locked="0" layoutInCell="1" allowOverlap="1" wp14:anchorId="16B36169" wp14:editId="6EA052D4">
                <wp:simplePos x="0" y="0"/>
                <wp:positionH relativeFrom="column">
                  <wp:posOffset>229235</wp:posOffset>
                </wp:positionH>
                <wp:positionV relativeFrom="paragraph">
                  <wp:posOffset>81915</wp:posOffset>
                </wp:positionV>
                <wp:extent cx="400050" cy="228600"/>
                <wp:effectExtent l="10160" t="5715" r="8890" b="13335"/>
                <wp:wrapNone/>
                <wp:docPr id="44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9" w14:textId="77777777" w:rsidR="00337B9C" w:rsidRPr="00760144" w:rsidRDefault="00337B9C" w:rsidP="00956A4D">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1" o:spid="_x0000_s1085" style="position:absolute;margin-left:18.05pt;margin-top:6.45pt;width:31.5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">
                <v:textbox>
                  <w:txbxContent>
                    <w:p w14:paraId="16B36379" w14:textId="77777777" w:rsidR="00337B9C" w:rsidRPr="00760144" w:rsidRDefault="00337B9C" w:rsidP="00956A4D">
                      <w:pPr>
                        <w:jc w:val="center"/>
                        <w:rPr>
                          <w:rFonts w:ascii="Arial" w:hAnsi="Arial" w:cs="Arial"/>
                          <w:b/>
                          <w:sz w:val="22"/>
                        </w:rPr>
                      </w:pPr>
                      <w:r>
                        <w:rPr>
                          <w:rFonts w:ascii="Arial" w:hAnsi="Arial" w:cs="Arial"/>
                          <w:b/>
                          <w:sz w:val="22"/>
                        </w:rPr>
                        <w:t>I</w:t>
                      </w:r>
                    </w:p>
                  </w:txbxContent>
                </v:textbox>
              </v:rect>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/CF-0595KAJ508                                                  </w:t>
      </w:r>
    </w:p>
    <w:p w14:paraId="16B359FF" w14:textId="3EB913EE"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36096" behindDoc="0" locked="0" layoutInCell="1" allowOverlap="1" wp14:anchorId="16B3616A" wp14:editId="0A56CB11">
                <wp:simplePos x="0" y="0"/>
                <wp:positionH relativeFrom="column">
                  <wp:posOffset>5603875</wp:posOffset>
                </wp:positionH>
                <wp:positionV relativeFrom="paragraph">
                  <wp:posOffset>96520</wp:posOffset>
                </wp:positionV>
                <wp:extent cx="400050" cy="228600"/>
                <wp:effectExtent l="12700" t="10795" r="6350" b="8255"/>
                <wp:wrapNone/>
                <wp:docPr id="44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A" w14:textId="77777777" w:rsidR="00337B9C" w:rsidRPr="00760144" w:rsidRDefault="00337B9C" w:rsidP="00956A4D">
                            <w:pPr>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86" style="position:absolute;margin-left:441.25pt;margin-top:7.6pt;width:31.5pt;height:1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">
                <v:textbox>
                  <w:txbxContent>
                    <w:p w14:paraId="16B3637A" w14:textId="77777777" w:rsidR="00337B9C" w:rsidRPr="00760144" w:rsidRDefault="00337B9C" w:rsidP="00956A4D">
                      <w:pPr>
                        <w:jc w:val="center"/>
                        <w:rPr>
                          <w:rFonts w:ascii="Arial" w:hAnsi="Arial" w:cs="Arial"/>
                          <w:b/>
                          <w:sz w:val="22"/>
                        </w:rPr>
                      </w:pPr>
                      <w:r>
                        <w:rPr>
                          <w:rFonts w:ascii="Arial" w:hAnsi="Arial" w:cs="Arial"/>
                          <w:b/>
                          <w:sz w:val="22"/>
                        </w:rPr>
                        <w:t>K</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048384" behindDoc="0" locked="0" layoutInCell="1" allowOverlap="1" wp14:anchorId="16B3616B" wp14:editId="33F9E5DE">
                <wp:simplePos x="0" y="0"/>
                <wp:positionH relativeFrom="column">
                  <wp:posOffset>629285</wp:posOffset>
                </wp:positionH>
                <wp:positionV relativeFrom="paragraph">
                  <wp:posOffset>62865</wp:posOffset>
                </wp:positionV>
                <wp:extent cx="285115" cy="0"/>
                <wp:effectExtent l="10160" t="53340" r="19050" b="60960"/>
                <wp:wrapNone/>
                <wp:docPr id="439" name="Auto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2" o:spid="_x0000_s1026" type="#_x0000_t32" style="position:absolute;margin-left:49.55pt;margin-top:4.95pt;width:22.45pt;height:0;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v6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">
                <v:stroke endarrow="block"/>
              </v:shape>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ROOM DESCRIPTION:SUPERIOR ROOM WITH 1 QUEENSIZE BED AND SOFA    </w:t>
      </w:r>
    </w:p>
    <w:p w14:paraId="16B35A00" w14:textId="2E4123B0"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53504" behindDoc="0" locked="0" layoutInCell="1" allowOverlap="1" wp14:anchorId="16B3616C" wp14:editId="27100FF6">
                <wp:simplePos x="0" y="0"/>
                <wp:positionH relativeFrom="column">
                  <wp:posOffset>4739005</wp:posOffset>
                </wp:positionH>
                <wp:positionV relativeFrom="paragraph">
                  <wp:posOffset>75565</wp:posOffset>
                </wp:positionV>
                <wp:extent cx="864870" cy="0"/>
                <wp:effectExtent l="14605" t="56515" r="6350" b="57785"/>
                <wp:wrapNone/>
                <wp:docPr id="438" name="Auto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4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7" o:spid="_x0000_s1026" type="#_x0000_t32" style="position:absolute;margin-left:373.15pt;margin-top:5.95pt;width:68.1pt;height:0;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NKPgIAAGo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35072" behindDoc="0" locked="0" layoutInCell="1" allowOverlap="1" wp14:anchorId="16B3616D" wp14:editId="2BC51058">
                <wp:simplePos x="0" y="0"/>
                <wp:positionH relativeFrom="column">
                  <wp:posOffset>229235</wp:posOffset>
                </wp:positionH>
                <wp:positionV relativeFrom="paragraph">
                  <wp:posOffset>74930</wp:posOffset>
                </wp:positionV>
                <wp:extent cx="400050" cy="228600"/>
                <wp:effectExtent l="10160" t="8255" r="8890" b="10795"/>
                <wp:wrapNone/>
                <wp:docPr id="437"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B" w14:textId="77777777" w:rsidR="00337B9C" w:rsidRPr="00760144" w:rsidRDefault="00337B9C" w:rsidP="00956A4D">
                            <w:pPr>
                              <w:jc w:val="center"/>
                              <w:rPr>
                                <w:rFonts w:ascii="Arial" w:hAnsi="Arial" w:cs="Arial"/>
                                <w:b/>
                                <w:sz w:val="22"/>
                              </w:rPr>
                            </w:pPr>
                            <w:r>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 o:spid="_x0000_s1087" style="position:absolute;margin-left:18.05pt;margin-top:5.9pt;width:31.5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">
                <v:textbox>
                  <w:txbxContent>
                    <w:p w14:paraId="16B3637B" w14:textId="77777777" w:rsidR="00337B9C" w:rsidRPr="00760144" w:rsidRDefault="00337B9C" w:rsidP="00956A4D">
                      <w:pPr>
                        <w:jc w:val="center"/>
                        <w:rPr>
                          <w:rFonts w:ascii="Arial" w:hAnsi="Arial" w:cs="Arial"/>
                          <w:b/>
                          <w:sz w:val="22"/>
                        </w:rPr>
                      </w:pPr>
                      <w:r>
                        <w:rPr>
                          <w:rFonts w:ascii="Arial" w:hAnsi="Arial" w:cs="Arial"/>
                          <w:b/>
                          <w:sz w:val="22"/>
                        </w:rPr>
                        <w:t>J</w:t>
                      </w:r>
                    </w:p>
                  </w:txbxContent>
                </v:textbox>
              </v:rect>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CXL: CANCEL. FEES APPLY ON DAY OF ARRIVAL AT 19:00              </w:t>
      </w:r>
    </w:p>
    <w:p w14:paraId="16B35A01" w14:textId="3D7B69C8"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63744" behindDoc="0" locked="0" layoutInCell="1" allowOverlap="1" wp14:anchorId="16B3616E" wp14:editId="42C29282">
                <wp:simplePos x="0" y="0"/>
                <wp:positionH relativeFrom="column">
                  <wp:posOffset>2663825</wp:posOffset>
                </wp:positionH>
                <wp:positionV relativeFrom="paragraph">
                  <wp:posOffset>118745</wp:posOffset>
                </wp:positionV>
                <wp:extent cx="1474470" cy="0"/>
                <wp:effectExtent l="6350" t="13970" r="5080" b="5080"/>
                <wp:wrapNone/>
                <wp:docPr id="436" name="Auto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74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7" o:spid="_x0000_s1026" type="#_x0000_t32" style="position:absolute;margin-left:209.75pt;margin-top:9.35pt;width:116.1pt;height:0;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bvKA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2034048" behindDoc="0" locked="0" layoutInCell="1" allowOverlap="1" wp14:anchorId="16B3616F" wp14:editId="357D0E83">
                <wp:simplePos x="0" y="0"/>
                <wp:positionH relativeFrom="column">
                  <wp:posOffset>4138295</wp:posOffset>
                </wp:positionH>
                <wp:positionV relativeFrom="paragraph">
                  <wp:posOffset>3810</wp:posOffset>
                </wp:positionV>
                <wp:extent cx="400050" cy="228600"/>
                <wp:effectExtent l="13970" t="13335" r="5080" b="5715"/>
                <wp:wrapNone/>
                <wp:docPr id="435"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C" w14:textId="77777777" w:rsidR="00337B9C" w:rsidRPr="00760144" w:rsidRDefault="00337B9C" w:rsidP="00956A4D">
                            <w:pPr>
                              <w:jc w:val="center"/>
                              <w:rPr>
                                <w:rFonts w:ascii="Arial" w:hAnsi="Arial" w:cs="Arial"/>
                                <w:b/>
                                <w:sz w:val="22"/>
                              </w:rPr>
                            </w:pPr>
                            <w:r>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 o:spid="_x0000_s1088" style="position:absolute;margin-left:325.85pt;margin-top:.3pt;width:31.5pt;height:1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">
                <v:textbox>
                  <w:txbxContent>
                    <w:p w14:paraId="16B3637C" w14:textId="77777777" w:rsidR="00337B9C" w:rsidRPr="00760144" w:rsidRDefault="00337B9C" w:rsidP="00956A4D">
                      <w:pPr>
                        <w:jc w:val="center"/>
                        <w:rPr>
                          <w:rFonts w:ascii="Arial" w:hAnsi="Arial" w:cs="Arial"/>
                          <w:b/>
                          <w:sz w:val="22"/>
                        </w:rPr>
                      </w:pPr>
                      <w:r>
                        <w:rPr>
                          <w:rFonts w:ascii="Arial" w:hAnsi="Arial" w:cs="Arial"/>
                          <w:b/>
                          <w:sz w:val="22"/>
                        </w:rPr>
                        <w:t>L</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058624" behindDoc="0" locked="0" layoutInCell="1" allowOverlap="1" wp14:anchorId="16B36170" wp14:editId="74F7062D">
                <wp:simplePos x="0" y="0"/>
                <wp:positionH relativeFrom="column">
                  <wp:posOffset>629285</wp:posOffset>
                </wp:positionH>
                <wp:positionV relativeFrom="paragraph">
                  <wp:posOffset>61595</wp:posOffset>
                </wp:positionV>
                <wp:extent cx="285115" cy="0"/>
                <wp:effectExtent l="10160" t="61595" r="19050" b="52705"/>
                <wp:wrapNone/>
                <wp:docPr id="434" name="Auto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2" o:spid="_x0000_s1026" type="#_x0000_t32" style="position:absolute;margin-left:49.55pt;margin-top:4.85pt;width:22.45pt;height:0;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uJNgIAAGA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62720" behindDoc="0" locked="0" layoutInCell="1" allowOverlap="1" wp14:anchorId="16B36171" wp14:editId="189AE3B0">
                <wp:simplePos x="0" y="0"/>
                <wp:positionH relativeFrom="column">
                  <wp:posOffset>2663825</wp:posOffset>
                </wp:positionH>
                <wp:positionV relativeFrom="paragraph">
                  <wp:posOffset>118745</wp:posOffset>
                </wp:positionV>
                <wp:extent cx="635" cy="85090"/>
                <wp:effectExtent l="6350" t="13970" r="12065" b="5715"/>
                <wp:wrapNone/>
                <wp:docPr id="433" name="Auto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6" o:spid="_x0000_s1026" type="#_x0000_t32" style="position:absolute;margin-left:209.75pt;margin-top:9.35pt;width:.05pt;height:6.7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"/>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COMM - 2.74 EUR                                                 </w:t>
      </w:r>
    </w:p>
    <w:p w14:paraId="16B35A02" w14:textId="2C627470"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59648" behindDoc="0" locked="0" layoutInCell="1" allowOverlap="1" wp14:anchorId="16B36172" wp14:editId="2E4872A2">
                <wp:simplePos x="0" y="0"/>
                <wp:positionH relativeFrom="column">
                  <wp:posOffset>2457450</wp:posOffset>
                </wp:positionH>
                <wp:positionV relativeFrom="paragraph">
                  <wp:posOffset>60325</wp:posOffset>
                </wp:positionV>
                <wp:extent cx="206375" cy="0"/>
                <wp:effectExtent l="19050" t="60325" r="12700" b="53975"/>
                <wp:wrapNone/>
                <wp:docPr id="432" name="Auto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6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3" o:spid="_x0000_s1026" type="#_x0000_t32" style="position:absolute;margin-left:193.5pt;margin-top:4.75pt;width:16.25pt;height:0;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4jxPgIAAGo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33024" behindDoc="0" locked="0" layoutInCell="1" allowOverlap="1" wp14:anchorId="16B36173" wp14:editId="32FA76D6">
                <wp:simplePos x="0" y="0"/>
                <wp:positionH relativeFrom="column">
                  <wp:posOffset>229235</wp:posOffset>
                </wp:positionH>
                <wp:positionV relativeFrom="paragraph">
                  <wp:posOffset>137160</wp:posOffset>
                </wp:positionV>
                <wp:extent cx="400050" cy="228600"/>
                <wp:effectExtent l="10160" t="13335" r="8890" b="5715"/>
                <wp:wrapNone/>
                <wp:docPr id="431"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D" w14:textId="77777777" w:rsidR="00337B9C" w:rsidRPr="00760144" w:rsidRDefault="00337B9C" w:rsidP="00956A4D">
                            <w:pPr>
                              <w:jc w:val="center"/>
                              <w:rPr>
                                <w:rFonts w:ascii="Arial" w:hAnsi="Arial" w:cs="Arial"/>
                                <w:b/>
                                <w:sz w:val="22"/>
                              </w:rPr>
                            </w:pPr>
                            <w:r>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 o:spid="_x0000_s1089" style="position:absolute;margin-left:18.05pt;margin-top:10.8pt;width:31.5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">
                <v:textbox>
                  <w:txbxContent>
                    <w:p w14:paraId="16B3637D" w14:textId="77777777" w:rsidR="00337B9C" w:rsidRPr="00760144" w:rsidRDefault="00337B9C" w:rsidP="00956A4D">
                      <w:pPr>
                        <w:jc w:val="center"/>
                        <w:rPr>
                          <w:rFonts w:ascii="Arial" w:hAnsi="Arial" w:cs="Arial"/>
                          <w:b/>
                          <w:sz w:val="22"/>
                        </w:rPr>
                      </w:pPr>
                      <w:r>
                        <w:rPr>
                          <w:rFonts w:ascii="Arial" w:hAnsi="Arial" w:cs="Arial"/>
                          <w:b/>
                          <w:sz w:val="22"/>
                        </w:rPr>
                        <w:t>M</w:t>
                      </w:r>
                    </w:p>
                  </w:txbxContent>
                </v:textbox>
              </v:rect>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EFFECTIVE DATE:20JAN                                            </w:t>
      </w:r>
    </w:p>
    <w:p w14:paraId="16B35A03" w14:textId="66408261"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55552" behindDoc="0" locked="0" layoutInCell="1" allowOverlap="1" wp14:anchorId="16B36174" wp14:editId="34D4E420">
                <wp:simplePos x="0" y="0"/>
                <wp:positionH relativeFrom="column">
                  <wp:posOffset>712470</wp:posOffset>
                </wp:positionH>
                <wp:positionV relativeFrom="paragraph">
                  <wp:posOffset>64135</wp:posOffset>
                </wp:positionV>
                <wp:extent cx="635" cy="157480"/>
                <wp:effectExtent l="7620" t="6985" r="10795" b="6985"/>
                <wp:wrapNone/>
                <wp:docPr id="430" name="Auto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7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9" o:spid="_x0000_s1026" type="#_x0000_t32" style="position:absolute;margin-left:56.1pt;margin-top:5.05pt;width:.05pt;height:12.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"/>
            </w:pict>
          </mc:Fallback>
        </mc:AlternateContent>
      </w:r>
      <w:r>
        <w:rPr>
          <w:rFonts w:ascii="Courier New" w:hAnsi="Courier New" w:cs="Courier New"/>
          <w:noProof/>
          <w:sz w:val="20"/>
          <w:szCs w:val="20"/>
        </w:rPr>
        <mc:AlternateContent>
          <mc:Choice Requires="wps">
            <w:drawing>
              <wp:anchor distT="0" distB="0" distL="114300" distR="114300" simplePos="0" relativeHeight="252056576" behindDoc="0" locked="0" layoutInCell="1" allowOverlap="1" wp14:anchorId="16B36175" wp14:editId="5D937FCF">
                <wp:simplePos x="0" y="0"/>
                <wp:positionH relativeFrom="column">
                  <wp:posOffset>712470</wp:posOffset>
                </wp:positionH>
                <wp:positionV relativeFrom="paragraph">
                  <wp:posOffset>64135</wp:posOffset>
                </wp:positionV>
                <wp:extent cx="158115" cy="0"/>
                <wp:effectExtent l="7620" t="54610" r="15240" b="59690"/>
                <wp:wrapNone/>
                <wp:docPr id="429"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0" o:spid="_x0000_s1026" type="#_x0000_t32" style="position:absolute;margin-left:56.1pt;margin-top:5.05pt;width:12.45pt;height:0;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54528" behindDoc="0" locked="0" layoutInCell="1" allowOverlap="1" wp14:anchorId="16B36176" wp14:editId="4FBDD143">
                <wp:simplePos x="0" y="0"/>
                <wp:positionH relativeFrom="column">
                  <wp:posOffset>629285</wp:posOffset>
                </wp:positionH>
                <wp:positionV relativeFrom="paragraph">
                  <wp:posOffset>117475</wp:posOffset>
                </wp:positionV>
                <wp:extent cx="83185" cy="0"/>
                <wp:effectExtent l="10160" t="12700" r="11430" b="6350"/>
                <wp:wrapNone/>
                <wp:docPr id="428" name="Auto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8" o:spid="_x0000_s1026" type="#_x0000_t32" style="position:absolute;margin-left:49.55pt;margin-top:9.25pt;width:6.55pt;height:0;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"/>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THANK YOU FOR CHOOSING IBIS HOTELS WE HAVE CONFIRMED 1 B1QRAC   </w:t>
      </w:r>
    </w:p>
    <w:p w14:paraId="16B35A04" w14:textId="441A2BEA" w:rsidR="00956A4D" w:rsidRPr="00760144" w:rsidRDefault="009F4FEB" w:rsidP="00760144">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57600" behindDoc="0" locked="0" layoutInCell="1" allowOverlap="1" wp14:anchorId="16B36177" wp14:editId="15359823">
                <wp:simplePos x="0" y="0"/>
                <wp:positionH relativeFrom="column">
                  <wp:posOffset>712470</wp:posOffset>
                </wp:positionH>
                <wp:positionV relativeFrom="paragraph">
                  <wp:posOffset>78105</wp:posOffset>
                </wp:positionV>
                <wp:extent cx="158115" cy="0"/>
                <wp:effectExtent l="7620" t="59055" r="15240" b="55245"/>
                <wp:wrapNone/>
                <wp:docPr id="427" name="Auto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1" o:spid="_x0000_s1026" type="#_x0000_t32" style="position:absolute;margin-left:56.1pt;margin-top:6.15pt;width:12.45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5aNgIAAGA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">
                <v:stroke endarrow="block"/>
              </v:shape>
            </w:pict>
          </mc:Fallback>
        </mc:AlternateContent>
      </w:r>
      <w:r w:rsidR="00956A4D" w:rsidRPr="00760144">
        <w:rPr>
          <w:rFonts w:ascii="Courier New" w:hAnsi="Courier New" w:cs="Courier New"/>
          <w:sz w:val="20"/>
          <w:szCs w:val="20"/>
        </w:rPr>
        <w:tab/>
      </w:r>
      <w:r w:rsidR="00956A4D" w:rsidRPr="00760144">
        <w:rPr>
          <w:rFonts w:ascii="Courier New" w:hAnsi="Courier New" w:cs="Courier New"/>
          <w:sz w:val="20"/>
          <w:szCs w:val="20"/>
        </w:rPr>
        <w:tab/>
        <w:t xml:space="preserve">FOR 1 PERSON *        </w:t>
      </w:r>
    </w:p>
    <w:p w14:paraId="16B35A05" w14:textId="77777777" w:rsidR="00956A4D" w:rsidRPr="00760144" w:rsidRDefault="00760144" w:rsidP="00760144">
      <w:pPr>
        <w:spacing w:before="240" w:line="240" w:lineRule="auto"/>
        <w:rPr>
          <w:rFonts w:ascii="Arial" w:hAnsi="Arial" w:cs="Arial"/>
          <w:b/>
          <w:sz w:val="20"/>
          <w:szCs w:val="20"/>
          <w:u w:val="single"/>
        </w:rPr>
      </w:pPr>
      <w:r w:rsidRPr="00760144">
        <w:rPr>
          <w:rFonts w:ascii="Arial" w:hAnsi="Arial" w:cs="Arial"/>
          <w:b/>
          <w:sz w:val="20"/>
          <w:szCs w:val="20"/>
          <w:u w:val="single"/>
        </w:rPr>
        <w:t xml:space="preserve">OTA XML </w:t>
      </w:r>
      <w:r w:rsidR="00956A4D" w:rsidRPr="00760144">
        <w:rPr>
          <w:rFonts w:ascii="Arial" w:hAnsi="Arial" w:cs="Arial"/>
          <w:b/>
          <w:sz w:val="20"/>
          <w:szCs w:val="20"/>
          <w:u w:val="single"/>
        </w:rPr>
        <w:t>Modify Response Message</w:t>
      </w:r>
      <w:r w:rsidRPr="00760144">
        <w:rPr>
          <w:rFonts w:ascii="Arial" w:hAnsi="Arial" w:cs="Arial"/>
          <w:b/>
          <w:sz w:val="20"/>
          <w:szCs w:val="20"/>
          <w:u w:val="single"/>
        </w:rPr>
        <w:t xml:space="preserve"> @ResResponseType=”Pending” – Example #2</w:t>
      </w:r>
    </w:p>
    <w:p w14:paraId="16B35A06"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A07"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A08"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A09"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A0A"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A0B"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A0C"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A0D"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A0E"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A0F" w14:textId="77777777" w:rsidR="00AC49F8" w:rsidRPr="00AF4064" w:rsidRDefault="00AC49F8" w:rsidP="00760144">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OTA_HotelResModifyRS</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w:t>
      </w:r>
      <w:r w:rsidRPr="00AF4064">
        <w:rPr>
          <w:rFonts w:ascii="Arial" w:hAnsi="Arial" w:cs="Arial"/>
          <w:color w:val="FF0000"/>
          <w:sz w:val="16"/>
          <w:szCs w:val="16"/>
        </w:rPr>
        <w:t xml:space="preserve"> EchoToken</w:t>
      </w:r>
      <w:r w:rsidRPr="00AF4064">
        <w:rPr>
          <w:rFonts w:ascii="Arial" w:hAnsi="Arial" w:cs="Arial"/>
          <w:color w:val="0000FF"/>
          <w:sz w:val="16"/>
          <w:szCs w:val="16"/>
        </w:rPr>
        <w:t>="</w:t>
      </w:r>
      <w:r w:rsidRPr="00AF4064">
        <w:rPr>
          <w:rFonts w:ascii="Arial" w:hAnsi="Arial" w:cs="Arial"/>
          <w:color w:val="000000"/>
          <w:sz w:val="16"/>
          <w:szCs w:val="16"/>
        </w:rPr>
        <w:t>PS@P2611259860374187-F55934</w:t>
      </w:r>
      <w:r w:rsidR="00311D98">
        <w:rPr>
          <w:rFonts w:ascii="Arial" w:hAnsi="Arial" w:cs="Arial"/>
          <w:color w:val="000000"/>
          <w:sz w:val="16"/>
          <w:szCs w:val="16"/>
        </w:rPr>
        <w:t>XX</w:t>
      </w:r>
      <w:r w:rsidRPr="00AF4064">
        <w:rPr>
          <w:rFonts w:ascii="Arial" w:hAnsi="Arial" w:cs="Arial"/>
          <w:color w:val="000000"/>
          <w:sz w:val="16"/>
          <w:szCs w:val="16"/>
        </w:rPr>
        <w:t>P</w:t>
      </w:r>
      <w:r w:rsidRPr="00AF4064">
        <w:rPr>
          <w:rFonts w:ascii="Arial" w:hAnsi="Arial" w:cs="Arial"/>
          <w:color w:val="0000FF"/>
          <w:sz w:val="16"/>
          <w:szCs w:val="16"/>
        </w:rPr>
        <w:t>"</w:t>
      </w:r>
      <w:r w:rsidRPr="00AF4064">
        <w:rPr>
          <w:rFonts w:ascii="Arial" w:hAnsi="Arial" w:cs="Arial"/>
          <w:color w:val="FF0000"/>
          <w:sz w:val="16"/>
          <w:szCs w:val="16"/>
        </w:rPr>
        <w:t xml:space="preserve"> TimeStamp</w:t>
      </w:r>
      <w:r w:rsidRPr="00AF4064">
        <w:rPr>
          <w:rFonts w:ascii="Arial" w:hAnsi="Arial" w:cs="Arial"/>
          <w:color w:val="0000FF"/>
          <w:sz w:val="16"/>
          <w:szCs w:val="16"/>
        </w:rPr>
        <w:t>="</w:t>
      </w:r>
      <w:r w:rsidRPr="00AF4064">
        <w:rPr>
          <w:rFonts w:ascii="Arial" w:hAnsi="Arial" w:cs="Arial"/>
          <w:color w:val="000000"/>
          <w:sz w:val="16"/>
          <w:szCs w:val="16"/>
        </w:rPr>
        <w:t>2009-12-</w:t>
      </w:r>
      <w:r w:rsidRPr="000617E9">
        <w:rPr>
          <w:rFonts w:ascii="Arial" w:hAnsi="Arial" w:cs="Arial"/>
          <w:color w:val="000000"/>
          <w:sz w:val="16"/>
          <w:szCs w:val="16"/>
        </w:rPr>
        <w:t>03T18:12:53.882+01:00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sidRPr="000617E9">
        <w:rPr>
          <w:rFonts w:ascii="Arial" w:hAnsi="Arial" w:cs="Arial"/>
          <w:color w:val="000000"/>
          <w:sz w:val="16"/>
          <w:szCs w:val="16"/>
        </w:rPr>
        <w:t>34076F55934</w:t>
      </w:r>
      <w:r w:rsidR="00476154">
        <w:rPr>
          <w:rFonts w:ascii="Arial" w:hAnsi="Arial" w:cs="Arial"/>
          <w:color w:val="000000"/>
          <w:sz w:val="16"/>
          <w:szCs w:val="16"/>
        </w:rPr>
        <w:t>AV</w:t>
      </w:r>
      <w:r w:rsidR="00476154" w:rsidRPr="000617E9">
        <w:rPr>
          <w:rFonts w:ascii="Arial" w:hAnsi="Arial" w:cs="Arial"/>
          <w:color w:val="000000"/>
          <w:sz w:val="16"/>
          <w:szCs w:val="16"/>
        </w:rPr>
        <w:t>P</w:t>
      </w:r>
      <w:r w:rsidR="00476154">
        <w:rPr>
          <w:rFonts w:ascii="Arial" w:hAnsi="Arial" w:cs="Arial"/>
          <w:color w:val="000000"/>
          <w:sz w:val="16"/>
          <w:szCs w:val="16"/>
        </w:rPr>
        <w:t>870</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Pending</w:t>
      </w:r>
      <w:r w:rsidRPr="000617E9">
        <w:rPr>
          <w:rFonts w:ascii="Arial" w:hAnsi="Arial" w:cs="Arial"/>
          <w:color w:val="0000FF"/>
          <w:sz w:val="16"/>
          <w:szCs w:val="16"/>
        </w:rPr>
        <w:t>"&gt;</w:t>
      </w:r>
    </w:p>
    <w:p w14:paraId="16B35A1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POS</w:t>
      </w:r>
      <w:r w:rsidRPr="00760144">
        <w:rPr>
          <w:rFonts w:ascii="Arial" w:hAnsi="Arial" w:cs="Arial"/>
          <w:color w:val="0000FF"/>
          <w:sz w:val="16"/>
          <w:szCs w:val="16"/>
          <w:highlight w:val="white"/>
        </w:rPr>
        <w:t>&gt;</w:t>
      </w:r>
    </w:p>
    <w:p w14:paraId="16B35A1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Source</w:t>
      </w:r>
      <w:r w:rsidRPr="00760144">
        <w:rPr>
          <w:rFonts w:ascii="Arial" w:hAnsi="Arial" w:cs="Arial"/>
          <w:color w:val="FF0000"/>
          <w:sz w:val="16"/>
          <w:szCs w:val="16"/>
          <w:highlight w:val="white"/>
        </w:rPr>
        <w:t xml:space="preserve"> TerminalID</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F55934</w:t>
      </w:r>
      <w:r w:rsidRPr="00760144">
        <w:rPr>
          <w:rFonts w:ascii="Arial" w:hAnsi="Arial" w:cs="Arial"/>
          <w:color w:val="0000FF"/>
          <w:sz w:val="16"/>
          <w:szCs w:val="16"/>
          <w:highlight w:val="white"/>
        </w:rPr>
        <w:t>"&gt;</w:t>
      </w:r>
    </w:p>
    <w:p w14:paraId="16B35A1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BookingChannel</w:t>
      </w:r>
      <w:r w:rsidRPr="00760144">
        <w:rPr>
          <w:rFonts w:ascii="Arial" w:hAnsi="Arial" w:cs="Arial"/>
          <w:color w:val="FF0000"/>
          <w:sz w:val="16"/>
          <w:szCs w:val="16"/>
          <w:highlight w:val="white"/>
        </w:rPr>
        <w:t xml:space="preserve"> 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"&gt;</w:t>
      </w:r>
    </w:p>
    <w:p w14:paraId="16B35A1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CompanyName</w:t>
      </w:r>
      <w:r w:rsidRPr="00760144">
        <w:rPr>
          <w:rFonts w:ascii="Arial" w:hAnsi="Arial" w:cs="Arial"/>
          <w:color w:val="FF0000"/>
          <w:sz w:val="16"/>
          <w:szCs w:val="16"/>
          <w:highlight w:val="white"/>
        </w:rPr>
        <w:t xml:space="preserve"> 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1V</w:t>
      </w:r>
      <w:r w:rsidRPr="00760144">
        <w:rPr>
          <w:rFonts w:ascii="Arial" w:hAnsi="Arial" w:cs="Arial"/>
          <w:color w:val="0000FF"/>
          <w:sz w:val="16"/>
          <w:szCs w:val="16"/>
          <w:highlight w:val="white"/>
        </w:rPr>
        <w:t>"/&gt;</w:t>
      </w:r>
    </w:p>
    <w:p w14:paraId="16B35A1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BookingChannel</w:t>
      </w:r>
      <w:r w:rsidRPr="00760144">
        <w:rPr>
          <w:rFonts w:ascii="Arial" w:hAnsi="Arial" w:cs="Arial"/>
          <w:color w:val="0000FF"/>
          <w:sz w:val="16"/>
          <w:szCs w:val="16"/>
          <w:highlight w:val="white"/>
        </w:rPr>
        <w:t>&gt;</w:t>
      </w:r>
    </w:p>
    <w:p w14:paraId="16B35A1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Source</w:t>
      </w:r>
      <w:r w:rsidRPr="00760144">
        <w:rPr>
          <w:rFonts w:ascii="Arial" w:hAnsi="Arial" w:cs="Arial"/>
          <w:color w:val="0000FF"/>
          <w:sz w:val="16"/>
          <w:szCs w:val="16"/>
          <w:highlight w:val="white"/>
        </w:rPr>
        <w:t>&gt;</w:t>
      </w:r>
    </w:p>
    <w:p w14:paraId="16B35A1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POS</w:t>
      </w:r>
      <w:r w:rsidRPr="00760144">
        <w:rPr>
          <w:rFonts w:ascii="Arial" w:hAnsi="Arial" w:cs="Arial"/>
          <w:color w:val="0000FF"/>
          <w:sz w:val="16"/>
          <w:szCs w:val="16"/>
          <w:highlight w:val="white"/>
        </w:rPr>
        <w:t>&gt;</w:t>
      </w:r>
    </w:p>
    <w:p w14:paraId="16B35A1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Success</w:t>
      </w:r>
      <w:r w:rsidRPr="00760144">
        <w:rPr>
          <w:rFonts w:ascii="Arial" w:hAnsi="Arial" w:cs="Arial"/>
          <w:color w:val="0000FF"/>
          <w:sz w:val="16"/>
          <w:szCs w:val="16"/>
          <w:highlight w:val="white"/>
        </w:rPr>
        <w:t>/&gt;</w:t>
      </w:r>
    </w:p>
    <w:p w14:paraId="16B35A1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HotelResModifies</w:t>
      </w:r>
      <w:r w:rsidRPr="00760144">
        <w:rPr>
          <w:rFonts w:ascii="Arial" w:hAnsi="Arial" w:cs="Arial"/>
          <w:color w:val="0000FF"/>
          <w:sz w:val="16"/>
          <w:szCs w:val="16"/>
          <w:highlight w:val="white"/>
        </w:rPr>
        <w:t>&gt;</w:t>
      </w:r>
    </w:p>
    <w:p w14:paraId="16B35A1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HotelResModify</w:t>
      </w:r>
      <w:r w:rsidRPr="00760144">
        <w:rPr>
          <w:rFonts w:ascii="Arial" w:hAnsi="Arial" w:cs="Arial"/>
          <w:color w:val="0000FF"/>
          <w:sz w:val="16"/>
          <w:szCs w:val="16"/>
          <w:highlight w:val="white"/>
        </w:rPr>
        <w:t>&gt;</w:t>
      </w:r>
    </w:p>
    <w:p w14:paraId="16B35A1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RoomStays</w:t>
      </w:r>
      <w:r w:rsidRPr="00760144">
        <w:rPr>
          <w:rFonts w:ascii="Arial" w:hAnsi="Arial" w:cs="Arial"/>
          <w:color w:val="0000FF"/>
          <w:sz w:val="16"/>
          <w:szCs w:val="16"/>
          <w:highlight w:val="white"/>
        </w:rPr>
        <w:t>&gt;</w:t>
      </w:r>
    </w:p>
    <w:p w14:paraId="16B35A1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w:t>
      </w:r>
      <w:r w:rsidRPr="00760144">
        <w:rPr>
          <w:rFonts w:ascii="Arial" w:hAnsi="Arial" w:cs="Arial"/>
          <w:color w:val="0000FF"/>
          <w:sz w:val="16"/>
          <w:szCs w:val="16"/>
          <w:highlight w:val="white"/>
        </w:rPr>
        <w:t>&gt;</w:t>
      </w:r>
    </w:p>
    <w:p w14:paraId="16B35A1C"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RoomTypes</w:t>
      </w:r>
      <w:r w:rsidRPr="00760144">
        <w:rPr>
          <w:rFonts w:ascii="Arial" w:hAnsi="Arial" w:cs="Arial"/>
          <w:color w:val="0000FF"/>
          <w:sz w:val="16"/>
          <w:szCs w:val="16"/>
          <w:highlight w:val="white"/>
        </w:rPr>
        <w:t>&gt;</w:t>
      </w:r>
    </w:p>
    <w:p w14:paraId="16B35A1D"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RoomType</w:t>
      </w:r>
      <w:r w:rsidRPr="00760144">
        <w:rPr>
          <w:rFonts w:ascii="Arial" w:hAnsi="Arial" w:cs="Arial"/>
          <w:color w:val="0000FF"/>
          <w:sz w:val="16"/>
          <w:szCs w:val="16"/>
          <w:highlight w:val="white"/>
        </w:rPr>
        <w:t>&gt;</w:t>
      </w:r>
    </w:p>
    <w:p w14:paraId="16B35A1E" w14:textId="77E7954B"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16"/>
          <w:szCs w:val="16"/>
        </w:rPr>
        <mc:AlternateContent>
          <mc:Choice Requires="wps">
            <w:drawing>
              <wp:anchor distT="0" distB="0" distL="114300" distR="114300" simplePos="0" relativeHeight="252032000" behindDoc="0" locked="0" layoutInCell="1" allowOverlap="1" wp14:anchorId="16B36178" wp14:editId="4CEE956F">
                <wp:simplePos x="0" y="0"/>
                <wp:positionH relativeFrom="column">
                  <wp:posOffset>7292975</wp:posOffset>
                </wp:positionH>
                <wp:positionV relativeFrom="paragraph">
                  <wp:posOffset>62230</wp:posOffset>
                </wp:positionV>
                <wp:extent cx="400050" cy="228600"/>
                <wp:effectExtent l="6350" t="5080" r="12700" b="13970"/>
                <wp:wrapNone/>
                <wp:docPr id="426"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E" w14:textId="77777777" w:rsidR="00337B9C" w:rsidRPr="00760144" w:rsidRDefault="00337B9C" w:rsidP="00956A4D">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 o:spid="_x0000_s1090" style="position:absolute;margin-left:574.25pt;margin-top:4.9pt;width:31.5pt;height:18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">
                <v:textbox>
                  <w:txbxContent>
                    <w:p w14:paraId="16B3637E" w14:textId="77777777" w:rsidR="00337B9C" w:rsidRPr="00760144" w:rsidRDefault="00337B9C" w:rsidP="00956A4D">
                      <w:pPr>
                        <w:jc w:val="center"/>
                        <w:rPr>
                          <w:rFonts w:ascii="Arial" w:hAnsi="Arial" w:cs="Arial"/>
                          <w:b/>
                          <w:sz w:val="22"/>
                        </w:rPr>
                      </w:pPr>
                      <w:r>
                        <w:rPr>
                          <w:rFonts w:ascii="Arial" w:hAnsi="Arial" w:cs="Arial"/>
                          <w:b/>
                          <w:sz w:val="22"/>
                        </w:rPr>
                        <w:t>I</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RoomDescription</w:t>
      </w:r>
      <w:r w:rsidR="00956A4D" w:rsidRPr="00760144">
        <w:rPr>
          <w:rFonts w:ascii="Arial" w:hAnsi="Arial" w:cs="Arial"/>
          <w:color w:val="0000FF"/>
          <w:sz w:val="16"/>
          <w:szCs w:val="16"/>
          <w:highlight w:val="white"/>
        </w:rPr>
        <w:t>&gt;</w:t>
      </w:r>
    </w:p>
    <w:p w14:paraId="16B35A1F" w14:textId="545769C9"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60672" behindDoc="0" locked="0" layoutInCell="1" allowOverlap="1" wp14:anchorId="16B36179" wp14:editId="2AC7F6E5">
                <wp:simplePos x="0" y="0"/>
                <wp:positionH relativeFrom="column">
                  <wp:posOffset>6800850</wp:posOffset>
                </wp:positionH>
                <wp:positionV relativeFrom="paragraph">
                  <wp:posOffset>59690</wp:posOffset>
                </wp:positionV>
                <wp:extent cx="492125" cy="0"/>
                <wp:effectExtent l="19050" t="59690" r="12700" b="54610"/>
                <wp:wrapNone/>
                <wp:docPr id="425" name="Auto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4" o:spid="_x0000_s1026" type="#_x0000_t32" style="position:absolute;margin-left:535.5pt;margin-top:4.7pt;width:38.75pt;height:0;flip:x;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Text</w:t>
      </w:r>
      <w:r w:rsidR="00956A4D" w:rsidRPr="00760144">
        <w:rPr>
          <w:rFonts w:ascii="Arial" w:hAnsi="Arial" w:cs="Arial"/>
          <w:color w:val="0000FF"/>
          <w:sz w:val="16"/>
          <w:szCs w:val="16"/>
          <w:highlight w:val="white"/>
        </w:rPr>
        <w:t>&gt;</w:t>
      </w:r>
      <w:r w:rsidR="00956A4D" w:rsidRPr="00760144">
        <w:rPr>
          <w:rFonts w:ascii="Arial" w:hAnsi="Arial" w:cs="Arial"/>
          <w:color w:val="000000"/>
          <w:sz w:val="16"/>
          <w:szCs w:val="16"/>
          <w:highlight w:val="white"/>
        </w:rPr>
        <w:t>Superior Room with 1 queensize bed and</w:t>
      </w:r>
    </w:p>
    <w:p w14:paraId="16B35A2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 xml:space="preserve">                    sofa</w:t>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Text</w:t>
      </w:r>
      <w:r w:rsidRPr="00760144">
        <w:rPr>
          <w:rFonts w:ascii="Arial" w:hAnsi="Arial" w:cs="Arial"/>
          <w:color w:val="0000FF"/>
          <w:sz w:val="16"/>
          <w:szCs w:val="16"/>
          <w:highlight w:val="white"/>
        </w:rPr>
        <w:t>&gt;</w:t>
      </w:r>
    </w:p>
    <w:p w14:paraId="16B35A2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RoomDescription</w:t>
      </w:r>
      <w:r w:rsidRPr="00760144">
        <w:rPr>
          <w:rFonts w:ascii="Arial" w:hAnsi="Arial" w:cs="Arial"/>
          <w:color w:val="0000FF"/>
          <w:sz w:val="16"/>
          <w:szCs w:val="16"/>
          <w:highlight w:val="white"/>
        </w:rPr>
        <w:t>&gt;</w:t>
      </w:r>
    </w:p>
    <w:p w14:paraId="16B35A2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RoomType</w:t>
      </w:r>
      <w:r w:rsidRPr="00760144">
        <w:rPr>
          <w:rFonts w:ascii="Arial" w:hAnsi="Arial" w:cs="Arial"/>
          <w:color w:val="0000FF"/>
          <w:sz w:val="16"/>
          <w:szCs w:val="16"/>
          <w:highlight w:val="white"/>
        </w:rPr>
        <w:t>&gt;</w:t>
      </w:r>
    </w:p>
    <w:p w14:paraId="16B35A2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RoomTypes</w:t>
      </w:r>
      <w:r w:rsidRPr="00760144">
        <w:rPr>
          <w:rFonts w:ascii="Arial" w:hAnsi="Arial" w:cs="Arial"/>
          <w:color w:val="0000FF"/>
          <w:sz w:val="16"/>
          <w:szCs w:val="16"/>
          <w:highlight w:val="white"/>
        </w:rPr>
        <w:t>&gt;</w:t>
      </w:r>
    </w:p>
    <w:p w14:paraId="16B35A2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RatePlans</w:t>
      </w:r>
      <w:r w:rsidRPr="00760144">
        <w:rPr>
          <w:rFonts w:ascii="Arial" w:hAnsi="Arial" w:cs="Arial"/>
          <w:color w:val="0000FF"/>
          <w:sz w:val="16"/>
          <w:szCs w:val="16"/>
          <w:highlight w:val="white"/>
        </w:rPr>
        <w:t>&gt;</w:t>
      </w:r>
    </w:p>
    <w:p w14:paraId="16B35A2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RatePlan</w:t>
      </w:r>
      <w:r w:rsidRPr="00760144">
        <w:rPr>
          <w:rFonts w:ascii="Arial" w:hAnsi="Arial" w:cs="Arial"/>
          <w:color w:val="0000FF"/>
          <w:sz w:val="16"/>
          <w:szCs w:val="16"/>
          <w:highlight w:val="white"/>
        </w:rPr>
        <w:t>&gt;</w:t>
      </w:r>
    </w:p>
    <w:p w14:paraId="16B35A2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Guarantee</w:t>
      </w:r>
      <w:r w:rsidRPr="00760144">
        <w:rPr>
          <w:rFonts w:ascii="Arial" w:hAnsi="Arial" w:cs="Arial"/>
          <w:color w:val="FF0000"/>
          <w:sz w:val="16"/>
          <w:szCs w:val="16"/>
          <w:highlight w:val="white"/>
        </w:rPr>
        <w:t xml:space="preserve"> GuaranteeType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GuaranteeRequired</w:t>
      </w:r>
      <w:r w:rsidRPr="00760144">
        <w:rPr>
          <w:rFonts w:ascii="Arial" w:hAnsi="Arial" w:cs="Arial"/>
          <w:color w:val="0000FF"/>
          <w:sz w:val="16"/>
          <w:szCs w:val="16"/>
          <w:highlight w:val="white"/>
        </w:rPr>
        <w:t>"/&gt;</w:t>
      </w:r>
    </w:p>
    <w:p w14:paraId="16B35A2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CancelPenalties</w:t>
      </w:r>
      <w:r w:rsidRPr="00760144">
        <w:rPr>
          <w:rFonts w:ascii="Arial" w:hAnsi="Arial" w:cs="Arial"/>
          <w:color w:val="0000FF"/>
          <w:sz w:val="16"/>
          <w:szCs w:val="16"/>
          <w:highlight w:val="white"/>
        </w:rPr>
        <w:t>&gt;</w:t>
      </w:r>
    </w:p>
    <w:p w14:paraId="16B35A2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CancelPenalty</w:t>
      </w:r>
      <w:r w:rsidRPr="00760144">
        <w:rPr>
          <w:rFonts w:ascii="Arial" w:hAnsi="Arial" w:cs="Arial"/>
          <w:color w:val="FF0000"/>
          <w:sz w:val="16"/>
          <w:szCs w:val="16"/>
          <w:highlight w:val="white"/>
        </w:rPr>
        <w:t xml:space="preserve"> PolicyCode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CXP</w:t>
      </w:r>
      <w:r w:rsidRPr="00760144">
        <w:rPr>
          <w:rFonts w:ascii="Arial" w:hAnsi="Arial" w:cs="Arial"/>
          <w:color w:val="0000FF"/>
          <w:sz w:val="16"/>
          <w:szCs w:val="16"/>
          <w:highlight w:val="white"/>
        </w:rPr>
        <w:t>"&gt;</w:t>
      </w:r>
    </w:p>
    <w:p w14:paraId="16B35A2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PenaltyDescription</w:t>
      </w:r>
      <w:r w:rsidRPr="00760144">
        <w:rPr>
          <w:rFonts w:ascii="Arial" w:hAnsi="Arial" w:cs="Arial"/>
          <w:color w:val="0000FF"/>
          <w:sz w:val="16"/>
          <w:szCs w:val="16"/>
          <w:highlight w:val="white"/>
        </w:rPr>
        <w:t>&gt;</w:t>
      </w:r>
    </w:p>
    <w:p w14:paraId="16B35A2A" w14:textId="729F4102"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65792" behindDoc="0" locked="0" layoutInCell="1" allowOverlap="1" wp14:anchorId="16B3617A" wp14:editId="5D85D73E">
                <wp:simplePos x="0" y="0"/>
                <wp:positionH relativeFrom="column">
                  <wp:posOffset>7458075</wp:posOffset>
                </wp:positionH>
                <wp:positionV relativeFrom="paragraph">
                  <wp:posOffset>47625</wp:posOffset>
                </wp:positionV>
                <wp:extent cx="314325" cy="0"/>
                <wp:effectExtent l="19050" t="57150" r="9525" b="57150"/>
                <wp:wrapNone/>
                <wp:docPr id="424"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9" o:spid="_x0000_s1026" type="#_x0000_t32" style="position:absolute;margin-left:587.25pt;margin-top:3.75pt;width:24.75pt;height:0;flip:x;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64768" behindDoc="0" locked="0" layoutInCell="1" allowOverlap="1" wp14:anchorId="16B3617B" wp14:editId="20DC6C71">
                <wp:simplePos x="0" y="0"/>
                <wp:positionH relativeFrom="column">
                  <wp:posOffset>7772400</wp:posOffset>
                </wp:positionH>
                <wp:positionV relativeFrom="paragraph">
                  <wp:posOffset>-66675</wp:posOffset>
                </wp:positionV>
                <wp:extent cx="400050" cy="228600"/>
                <wp:effectExtent l="9525" t="9525" r="9525" b="9525"/>
                <wp:wrapNone/>
                <wp:docPr id="423"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7F" w14:textId="77777777" w:rsidR="00337B9C" w:rsidRPr="00760144" w:rsidRDefault="00337B9C" w:rsidP="00956A4D">
                            <w:pPr>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8" o:spid="_x0000_s1091" style="position:absolute;margin-left:612pt;margin-top:-5.25pt;width:31.5pt;height:18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">
                <v:textbox>
                  <w:txbxContent>
                    <w:p w14:paraId="16B3637F" w14:textId="77777777" w:rsidR="00337B9C" w:rsidRPr="00760144" w:rsidRDefault="00337B9C" w:rsidP="00956A4D">
                      <w:pPr>
                        <w:jc w:val="center"/>
                        <w:rPr>
                          <w:rFonts w:ascii="Arial" w:hAnsi="Arial" w:cs="Arial"/>
                          <w:b/>
                          <w:sz w:val="22"/>
                        </w:rPr>
                      </w:pPr>
                      <w:r>
                        <w:rPr>
                          <w:rFonts w:ascii="Arial" w:hAnsi="Arial" w:cs="Arial"/>
                          <w:b/>
                          <w:sz w:val="22"/>
                        </w:rPr>
                        <w:t>K</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Text</w:t>
      </w:r>
      <w:r w:rsidR="00956A4D" w:rsidRPr="00760144">
        <w:rPr>
          <w:rFonts w:ascii="Arial" w:hAnsi="Arial" w:cs="Arial"/>
          <w:color w:val="0000FF"/>
          <w:sz w:val="16"/>
          <w:szCs w:val="16"/>
          <w:highlight w:val="white"/>
        </w:rPr>
        <w:t>&gt;</w:t>
      </w:r>
      <w:r w:rsidR="00956A4D" w:rsidRPr="00760144">
        <w:rPr>
          <w:rFonts w:ascii="Arial" w:hAnsi="Arial" w:cs="Arial"/>
          <w:color w:val="000000"/>
          <w:sz w:val="16"/>
          <w:szCs w:val="16"/>
          <w:highlight w:val="white"/>
        </w:rPr>
        <w:t>Cancel. fees apply on day of arrival</w:t>
      </w:r>
    </w:p>
    <w:p w14:paraId="16B35A2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 xml:space="preserve">                        at 19:00</w:t>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Text</w:t>
      </w:r>
      <w:r w:rsidRPr="00760144">
        <w:rPr>
          <w:rFonts w:ascii="Arial" w:hAnsi="Arial" w:cs="Arial"/>
          <w:color w:val="0000FF"/>
          <w:sz w:val="16"/>
          <w:szCs w:val="16"/>
          <w:highlight w:val="white"/>
        </w:rPr>
        <w:t>&gt;</w:t>
      </w:r>
    </w:p>
    <w:p w14:paraId="16B35A2C"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PenaltyDescription</w:t>
      </w:r>
      <w:r w:rsidRPr="00760144">
        <w:rPr>
          <w:rFonts w:ascii="Arial" w:hAnsi="Arial" w:cs="Arial"/>
          <w:color w:val="0000FF"/>
          <w:sz w:val="16"/>
          <w:szCs w:val="16"/>
          <w:highlight w:val="white"/>
        </w:rPr>
        <w:t>&gt;</w:t>
      </w:r>
    </w:p>
    <w:p w14:paraId="16B35A2D"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CancelPenalty</w:t>
      </w:r>
      <w:r w:rsidRPr="00760144">
        <w:rPr>
          <w:rFonts w:ascii="Arial" w:hAnsi="Arial" w:cs="Arial"/>
          <w:color w:val="0000FF"/>
          <w:sz w:val="16"/>
          <w:szCs w:val="16"/>
          <w:highlight w:val="white"/>
        </w:rPr>
        <w:t>&gt;</w:t>
      </w:r>
    </w:p>
    <w:p w14:paraId="16B35A2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CancelPenalties</w:t>
      </w:r>
      <w:r w:rsidRPr="00760144">
        <w:rPr>
          <w:rFonts w:ascii="Arial" w:hAnsi="Arial" w:cs="Arial"/>
          <w:color w:val="0000FF"/>
          <w:sz w:val="16"/>
          <w:szCs w:val="16"/>
          <w:highlight w:val="white"/>
        </w:rPr>
        <w:t>&gt;</w:t>
      </w:r>
    </w:p>
    <w:p w14:paraId="16B35A2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Commission</w:t>
      </w:r>
      <w:r w:rsidRPr="00760144">
        <w:rPr>
          <w:rFonts w:ascii="Arial" w:hAnsi="Arial" w:cs="Arial"/>
          <w:color w:val="0000FF"/>
          <w:sz w:val="16"/>
          <w:szCs w:val="16"/>
          <w:highlight w:val="white"/>
        </w:rPr>
        <w:t>&gt;</w:t>
      </w:r>
    </w:p>
    <w:p w14:paraId="16B35A30" w14:textId="35ED651E"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66816" behindDoc="0" locked="0" layoutInCell="1" allowOverlap="1" wp14:anchorId="16B3617C" wp14:editId="740D1BB8">
                <wp:simplePos x="0" y="0"/>
                <wp:positionH relativeFrom="column">
                  <wp:posOffset>7188200</wp:posOffset>
                </wp:positionH>
                <wp:positionV relativeFrom="paragraph">
                  <wp:posOffset>80010</wp:posOffset>
                </wp:positionV>
                <wp:extent cx="400050" cy="228600"/>
                <wp:effectExtent l="6350" t="13335" r="12700" b="5715"/>
                <wp:wrapNone/>
                <wp:docPr id="422"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0" w14:textId="77777777" w:rsidR="00337B9C" w:rsidRPr="00760144" w:rsidRDefault="00337B9C" w:rsidP="00956A4D">
                            <w:pPr>
                              <w:jc w:val="center"/>
                              <w:rPr>
                                <w:rFonts w:ascii="Arial" w:hAnsi="Arial" w:cs="Arial"/>
                                <w:b/>
                                <w:sz w:val="22"/>
                              </w:rPr>
                            </w:pPr>
                            <w:r>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 o:spid="_x0000_s1092" style="position:absolute;margin-left:566pt;margin-top:6.3pt;width:31.5pt;height:18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">
                <v:textbox>
                  <w:txbxContent>
                    <w:p w14:paraId="16B36380" w14:textId="77777777" w:rsidR="00337B9C" w:rsidRPr="00760144" w:rsidRDefault="00337B9C" w:rsidP="00956A4D">
                      <w:pPr>
                        <w:jc w:val="center"/>
                        <w:rPr>
                          <w:rFonts w:ascii="Arial" w:hAnsi="Arial" w:cs="Arial"/>
                          <w:b/>
                          <w:sz w:val="22"/>
                        </w:rPr>
                      </w:pPr>
                      <w:r>
                        <w:rPr>
                          <w:rFonts w:ascii="Arial" w:hAnsi="Arial" w:cs="Arial"/>
                          <w:b/>
                          <w:sz w:val="22"/>
                        </w:rPr>
                        <w:t>J</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Comment</w:t>
      </w:r>
      <w:r w:rsidR="00956A4D" w:rsidRPr="00760144">
        <w:rPr>
          <w:rFonts w:ascii="Arial" w:hAnsi="Arial" w:cs="Arial"/>
          <w:color w:val="0000FF"/>
          <w:sz w:val="16"/>
          <w:szCs w:val="16"/>
          <w:highlight w:val="white"/>
        </w:rPr>
        <w:t>&gt;</w:t>
      </w:r>
    </w:p>
    <w:p w14:paraId="16B35A31" w14:textId="6F6EB91E"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67840" behindDoc="0" locked="0" layoutInCell="1" allowOverlap="1" wp14:anchorId="16B3617D" wp14:editId="422DBB14">
                <wp:simplePos x="0" y="0"/>
                <wp:positionH relativeFrom="column">
                  <wp:posOffset>6534150</wp:posOffset>
                </wp:positionH>
                <wp:positionV relativeFrom="paragraph">
                  <wp:posOffset>58420</wp:posOffset>
                </wp:positionV>
                <wp:extent cx="654050" cy="0"/>
                <wp:effectExtent l="19050" t="58420" r="12700" b="55880"/>
                <wp:wrapNone/>
                <wp:docPr id="421"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1" o:spid="_x0000_s1026" type="#_x0000_t32" style="position:absolute;margin-left:514.5pt;margin-top:4.6pt;width:51.5pt;height:0;flip:x;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Text</w:t>
      </w:r>
      <w:r w:rsidR="00956A4D" w:rsidRPr="00760144">
        <w:rPr>
          <w:rFonts w:ascii="Arial" w:hAnsi="Arial" w:cs="Arial"/>
          <w:color w:val="0000FF"/>
          <w:sz w:val="16"/>
          <w:szCs w:val="16"/>
          <w:highlight w:val="white"/>
        </w:rPr>
        <w:t>&gt;</w:t>
      </w:r>
      <w:r w:rsidR="00956A4D" w:rsidRPr="00760144">
        <w:rPr>
          <w:rFonts w:ascii="Arial" w:hAnsi="Arial" w:cs="Arial"/>
          <w:color w:val="000000"/>
          <w:sz w:val="16"/>
          <w:szCs w:val="16"/>
          <w:highlight w:val="white"/>
        </w:rPr>
        <w:t>Comm - 2.74 EUR</w:t>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Text</w:t>
      </w:r>
      <w:r w:rsidR="00956A4D" w:rsidRPr="00760144">
        <w:rPr>
          <w:rFonts w:ascii="Arial" w:hAnsi="Arial" w:cs="Arial"/>
          <w:color w:val="0000FF"/>
          <w:sz w:val="16"/>
          <w:szCs w:val="16"/>
          <w:highlight w:val="white"/>
        </w:rPr>
        <w:t>&gt;</w:t>
      </w:r>
    </w:p>
    <w:p w14:paraId="16B35A3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Comment</w:t>
      </w:r>
      <w:r w:rsidRPr="00760144">
        <w:rPr>
          <w:rFonts w:ascii="Arial" w:hAnsi="Arial" w:cs="Arial"/>
          <w:color w:val="0000FF"/>
          <w:sz w:val="16"/>
          <w:szCs w:val="16"/>
          <w:highlight w:val="white"/>
        </w:rPr>
        <w:t>&gt;</w:t>
      </w:r>
    </w:p>
    <w:p w14:paraId="16B35A3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Commission</w:t>
      </w:r>
      <w:r w:rsidRPr="00760144">
        <w:rPr>
          <w:rFonts w:ascii="Arial" w:hAnsi="Arial" w:cs="Arial"/>
          <w:color w:val="0000FF"/>
          <w:sz w:val="16"/>
          <w:szCs w:val="16"/>
          <w:highlight w:val="white"/>
        </w:rPr>
        <w:t>&gt;</w:t>
      </w:r>
    </w:p>
    <w:p w14:paraId="16B35A3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RatePlan</w:t>
      </w:r>
      <w:r w:rsidRPr="00760144">
        <w:rPr>
          <w:rFonts w:ascii="Arial" w:hAnsi="Arial" w:cs="Arial"/>
          <w:color w:val="0000FF"/>
          <w:sz w:val="16"/>
          <w:szCs w:val="16"/>
          <w:highlight w:val="white"/>
        </w:rPr>
        <w:t>&gt;</w:t>
      </w:r>
    </w:p>
    <w:p w14:paraId="16B35A3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RatePlans</w:t>
      </w:r>
      <w:r w:rsidRPr="00760144">
        <w:rPr>
          <w:rFonts w:ascii="Arial" w:hAnsi="Arial" w:cs="Arial"/>
          <w:color w:val="0000FF"/>
          <w:sz w:val="16"/>
          <w:szCs w:val="16"/>
          <w:highlight w:val="white"/>
        </w:rPr>
        <w:t>&gt;</w:t>
      </w:r>
    </w:p>
    <w:p w14:paraId="16B35A3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RoomRates</w:t>
      </w:r>
      <w:r w:rsidRPr="00760144">
        <w:rPr>
          <w:rFonts w:ascii="Arial" w:hAnsi="Arial" w:cs="Arial"/>
          <w:color w:val="0000FF"/>
          <w:sz w:val="16"/>
          <w:szCs w:val="16"/>
          <w:highlight w:val="white"/>
        </w:rPr>
        <w:t>&gt;</w:t>
      </w:r>
    </w:p>
    <w:p w14:paraId="16B35A3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RoomRate</w:t>
      </w:r>
      <w:r w:rsidRPr="00760144">
        <w:rPr>
          <w:rFonts w:ascii="Arial" w:hAnsi="Arial" w:cs="Arial"/>
          <w:color w:val="FF0000"/>
          <w:sz w:val="16"/>
          <w:szCs w:val="16"/>
          <w:highlight w:val="white"/>
        </w:rPr>
        <w:t xml:space="preserve"> BookingCode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B1QRAC</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NumberOfUnits</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RoomTypeCode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B1Q</w:t>
      </w:r>
      <w:r w:rsidRPr="00760144">
        <w:rPr>
          <w:rFonts w:ascii="Arial" w:hAnsi="Arial" w:cs="Arial"/>
          <w:color w:val="0000FF"/>
          <w:sz w:val="16"/>
          <w:szCs w:val="16"/>
          <w:highlight w:val="white"/>
        </w:rPr>
        <w:t>"&gt;</w:t>
      </w:r>
    </w:p>
    <w:p w14:paraId="16B35A38" w14:textId="1083D6B1"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73984" behindDoc="0" locked="0" layoutInCell="1" allowOverlap="1" wp14:anchorId="16B3617E" wp14:editId="41485F7B">
                <wp:simplePos x="0" y="0"/>
                <wp:positionH relativeFrom="column">
                  <wp:posOffset>3371850</wp:posOffset>
                </wp:positionH>
                <wp:positionV relativeFrom="paragraph">
                  <wp:posOffset>69215</wp:posOffset>
                </wp:positionV>
                <wp:extent cx="400050" cy="228600"/>
                <wp:effectExtent l="9525" t="12065" r="9525" b="6985"/>
                <wp:wrapNone/>
                <wp:docPr id="420"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1" w14:textId="77777777" w:rsidR="00337B9C" w:rsidRPr="00760144" w:rsidRDefault="00337B9C" w:rsidP="00956A4D">
                            <w:pPr>
                              <w:jc w:val="center"/>
                              <w:rPr>
                                <w:rFonts w:ascii="Arial" w:hAnsi="Arial" w:cs="Arial"/>
                                <w:b/>
                                <w:sz w:val="22"/>
                              </w:rPr>
                            </w:pPr>
                            <w:r>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7" o:spid="_x0000_s1093" style="position:absolute;margin-left:265.5pt;margin-top:5.45pt;width:31.5pt;height:1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">
                <v:textbox>
                  <w:txbxContent>
                    <w:p w14:paraId="16B36381" w14:textId="77777777" w:rsidR="00337B9C" w:rsidRPr="00760144" w:rsidRDefault="00337B9C" w:rsidP="00956A4D">
                      <w:pPr>
                        <w:jc w:val="center"/>
                        <w:rPr>
                          <w:rFonts w:ascii="Arial" w:hAnsi="Arial" w:cs="Arial"/>
                          <w:b/>
                          <w:sz w:val="22"/>
                        </w:rPr>
                      </w:pPr>
                      <w:r>
                        <w:rPr>
                          <w:rFonts w:ascii="Arial" w:hAnsi="Arial" w:cs="Arial"/>
                          <w:b/>
                          <w:sz w:val="22"/>
                        </w:rPr>
                        <w:t>L</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Rates</w:t>
      </w:r>
      <w:r w:rsidR="00956A4D" w:rsidRPr="00760144">
        <w:rPr>
          <w:rFonts w:ascii="Arial" w:hAnsi="Arial" w:cs="Arial"/>
          <w:color w:val="0000FF"/>
          <w:sz w:val="16"/>
          <w:szCs w:val="16"/>
          <w:highlight w:val="white"/>
        </w:rPr>
        <w:t>&gt;</w:t>
      </w:r>
    </w:p>
    <w:p w14:paraId="16B35A39" w14:textId="1207A840"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75008" behindDoc="0" locked="0" layoutInCell="1" allowOverlap="1" wp14:anchorId="16B3617F" wp14:editId="0AAC60BB">
                <wp:simplePos x="0" y="0"/>
                <wp:positionH relativeFrom="column">
                  <wp:posOffset>3771900</wp:posOffset>
                </wp:positionH>
                <wp:positionV relativeFrom="paragraph">
                  <wp:posOffset>57785</wp:posOffset>
                </wp:positionV>
                <wp:extent cx="762000" cy="0"/>
                <wp:effectExtent l="9525" t="57785" r="19050" b="56515"/>
                <wp:wrapNone/>
                <wp:docPr id="419"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8" o:spid="_x0000_s1026" type="#_x0000_t32" style="position:absolute;margin-left:297pt;margin-top:4.55pt;width:60pt;height:0;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Rate</w:t>
      </w:r>
      <w:r w:rsidR="00956A4D" w:rsidRPr="00760144">
        <w:rPr>
          <w:rFonts w:ascii="Arial" w:hAnsi="Arial" w:cs="Arial"/>
          <w:color w:val="FF0000"/>
          <w:sz w:val="16"/>
          <w:szCs w:val="16"/>
          <w:highlight w:val="white"/>
        </w:rPr>
        <w:t xml:space="preserve"> EffectiveDate</w:t>
      </w:r>
      <w:r w:rsidR="00956A4D" w:rsidRPr="00760144">
        <w:rPr>
          <w:rFonts w:ascii="Arial" w:hAnsi="Arial" w:cs="Arial"/>
          <w:color w:val="0000FF"/>
          <w:sz w:val="16"/>
          <w:szCs w:val="16"/>
          <w:highlight w:val="white"/>
        </w:rPr>
        <w:t>="</w:t>
      </w:r>
      <w:r w:rsidR="00956A4D" w:rsidRPr="00760144">
        <w:rPr>
          <w:rFonts w:ascii="Arial" w:hAnsi="Arial" w:cs="Arial"/>
          <w:color w:val="000000"/>
          <w:sz w:val="16"/>
          <w:szCs w:val="16"/>
          <w:highlight w:val="white"/>
        </w:rPr>
        <w:t>2010-01-20</w:t>
      </w:r>
      <w:r w:rsidR="00956A4D" w:rsidRPr="00760144">
        <w:rPr>
          <w:rFonts w:ascii="Arial" w:hAnsi="Arial" w:cs="Arial"/>
          <w:color w:val="0000FF"/>
          <w:sz w:val="16"/>
          <w:szCs w:val="16"/>
          <w:highlight w:val="white"/>
        </w:rPr>
        <w:t>"</w:t>
      </w:r>
      <w:r w:rsidR="00956A4D" w:rsidRPr="00760144">
        <w:rPr>
          <w:rFonts w:ascii="Arial" w:hAnsi="Arial" w:cs="Arial"/>
          <w:color w:val="FF0000"/>
          <w:sz w:val="16"/>
          <w:szCs w:val="16"/>
          <w:highlight w:val="white"/>
        </w:rPr>
        <w:t xml:space="preserve"> GuaranteedInd</w:t>
      </w:r>
      <w:r w:rsidR="00956A4D" w:rsidRPr="00760144">
        <w:rPr>
          <w:rFonts w:ascii="Arial" w:hAnsi="Arial" w:cs="Arial"/>
          <w:color w:val="0000FF"/>
          <w:sz w:val="16"/>
          <w:szCs w:val="16"/>
          <w:highlight w:val="white"/>
        </w:rPr>
        <w:t>="</w:t>
      </w:r>
      <w:r w:rsidR="00956A4D" w:rsidRPr="00760144">
        <w:rPr>
          <w:rFonts w:ascii="Arial" w:hAnsi="Arial" w:cs="Arial"/>
          <w:color w:val="000000"/>
          <w:sz w:val="16"/>
          <w:szCs w:val="16"/>
          <w:highlight w:val="white"/>
        </w:rPr>
        <w:t>true</w:t>
      </w:r>
      <w:r w:rsidR="00956A4D" w:rsidRPr="00760144">
        <w:rPr>
          <w:rFonts w:ascii="Arial" w:hAnsi="Arial" w:cs="Arial"/>
          <w:color w:val="0000FF"/>
          <w:sz w:val="16"/>
          <w:szCs w:val="16"/>
          <w:highlight w:val="white"/>
        </w:rPr>
        <w:t>"</w:t>
      </w:r>
      <w:r w:rsidR="00956A4D" w:rsidRPr="00760144">
        <w:rPr>
          <w:rFonts w:ascii="Arial" w:hAnsi="Arial" w:cs="Arial"/>
          <w:color w:val="FF0000"/>
          <w:sz w:val="16"/>
          <w:szCs w:val="16"/>
          <w:highlight w:val="white"/>
        </w:rPr>
        <w:t xml:space="preserve"> RateTimeUnit</w:t>
      </w:r>
      <w:r w:rsidR="00956A4D" w:rsidRPr="00760144">
        <w:rPr>
          <w:rFonts w:ascii="Arial" w:hAnsi="Arial" w:cs="Arial"/>
          <w:color w:val="0000FF"/>
          <w:sz w:val="16"/>
          <w:szCs w:val="16"/>
          <w:highlight w:val="white"/>
        </w:rPr>
        <w:t>="</w:t>
      </w:r>
      <w:r w:rsidR="00956A4D" w:rsidRPr="00760144">
        <w:rPr>
          <w:rFonts w:ascii="Arial" w:hAnsi="Arial" w:cs="Arial"/>
          <w:color w:val="000000"/>
          <w:sz w:val="16"/>
          <w:szCs w:val="16"/>
          <w:highlight w:val="white"/>
        </w:rPr>
        <w:t>Day</w:t>
      </w:r>
      <w:r w:rsidR="00956A4D" w:rsidRPr="00760144">
        <w:rPr>
          <w:rFonts w:ascii="Arial" w:hAnsi="Arial" w:cs="Arial"/>
          <w:color w:val="0000FF"/>
          <w:sz w:val="16"/>
          <w:szCs w:val="16"/>
          <w:highlight w:val="white"/>
        </w:rPr>
        <w:t>"&gt;</w:t>
      </w:r>
    </w:p>
    <w:p w14:paraId="16B35A3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Base</w:t>
      </w:r>
      <w:r w:rsidRPr="00760144">
        <w:rPr>
          <w:rFonts w:ascii="Arial" w:hAnsi="Arial" w:cs="Arial"/>
          <w:color w:val="FF0000"/>
          <w:sz w:val="16"/>
          <w:szCs w:val="16"/>
          <w:highlight w:val="white"/>
        </w:rPr>
        <w:t xml:space="preserve"> AmountBeforeTax</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5500</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CurrencyCode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EUR</w:t>
      </w:r>
      <w:r w:rsidRPr="00760144">
        <w:rPr>
          <w:rFonts w:ascii="Arial" w:hAnsi="Arial" w:cs="Arial"/>
          <w:color w:val="0000FF"/>
          <w:sz w:val="16"/>
          <w:szCs w:val="16"/>
          <w:highlight w:val="white"/>
        </w:rPr>
        <w:t>"/&gt;</w:t>
      </w:r>
    </w:p>
    <w:p w14:paraId="16B35A3B" w14:textId="49E6A593"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79104" behindDoc="0" locked="0" layoutInCell="1" allowOverlap="1" wp14:anchorId="16B36180" wp14:editId="397EA0AB">
                <wp:simplePos x="0" y="0"/>
                <wp:positionH relativeFrom="column">
                  <wp:posOffset>6343650</wp:posOffset>
                </wp:positionH>
                <wp:positionV relativeFrom="paragraph">
                  <wp:posOffset>13970</wp:posOffset>
                </wp:positionV>
                <wp:extent cx="0" cy="267335"/>
                <wp:effectExtent l="57150" t="23495" r="57150" b="13970"/>
                <wp:wrapNone/>
                <wp:docPr id="418"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2" style="position:absolute;margin-left:499.5pt;margin-top:1.1pt;width:0;height:21.05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77056" behindDoc="0" locked="0" layoutInCell="1" allowOverlap="1" wp14:anchorId="16B36181" wp14:editId="3260AC5C">
                <wp:simplePos x="0" y="0"/>
                <wp:positionH relativeFrom="column">
                  <wp:posOffset>7362825</wp:posOffset>
                </wp:positionH>
                <wp:positionV relativeFrom="paragraph">
                  <wp:posOffset>13970</wp:posOffset>
                </wp:positionV>
                <wp:extent cx="0" cy="266700"/>
                <wp:effectExtent l="57150" t="23495" r="57150" b="5080"/>
                <wp:wrapNone/>
                <wp:docPr id="417" name="Auto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0" o:spid="_x0000_s1026" type="#_x0000_t32" style="position:absolute;margin-left:579.75pt;margin-top:1.1pt;width:0;height:21pt;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Rate</w:t>
      </w:r>
      <w:r w:rsidR="00956A4D" w:rsidRPr="00760144">
        <w:rPr>
          <w:rFonts w:ascii="Arial" w:hAnsi="Arial" w:cs="Arial"/>
          <w:color w:val="0000FF"/>
          <w:sz w:val="16"/>
          <w:szCs w:val="16"/>
          <w:highlight w:val="white"/>
        </w:rPr>
        <w:t>&gt;</w:t>
      </w:r>
    </w:p>
    <w:p w14:paraId="16B35A3C" w14:textId="41B9B25A"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68864" behindDoc="0" locked="0" layoutInCell="1" allowOverlap="1" wp14:anchorId="16B36182" wp14:editId="73132D31">
                <wp:simplePos x="0" y="0"/>
                <wp:positionH relativeFrom="column">
                  <wp:posOffset>6619875</wp:posOffset>
                </wp:positionH>
                <wp:positionV relativeFrom="paragraph">
                  <wp:posOffset>59055</wp:posOffset>
                </wp:positionV>
                <wp:extent cx="400050" cy="228600"/>
                <wp:effectExtent l="9525" t="11430" r="9525" b="7620"/>
                <wp:wrapNone/>
                <wp:docPr id="416"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2" w14:textId="77777777" w:rsidR="00337B9C" w:rsidRPr="00760144" w:rsidRDefault="00337B9C" w:rsidP="00956A4D">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2" o:spid="_x0000_s1094" style="position:absolute;margin-left:521.25pt;margin-top:4.65pt;width:31.5pt;height:18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">
                <v:textbox>
                  <w:txbxContent>
                    <w:p w14:paraId="16B36382" w14:textId="77777777" w:rsidR="00337B9C" w:rsidRPr="00760144" w:rsidRDefault="00337B9C" w:rsidP="00956A4D">
                      <w:pPr>
                        <w:jc w:val="center"/>
                        <w:rPr>
                          <w:rFonts w:ascii="Arial" w:hAnsi="Arial" w:cs="Arial"/>
                          <w:b/>
                          <w:sz w:val="22"/>
                        </w:rPr>
                      </w:pPr>
                      <w:r>
                        <w:rPr>
                          <w:rFonts w:ascii="Arial" w:hAnsi="Arial" w:cs="Arial"/>
                          <w:b/>
                          <w:sz w:val="22"/>
                        </w:rPr>
                        <w:t>G</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Rates</w:t>
      </w:r>
      <w:r w:rsidR="00956A4D" w:rsidRPr="00760144">
        <w:rPr>
          <w:rFonts w:ascii="Arial" w:hAnsi="Arial" w:cs="Arial"/>
          <w:color w:val="0000FF"/>
          <w:sz w:val="16"/>
          <w:szCs w:val="16"/>
          <w:highlight w:val="white"/>
        </w:rPr>
        <w:t>&gt;</w:t>
      </w:r>
    </w:p>
    <w:p w14:paraId="16B35A3D" w14:textId="5F5295FF"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76032" behindDoc="0" locked="0" layoutInCell="1" allowOverlap="1" wp14:anchorId="16B36183" wp14:editId="2025A5B3">
                <wp:simplePos x="0" y="0"/>
                <wp:positionH relativeFrom="column">
                  <wp:posOffset>7019925</wp:posOffset>
                </wp:positionH>
                <wp:positionV relativeFrom="paragraph">
                  <wp:posOffset>47625</wp:posOffset>
                </wp:positionV>
                <wp:extent cx="342900" cy="0"/>
                <wp:effectExtent l="9525" t="9525" r="9525" b="9525"/>
                <wp:wrapNone/>
                <wp:docPr id="415" name="Auto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9" o:spid="_x0000_s1026" type="#_x0000_t32" style="position:absolute;margin-left:552.75pt;margin-top:3.75pt;width:27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jyIQ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2078080" behindDoc="0" locked="0" layoutInCell="1" allowOverlap="1" wp14:anchorId="16B36184" wp14:editId="3E1E0561">
                <wp:simplePos x="0" y="0"/>
                <wp:positionH relativeFrom="column">
                  <wp:posOffset>6343650</wp:posOffset>
                </wp:positionH>
                <wp:positionV relativeFrom="paragraph">
                  <wp:posOffset>47625</wp:posOffset>
                </wp:positionV>
                <wp:extent cx="276225" cy="0"/>
                <wp:effectExtent l="9525" t="9525" r="9525" b="9525"/>
                <wp:wrapNone/>
                <wp:docPr id="414"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2" style="position:absolute;margin-left:499.5pt;margin-top:3.75pt;width:21.75pt;height:0;flip:x;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"/>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RoomRate</w:t>
      </w:r>
      <w:r w:rsidR="00956A4D" w:rsidRPr="00760144">
        <w:rPr>
          <w:rFonts w:ascii="Arial" w:hAnsi="Arial" w:cs="Arial"/>
          <w:color w:val="0000FF"/>
          <w:sz w:val="16"/>
          <w:szCs w:val="16"/>
          <w:highlight w:val="white"/>
        </w:rPr>
        <w:t>&gt;</w:t>
      </w:r>
    </w:p>
    <w:p w14:paraId="16B35A3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RoomRates</w:t>
      </w:r>
      <w:r w:rsidRPr="00760144">
        <w:rPr>
          <w:rFonts w:ascii="Arial" w:hAnsi="Arial" w:cs="Arial"/>
          <w:color w:val="0000FF"/>
          <w:sz w:val="16"/>
          <w:szCs w:val="16"/>
          <w:highlight w:val="white"/>
        </w:rPr>
        <w:t>&gt;</w:t>
      </w:r>
    </w:p>
    <w:p w14:paraId="16B35A3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GuestCounts</w:t>
      </w:r>
      <w:r w:rsidRPr="00760144">
        <w:rPr>
          <w:rFonts w:ascii="Arial" w:hAnsi="Arial" w:cs="Arial"/>
          <w:color w:val="0000FF"/>
          <w:sz w:val="16"/>
          <w:szCs w:val="16"/>
          <w:highlight w:val="white"/>
        </w:rPr>
        <w:t>&gt;</w:t>
      </w:r>
    </w:p>
    <w:p w14:paraId="16B35A4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GuestCount</w:t>
      </w:r>
      <w:r w:rsidRPr="00760144">
        <w:rPr>
          <w:rFonts w:ascii="Arial" w:hAnsi="Arial" w:cs="Arial"/>
          <w:color w:val="FF0000"/>
          <w:sz w:val="16"/>
          <w:szCs w:val="16"/>
          <w:highlight w:val="white"/>
        </w:rPr>
        <w:t xml:space="preserve"> AgeQualifyingCode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10</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Count</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"/&gt;</w:t>
      </w:r>
    </w:p>
    <w:p w14:paraId="16B35A4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GuestCounts</w:t>
      </w:r>
      <w:r w:rsidRPr="00760144">
        <w:rPr>
          <w:rFonts w:ascii="Arial" w:hAnsi="Arial" w:cs="Arial"/>
          <w:color w:val="0000FF"/>
          <w:sz w:val="16"/>
          <w:szCs w:val="16"/>
          <w:highlight w:val="white"/>
        </w:rPr>
        <w:t>&gt;</w:t>
      </w:r>
    </w:p>
    <w:p w14:paraId="16B35A42" w14:textId="5AACF6D8"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69888" behindDoc="0" locked="0" layoutInCell="1" allowOverlap="1" wp14:anchorId="16B36185" wp14:editId="0A7C3940">
                <wp:simplePos x="0" y="0"/>
                <wp:positionH relativeFrom="column">
                  <wp:posOffset>6134100</wp:posOffset>
                </wp:positionH>
                <wp:positionV relativeFrom="paragraph">
                  <wp:posOffset>43815</wp:posOffset>
                </wp:positionV>
                <wp:extent cx="400050" cy="228600"/>
                <wp:effectExtent l="9525" t="5715" r="9525" b="13335"/>
                <wp:wrapNone/>
                <wp:docPr id="413"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3" w14:textId="77777777" w:rsidR="00337B9C" w:rsidRPr="00760144" w:rsidRDefault="00337B9C" w:rsidP="00956A4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3" o:spid="_x0000_s1095" style="position:absolute;margin-left:483pt;margin-top:3.45pt;width:31.5pt;height:18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oyLQIAAFI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">
                <v:textbox>
                  <w:txbxContent>
                    <w:p w14:paraId="16B36383" w14:textId="77777777" w:rsidR="00337B9C" w:rsidRPr="00760144" w:rsidRDefault="00337B9C" w:rsidP="00956A4D">
                      <w:pPr>
                        <w:jc w:val="center"/>
                        <w:rPr>
                          <w:rFonts w:ascii="Arial" w:hAnsi="Arial" w:cs="Arial"/>
                          <w:b/>
                          <w:sz w:val="22"/>
                        </w:rPr>
                      </w:pPr>
                      <w:r>
                        <w:rPr>
                          <w:rFonts w:ascii="Arial" w:hAnsi="Arial" w:cs="Arial"/>
                          <w:b/>
                          <w:sz w:val="22"/>
                        </w:rPr>
                        <w:t>E</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TimeSpan</w:t>
      </w:r>
      <w:r w:rsidR="00956A4D" w:rsidRPr="00760144">
        <w:rPr>
          <w:rFonts w:ascii="Arial" w:hAnsi="Arial" w:cs="Arial"/>
          <w:color w:val="FF0000"/>
          <w:sz w:val="16"/>
          <w:szCs w:val="16"/>
          <w:highlight w:val="white"/>
        </w:rPr>
        <w:t xml:space="preserve"> End</w:t>
      </w:r>
      <w:r w:rsidR="00956A4D" w:rsidRPr="00760144">
        <w:rPr>
          <w:rFonts w:ascii="Arial" w:hAnsi="Arial" w:cs="Arial"/>
          <w:color w:val="0000FF"/>
          <w:sz w:val="16"/>
          <w:szCs w:val="16"/>
          <w:highlight w:val="white"/>
        </w:rPr>
        <w:t>="</w:t>
      </w:r>
      <w:r w:rsidR="00956A4D" w:rsidRPr="00760144">
        <w:rPr>
          <w:rFonts w:ascii="Arial" w:hAnsi="Arial" w:cs="Arial"/>
          <w:color w:val="000000"/>
          <w:sz w:val="16"/>
          <w:szCs w:val="16"/>
          <w:highlight w:val="white"/>
        </w:rPr>
        <w:t>2010-01-21</w:t>
      </w:r>
      <w:r w:rsidR="00956A4D" w:rsidRPr="00760144">
        <w:rPr>
          <w:rFonts w:ascii="Arial" w:hAnsi="Arial" w:cs="Arial"/>
          <w:color w:val="0000FF"/>
          <w:sz w:val="16"/>
          <w:szCs w:val="16"/>
          <w:highlight w:val="white"/>
        </w:rPr>
        <w:t>"</w:t>
      </w:r>
      <w:r w:rsidR="00956A4D" w:rsidRPr="00760144">
        <w:rPr>
          <w:rFonts w:ascii="Arial" w:hAnsi="Arial" w:cs="Arial"/>
          <w:color w:val="FF0000"/>
          <w:sz w:val="16"/>
          <w:szCs w:val="16"/>
          <w:highlight w:val="white"/>
        </w:rPr>
        <w:t xml:space="preserve"> Start</w:t>
      </w:r>
      <w:r w:rsidR="00956A4D" w:rsidRPr="00760144">
        <w:rPr>
          <w:rFonts w:ascii="Arial" w:hAnsi="Arial" w:cs="Arial"/>
          <w:color w:val="0000FF"/>
          <w:sz w:val="16"/>
          <w:szCs w:val="16"/>
          <w:highlight w:val="white"/>
        </w:rPr>
        <w:t>="</w:t>
      </w:r>
      <w:r w:rsidR="00956A4D" w:rsidRPr="00760144">
        <w:rPr>
          <w:rFonts w:ascii="Arial" w:hAnsi="Arial" w:cs="Arial"/>
          <w:color w:val="000000"/>
          <w:sz w:val="16"/>
          <w:szCs w:val="16"/>
          <w:highlight w:val="white"/>
        </w:rPr>
        <w:t>2010-01-20</w:t>
      </w:r>
      <w:r w:rsidR="00956A4D" w:rsidRPr="00760144">
        <w:rPr>
          <w:rFonts w:ascii="Arial" w:hAnsi="Arial" w:cs="Arial"/>
          <w:color w:val="0000FF"/>
          <w:sz w:val="16"/>
          <w:szCs w:val="16"/>
          <w:highlight w:val="white"/>
        </w:rPr>
        <w:t>"/&gt;</w:t>
      </w:r>
    </w:p>
    <w:p w14:paraId="16B35A43" w14:textId="01CBE7E0"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82176" behindDoc="0" locked="0" layoutInCell="1" allowOverlap="1" wp14:anchorId="16B36186" wp14:editId="3D5F083D">
                <wp:simplePos x="0" y="0"/>
                <wp:positionH relativeFrom="column">
                  <wp:posOffset>6791325</wp:posOffset>
                </wp:positionH>
                <wp:positionV relativeFrom="paragraph">
                  <wp:posOffset>41275</wp:posOffset>
                </wp:positionV>
                <wp:extent cx="0" cy="285750"/>
                <wp:effectExtent l="57150" t="12700" r="57150" b="15875"/>
                <wp:wrapNone/>
                <wp:docPr id="412" name="Auto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5" o:spid="_x0000_s1026" type="#_x0000_t32" style="position:absolute;margin-left:534.75pt;margin-top:3.25pt;width:0;height:2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80128" behindDoc="0" locked="0" layoutInCell="1" allowOverlap="1" wp14:anchorId="16B36187" wp14:editId="586EC00D">
                <wp:simplePos x="0" y="0"/>
                <wp:positionH relativeFrom="column">
                  <wp:posOffset>6534150</wp:posOffset>
                </wp:positionH>
                <wp:positionV relativeFrom="paragraph">
                  <wp:posOffset>41275</wp:posOffset>
                </wp:positionV>
                <wp:extent cx="257175" cy="0"/>
                <wp:effectExtent l="9525" t="12700" r="9525" b="6350"/>
                <wp:wrapNone/>
                <wp:docPr id="411"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2" style="position:absolute;margin-left:514.5pt;margin-top:3.25pt;width:20.25pt;height:0;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hAIA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2083200" behindDoc="0" locked="0" layoutInCell="1" allowOverlap="1" wp14:anchorId="16B36188" wp14:editId="4B8DB781">
                <wp:simplePos x="0" y="0"/>
                <wp:positionH relativeFrom="column">
                  <wp:posOffset>5896610</wp:posOffset>
                </wp:positionH>
                <wp:positionV relativeFrom="paragraph">
                  <wp:posOffset>41275</wp:posOffset>
                </wp:positionV>
                <wp:extent cx="0" cy="285750"/>
                <wp:effectExtent l="57785" t="12700" r="56515" b="15875"/>
                <wp:wrapNone/>
                <wp:docPr id="410" name="Auto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6" o:spid="_x0000_s1026" type="#_x0000_t32" style="position:absolute;margin-left:464.3pt;margin-top:3.25pt;width:0;height:2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RlNgIAAGA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81152" behindDoc="0" locked="0" layoutInCell="1" allowOverlap="1" wp14:anchorId="16B36189" wp14:editId="46A7F69C">
                <wp:simplePos x="0" y="0"/>
                <wp:positionH relativeFrom="column">
                  <wp:posOffset>5896610</wp:posOffset>
                </wp:positionH>
                <wp:positionV relativeFrom="paragraph">
                  <wp:posOffset>41275</wp:posOffset>
                </wp:positionV>
                <wp:extent cx="227965" cy="0"/>
                <wp:effectExtent l="10160" t="12700" r="9525" b="6350"/>
                <wp:wrapNone/>
                <wp:docPr id="409"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79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2" style="position:absolute;margin-left:464.3pt;margin-top:3.25pt;width:17.95pt;height:0;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"/>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Guarantee</w:t>
      </w:r>
      <w:r w:rsidR="00956A4D" w:rsidRPr="00760144">
        <w:rPr>
          <w:rFonts w:ascii="Arial" w:hAnsi="Arial" w:cs="Arial"/>
          <w:color w:val="FF0000"/>
          <w:sz w:val="16"/>
          <w:szCs w:val="16"/>
          <w:highlight w:val="white"/>
        </w:rPr>
        <w:t xml:space="preserve"> GuaranteeCode</w:t>
      </w:r>
      <w:r w:rsidR="00956A4D" w:rsidRPr="00760144">
        <w:rPr>
          <w:rFonts w:ascii="Arial" w:hAnsi="Arial" w:cs="Arial"/>
          <w:color w:val="0000FF"/>
          <w:sz w:val="16"/>
          <w:szCs w:val="16"/>
          <w:highlight w:val="white"/>
        </w:rPr>
        <w:t>="</w:t>
      </w:r>
      <w:r w:rsidR="00956A4D" w:rsidRPr="00760144">
        <w:rPr>
          <w:rFonts w:ascii="Arial" w:hAnsi="Arial" w:cs="Arial"/>
          <w:color w:val="000000"/>
          <w:sz w:val="16"/>
          <w:szCs w:val="16"/>
          <w:highlight w:val="white"/>
        </w:rPr>
        <w:t>GCC</w:t>
      </w:r>
      <w:r w:rsidR="00956A4D" w:rsidRPr="00760144">
        <w:rPr>
          <w:rFonts w:ascii="Arial" w:hAnsi="Arial" w:cs="Arial"/>
          <w:color w:val="0000FF"/>
          <w:sz w:val="16"/>
          <w:szCs w:val="16"/>
          <w:highlight w:val="white"/>
        </w:rPr>
        <w:t>"&gt;</w:t>
      </w:r>
    </w:p>
    <w:p w14:paraId="16B35A4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GuaranteesAccepted</w:t>
      </w:r>
      <w:r w:rsidRPr="00760144">
        <w:rPr>
          <w:rFonts w:ascii="Arial" w:hAnsi="Arial" w:cs="Arial"/>
          <w:color w:val="0000FF"/>
          <w:sz w:val="16"/>
          <w:szCs w:val="16"/>
          <w:highlight w:val="white"/>
        </w:rPr>
        <w:t>&gt;</w:t>
      </w:r>
    </w:p>
    <w:p w14:paraId="16B35A4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GuaranteeAccepted</w:t>
      </w:r>
      <w:r w:rsidRPr="00760144">
        <w:rPr>
          <w:rFonts w:ascii="Arial" w:hAnsi="Arial" w:cs="Arial"/>
          <w:color w:val="0000FF"/>
          <w:sz w:val="16"/>
          <w:szCs w:val="16"/>
          <w:highlight w:val="white"/>
        </w:rPr>
        <w:t>&gt;</w:t>
      </w:r>
    </w:p>
    <w:p w14:paraId="16B35A4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PaymentCard</w:t>
      </w:r>
      <w:r w:rsidRPr="00760144">
        <w:rPr>
          <w:rFonts w:ascii="Arial" w:hAnsi="Arial" w:cs="Arial"/>
          <w:color w:val="FF0000"/>
          <w:sz w:val="16"/>
          <w:szCs w:val="16"/>
          <w:highlight w:val="white"/>
        </w:rPr>
        <w:t xml:space="preserve"> CardCode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AX</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CardNumber</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CardType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ExpireDate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0912</w:t>
      </w:r>
      <w:r w:rsidRPr="00760144">
        <w:rPr>
          <w:rFonts w:ascii="Arial" w:hAnsi="Arial" w:cs="Arial"/>
          <w:color w:val="0000FF"/>
          <w:sz w:val="16"/>
          <w:szCs w:val="16"/>
          <w:highlight w:val="white"/>
        </w:rPr>
        <w:t>"/&gt;</w:t>
      </w:r>
    </w:p>
    <w:p w14:paraId="16B35A4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GuaranteeAccepted</w:t>
      </w:r>
      <w:r w:rsidRPr="00760144">
        <w:rPr>
          <w:rFonts w:ascii="Arial" w:hAnsi="Arial" w:cs="Arial"/>
          <w:color w:val="0000FF"/>
          <w:sz w:val="16"/>
          <w:szCs w:val="16"/>
          <w:highlight w:val="white"/>
        </w:rPr>
        <w:t>&gt;</w:t>
      </w:r>
    </w:p>
    <w:p w14:paraId="16B35A4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GuaranteesAccepted</w:t>
      </w:r>
      <w:r w:rsidRPr="00760144">
        <w:rPr>
          <w:rFonts w:ascii="Arial" w:hAnsi="Arial" w:cs="Arial"/>
          <w:color w:val="0000FF"/>
          <w:sz w:val="16"/>
          <w:szCs w:val="16"/>
          <w:highlight w:val="white"/>
        </w:rPr>
        <w:t>&gt;</w:t>
      </w:r>
    </w:p>
    <w:p w14:paraId="16B35A4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Guarantee</w:t>
      </w:r>
      <w:r w:rsidRPr="00760144">
        <w:rPr>
          <w:rFonts w:ascii="Arial" w:hAnsi="Arial" w:cs="Arial"/>
          <w:color w:val="0000FF"/>
          <w:sz w:val="16"/>
          <w:szCs w:val="16"/>
          <w:highlight w:val="white"/>
        </w:rPr>
        <w:t>&gt;</w:t>
      </w:r>
    </w:p>
    <w:p w14:paraId="16B35A4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Total</w:t>
      </w:r>
      <w:r w:rsidRPr="00760144">
        <w:rPr>
          <w:rFonts w:ascii="Arial" w:hAnsi="Arial" w:cs="Arial"/>
          <w:color w:val="FF0000"/>
          <w:sz w:val="16"/>
          <w:szCs w:val="16"/>
          <w:highlight w:val="white"/>
        </w:rPr>
        <w:t xml:space="preserve"> AdditionalFeesExcludedIndicator</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true</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Amount</w:t>
      </w:r>
      <w:r w:rsidR="00FC3606">
        <w:rPr>
          <w:rFonts w:ascii="Arial" w:hAnsi="Arial" w:cs="Arial"/>
          <w:color w:val="FF0000"/>
          <w:sz w:val="16"/>
          <w:szCs w:val="16"/>
          <w:highlight w:val="white"/>
        </w:rPr>
        <w:t>After</w:t>
      </w:r>
      <w:r w:rsidRPr="00760144">
        <w:rPr>
          <w:rFonts w:ascii="Arial" w:hAnsi="Arial" w:cs="Arial"/>
          <w:color w:val="FF0000"/>
          <w:sz w:val="16"/>
          <w:szCs w:val="16"/>
          <w:highlight w:val="white"/>
        </w:rPr>
        <w:t>Tax</w:t>
      </w:r>
      <w:r w:rsidRPr="00760144">
        <w:rPr>
          <w:rFonts w:ascii="Arial" w:hAnsi="Arial" w:cs="Arial"/>
          <w:color w:val="0000FF"/>
          <w:sz w:val="16"/>
          <w:szCs w:val="16"/>
          <w:highlight w:val="white"/>
        </w:rPr>
        <w:t>="</w:t>
      </w:r>
      <w:r w:rsidR="00AC4D0F" w:rsidRPr="00AC4D0F">
        <w:rPr>
          <w:rFonts w:ascii="Arial" w:hAnsi="Arial" w:cs="Arial"/>
          <w:color w:val="000000"/>
          <w:sz w:val="16"/>
          <w:szCs w:val="16"/>
          <w:highlight w:val="white"/>
        </w:rPr>
        <w:t>6</w:t>
      </w:r>
      <w:r w:rsidR="00B126B8">
        <w:rPr>
          <w:rFonts w:ascii="Arial" w:hAnsi="Arial" w:cs="Arial"/>
          <w:color w:val="000000"/>
          <w:sz w:val="16"/>
          <w:szCs w:val="16"/>
          <w:highlight w:val="white"/>
        </w:rPr>
        <w:t>0</w:t>
      </w:r>
      <w:r w:rsidR="00AC4D0F">
        <w:rPr>
          <w:rFonts w:ascii="Arial" w:hAnsi="Arial" w:cs="Arial"/>
          <w:color w:val="000000"/>
          <w:sz w:val="16"/>
          <w:szCs w:val="16"/>
          <w:highlight w:val="white"/>
        </w:rPr>
        <w:t>5</w:t>
      </w:r>
      <w:r w:rsidRPr="00760144">
        <w:rPr>
          <w:rFonts w:ascii="Arial" w:hAnsi="Arial" w:cs="Arial"/>
          <w:color w:val="000000"/>
          <w:sz w:val="16"/>
          <w:szCs w:val="16"/>
          <w:highlight w:val="white"/>
        </w:rPr>
        <w:t>0</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CurrencyCode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EUR</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DecimalPlaces</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2</w:t>
      </w:r>
      <w:r w:rsidRPr="00760144">
        <w:rPr>
          <w:rFonts w:ascii="Arial" w:hAnsi="Arial" w:cs="Arial"/>
          <w:color w:val="0000FF"/>
          <w:sz w:val="16"/>
          <w:szCs w:val="16"/>
          <w:highlight w:val="white"/>
        </w:rPr>
        <w:t>"&gt;</w:t>
      </w:r>
    </w:p>
    <w:p w14:paraId="16B35A4B" w14:textId="43C8B73D"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89344" behindDoc="0" locked="0" layoutInCell="1" allowOverlap="1" wp14:anchorId="16B3618A" wp14:editId="1FACD088">
                <wp:simplePos x="0" y="0"/>
                <wp:positionH relativeFrom="column">
                  <wp:posOffset>7362825</wp:posOffset>
                </wp:positionH>
                <wp:positionV relativeFrom="paragraph">
                  <wp:posOffset>0</wp:posOffset>
                </wp:positionV>
                <wp:extent cx="635" cy="374650"/>
                <wp:effectExtent l="57150" t="19050" r="56515" b="6350"/>
                <wp:wrapNone/>
                <wp:docPr id="408" name="Auto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74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2" o:spid="_x0000_s1026" type="#_x0000_t32" style="position:absolute;margin-left:579.75pt;margin-top:0;width:.05pt;height:29.5pt;flip:y;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xnQAIAAGw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90368" behindDoc="0" locked="0" layoutInCell="1" allowOverlap="1" wp14:anchorId="16B3618B" wp14:editId="275170A2">
                <wp:simplePos x="0" y="0"/>
                <wp:positionH relativeFrom="column">
                  <wp:posOffset>6344920</wp:posOffset>
                </wp:positionH>
                <wp:positionV relativeFrom="paragraph">
                  <wp:posOffset>0</wp:posOffset>
                </wp:positionV>
                <wp:extent cx="635" cy="374650"/>
                <wp:effectExtent l="58420" t="19050" r="55245" b="6350"/>
                <wp:wrapNone/>
                <wp:docPr id="407" name="Auto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74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3" o:spid="_x0000_s1026" type="#_x0000_t32" style="position:absolute;margin-left:499.6pt;margin-top:0;width:.05pt;height:29.5pt;flip:y;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Total</w:t>
      </w:r>
      <w:r w:rsidR="00956A4D" w:rsidRPr="00760144">
        <w:rPr>
          <w:rFonts w:ascii="Arial" w:hAnsi="Arial" w:cs="Arial"/>
          <w:color w:val="0000FF"/>
          <w:sz w:val="16"/>
          <w:szCs w:val="16"/>
          <w:highlight w:val="white"/>
        </w:rPr>
        <w:t>&gt;</w:t>
      </w:r>
    </w:p>
    <w:p w14:paraId="16B35A4C"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BasicPropertyInfo</w:t>
      </w:r>
      <w:r w:rsidRPr="00760144">
        <w:rPr>
          <w:rFonts w:ascii="Arial" w:hAnsi="Arial" w:cs="Arial"/>
          <w:color w:val="FF0000"/>
          <w:sz w:val="16"/>
          <w:szCs w:val="16"/>
          <w:highlight w:val="white"/>
        </w:rPr>
        <w:t xml:space="preserve"> ChainCode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XX</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HotelCode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92245</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HotelCodeContext</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1V</w:t>
      </w:r>
      <w:r w:rsidRPr="00760144">
        <w:rPr>
          <w:rFonts w:ascii="Arial" w:hAnsi="Arial" w:cs="Arial"/>
          <w:color w:val="0000FF"/>
          <w:sz w:val="16"/>
          <w:szCs w:val="16"/>
          <w:highlight w:val="white"/>
        </w:rPr>
        <w:t>"&gt;</w:t>
      </w:r>
    </w:p>
    <w:p w14:paraId="16B35A4D" w14:textId="062B92B8" w:rsidR="00956A4D" w:rsidRPr="00760144" w:rsidRDefault="009F4FEB" w:rsidP="00760144">
      <w:pPr>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1632" behindDoc="0" locked="0" layoutInCell="1" allowOverlap="1" wp14:anchorId="16B3618C" wp14:editId="1B938A41">
                <wp:simplePos x="0" y="0"/>
                <wp:positionH relativeFrom="column">
                  <wp:posOffset>7019290</wp:posOffset>
                </wp:positionH>
                <wp:positionV relativeFrom="paragraph">
                  <wp:posOffset>140970</wp:posOffset>
                </wp:positionV>
                <wp:extent cx="343535" cy="0"/>
                <wp:effectExtent l="8890" t="7620" r="9525" b="11430"/>
                <wp:wrapNone/>
                <wp:docPr id="406" name="Auto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4" o:spid="_x0000_s1026" type="#_x0000_t32" style="position:absolute;margin-left:552.7pt;margin-top:11.1pt;width:27.05pt;height:0;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iAIQ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2102656" behindDoc="0" locked="0" layoutInCell="1" allowOverlap="1" wp14:anchorId="16B3618D" wp14:editId="243511AF">
                <wp:simplePos x="0" y="0"/>
                <wp:positionH relativeFrom="column">
                  <wp:posOffset>6344920</wp:posOffset>
                </wp:positionH>
                <wp:positionV relativeFrom="paragraph">
                  <wp:posOffset>140970</wp:posOffset>
                </wp:positionV>
                <wp:extent cx="274955" cy="0"/>
                <wp:effectExtent l="10795" t="7620" r="9525" b="11430"/>
                <wp:wrapNone/>
                <wp:docPr id="405" name="Auto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5" o:spid="_x0000_s1026" type="#_x0000_t32" style="position:absolute;margin-left:499.6pt;margin-top:11.1pt;width:21.65pt;height:0;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bVIAIAAD4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2070912" behindDoc="0" locked="0" layoutInCell="1" allowOverlap="1" wp14:anchorId="16B3618E" wp14:editId="533F360B">
                <wp:simplePos x="0" y="0"/>
                <wp:positionH relativeFrom="column">
                  <wp:posOffset>6619875</wp:posOffset>
                </wp:positionH>
                <wp:positionV relativeFrom="paragraph">
                  <wp:posOffset>26670</wp:posOffset>
                </wp:positionV>
                <wp:extent cx="400050" cy="228600"/>
                <wp:effectExtent l="9525" t="7620" r="9525" b="11430"/>
                <wp:wrapNone/>
                <wp:docPr id="404"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4" w14:textId="77777777" w:rsidR="00337B9C" w:rsidRPr="00760144" w:rsidRDefault="00337B9C" w:rsidP="00956A4D">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096" style="position:absolute;margin-left:521.25pt;margin-top:2.1pt;width:31.5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">
                <v:textbox>
                  <w:txbxContent>
                    <w:p w14:paraId="16B36384" w14:textId="77777777" w:rsidR="00337B9C" w:rsidRPr="00760144" w:rsidRDefault="00337B9C" w:rsidP="00956A4D">
                      <w:pPr>
                        <w:jc w:val="center"/>
                        <w:rPr>
                          <w:rFonts w:ascii="Arial" w:hAnsi="Arial" w:cs="Arial"/>
                          <w:b/>
                          <w:sz w:val="22"/>
                        </w:rPr>
                      </w:pPr>
                      <w:r>
                        <w:rPr>
                          <w:rFonts w:ascii="Arial" w:hAnsi="Arial" w:cs="Arial"/>
                          <w:b/>
                          <w:sz w:val="22"/>
                        </w:rPr>
                        <w:t>H</w:t>
                      </w:r>
                    </w:p>
                  </w:txbxContent>
                </v:textbox>
              </v:rect>
            </w:pict>
          </mc:Fallback>
        </mc:AlternateContent>
      </w:r>
      <w:r w:rsidR="00956A4D" w:rsidRPr="00760144">
        <w:rPr>
          <w:rFonts w:ascii="Arial" w:hAnsi="Arial" w:cs="Arial"/>
          <w:color w:val="000000"/>
          <w:sz w:val="16"/>
          <w:szCs w:val="16"/>
          <w:highlight w:val="white"/>
        </w:rPr>
        <w:br w:type="page"/>
      </w:r>
    </w:p>
    <w:p w14:paraId="16B35A4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VendorMessages</w:t>
      </w:r>
      <w:r w:rsidRPr="00760144">
        <w:rPr>
          <w:rFonts w:ascii="Arial" w:hAnsi="Arial" w:cs="Arial"/>
          <w:color w:val="0000FF"/>
          <w:sz w:val="16"/>
          <w:szCs w:val="16"/>
          <w:highlight w:val="white"/>
        </w:rPr>
        <w:t>&gt;</w:t>
      </w:r>
    </w:p>
    <w:p w14:paraId="16B35A4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VendorMessage</w:t>
      </w:r>
      <w:r w:rsidRPr="00760144">
        <w:rPr>
          <w:rFonts w:ascii="Arial" w:hAnsi="Arial" w:cs="Arial"/>
          <w:color w:val="FF0000"/>
          <w:sz w:val="16"/>
          <w:szCs w:val="16"/>
          <w:highlight w:val="white"/>
        </w:rPr>
        <w:t xml:space="preserve"> InfoType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3</w:t>
      </w:r>
      <w:r w:rsidRPr="00760144">
        <w:rPr>
          <w:rFonts w:ascii="Arial" w:hAnsi="Arial" w:cs="Arial"/>
          <w:color w:val="0000FF"/>
          <w:sz w:val="16"/>
          <w:szCs w:val="16"/>
          <w:highlight w:val="white"/>
        </w:rPr>
        <w:t>"&gt;</w:t>
      </w:r>
    </w:p>
    <w:p w14:paraId="16B35A5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SubSection</w:t>
      </w:r>
      <w:r w:rsidRPr="00760144">
        <w:rPr>
          <w:rFonts w:ascii="Arial" w:hAnsi="Arial" w:cs="Arial"/>
          <w:color w:val="0000FF"/>
          <w:sz w:val="16"/>
          <w:szCs w:val="16"/>
          <w:highlight w:val="white"/>
        </w:rPr>
        <w:t>&gt;</w:t>
      </w:r>
    </w:p>
    <w:p w14:paraId="16B35A5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Paragraph</w:t>
      </w:r>
      <w:r w:rsidRPr="00760144">
        <w:rPr>
          <w:rFonts w:ascii="Arial" w:hAnsi="Arial" w:cs="Arial"/>
          <w:color w:val="0000FF"/>
          <w:sz w:val="16"/>
          <w:szCs w:val="16"/>
          <w:highlight w:val="white"/>
        </w:rPr>
        <w:t>&gt;</w:t>
      </w:r>
    </w:p>
    <w:p w14:paraId="16B35A52" w14:textId="4E0A7780"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93440" behindDoc="0" locked="0" layoutInCell="1" allowOverlap="1" wp14:anchorId="16B3618F" wp14:editId="5AE63EF7">
                <wp:simplePos x="0" y="0"/>
                <wp:positionH relativeFrom="column">
                  <wp:posOffset>7077075</wp:posOffset>
                </wp:positionH>
                <wp:positionV relativeFrom="paragraph">
                  <wp:posOffset>48895</wp:posOffset>
                </wp:positionV>
                <wp:extent cx="600075" cy="0"/>
                <wp:effectExtent l="19050" t="58420" r="9525" b="55880"/>
                <wp:wrapNone/>
                <wp:docPr id="403"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6" o:spid="_x0000_s1026" type="#_x0000_t32" style="position:absolute;margin-left:557.25pt;margin-top:3.85pt;width:47.25pt;height:0;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UFPQIAAGo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92416" behindDoc="0" locked="0" layoutInCell="1" allowOverlap="1" wp14:anchorId="16B36190" wp14:editId="1036B75C">
                <wp:simplePos x="0" y="0"/>
                <wp:positionH relativeFrom="column">
                  <wp:posOffset>7677150</wp:posOffset>
                </wp:positionH>
                <wp:positionV relativeFrom="paragraph">
                  <wp:posOffset>48260</wp:posOffset>
                </wp:positionV>
                <wp:extent cx="0" cy="228600"/>
                <wp:effectExtent l="9525" t="10160" r="9525" b="8890"/>
                <wp:wrapNone/>
                <wp:docPr id="402" name="Auto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5" o:spid="_x0000_s1026" type="#_x0000_t32" style="position:absolute;margin-left:604.5pt;margin-top:3.8pt;width:0;height: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ZbIQIAAD4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2061696" behindDoc="0" locked="0" layoutInCell="1" allowOverlap="1" wp14:anchorId="16B36191" wp14:editId="24942C97">
                <wp:simplePos x="0" y="0"/>
                <wp:positionH relativeFrom="column">
                  <wp:posOffset>7839075</wp:posOffset>
                </wp:positionH>
                <wp:positionV relativeFrom="paragraph">
                  <wp:posOffset>48260</wp:posOffset>
                </wp:positionV>
                <wp:extent cx="400050" cy="228600"/>
                <wp:effectExtent l="9525" t="10160" r="9525" b="8890"/>
                <wp:wrapNone/>
                <wp:docPr id="401"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5" w14:textId="77777777" w:rsidR="00337B9C" w:rsidRPr="00760144" w:rsidRDefault="00337B9C" w:rsidP="00956A4D">
                            <w:pPr>
                              <w:jc w:val="center"/>
                              <w:rPr>
                                <w:rFonts w:ascii="Arial" w:hAnsi="Arial" w:cs="Arial"/>
                                <w:b/>
                                <w:sz w:val="22"/>
                              </w:rPr>
                            </w:pPr>
                            <w:r>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097" style="position:absolute;margin-left:617.25pt;margin-top:3.8pt;width:31.5pt;height:1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">
                <v:textbox>
                  <w:txbxContent>
                    <w:p w14:paraId="16B36385" w14:textId="77777777" w:rsidR="00337B9C" w:rsidRPr="00760144" w:rsidRDefault="00337B9C" w:rsidP="00956A4D">
                      <w:pPr>
                        <w:jc w:val="center"/>
                        <w:rPr>
                          <w:rFonts w:ascii="Arial" w:hAnsi="Arial" w:cs="Arial"/>
                          <w:b/>
                          <w:sz w:val="22"/>
                        </w:rPr>
                      </w:pPr>
                      <w:r>
                        <w:rPr>
                          <w:rFonts w:ascii="Arial" w:hAnsi="Arial" w:cs="Arial"/>
                          <w:b/>
                          <w:sz w:val="22"/>
                        </w:rPr>
                        <w:t>M</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Text</w:t>
      </w:r>
      <w:r w:rsidR="00956A4D" w:rsidRPr="00760144">
        <w:rPr>
          <w:rFonts w:ascii="Arial" w:hAnsi="Arial" w:cs="Arial"/>
          <w:color w:val="0000FF"/>
          <w:sz w:val="16"/>
          <w:szCs w:val="16"/>
          <w:highlight w:val="white"/>
        </w:rPr>
        <w:t>&gt;</w:t>
      </w:r>
      <w:r w:rsidR="00956A4D" w:rsidRPr="00760144">
        <w:rPr>
          <w:rFonts w:ascii="Arial" w:hAnsi="Arial" w:cs="Arial"/>
          <w:color w:val="000000"/>
          <w:sz w:val="16"/>
          <w:szCs w:val="16"/>
          <w:highlight w:val="white"/>
        </w:rPr>
        <w:t>Thank you for choosing Ibis</w:t>
      </w:r>
    </w:p>
    <w:p w14:paraId="16B35A53" w14:textId="56DAEF47"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91392" behindDoc="0" locked="0" layoutInCell="1" allowOverlap="1" wp14:anchorId="16B36192" wp14:editId="500E7CEA">
                <wp:simplePos x="0" y="0"/>
                <wp:positionH relativeFrom="column">
                  <wp:posOffset>7677150</wp:posOffset>
                </wp:positionH>
                <wp:positionV relativeFrom="paragraph">
                  <wp:posOffset>46355</wp:posOffset>
                </wp:positionV>
                <wp:extent cx="161925" cy="0"/>
                <wp:effectExtent l="9525" t="8255" r="9525" b="10795"/>
                <wp:wrapNone/>
                <wp:docPr id="400" name="Auto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4" o:spid="_x0000_s1026" type="#_x0000_t32" style="position:absolute;margin-left:604.5pt;margin-top:3.65pt;width:12.75pt;height:0;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"/>
            </w:pict>
          </mc:Fallback>
        </mc:AlternateContent>
      </w:r>
      <w:r w:rsidR="00956A4D" w:rsidRPr="00760144">
        <w:rPr>
          <w:rFonts w:ascii="Arial" w:hAnsi="Arial" w:cs="Arial"/>
          <w:color w:val="000000"/>
          <w:sz w:val="16"/>
          <w:szCs w:val="16"/>
          <w:highlight w:val="white"/>
        </w:rPr>
        <w:t xml:space="preserve">                        Hotels</w:t>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Text</w:t>
      </w:r>
      <w:r w:rsidR="00956A4D" w:rsidRPr="00760144">
        <w:rPr>
          <w:rFonts w:ascii="Arial" w:hAnsi="Arial" w:cs="Arial"/>
          <w:color w:val="0000FF"/>
          <w:sz w:val="16"/>
          <w:szCs w:val="16"/>
          <w:highlight w:val="white"/>
        </w:rPr>
        <w:t>&gt;</w:t>
      </w:r>
    </w:p>
    <w:p w14:paraId="16B35A54" w14:textId="6711CAD8"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94464" behindDoc="0" locked="0" layoutInCell="1" allowOverlap="1" wp14:anchorId="16B36193" wp14:editId="3CD23396">
                <wp:simplePos x="0" y="0"/>
                <wp:positionH relativeFrom="column">
                  <wp:posOffset>7458075</wp:posOffset>
                </wp:positionH>
                <wp:positionV relativeFrom="paragraph">
                  <wp:posOffset>43815</wp:posOffset>
                </wp:positionV>
                <wp:extent cx="219075" cy="0"/>
                <wp:effectExtent l="19050" t="53340" r="9525" b="60960"/>
                <wp:wrapNone/>
                <wp:docPr id="399" name="Auto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7" o:spid="_x0000_s1026" type="#_x0000_t32" style="position:absolute;margin-left:587.25pt;margin-top:3.45pt;width:17.25pt;height:0;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4/PgIAAGo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Text</w:t>
      </w:r>
      <w:r w:rsidR="00956A4D" w:rsidRPr="00760144">
        <w:rPr>
          <w:rFonts w:ascii="Arial" w:hAnsi="Arial" w:cs="Arial"/>
          <w:color w:val="0000FF"/>
          <w:sz w:val="16"/>
          <w:szCs w:val="16"/>
          <w:highlight w:val="white"/>
        </w:rPr>
        <w:t>&gt;</w:t>
      </w:r>
      <w:r w:rsidR="00956A4D" w:rsidRPr="00760144">
        <w:rPr>
          <w:rFonts w:ascii="Arial" w:hAnsi="Arial" w:cs="Arial"/>
          <w:color w:val="000000"/>
          <w:sz w:val="16"/>
          <w:szCs w:val="16"/>
          <w:highlight w:val="white"/>
        </w:rPr>
        <w:t>We have confirmed 1 B1QRAC for 1</w:t>
      </w:r>
    </w:p>
    <w:p w14:paraId="16B35A5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 xml:space="preserve">                        Person</w:t>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Text</w:t>
      </w:r>
      <w:r w:rsidRPr="00760144">
        <w:rPr>
          <w:rFonts w:ascii="Arial" w:hAnsi="Arial" w:cs="Arial"/>
          <w:color w:val="0000FF"/>
          <w:sz w:val="16"/>
          <w:szCs w:val="16"/>
          <w:highlight w:val="white"/>
        </w:rPr>
        <w:t>&gt;</w:t>
      </w:r>
    </w:p>
    <w:p w14:paraId="16B35A5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Paragraph</w:t>
      </w:r>
      <w:r w:rsidRPr="00760144">
        <w:rPr>
          <w:rFonts w:ascii="Arial" w:hAnsi="Arial" w:cs="Arial"/>
          <w:color w:val="0000FF"/>
          <w:sz w:val="16"/>
          <w:szCs w:val="16"/>
          <w:highlight w:val="white"/>
        </w:rPr>
        <w:t>&gt;</w:t>
      </w:r>
    </w:p>
    <w:p w14:paraId="16B35A5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SubSection</w:t>
      </w:r>
      <w:r w:rsidRPr="00760144">
        <w:rPr>
          <w:rFonts w:ascii="Arial" w:hAnsi="Arial" w:cs="Arial"/>
          <w:color w:val="0000FF"/>
          <w:sz w:val="16"/>
          <w:szCs w:val="16"/>
          <w:highlight w:val="white"/>
        </w:rPr>
        <w:t>&gt;</w:t>
      </w:r>
    </w:p>
    <w:p w14:paraId="16B35A5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VendorMessage</w:t>
      </w:r>
      <w:r w:rsidRPr="00760144">
        <w:rPr>
          <w:rFonts w:ascii="Arial" w:hAnsi="Arial" w:cs="Arial"/>
          <w:color w:val="0000FF"/>
          <w:sz w:val="16"/>
          <w:szCs w:val="16"/>
          <w:highlight w:val="white"/>
        </w:rPr>
        <w:t>&gt;</w:t>
      </w:r>
    </w:p>
    <w:p w14:paraId="16B35A5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VendorMessages</w:t>
      </w:r>
      <w:r w:rsidRPr="00760144">
        <w:rPr>
          <w:rFonts w:ascii="Arial" w:hAnsi="Arial" w:cs="Arial"/>
          <w:color w:val="0000FF"/>
          <w:sz w:val="16"/>
          <w:szCs w:val="16"/>
          <w:highlight w:val="white"/>
        </w:rPr>
        <w:t>&gt;</w:t>
      </w:r>
    </w:p>
    <w:p w14:paraId="16B35A5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BasicPropertyInfo</w:t>
      </w:r>
      <w:r w:rsidRPr="00760144">
        <w:rPr>
          <w:rFonts w:ascii="Arial" w:hAnsi="Arial" w:cs="Arial"/>
          <w:color w:val="0000FF"/>
          <w:sz w:val="16"/>
          <w:szCs w:val="16"/>
          <w:highlight w:val="white"/>
        </w:rPr>
        <w:t>&gt;</w:t>
      </w:r>
    </w:p>
    <w:p w14:paraId="16B35A5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w:t>
      </w:r>
      <w:r w:rsidRPr="00760144">
        <w:rPr>
          <w:rFonts w:ascii="Arial" w:hAnsi="Arial" w:cs="Arial"/>
          <w:color w:val="0000FF"/>
          <w:sz w:val="16"/>
          <w:szCs w:val="16"/>
          <w:highlight w:val="white"/>
        </w:rPr>
        <w:t>&gt;</w:t>
      </w:r>
    </w:p>
    <w:p w14:paraId="16B35A5C"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RoomStays</w:t>
      </w:r>
      <w:r w:rsidRPr="00760144">
        <w:rPr>
          <w:rFonts w:ascii="Arial" w:hAnsi="Arial" w:cs="Arial"/>
          <w:color w:val="0000FF"/>
          <w:sz w:val="16"/>
          <w:szCs w:val="16"/>
          <w:highlight w:val="white"/>
        </w:rPr>
        <w:t>&gt;</w:t>
      </w:r>
    </w:p>
    <w:p w14:paraId="16B35A5D"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ResGuests</w:t>
      </w:r>
      <w:r w:rsidRPr="00760144">
        <w:rPr>
          <w:rFonts w:ascii="Arial" w:hAnsi="Arial" w:cs="Arial"/>
          <w:color w:val="0000FF"/>
          <w:sz w:val="16"/>
          <w:szCs w:val="16"/>
          <w:highlight w:val="white"/>
        </w:rPr>
        <w:t>&gt;</w:t>
      </w:r>
    </w:p>
    <w:p w14:paraId="16B35A5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ResGuest</w:t>
      </w:r>
      <w:r w:rsidRPr="00760144">
        <w:rPr>
          <w:rFonts w:ascii="Arial" w:hAnsi="Arial" w:cs="Arial"/>
          <w:color w:val="0000FF"/>
          <w:sz w:val="16"/>
          <w:szCs w:val="16"/>
          <w:highlight w:val="white"/>
        </w:rPr>
        <w:t>&gt;</w:t>
      </w:r>
    </w:p>
    <w:p w14:paraId="16B35A5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Profiles</w:t>
      </w:r>
      <w:r w:rsidRPr="00760144">
        <w:rPr>
          <w:rFonts w:ascii="Arial" w:hAnsi="Arial" w:cs="Arial"/>
          <w:color w:val="0000FF"/>
          <w:sz w:val="16"/>
          <w:szCs w:val="16"/>
          <w:highlight w:val="white"/>
        </w:rPr>
        <w:t>&gt;</w:t>
      </w:r>
    </w:p>
    <w:p w14:paraId="16B35A6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ProfileInfo</w:t>
      </w:r>
      <w:r w:rsidRPr="00760144">
        <w:rPr>
          <w:rFonts w:ascii="Arial" w:hAnsi="Arial" w:cs="Arial"/>
          <w:color w:val="0000FF"/>
          <w:sz w:val="16"/>
          <w:szCs w:val="16"/>
          <w:highlight w:val="white"/>
        </w:rPr>
        <w:t>&gt;</w:t>
      </w:r>
    </w:p>
    <w:p w14:paraId="16B35A6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Profile</w:t>
      </w:r>
      <w:r w:rsidRPr="00760144">
        <w:rPr>
          <w:rFonts w:ascii="Arial" w:hAnsi="Arial" w:cs="Arial"/>
          <w:color w:val="FF0000"/>
          <w:sz w:val="16"/>
          <w:szCs w:val="16"/>
          <w:highlight w:val="white"/>
        </w:rPr>
        <w:t xml:space="preserve"> ProfileType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"&gt;</w:t>
      </w:r>
    </w:p>
    <w:p w14:paraId="16B35A6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Customer</w:t>
      </w:r>
      <w:r w:rsidRPr="00760144">
        <w:rPr>
          <w:rFonts w:ascii="Arial" w:hAnsi="Arial" w:cs="Arial"/>
          <w:color w:val="0000FF"/>
          <w:sz w:val="16"/>
          <w:szCs w:val="16"/>
          <w:highlight w:val="white"/>
        </w:rPr>
        <w:t>&gt;</w:t>
      </w:r>
    </w:p>
    <w:p w14:paraId="16B35A6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PersonName</w:t>
      </w:r>
      <w:r w:rsidRPr="00760144">
        <w:rPr>
          <w:rFonts w:ascii="Arial" w:hAnsi="Arial" w:cs="Arial"/>
          <w:color w:val="0000FF"/>
          <w:sz w:val="16"/>
          <w:szCs w:val="16"/>
          <w:highlight w:val="white"/>
        </w:rPr>
        <w:t>&gt;</w:t>
      </w:r>
    </w:p>
    <w:p w14:paraId="16B35A64" w14:textId="059BE867"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86272" behindDoc="0" locked="0" layoutInCell="1" allowOverlap="1" wp14:anchorId="16B36194" wp14:editId="36C6D9BD">
                <wp:simplePos x="0" y="0"/>
                <wp:positionH relativeFrom="column">
                  <wp:posOffset>7124700</wp:posOffset>
                </wp:positionH>
                <wp:positionV relativeFrom="paragraph">
                  <wp:posOffset>53975</wp:posOffset>
                </wp:positionV>
                <wp:extent cx="237490" cy="0"/>
                <wp:effectExtent l="19050" t="53975" r="10160" b="60325"/>
                <wp:wrapNone/>
                <wp:docPr id="398" name="Auto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9" o:spid="_x0000_s1026" type="#_x0000_t32" style="position:absolute;margin-left:561pt;margin-top:4.25pt;width:18.7pt;height:0;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S2PgIAAGo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85248" behindDoc="0" locked="0" layoutInCell="1" allowOverlap="1" wp14:anchorId="16B36195" wp14:editId="671DD575">
                <wp:simplePos x="0" y="0"/>
                <wp:positionH relativeFrom="column">
                  <wp:posOffset>7362190</wp:posOffset>
                </wp:positionH>
                <wp:positionV relativeFrom="paragraph">
                  <wp:posOffset>53340</wp:posOffset>
                </wp:positionV>
                <wp:extent cx="635" cy="123825"/>
                <wp:effectExtent l="8890" t="5715" r="9525" b="13335"/>
                <wp:wrapNone/>
                <wp:docPr id="397" name="Auto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8" o:spid="_x0000_s1026" type="#_x0000_t32" style="position:absolute;margin-left:579.7pt;margin-top:4.2pt;width:.05pt;height:9.7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cZIwIAAEA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2071936" behindDoc="0" locked="0" layoutInCell="1" allowOverlap="1" wp14:anchorId="16B36196" wp14:editId="73E8F20B">
                <wp:simplePos x="0" y="0"/>
                <wp:positionH relativeFrom="column">
                  <wp:posOffset>7677150</wp:posOffset>
                </wp:positionH>
                <wp:positionV relativeFrom="paragraph">
                  <wp:posOffset>19685</wp:posOffset>
                </wp:positionV>
                <wp:extent cx="400050" cy="228600"/>
                <wp:effectExtent l="9525" t="10160" r="9525" b="8890"/>
                <wp:wrapNone/>
                <wp:docPr id="396"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6" w14:textId="77777777" w:rsidR="00337B9C" w:rsidRPr="00760144" w:rsidRDefault="00337B9C" w:rsidP="00956A4D">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098" style="position:absolute;margin-left:604.5pt;margin-top:1.55pt;width:31.5pt;height:18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E2WLwIAAFI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">
                <v:textbox>
                  <w:txbxContent>
                    <w:p w14:paraId="16B36386" w14:textId="77777777" w:rsidR="00337B9C" w:rsidRPr="00760144" w:rsidRDefault="00337B9C" w:rsidP="00956A4D">
                      <w:pPr>
                        <w:jc w:val="center"/>
                        <w:rPr>
                          <w:rFonts w:ascii="Arial" w:hAnsi="Arial" w:cs="Arial"/>
                          <w:b/>
                          <w:sz w:val="22"/>
                        </w:rPr>
                      </w:pPr>
                      <w:r>
                        <w:rPr>
                          <w:rFonts w:ascii="Arial" w:hAnsi="Arial" w:cs="Arial"/>
                          <w:b/>
                          <w:sz w:val="22"/>
                        </w:rPr>
                        <w:t>F</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GivenName</w:t>
      </w:r>
      <w:r w:rsidR="00956A4D" w:rsidRPr="00760144">
        <w:rPr>
          <w:rFonts w:ascii="Arial" w:hAnsi="Arial" w:cs="Arial"/>
          <w:color w:val="0000FF"/>
          <w:sz w:val="16"/>
          <w:szCs w:val="16"/>
          <w:highlight w:val="white"/>
        </w:rPr>
        <w:t>&gt;</w:t>
      </w:r>
      <w:r w:rsidR="00956A4D" w:rsidRPr="00760144">
        <w:rPr>
          <w:rFonts w:ascii="Arial" w:hAnsi="Arial" w:cs="Arial"/>
          <w:color w:val="000000"/>
          <w:sz w:val="16"/>
          <w:szCs w:val="16"/>
          <w:highlight w:val="white"/>
        </w:rPr>
        <w:t>TEST</w:t>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GivenName</w:t>
      </w:r>
      <w:r w:rsidR="00956A4D" w:rsidRPr="00760144">
        <w:rPr>
          <w:rFonts w:ascii="Arial" w:hAnsi="Arial" w:cs="Arial"/>
          <w:color w:val="0000FF"/>
          <w:sz w:val="16"/>
          <w:szCs w:val="16"/>
          <w:highlight w:val="white"/>
        </w:rPr>
        <w:t>&gt;</w:t>
      </w:r>
    </w:p>
    <w:p w14:paraId="16B35A65" w14:textId="72FDD120"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84224" behindDoc="0" locked="0" layoutInCell="1" allowOverlap="1" wp14:anchorId="16B36197" wp14:editId="4B756DB0">
                <wp:simplePos x="0" y="0"/>
                <wp:positionH relativeFrom="column">
                  <wp:posOffset>7362825</wp:posOffset>
                </wp:positionH>
                <wp:positionV relativeFrom="paragraph">
                  <wp:posOffset>3175</wp:posOffset>
                </wp:positionV>
                <wp:extent cx="314325" cy="0"/>
                <wp:effectExtent l="9525" t="12700" r="9525" b="6350"/>
                <wp:wrapNone/>
                <wp:docPr id="395" name="Auto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7" o:spid="_x0000_s1026" type="#_x0000_t32" style="position:absolute;margin-left:579.75pt;margin-top:.25pt;width:24.75pt;height:0;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2087296" behindDoc="0" locked="0" layoutInCell="1" allowOverlap="1" wp14:anchorId="16B36198" wp14:editId="791EC167">
                <wp:simplePos x="0" y="0"/>
                <wp:positionH relativeFrom="column">
                  <wp:posOffset>7062470</wp:posOffset>
                </wp:positionH>
                <wp:positionV relativeFrom="paragraph">
                  <wp:posOffset>60325</wp:posOffset>
                </wp:positionV>
                <wp:extent cx="299720" cy="0"/>
                <wp:effectExtent l="23495" t="60325" r="10160" b="53975"/>
                <wp:wrapNone/>
                <wp:docPr id="394" name="Auto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0" o:spid="_x0000_s1026" type="#_x0000_t32" style="position:absolute;margin-left:556.1pt;margin-top:4.75pt;width:23.6pt;height:0;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Surname</w:t>
      </w:r>
      <w:r w:rsidR="00956A4D" w:rsidRPr="00760144">
        <w:rPr>
          <w:rFonts w:ascii="Arial" w:hAnsi="Arial" w:cs="Arial"/>
          <w:color w:val="0000FF"/>
          <w:sz w:val="16"/>
          <w:szCs w:val="16"/>
          <w:highlight w:val="white"/>
        </w:rPr>
        <w:t>&gt;</w:t>
      </w:r>
      <w:r w:rsidR="00956A4D" w:rsidRPr="00760144">
        <w:rPr>
          <w:rFonts w:ascii="Arial" w:hAnsi="Arial" w:cs="Arial"/>
          <w:color w:val="000000"/>
          <w:sz w:val="16"/>
          <w:szCs w:val="16"/>
          <w:highlight w:val="white"/>
        </w:rPr>
        <w:t>APOLLO</w:t>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Surname</w:t>
      </w:r>
      <w:r w:rsidR="00956A4D" w:rsidRPr="00760144">
        <w:rPr>
          <w:rFonts w:ascii="Arial" w:hAnsi="Arial" w:cs="Arial"/>
          <w:color w:val="0000FF"/>
          <w:sz w:val="16"/>
          <w:szCs w:val="16"/>
          <w:highlight w:val="white"/>
        </w:rPr>
        <w:t>&gt;</w:t>
      </w:r>
    </w:p>
    <w:p w14:paraId="16B35A66"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PersonName</w:t>
      </w:r>
      <w:r w:rsidRPr="00760144">
        <w:rPr>
          <w:rFonts w:ascii="Arial" w:hAnsi="Arial" w:cs="Arial"/>
          <w:color w:val="0000FF"/>
          <w:sz w:val="16"/>
          <w:szCs w:val="16"/>
          <w:highlight w:val="white"/>
        </w:rPr>
        <w:t>&gt;</w:t>
      </w:r>
    </w:p>
    <w:p w14:paraId="16B35A6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Customer</w:t>
      </w:r>
      <w:r w:rsidRPr="00760144">
        <w:rPr>
          <w:rFonts w:ascii="Arial" w:hAnsi="Arial" w:cs="Arial"/>
          <w:color w:val="0000FF"/>
          <w:sz w:val="16"/>
          <w:szCs w:val="16"/>
          <w:highlight w:val="white"/>
        </w:rPr>
        <w:t>&gt;</w:t>
      </w:r>
    </w:p>
    <w:p w14:paraId="16B35A6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Profile</w:t>
      </w:r>
      <w:r w:rsidRPr="00760144">
        <w:rPr>
          <w:rFonts w:ascii="Arial" w:hAnsi="Arial" w:cs="Arial"/>
          <w:color w:val="0000FF"/>
          <w:sz w:val="16"/>
          <w:szCs w:val="16"/>
          <w:highlight w:val="white"/>
        </w:rPr>
        <w:t>&gt;</w:t>
      </w:r>
    </w:p>
    <w:p w14:paraId="16B35A6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ProfileInfo</w:t>
      </w:r>
      <w:r w:rsidRPr="00760144">
        <w:rPr>
          <w:rFonts w:ascii="Arial" w:hAnsi="Arial" w:cs="Arial"/>
          <w:color w:val="0000FF"/>
          <w:sz w:val="16"/>
          <w:szCs w:val="16"/>
          <w:highlight w:val="white"/>
        </w:rPr>
        <w:t>&gt;</w:t>
      </w:r>
    </w:p>
    <w:p w14:paraId="16B35A6A" w14:textId="67F4AD74"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72960" behindDoc="0" locked="0" layoutInCell="1" allowOverlap="1" wp14:anchorId="16B36199" wp14:editId="1835EDE8">
                <wp:simplePos x="0" y="0"/>
                <wp:positionH relativeFrom="column">
                  <wp:posOffset>7062470</wp:posOffset>
                </wp:positionH>
                <wp:positionV relativeFrom="paragraph">
                  <wp:posOffset>94615</wp:posOffset>
                </wp:positionV>
                <wp:extent cx="400050" cy="228600"/>
                <wp:effectExtent l="13970" t="8890" r="5080" b="10160"/>
                <wp:wrapNone/>
                <wp:docPr id="393"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7" w14:textId="77777777" w:rsidR="00337B9C" w:rsidRPr="00760144" w:rsidRDefault="00337B9C" w:rsidP="00956A4D">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099" style="position:absolute;margin-left:556.1pt;margin-top:7.45pt;width:31.5pt;height:18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">
                <v:textbox>
                  <w:txbxContent>
                    <w:p w14:paraId="16B36387" w14:textId="77777777" w:rsidR="00337B9C" w:rsidRPr="00760144" w:rsidRDefault="00337B9C" w:rsidP="00956A4D">
                      <w:pPr>
                        <w:jc w:val="center"/>
                        <w:rPr>
                          <w:rFonts w:ascii="Arial" w:hAnsi="Arial" w:cs="Arial"/>
                          <w:b/>
                          <w:sz w:val="22"/>
                        </w:rPr>
                      </w:pPr>
                      <w:r>
                        <w:rPr>
                          <w:rFonts w:ascii="Arial" w:hAnsi="Arial" w:cs="Arial"/>
                          <w:b/>
                          <w:sz w:val="22"/>
                        </w:rPr>
                        <w:t>B</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Profiles</w:t>
      </w:r>
      <w:r w:rsidR="00956A4D" w:rsidRPr="00760144">
        <w:rPr>
          <w:rFonts w:ascii="Arial" w:hAnsi="Arial" w:cs="Arial"/>
          <w:color w:val="0000FF"/>
          <w:sz w:val="16"/>
          <w:szCs w:val="16"/>
          <w:highlight w:val="white"/>
        </w:rPr>
        <w:t>&gt;</w:t>
      </w:r>
    </w:p>
    <w:p w14:paraId="16B35A6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ResGuest</w:t>
      </w:r>
      <w:r w:rsidRPr="00760144">
        <w:rPr>
          <w:rFonts w:ascii="Arial" w:hAnsi="Arial" w:cs="Arial"/>
          <w:color w:val="0000FF"/>
          <w:sz w:val="16"/>
          <w:szCs w:val="16"/>
          <w:highlight w:val="white"/>
        </w:rPr>
        <w:t>&gt;</w:t>
      </w:r>
    </w:p>
    <w:p w14:paraId="16B35A6C" w14:textId="286E5942"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88320" behindDoc="0" locked="0" layoutInCell="1" allowOverlap="1" wp14:anchorId="16B3619A" wp14:editId="1C529D6E">
                <wp:simplePos x="0" y="0"/>
                <wp:positionH relativeFrom="column">
                  <wp:posOffset>7249160</wp:posOffset>
                </wp:positionH>
                <wp:positionV relativeFrom="paragraph">
                  <wp:posOffset>89535</wp:posOffset>
                </wp:positionV>
                <wp:extent cx="0" cy="219075"/>
                <wp:effectExtent l="57785" t="13335" r="56515" b="15240"/>
                <wp:wrapNone/>
                <wp:docPr id="392" name="Auto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1" o:spid="_x0000_s1026" type="#_x0000_t32" style="position:absolute;margin-left:570.8pt;margin-top:7.05pt;width:0;height:17.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">
                <v:stroke endarrow="block"/>
              </v:shape>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ResGuests</w:t>
      </w:r>
      <w:r w:rsidR="00956A4D" w:rsidRPr="00760144">
        <w:rPr>
          <w:rFonts w:ascii="Arial" w:hAnsi="Arial" w:cs="Arial"/>
          <w:color w:val="0000FF"/>
          <w:sz w:val="16"/>
          <w:szCs w:val="16"/>
          <w:highlight w:val="white"/>
        </w:rPr>
        <w:t>&gt;</w:t>
      </w:r>
    </w:p>
    <w:p w14:paraId="16B35A6D"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ResGlobalInfo</w:t>
      </w:r>
      <w:r w:rsidRPr="00760144">
        <w:rPr>
          <w:rFonts w:ascii="Arial" w:hAnsi="Arial" w:cs="Arial"/>
          <w:color w:val="0000FF"/>
          <w:sz w:val="16"/>
          <w:szCs w:val="16"/>
          <w:highlight w:val="white"/>
        </w:rPr>
        <w:t>&gt;</w:t>
      </w:r>
    </w:p>
    <w:p w14:paraId="16B35A6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HotelReservationIDs</w:t>
      </w:r>
      <w:r w:rsidRPr="00760144">
        <w:rPr>
          <w:rFonts w:ascii="Arial" w:hAnsi="Arial" w:cs="Arial"/>
          <w:color w:val="0000FF"/>
          <w:sz w:val="16"/>
          <w:szCs w:val="16"/>
          <w:highlight w:val="white"/>
        </w:rPr>
        <w:t>&gt;</w:t>
      </w:r>
    </w:p>
    <w:p w14:paraId="16B35A6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HotelReservationID</w:t>
      </w:r>
      <w:r w:rsidRPr="00760144">
        <w:rPr>
          <w:rFonts w:ascii="Arial" w:hAnsi="Arial" w:cs="Arial"/>
          <w:color w:val="FF0000"/>
          <w:sz w:val="16"/>
          <w:szCs w:val="16"/>
          <w:highlight w:val="white"/>
        </w:rPr>
        <w:t xml:space="preserve"> ResID_SourceContext</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XX</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ResID_Type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14</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ResID_Value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0595KAJ508</w:t>
      </w:r>
      <w:r w:rsidRPr="00760144">
        <w:rPr>
          <w:rFonts w:ascii="Arial" w:hAnsi="Arial" w:cs="Arial"/>
          <w:color w:val="0000FF"/>
          <w:sz w:val="16"/>
          <w:szCs w:val="16"/>
          <w:highlight w:val="white"/>
        </w:rPr>
        <w:t>"/&gt;</w:t>
      </w:r>
    </w:p>
    <w:p w14:paraId="16B35A7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HotelReservationIDs</w:t>
      </w:r>
      <w:r w:rsidRPr="00760144">
        <w:rPr>
          <w:rFonts w:ascii="Arial" w:hAnsi="Arial" w:cs="Arial"/>
          <w:color w:val="0000FF"/>
          <w:sz w:val="16"/>
          <w:szCs w:val="16"/>
          <w:highlight w:val="white"/>
        </w:rPr>
        <w:t>&gt;</w:t>
      </w:r>
    </w:p>
    <w:p w14:paraId="16B35A7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ResGlobalInfo</w:t>
      </w:r>
      <w:r w:rsidRPr="00760144">
        <w:rPr>
          <w:rFonts w:ascii="Arial" w:hAnsi="Arial" w:cs="Arial"/>
          <w:color w:val="0000FF"/>
          <w:sz w:val="16"/>
          <w:szCs w:val="16"/>
          <w:highlight w:val="white"/>
        </w:rPr>
        <w:t>&gt;</w:t>
      </w:r>
    </w:p>
    <w:p w14:paraId="16B35A7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HotelResModify</w:t>
      </w:r>
      <w:r w:rsidRPr="00760144">
        <w:rPr>
          <w:rFonts w:ascii="Arial" w:hAnsi="Arial" w:cs="Arial"/>
          <w:color w:val="0000FF"/>
          <w:sz w:val="16"/>
          <w:szCs w:val="16"/>
          <w:highlight w:val="white"/>
        </w:rPr>
        <w:t>&gt;</w:t>
      </w:r>
    </w:p>
    <w:p w14:paraId="16B35A7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HotelResModifies</w:t>
      </w:r>
      <w:r w:rsidRPr="00760144">
        <w:rPr>
          <w:rFonts w:ascii="Arial" w:hAnsi="Arial" w:cs="Arial"/>
          <w:color w:val="0000FF"/>
          <w:sz w:val="16"/>
          <w:szCs w:val="16"/>
          <w:highlight w:val="white"/>
        </w:rPr>
        <w:t>&gt;</w:t>
      </w:r>
    </w:p>
    <w:p w14:paraId="16B35A7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OTA_HotelResModifyRS</w:t>
      </w:r>
      <w:r w:rsidRPr="00760144">
        <w:rPr>
          <w:rFonts w:ascii="Arial" w:hAnsi="Arial" w:cs="Arial"/>
          <w:color w:val="0000FF"/>
          <w:sz w:val="16"/>
          <w:szCs w:val="16"/>
          <w:highlight w:val="white"/>
        </w:rPr>
        <w:t>&gt;</w:t>
      </w:r>
    </w:p>
    <w:p w14:paraId="16B35A75" w14:textId="77777777" w:rsidR="00956A4D" w:rsidRPr="00AF4064" w:rsidRDefault="00956A4D" w:rsidP="00760144">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A76" w14:textId="77777777" w:rsidR="00956A4D" w:rsidRPr="00AF4064" w:rsidRDefault="00956A4D" w:rsidP="00760144">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0000FF"/>
          <w:sz w:val="16"/>
          <w:szCs w:val="16"/>
        </w:rPr>
        <w:t>&gt;</w:t>
      </w:r>
    </w:p>
    <w:p w14:paraId="16B35A77" w14:textId="77777777" w:rsidR="00956A4D" w:rsidRDefault="00956A4D" w:rsidP="00760144">
      <w:pPr>
        <w:spacing w:after="0" w:line="240" w:lineRule="auto"/>
        <w:rPr>
          <w:rFonts w:ascii="Arial" w:hAnsi="Arial" w:cs="Arial"/>
          <w:noProof/>
          <w:sz w:val="20"/>
          <w:szCs w:val="20"/>
        </w:rPr>
      </w:pPr>
    </w:p>
    <w:p w14:paraId="16B35A78" w14:textId="77777777" w:rsidR="00F673D1" w:rsidRPr="00760144" w:rsidRDefault="00F673D1" w:rsidP="00F673D1">
      <w:pPr>
        <w:pStyle w:val="TableText"/>
        <w:pageBreakBefore/>
        <w:spacing w:before="120" w:after="120"/>
        <w:rPr>
          <w:b/>
          <w:sz w:val="20"/>
          <w:szCs w:val="20"/>
          <w:u w:val="single"/>
        </w:rPr>
      </w:pPr>
      <w:r w:rsidRPr="00760144">
        <w:rPr>
          <w:b/>
          <w:sz w:val="20"/>
          <w:szCs w:val="20"/>
          <w:u w:val="single"/>
        </w:rPr>
        <w:t xml:space="preserve">Apollo </w:t>
      </w:r>
      <w:r>
        <w:rPr>
          <w:b/>
          <w:sz w:val="20"/>
          <w:szCs w:val="20"/>
          <w:u w:val="single"/>
        </w:rPr>
        <w:t xml:space="preserve">Core </w:t>
      </w:r>
      <w:r w:rsidRPr="00760144">
        <w:rPr>
          <w:b/>
          <w:sz w:val="20"/>
          <w:szCs w:val="20"/>
          <w:u w:val="single"/>
        </w:rPr>
        <w:t>GDS Commit Re</w:t>
      </w:r>
      <w:r>
        <w:rPr>
          <w:b/>
          <w:sz w:val="20"/>
          <w:szCs w:val="20"/>
          <w:u w:val="single"/>
        </w:rPr>
        <w:t xml:space="preserve">quest </w:t>
      </w:r>
      <w:r w:rsidRPr="00760144">
        <w:rPr>
          <w:b/>
          <w:sz w:val="20"/>
          <w:szCs w:val="20"/>
          <w:u w:val="single"/>
        </w:rPr>
        <w:t xml:space="preserve"> – Example #2</w:t>
      </w:r>
    </w:p>
    <w:p w14:paraId="16B35A79" w14:textId="657F74E4" w:rsidR="002C0D26" w:rsidRDefault="009F4FEB" w:rsidP="00EF1DEC">
      <w:pPr>
        <w:spacing w:after="0"/>
        <w:ind w:left="1440"/>
        <w:rPr>
          <w:rFonts w:ascii="Courier New" w:hAnsi="Courier New" w:cs="Courier New"/>
        </w:rPr>
      </w:pPr>
      <w:r>
        <w:rPr>
          <w:rFonts w:ascii="Arial" w:hAnsi="Arial" w:cs="Arial"/>
          <w:noProof/>
          <w:sz w:val="20"/>
          <w:szCs w:val="20"/>
        </w:rPr>
        <mc:AlternateContent>
          <mc:Choice Requires="wps">
            <w:drawing>
              <wp:anchor distT="0" distB="0" distL="114300" distR="114300" simplePos="0" relativeHeight="252114944" behindDoc="0" locked="0" layoutInCell="1" allowOverlap="1" wp14:anchorId="16B3619B" wp14:editId="2829C536">
                <wp:simplePos x="0" y="0"/>
                <wp:positionH relativeFrom="column">
                  <wp:posOffset>220980</wp:posOffset>
                </wp:positionH>
                <wp:positionV relativeFrom="paragraph">
                  <wp:posOffset>172085</wp:posOffset>
                </wp:positionV>
                <wp:extent cx="400050" cy="228600"/>
                <wp:effectExtent l="11430" t="10160" r="7620" b="8890"/>
                <wp:wrapNone/>
                <wp:docPr id="391"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8" w14:textId="77777777" w:rsidR="00337B9C" w:rsidRPr="00760144" w:rsidRDefault="00337B9C" w:rsidP="00A84E59">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100" style="position:absolute;left:0;text-align:left;margin-left:17.4pt;margin-top:13.55pt;width:31.5pt;height:18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">
                <v:textbox>
                  <w:txbxContent>
                    <w:p w14:paraId="16B36388" w14:textId="77777777" w:rsidR="00337B9C" w:rsidRPr="00760144" w:rsidRDefault="00337B9C" w:rsidP="00A84E59">
                      <w:pPr>
                        <w:jc w:val="center"/>
                        <w:rPr>
                          <w:rFonts w:ascii="Arial" w:hAnsi="Arial" w:cs="Arial"/>
                          <w:b/>
                          <w:sz w:val="22"/>
                        </w:rPr>
                      </w:pPr>
                      <w:r>
                        <w:rPr>
                          <w:rFonts w:ascii="Arial" w:hAnsi="Arial" w:cs="Arial"/>
                          <w:b/>
                          <w:sz w:val="22"/>
                        </w:rPr>
                        <w:t>A</w:t>
                      </w:r>
                    </w:p>
                  </w:txbxContent>
                </v:textbox>
              </v:rect>
            </w:pict>
          </mc:Fallback>
        </mc:AlternateContent>
      </w:r>
    </w:p>
    <w:p w14:paraId="16B35A7A" w14:textId="24F807D3" w:rsidR="00F673D1" w:rsidRPr="00760144" w:rsidRDefault="009F4FEB" w:rsidP="002C0D26">
      <w:pPr>
        <w:spacing w:after="0" w:line="480" w:lineRule="auto"/>
        <w:ind w:left="144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2116992" behindDoc="0" locked="0" layoutInCell="1" allowOverlap="1" wp14:anchorId="16B3619C" wp14:editId="66C815C5">
                <wp:simplePos x="0" y="0"/>
                <wp:positionH relativeFrom="column">
                  <wp:posOffset>621030</wp:posOffset>
                </wp:positionH>
                <wp:positionV relativeFrom="paragraph">
                  <wp:posOffset>89535</wp:posOffset>
                </wp:positionV>
                <wp:extent cx="253365" cy="9525"/>
                <wp:effectExtent l="11430" t="51435" r="20955" b="53340"/>
                <wp:wrapNone/>
                <wp:docPr id="390"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36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9" o:spid="_x0000_s1026" type="#_x0000_t32" style="position:absolute;margin-left:48.9pt;margin-top:7.05pt;width:19.95pt;height:.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">
                <v:stroke endarrow="block"/>
              </v:shape>
            </w:pict>
          </mc:Fallback>
        </mc:AlternateContent>
      </w:r>
      <w:r w:rsidR="00F673D1" w:rsidRPr="00760144">
        <w:rPr>
          <w:rFonts w:ascii="Courier New" w:hAnsi="Courier New" w:cs="Courier New"/>
        </w:rPr>
        <w:t xml:space="preserve">PZJXLM/50 XDBKR E032750 AG 14537482 03DEC                       </w:t>
      </w:r>
    </w:p>
    <w:p w14:paraId="16B35A7B"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 xml:space="preserve"> 1.1APOLLO/TEST                                                 </w:t>
      </w:r>
    </w:p>
    <w:p w14:paraId="16B35A7C"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 xml:space="preserve"> 1 HHL XX HK1 DUB 20JAN-21JAN  1NT 92245  IBIS DUBLIN WEST      </w:t>
      </w:r>
    </w:p>
    <w:p w14:paraId="16B35A7D" w14:textId="65FD8298" w:rsidR="00F673D1" w:rsidRPr="00760144" w:rsidRDefault="009F4FEB" w:rsidP="002C0D26">
      <w:pPr>
        <w:spacing w:after="0" w:line="480" w:lineRule="auto"/>
        <w:ind w:left="1440"/>
        <w:rPr>
          <w:rFonts w:ascii="Courier New" w:hAnsi="Courier New" w:cs="Courier New"/>
        </w:rPr>
      </w:pPr>
      <w:r>
        <w:rPr>
          <w:rFonts w:ascii="Arial" w:hAnsi="Arial" w:cs="Arial"/>
          <w:noProof/>
          <w:sz w:val="20"/>
          <w:szCs w:val="20"/>
        </w:rPr>
        <mc:AlternateContent>
          <mc:Choice Requires="wps">
            <w:drawing>
              <wp:anchor distT="0" distB="0" distL="114300" distR="114300" simplePos="0" relativeHeight="252115968" behindDoc="0" locked="0" layoutInCell="1" allowOverlap="1" wp14:anchorId="16B3619D" wp14:editId="2CFFA22E">
                <wp:simplePos x="0" y="0"/>
                <wp:positionH relativeFrom="column">
                  <wp:posOffset>7284720</wp:posOffset>
                </wp:positionH>
                <wp:positionV relativeFrom="paragraph">
                  <wp:posOffset>311150</wp:posOffset>
                </wp:positionV>
                <wp:extent cx="400050" cy="228600"/>
                <wp:effectExtent l="7620" t="6350" r="11430" b="12700"/>
                <wp:wrapNone/>
                <wp:docPr id="389"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9" w14:textId="77777777" w:rsidR="00337B9C" w:rsidRPr="00760144" w:rsidRDefault="00337B9C" w:rsidP="00A84E59">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8" o:spid="_x0000_s1101" style="position:absolute;left:0;text-align:left;margin-left:573.6pt;margin-top:24.5pt;width:31.5pt;height:18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">
                <v:textbox>
                  <w:txbxContent>
                    <w:p w14:paraId="16B36389" w14:textId="77777777" w:rsidR="00337B9C" w:rsidRPr="00760144" w:rsidRDefault="00337B9C" w:rsidP="00A84E59">
                      <w:pPr>
                        <w:jc w:val="center"/>
                        <w:rPr>
                          <w:rFonts w:ascii="Arial" w:hAnsi="Arial" w:cs="Arial"/>
                          <w:b/>
                          <w:sz w:val="22"/>
                        </w:rPr>
                      </w:pPr>
                      <w:r>
                        <w:rPr>
                          <w:rFonts w:ascii="Arial" w:hAnsi="Arial" w:cs="Arial"/>
                          <w:b/>
                          <w:sz w:val="22"/>
                        </w:rPr>
                        <w:t>B</w:t>
                      </w:r>
                    </w:p>
                  </w:txbxContent>
                </v:textbox>
              </v:rect>
            </w:pict>
          </mc:Fallback>
        </mc:AlternateContent>
      </w:r>
      <w:r w:rsidR="00F673D1" w:rsidRPr="00760144">
        <w:rPr>
          <w:rFonts w:ascii="Courier New" w:hAnsi="Courier New" w:cs="Courier New"/>
        </w:rPr>
        <w:t>1B1QRAC -1/RG-EUR55.00/AGT14537482/G-AXXXXXXXXXXXX0028EXP0912/NM</w:t>
      </w:r>
    </w:p>
    <w:p w14:paraId="16B35A7E" w14:textId="3B1D8412" w:rsidR="00F673D1" w:rsidRPr="00760144" w:rsidRDefault="009F4FEB" w:rsidP="002C0D26">
      <w:pPr>
        <w:spacing w:after="0" w:line="480" w:lineRule="auto"/>
        <w:ind w:left="144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2118016" behindDoc="0" locked="0" layoutInCell="1" allowOverlap="1" wp14:anchorId="16B3619E" wp14:editId="3E0E0689">
                <wp:simplePos x="0" y="0"/>
                <wp:positionH relativeFrom="column">
                  <wp:posOffset>3369945</wp:posOffset>
                </wp:positionH>
                <wp:positionV relativeFrom="paragraph">
                  <wp:posOffset>80010</wp:posOffset>
                </wp:positionV>
                <wp:extent cx="3914775" cy="0"/>
                <wp:effectExtent l="17145" t="60960" r="11430" b="53340"/>
                <wp:wrapNone/>
                <wp:docPr id="388" name="Auto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1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0" o:spid="_x0000_s1026" type="#_x0000_t32" style="position:absolute;margin-left:265.35pt;margin-top:6.3pt;width:308.25pt;height:0;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">
                <v:stroke endarrow="block"/>
              </v:shape>
            </w:pict>
          </mc:Fallback>
        </mc:AlternateContent>
      </w:r>
      <w:r w:rsidR="00F673D1" w:rsidRPr="00760144">
        <w:rPr>
          <w:rFonts w:ascii="Courier New" w:hAnsi="Courier New" w:cs="Courier New"/>
        </w:rPr>
        <w:t xml:space="preserve">-APOLLO TEST/CF-0595KAJ508 *                                    </w:t>
      </w:r>
    </w:p>
    <w:p w14:paraId="16B35A7F"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 xml:space="preserve">*** ITINERARY REMARKS EXIST  *** &gt;RM*·                          </w:t>
      </w:r>
    </w:p>
    <w:p w14:paraId="16B35A80"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 xml:space="preserve">*** ADDITIONAL ITINERARY DATA EXISTS ***&gt;*I·                    </w:t>
      </w:r>
    </w:p>
    <w:p w14:paraId="16B35A81"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 xml:space="preserve">FONE-DENB/303 397-5933                                          </w:t>
      </w:r>
    </w:p>
    <w:p w14:paraId="16B35A82"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GFAX-OSI1V-</w:t>
      </w:r>
      <w:r w:rsidR="00EF1DEC">
        <w:rPr>
          <w:rFonts w:ascii="Courier New" w:hAnsi="Courier New" w:cs="Courier New"/>
        </w:rPr>
        <w:t>XX</w:t>
      </w:r>
      <w:r w:rsidRPr="00760144">
        <w:rPr>
          <w:rFonts w:ascii="Courier New" w:hAnsi="Courier New" w:cs="Courier New"/>
        </w:rPr>
        <w:t>92245ARR20JAN CXL:CANCEL. FEES APPLY ON DAY OF ARRI</w:t>
      </w:r>
    </w:p>
    <w:p w14:paraId="16B35A83"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 xml:space="preserve">VAL AT 19:00                                                    </w:t>
      </w:r>
    </w:p>
    <w:p w14:paraId="16B35A84" w14:textId="77777777" w:rsidR="00F673D1" w:rsidRPr="00760144" w:rsidRDefault="00F673D1" w:rsidP="002C0D26">
      <w:pPr>
        <w:spacing w:after="0" w:line="480" w:lineRule="auto"/>
        <w:ind w:left="1440"/>
        <w:rPr>
          <w:rFonts w:ascii="Courier New" w:hAnsi="Courier New" w:cs="Courier New"/>
        </w:rPr>
      </w:pPr>
      <w:r w:rsidRPr="00760144">
        <w:rPr>
          <w:rFonts w:ascii="Courier New" w:hAnsi="Courier New" w:cs="Courier New"/>
        </w:rPr>
        <w:t xml:space="preserve">   2 OSI1V-</w:t>
      </w:r>
      <w:r w:rsidR="00EF1DEC">
        <w:rPr>
          <w:rFonts w:ascii="Courier New" w:hAnsi="Courier New" w:cs="Courier New"/>
        </w:rPr>
        <w:t>XX</w:t>
      </w:r>
      <w:r w:rsidRPr="00760144">
        <w:rPr>
          <w:rFonts w:ascii="Courier New" w:hAnsi="Courier New" w:cs="Courier New"/>
        </w:rPr>
        <w:t>92245ARR20JAN CXL: CANCEL. FEES APPLY ON DAY OF ARR</w:t>
      </w:r>
    </w:p>
    <w:p w14:paraId="16B35A85" w14:textId="77777777" w:rsidR="00F673D1" w:rsidRPr="00760144" w:rsidRDefault="00F673D1" w:rsidP="002C0D26">
      <w:pPr>
        <w:spacing w:after="0" w:line="480" w:lineRule="auto"/>
        <w:ind w:left="1440"/>
        <w:rPr>
          <w:rFonts w:ascii="Courier New" w:hAnsi="Courier New" w:cs="Courier New"/>
          <w:sz w:val="16"/>
          <w:szCs w:val="16"/>
        </w:rPr>
      </w:pPr>
      <w:r w:rsidRPr="00760144">
        <w:rPr>
          <w:rFonts w:ascii="Courier New" w:hAnsi="Courier New" w:cs="Courier New"/>
        </w:rPr>
        <w:t xml:space="preserve">IVAL AT 19:00                                                   </w:t>
      </w:r>
    </w:p>
    <w:p w14:paraId="16B35A86" w14:textId="77777777" w:rsidR="00F673D1" w:rsidRPr="00956A4D" w:rsidRDefault="00F673D1" w:rsidP="00F673D1">
      <w:pPr>
        <w:spacing w:after="0" w:line="240" w:lineRule="auto"/>
        <w:rPr>
          <w:rFonts w:ascii="Arial" w:hAnsi="Arial" w:cs="Arial"/>
          <w:noProof/>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417"/>
        <w:gridCol w:w="4140"/>
      </w:tblGrid>
      <w:tr w:rsidR="00EF1DEC" w14:paraId="16B35A8A" w14:textId="77777777" w:rsidTr="00EF1DEC">
        <w:tc>
          <w:tcPr>
            <w:tcW w:w="1008" w:type="dxa"/>
            <w:tcBorders>
              <w:top w:val="single" w:sz="4" w:space="0" w:color="BFBFBF"/>
              <w:left w:val="single" w:sz="4" w:space="0" w:color="BFBFBF"/>
              <w:bottom w:val="single" w:sz="4" w:space="0" w:color="BFBFBF"/>
              <w:right w:val="single" w:sz="4" w:space="0" w:color="BFBFBF"/>
            </w:tcBorders>
            <w:shd w:val="pct12" w:color="auto" w:fill="auto"/>
            <w:hideMark/>
          </w:tcPr>
          <w:p w14:paraId="16B35A87" w14:textId="77777777" w:rsidR="00EF1DEC" w:rsidRDefault="00EF1DEC" w:rsidP="00EF1DEC">
            <w:pPr>
              <w:pStyle w:val="TableHeading"/>
            </w:pPr>
            <w:r>
              <w:t>Marker</w:t>
            </w:r>
          </w:p>
        </w:tc>
        <w:tc>
          <w:tcPr>
            <w:tcW w:w="1260" w:type="dxa"/>
            <w:tcBorders>
              <w:top w:val="single" w:sz="4" w:space="0" w:color="BFBFBF"/>
              <w:left w:val="single" w:sz="4" w:space="0" w:color="BFBFBF"/>
              <w:bottom w:val="single" w:sz="4" w:space="0" w:color="BFBFBF"/>
              <w:right w:val="single" w:sz="4" w:space="0" w:color="BFBFBF"/>
            </w:tcBorders>
            <w:shd w:val="pct12" w:color="auto" w:fill="auto"/>
            <w:hideMark/>
          </w:tcPr>
          <w:p w14:paraId="16B35A88" w14:textId="77777777" w:rsidR="00EF1DEC" w:rsidRDefault="00EF1DEC" w:rsidP="00EF1DEC">
            <w:pPr>
              <w:pStyle w:val="TableHeading"/>
            </w:pPr>
            <w:r>
              <w:t>Data Field</w:t>
            </w:r>
          </w:p>
        </w:tc>
        <w:tc>
          <w:tcPr>
            <w:tcW w:w="4140" w:type="dxa"/>
            <w:tcBorders>
              <w:top w:val="single" w:sz="4" w:space="0" w:color="BFBFBF"/>
              <w:left w:val="single" w:sz="4" w:space="0" w:color="BFBFBF"/>
              <w:bottom w:val="single" w:sz="4" w:space="0" w:color="BFBFBF"/>
              <w:right w:val="single" w:sz="4" w:space="0" w:color="BFBFBF"/>
            </w:tcBorders>
            <w:shd w:val="pct12" w:color="auto" w:fill="auto"/>
            <w:hideMark/>
          </w:tcPr>
          <w:p w14:paraId="16B35A89" w14:textId="77777777" w:rsidR="00EF1DEC" w:rsidRDefault="00EF1DEC" w:rsidP="00EF1DEC">
            <w:pPr>
              <w:pStyle w:val="TableHeading"/>
            </w:pPr>
            <w:r>
              <w:t>Description</w:t>
            </w:r>
          </w:p>
        </w:tc>
      </w:tr>
      <w:tr w:rsidR="00EF1DEC" w14:paraId="16B35A8E" w14:textId="77777777" w:rsidTr="00EF1DEC">
        <w:tc>
          <w:tcPr>
            <w:tcW w:w="1008" w:type="dxa"/>
            <w:tcBorders>
              <w:top w:val="single" w:sz="4" w:space="0" w:color="BFBFBF"/>
              <w:left w:val="single" w:sz="4" w:space="0" w:color="BFBFBF"/>
              <w:bottom w:val="single" w:sz="4" w:space="0" w:color="BFBFBF"/>
              <w:right w:val="single" w:sz="4" w:space="0" w:color="BFBFBF"/>
            </w:tcBorders>
          </w:tcPr>
          <w:p w14:paraId="16B35A8B" w14:textId="77777777" w:rsidR="00EF1DEC" w:rsidRPr="00EF1DEC" w:rsidRDefault="00EF1DEC" w:rsidP="00EF1DEC">
            <w:pPr>
              <w:pStyle w:val="TableText"/>
              <w:jc w:val="center"/>
              <w:rPr>
                <w:b/>
              </w:rPr>
            </w:pPr>
            <w:r>
              <w:rPr>
                <w:b/>
              </w:rPr>
              <w:t>A</w:t>
            </w:r>
          </w:p>
        </w:tc>
        <w:tc>
          <w:tcPr>
            <w:tcW w:w="1260" w:type="dxa"/>
            <w:tcBorders>
              <w:top w:val="single" w:sz="4" w:space="0" w:color="BFBFBF"/>
              <w:left w:val="single" w:sz="4" w:space="0" w:color="BFBFBF"/>
              <w:bottom w:val="single" w:sz="4" w:space="0" w:color="BFBFBF"/>
              <w:right w:val="single" w:sz="4" w:space="0" w:color="BFBFBF"/>
            </w:tcBorders>
            <w:hideMark/>
          </w:tcPr>
          <w:p w14:paraId="16B35A8C" w14:textId="77777777" w:rsidR="00EF1DEC" w:rsidRPr="00EF1DEC" w:rsidRDefault="00EF1DEC" w:rsidP="00EF1DEC">
            <w:pPr>
              <w:pStyle w:val="TableText"/>
              <w:rPr>
                <w:sz w:val="20"/>
                <w:szCs w:val="20"/>
              </w:rPr>
            </w:pPr>
            <w:r w:rsidRPr="00EF1DEC">
              <w:rPr>
                <w:rFonts w:ascii="Courier New" w:hAnsi="Courier New" w:cs="Courier New"/>
                <w:sz w:val="20"/>
                <w:szCs w:val="20"/>
              </w:rPr>
              <w:t>PZJXLM</w:t>
            </w:r>
          </w:p>
        </w:tc>
        <w:tc>
          <w:tcPr>
            <w:tcW w:w="4140" w:type="dxa"/>
            <w:tcBorders>
              <w:top w:val="single" w:sz="4" w:space="0" w:color="BFBFBF"/>
              <w:left w:val="single" w:sz="4" w:space="0" w:color="BFBFBF"/>
              <w:bottom w:val="single" w:sz="4" w:space="0" w:color="BFBFBF"/>
              <w:right w:val="single" w:sz="4" w:space="0" w:color="BFBFBF"/>
            </w:tcBorders>
            <w:hideMark/>
          </w:tcPr>
          <w:p w14:paraId="16B35A8D" w14:textId="77777777" w:rsidR="00EF1DEC" w:rsidRDefault="00EF1DEC" w:rsidP="00EF1DEC">
            <w:pPr>
              <w:pStyle w:val="TableText"/>
            </w:pPr>
            <w:r>
              <w:t>PNR Record Locator</w:t>
            </w:r>
          </w:p>
        </w:tc>
      </w:tr>
      <w:tr w:rsidR="00EF1DEC" w14:paraId="16B35A92" w14:textId="77777777" w:rsidTr="00EF1DEC">
        <w:tc>
          <w:tcPr>
            <w:tcW w:w="1008" w:type="dxa"/>
            <w:tcBorders>
              <w:top w:val="single" w:sz="4" w:space="0" w:color="BFBFBF"/>
              <w:left w:val="single" w:sz="4" w:space="0" w:color="BFBFBF"/>
              <w:bottom w:val="single" w:sz="4" w:space="0" w:color="BFBFBF"/>
              <w:right w:val="single" w:sz="4" w:space="0" w:color="BFBFBF"/>
            </w:tcBorders>
            <w:hideMark/>
          </w:tcPr>
          <w:p w14:paraId="16B35A8F" w14:textId="77777777" w:rsidR="00EF1DEC" w:rsidRDefault="00EF1DEC" w:rsidP="00EF1DEC">
            <w:pPr>
              <w:pStyle w:val="TableText"/>
              <w:jc w:val="center"/>
              <w:rPr>
                <w:b/>
              </w:rPr>
            </w:pPr>
            <w:r>
              <w:rPr>
                <w:b/>
              </w:rPr>
              <w:t>B</w:t>
            </w:r>
          </w:p>
        </w:tc>
        <w:tc>
          <w:tcPr>
            <w:tcW w:w="1260" w:type="dxa"/>
            <w:tcBorders>
              <w:top w:val="single" w:sz="4" w:space="0" w:color="BFBFBF"/>
              <w:left w:val="single" w:sz="4" w:space="0" w:color="BFBFBF"/>
              <w:bottom w:val="single" w:sz="4" w:space="0" w:color="BFBFBF"/>
              <w:right w:val="single" w:sz="4" w:space="0" w:color="BFBFBF"/>
            </w:tcBorders>
            <w:hideMark/>
          </w:tcPr>
          <w:p w14:paraId="16B35A90" w14:textId="77777777" w:rsidR="00EF1DEC" w:rsidRPr="00EF1DEC" w:rsidRDefault="00EF1DEC" w:rsidP="00EF1DEC">
            <w:pPr>
              <w:pStyle w:val="TableText"/>
              <w:rPr>
                <w:rFonts w:ascii="Courier New" w:hAnsi="Courier New" w:cs="Courier New"/>
                <w:sz w:val="20"/>
                <w:szCs w:val="20"/>
              </w:rPr>
            </w:pPr>
            <w:r w:rsidRPr="00EF1DEC">
              <w:rPr>
                <w:rFonts w:ascii="Courier New" w:hAnsi="Courier New" w:cs="Courier New"/>
                <w:sz w:val="20"/>
                <w:szCs w:val="20"/>
              </w:rPr>
              <w:t>0595KAJ508</w:t>
            </w:r>
          </w:p>
        </w:tc>
        <w:tc>
          <w:tcPr>
            <w:tcW w:w="4140" w:type="dxa"/>
            <w:tcBorders>
              <w:top w:val="single" w:sz="4" w:space="0" w:color="BFBFBF"/>
              <w:left w:val="single" w:sz="4" w:space="0" w:color="BFBFBF"/>
              <w:bottom w:val="single" w:sz="4" w:space="0" w:color="BFBFBF"/>
              <w:right w:val="single" w:sz="4" w:space="0" w:color="BFBFBF"/>
            </w:tcBorders>
            <w:hideMark/>
          </w:tcPr>
          <w:p w14:paraId="16B35A91" w14:textId="77777777" w:rsidR="00EF1DEC" w:rsidRDefault="00EF1DEC" w:rsidP="00EF1DEC">
            <w:pPr>
              <w:pStyle w:val="TableText"/>
            </w:pPr>
            <w:r>
              <w:t>Confirmation Number</w:t>
            </w:r>
          </w:p>
        </w:tc>
      </w:tr>
    </w:tbl>
    <w:p w14:paraId="16B35A93" w14:textId="77777777" w:rsidR="00F673D1" w:rsidRDefault="00F673D1" w:rsidP="00760144">
      <w:pPr>
        <w:spacing w:after="0" w:line="240" w:lineRule="auto"/>
        <w:rPr>
          <w:rFonts w:ascii="Arial" w:hAnsi="Arial" w:cs="Arial"/>
          <w:noProof/>
          <w:sz w:val="20"/>
          <w:szCs w:val="20"/>
        </w:rPr>
      </w:pPr>
    </w:p>
    <w:p w14:paraId="16B35A94" w14:textId="77777777" w:rsidR="00956A4D" w:rsidRPr="00760144" w:rsidRDefault="00760144" w:rsidP="00760144">
      <w:pPr>
        <w:pStyle w:val="TableText"/>
        <w:pageBreakBefore/>
        <w:spacing w:before="120" w:after="120"/>
        <w:rPr>
          <w:b/>
          <w:sz w:val="20"/>
          <w:szCs w:val="20"/>
          <w:u w:val="single"/>
        </w:rPr>
      </w:pPr>
      <w:r w:rsidRPr="00760144">
        <w:rPr>
          <w:b/>
          <w:sz w:val="20"/>
          <w:szCs w:val="20"/>
          <w:u w:val="single"/>
        </w:rPr>
        <w:t xml:space="preserve">OTA XML </w:t>
      </w:r>
      <w:r w:rsidR="00956A4D" w:rsidRPr="00760144">
        <w:rPr>
          <w:b/>
          <w:sz w:val="20"/>
          <w:szCs w:val="20"/>
          <w:u w:val="single"/>
        </w:rPr>
        <w:t xml:space="preserve">Commit </w:t>
      </w:r>
      <w:r w:rsidRPr="00760144">
        <w:rPr>
          <w:b/>
          <w:sz w:val="20"/>
          <w:szCs w:val="20"/>
          <w:u w:val="single"/>
        </w:rPr>
        <w:t>Re</w:t>
      </w:r>
      <w:r w:rsidR="00956A4D" w:rsidRPr="00760144">
        <w:rPr>
          <w:b/>
          <w:sz w:val="20"/>
          <w:szCs w:val="20"/>
          <w:u w:val="single"/>
        </w:rPr>
        <w:t>quest Message</w:t>
      </w:r>
      <w:r w:rsidRPr="00760144">
        <w:rPr>
          <w:b/>
          <w:sz w:val="20"/>
          <w:szCs w:val="20"/>
          <w:u w:val="single"/>
        </w:rPr>
        <w:t xml:space="preserve"> @ResStatus=”Commit” – Example #2</w:t>
      </w:r>
    </w:p>
    <w:p w14:paraId="16B35A95"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A96"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A97"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A98"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A99"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A9A"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A9B"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A9C"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A9D"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A9E" w14:textId="77777777" w:rsidR="00D10456" w:rsidRPr="00AF4064" w:rsidRDefault="00D10456" w:rsidP="00D10456">
      <w:pPr>
        <w:autoSpaceDE w:val="0"/>
        <w:autoSpaceDN w:val="0"/>
        <w:adjustRightInd w:val="0"/>
        <w:spacing w:after="0" w:line="240" w:lineRule="auto"/>
        <w:rPr>
          <w:rFonts w:ascii="Arial" w:hAnsi="Arial" w:cs="Arial"/>
          <w:color w:val="0000FF"/>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OTA_HotelResModifyRQ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r w:rsidRPr="000617E9">
        <w:rPr>
          <w:rFonts w:ascii="Arial" w:hAnsi="Arial" w:cs="Arial"/>
          <w:color w:val="000000"/>
          <w:sz w:val="16"/>
          <w:szCs w:val="16"/>
        </w:rPr>
        <w:t>http://xmlota.wspan.com/webservice/</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sidRPr="000617E9">
        <w:rPr>
          <w:rFonts w:ascii="Arial" w:hAnsi="Arial" w:cs="Arial"/>
          <w:color w:val="000000"/>
          <w:sz w:val="16"/>
          <w:szCs w:val="16"/>
        </w:rPr>
        <w:t>34076F55934</w:t>
      </w:r>
      <w:r w:rsidR="00476154">
        <w:rPr>
          <w:rFonts w:ascii="Arial" w:hAnsi="Arial" w:cs="Arial"/>
          <w:color w:val="000000"/>
          <w:sz w:val="16"/>
          <w:szCs w:val="16"/>
        </w:rPr>
        <w:t>AV</w:t>
      </w:r>
      <w:r w:rsidR="00476154" w:rsidRPr="000617E9">
        <w:rPr>
          <w:rFonts w:ascii="Arial" w:hAnsi="Arial" w:cs="Arial"/>
          <w:color w:val="000000"/>
          <w:sz w:val="16"/>
          <w:szCs w:val="16"/>
        </w:rPr>
        <w:t>P</w:t>
      </w:r>
      <w:r w:rsidR="00476154">
        <w:rPr>
          <w:rFonts w:ascii="Arial" w:hAnsi="Arial" w:cs="Arial"/>
          <w:color w:val="000000"/>
          <w:sz w:val="16"/>
          <w:szCs w:val="16"/>
        </w:rPr>
        <w:t>870</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ET@P1951259860639247-F55934</w:t>
      </w:r>
      <w:r w:rsidR="00311D98" w:rsidRPr="000617E9">
        <w:rPr>
          <w:rFonts w:ascii="Arial" w:hAnsi="Arial" w:cs="Arial"/>
          <w:color w:val="000000"/>
          <w:sz w:val="16"/>
          <w:szCs w:val="16"/>
        </w:rPr>
        <w:t>XX</w:t>
      </w:r>
      <w:r w:rsidRPr="000617E9">
        <w:rPr>
          <w:rFonts w:ascii="Arial" w:hAnsi="Arial" w:cs="Arial"/>
          <w:color w:val="000000"/>
          <w:sz w:val="16"/>
          <w:szCs w:val="16"/>
        </w:rPr>
        <w:t>E</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Commit</w:t>
      </w:r>
      <w:r w:rsidRPr="000617E9">
        <w:rPr>
          <w:rFonts w:ascii="Arial" w:hAnsi="Arial" w:cs="Arial"/>
          <w:color w:val="0000FF"/>
          <w:sz w:val="16"/>
          <w:szCs w:val="16"/>
        </w:rPr>
        <w:t>"&gt;</w:t>
      </w:r>
    </w:p>
    <w:p w14:paraId="16B35A9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POS</w:t>
      </w:r>
      <w:r w:rsidRPr="00760144">
        <w:rPr>
          <w:rFonts w:ascii="Arial" w:hAnsi="Arial" w:cs="Arial"/>
          <w:color w:val="0000FF"/>
          <w:sz w:val="16"/>
          <w:szCs w:val="16"/>
          <w:highlight w:val="white"/>
        </w:rPr>
        <w:t>&gt;</w:t>
      </w:r>
    </w:p>
    <w:p w14:paraId="16B35AA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Source</w:t>
      </w:r>
      <w:r w:rsidRPr="00760144">
        <w:rPr>
          <w:rFonts w:ascii="Arial" w:hAnsi="Arial" w:cs="Arial"/>
          <w:color w:val="FF0000"/>
          <w:sz w:val="16"/>
          <w:szCs w:val="16"/>
          <w:highlight w:val="white"/>
        </w:rPr>
        <w:t xml:space="preserve"> AgentSine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UAE032750</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TerminalID</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F55934</w:t>
      </w:r>
      <w:r w:rsidRPr="00760144">
        <w:rPr>
          <w:rFonts w:ascii="Arial" w:hAnsi="Arial" w:cs="Arial"/>
          <w:color w:val="0000FF"/>
          <w:sz w:val="16"/>
          <w:szCs w:val="16"/>
          <w:highlight w:val="white"/>
        </w:rPr>
        <w:t>"&gt;</w:t>
      </w:r>
    </w:p>
    <w:p w14:paraId="16B35AA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BookingChannel</w:t>
      </w:r>
      <w:r w:rsidRPr="00760144">
        <w:rPr>
          <w:rFonts w:ascii="Arial" w:hAnsi="Arial" w:cs="Arial"/>
          <w:color w:val="FF0000"/>
          <w:sz w:val="16"/>
          <w:szCs w:val="16"/>
          <w:highlight w:val="white"/>
        </w:rPr>
        <w:t xml:space="preserve"> 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w:t>
      </w:r>
      <w:r w:rsidRPr="00760144">
        <w:rPr>
          <w:rFonts w:ascii="Arial" w:hAnsi="Arial" w:cs="Arial"/>
          <w:color w:val="0000FF"/>
          <w:sz w:val="16"/>
          <w:szCs w:val="16"/>
          <w:highlight w:val="white"/>
        </w:rPr>
        <w:t>"&gt;</w:t>
      </w:r>
    </w:p>
    <w:p w14:paraId="16B35AA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CompanyName</w:t>
      </w:r>
      <w:r w:rsidRPr="00760144">
        <w:rPr>
          <w:rFonts w:ascii="Arial" w:hAnsi="Arial" w:cs="Arial"/>
          <w:color w:val="FF0000"/>
          <w:sz w:val="16"/>
          <w:szCs w:val="16"/>
          <w:highlight w:val="white"/>
        </w:rPr>
        <w:t xml:space="preserve"> 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1V</w:t>
      </w:r>
      <w:r w:rsidRPr="00760144">
        <w:rPr>
          <w:rFonts w:ascii="Arial" w:hAnsi="Arial" w:cs="Arial"/>
          <w:color w:val="0000FF"/>
          <w:sz w:val="16"/>
          <w:szCs w:val="16"/>
          <w:highlight w:val="white"/>
        </w:rPr>
        <w:t>"/&gt;</w:t>
      </w:r>
    </w:p>
    <w:p w14:paraId="16B35AA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BookingChannel</w:t>
      </w:r>
      <w:r w:rsidRPr="00760144">
        <w:rPr>
          <w:rFonts w:ascii="Arial" w:hAnsi="Arial" w:cs="Arial"/>
          <w:color w:val="0000FF"/>
          <w:sz w:val="16"/>
          <w:szCs w:val="16"/>
          <w:highlight w:val="white"/>
        </w:rPr>
        <w:t>&gt;</w:t>
      </w:r>
    </w:p>
    <w:p w14:paraId="16B35AA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Source</w:t>
      </w:r>
      <w:r w:rsidRPr="00760144">
        <w:rPr>
          <w:rFonts w:ascii="Arial" w:hAnsi="Arial" w:cs="Arial"/>
          <w:color w:val="0000FF"/>
          <w:sz w:val="16"/>
          <w:szCs w:val="16"/>
          <w:highlight w:val="white"/>
        </w:rPr>
        <w:t>&gt;</w:t>
      </w:r>
    </w:p>
    <w:p w14:paraId="16B35AA5" w14:textId="14C89961"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rPr>
        <mc:AlternateContent>
          <mc:Choice Requires="wps">
            <w:drawing>
              <wp:anchor distT="0" distB="0" distL="114300" distR="114300" simplePos="0" relativeHeight="252119040" behindDoc="0" locked="0" layoutInCell="1" allowOverlap="1" wp14:anchorId="16B3619F" wp14:editId="2B988239">
                <wp:simplePos x="0" y="0"/>
                <wp:positionH relativeFrom="column">
                  <wp:posOffset>8284845</wp:posOffset>
                </wp:positionH>
                <wp:positionV relativeFrom="paragraph">
                  <wp:posOffset>13335</wp:posOffset>
                </wp:positionV>
                <wp:extent cx="400050" cy="228600"/>
                <wp:effectExtent l="7620" t="13335" r="11430" b="5715"/>
                <wp:wrapNone/>
                <wp:docPr id="387"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A" w14:textId="77777777" w:rsidR="00337B9C" w:rsidRPr="00760144" w:rsidRDefault="00337B9C" w:rsidP="005A0B82">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1" o:spid="_x0000_s1102" style="position:absolute;margin-left:652.35pt;margin-top:1.05pt;width:31.5pt;height:1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">
                <v:textbox>
                  <w:txbxContent>
                    <w:p w14:paraId="16B3638A" w14:textId="77777777" w:rsidR="00337B9C" w:rsidRPr="00760144" w:rsidRDefault="00337B9C" w:rsidP="005A0B82">
                      <w:pPr>
                        <w:jc w:val="center"/>
                        <w:rPr>
                          <w:rFonts w:ascii="Arial" w:hAnsi="Arial" w:cs="Arial"/>
                          <w:b/>
                          <w:sz w:val="22"/>
                        </w:rPr>
                      </w:pPr>
                      <w:r>
                        <w:rPr>
                          <w:rFonts w:ascii="Arial" w:hAnsi="Arial" w:cs="Arial"/>
                          <w:b/>
                          <w:sz w:val="22"/>
                        </w:rPr>
                        <w:t>A</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POS</w:t>
      </w:r>
      <w:r w:rsidR="00956A4D" w:rsidRPr="00760144">
        <w:rPr>
          <w:rFonts w:ascii="Arial" w:hAnsi="Arial" w:cs="Arial"/>
          <w:color w:val="0000FF"/>
          <w:sz w:val="16"/>
          <w:szCs w:val="16"/>
          <w:highlight w:val="white"/>
        </w:rPr>
        <w:t>&gt;</w:t>
      </w:r>
    </w:p>
    <w:p w14:paraId="16B35AA6" w14:textId="0728030C"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22112" behindDoc="0" locked="0" layoutInCell="1" allowOverlap="1" wp14:anchorId="16B361A0" wp14:editId="1FC9434F">
                <wp:simplePos x="0" y="0"/>
                <wp:positionH relativeFrom="column">
                  <wp:posOffset>3188970</wp:posOffset>
                </wp:positionH>
                <wp:positionV relativeFrom="paragraph">
                  <wp:posOffset>48895</wp:posOffset>
                </wp:positionV>
                <wp:extent cx="0" cy="171450"/>
                <wp:effectExtent l="55245" t="10795" r="59055" b="17780"/>
                <wp:wrapNone/>
                <wp:docPr id="386" name="Auto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4" o:spid="_x0000_s1026" type="#_x0000_t32" style="position:absolute;margin-left:251.1pt;margin-top:3.85pt;width:0;height:13.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pKNw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21088" behindDoc="0" locked="0" layoutInCell="1" allowOverlap="1" wp14:anchorId="16B361A1" wp14:editId="79F0B812">
                <wp:simplePos x="0" y="0"/>
                <wp:positionH relativeFrom="column">
                  <wp:posOffset>3188970</wp:posOffset>
                </wp:positionH>
                <wp:positionV relativeFrom="paragraph">
                  <wp:posOffset>1270</wp:posOffset>
                </wp:positionV>
                <wp:extent cx="5095875" cy="47625"/>
                <wp:effectExtent l="7620" t="10795" r="11430" b="8255"/>
                <wp:wrapNone/>
                <wp:docPr id="385" name="Auto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587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3" o:spid="_x0000_s1026" type="#_x0000_t32" style="position:absolute;margin-left:251.1pt;margin-top:.1pt;width:401.25pt;height:3.7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"/>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HotelResModifies</w:t>
      </w:r>
      <w:r w:rsidR="00956A4D" w:rsidRPr="00760144">
        <w:rPr>
          <w:rFonts w:ascii="Arial" w:hAnsi="Arial" w:cs="Arial"/>
          <w:color w:val="0000FF"/>
          <w:sz w:val="16"/>
          <w:szCs w:val="16"/>
          <w:highlight w:val="white"/>
        </w:rPr>
        <w:t>&gt;</w:t>
      </w:r>
    </w:p>
    <w:p w14:paraId="16B35AA7"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HotelResModify</w:t>
      </w:r>
      <w:r w:rsidRPr="00760144">
        <w:rPr>
          <w:rFonts w:ascii="Arial" w:hAnsi="Arial" w:cs="Arial"/>
          <w:color w:val="0000FF"/>
          <w:sz w:val="16"/>
          <w:szCs w:val="16"/>
          <w:highlight w:val="white"/>
        </w:rPr>
        <w:t>&gt;</w:t>
      </w:r>
    </w:p>
    <w:p w14:paraId="16B35AA8"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UniqueID</w:t>
      </w:r>
      <w:r w:rsidRPr="00760144">
        <w:rPr>
          <w:rFonts w:ascii="Arial" w:hAnsi="Arial" w:cs="Arial"/>
          <w:color w:val="FF0000"/>
          <w:sz w:val="16"/>
          <w:szCs w:val="16"/>
          <w:highlight w:val="white"/>
        </w:rPr>
        <w:t xml:space="preserve"> ID</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PZJXLM</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ID_Context</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1V</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14</w:t>
      </w:r>
      <w:r w:rsidRPr="00760144">
        <w:rPr>
          <w:rFonts w:ascii="Arial" w:hAnsi="Arial" w:cs="Arial"/>
          <w:color w:val="0000FF"/>
          <w:sz w:val="16"/>
          <w:szCs w:val="16"/>
          <w:highlight w:val="white"/>
        </w:rPr>
        <w:t>"/&gt;</w:t>
      </w:r>
    </w:p>
    <w:p w14:paraId="16B35AA9"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RoomStays</w:t>
      </w:r>
      <w:r w:rsidRPr="00760144">
        <w:rPr>
          <w:rFonts w:ascii="Arial" w:hAnsi="Arial" w:cs="Arial"/>
          <w:color w:val="0000FF"/>
          <w:sz w:val="16"/>
          <w:szCs w:val="16"/>
          <w:highlight w:val="white"/>
        </w:rPr>
        <w:t>&gt;</w:t>
      </w:r>
    </w:p>
    <w:p w14:paraId="16B35AAA"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RoomStay</w:t>
      </w:r>
      <w:r w:rsidRPr="00760144">
        <w:rPr>
          <w:rFonts w:ascii="Arial" w:hAnsi="Arial" w:cs="Arial"/>
          <w:color w:val="0000FF"/>
          <w:sz w:val="16"/>
          <w:szCs w:val="16"/>
          <w:highlight w:val="white"/>
        </w:rPr>
        <w:t>&gt;</w:t>
      </w:r>
    </w:p>
    <w:p w14:paraId="16B35AAB"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BasicPropertyInfo</w:t>
      </w:r>
      <w:r w:rsidRPr="00760144">
        <w:rPr>
          <w:rFonts w:ascii="Arial" w:hAnsi="Arial" w:cs="Arial"/>
          <w:color w:val="FF0000"/>
          <w:sz w:val="16"/>
          <w:szCs w:val="16"/>
          <w:highlight w:val="white"/>
        </w:rPr>
        <w:t xml:space="preserve"> ChainCode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XX</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HotelCode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92245</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HotelCodeContext</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1V</w:t>
      </w:r>
      <w:r w:rsidRPr="00760144">
        <w:rPr>
          <w:rFonts w:ascii="Arial" w:hAnsi="Arial" w:cs="Arial"/>
          <w:color w:val="0000FF"/>
          <w:sz w:val="16"/>
          <w:szCs w:val="16"/>
          <w:highlight w:val="white"/>
        </w:rPr>
        <w:t>"/&gt;</w:t>
      </w:r>
    </w:p>
    <w:p w14:paraId="16B35AAC" w14:textId="681BB635"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rPr>
        <mc:AlternateContent>
          <mc:Choice Requires="wps">
            <w:drawing>
              <wp:anchor distT="0" distB="0" distL="114300" distR="114300" simplePos="0" relativeHeight="252120064" behindDoc="0" locked="0" layoutInCell="1" allowOverlap="1" wp14:anchorId="16B361A2" wp14:editId="5F0F46CB">
                <wp:simplePos x="0" y="0"/>
                <wp:positionH relativeFrom="column">
                  <wp:posOffset>8380095</wp:posOffset>
                </wp:positionH>
                <wp:positionV relativeFrom="paragraph">
                  <wp:posOffset>24130</wp:posOffset>
                </wp:positionV>
                <wp:extent cx="400050" cy="228600"/>
                <wp:effectExtent l="7620" t="5080" r="11430" b="13970"/>
                <wp:wrapNone/>
                <wp:docPr id="384"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B" w14:textId="77777777" w:rsidR="00337B9C" w:rsidRPr="00760144" w:rsidRDefault="00337B9C" w:rsidP="005A0B82">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103" style="position:absolute;margin-left:659.85pt;margin-top:1.9pt;width:31.5pt;height:18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">
                <v:textbox>
                  <w:txbxContent>
                    <w:p w14:paraId="16B3638B" w14:textId="77777777" w:rsidR="00337B9C" w:rsidRPr="00760144" w:rsidRDefault="00337B9C" w:rsidP="005A0B82">
                      <w:pPr>
                        <w:jc w:val="center"/>
                        <w:rPr>
                          <w:rFonts w:ascii="Arial" w:hAnsi="Arial" w:cs="Arial"/>
                          <w:b/>
                          <w:sz w:val="22"/>
                        </w:rPr>
                      </w:pPr>
                      <w:r>
                        <w:rPr>
                          <w:rFonts w:ascii="Arial" w:hAnsi="Arial" w:cs="Arial"/>
                          <w:b/>
                          <w:sz w:val="22"/>
                        </w:rPr>
                        <w:t>B</w:t>
                      </w:r>
                    </w:p>
                  </w:txbxContent>
                </v:textbox>
              </v:rect>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RoomStay</w:t>
      </w:r>
      <w:r w:rsidR="00956A4D" w:rsidRPr="00760144">
        <w:rPr>
          <w:rFonts w:ascii="Arial" w:hAnsi="Arial" w:cs="Arial"/>
          <w:color w:val="0000FF"/>
          <w:sz w:val="16"/>
          <w:szCs w:val="16"/>
          <w:highlight w:val="white"/>
        </w:rPr>
        <w:t>&gt;</w:t>
      </w:r>
    </w:p>
    <w:p w14:paraId="16B35AAD" w14:textId="6900817A" w:rsidR="00956A4D" w:rsidRPr="00760144" w:rsidRDefault="009F4FEB" w:rsidP="0076014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24160" behindDoc="0" locked="0" layoutInCell="1" allowOverlap="1" wp14:anchorId="16B361A3" wp14:editId="4DA25E17">
                <wp:simplePos x="0" y="0"/>
                <wp:positionH relativeFrom="column">
                  <wp:posOffset>7275195</wp:posOffset>
                </wp:positionH>
                <wp:positionV relativeFrom="paragraph">
                  <wp:posOffset>31115</wp:posOffset>
                </wp:positionV>
                <wp:extent cx="0" cy="281305"/>
                <wp:effectExtent l="55245" t="12065" r="59055" b="20955"/>
                <wp:wrapNone/>
                <wp:docPr id="383" name="Auto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6" o:spid="_x0000_s1026" type="#_x0000_t32" style="position:absolute;margin-left:572.85pt;margin-top:2.45pt;width:0;height:22.1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NdFNQIAAGA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23136" behindDoc="0" locked="0" layoutInCell="1" allowOverlap="1" wp14:anchorId="16B361A4" wp14:editId="737E52EF">
                <wp:simplePos x="0" y="0"/>
                <wp:positionH relativeFrom="column">
                  <wp:posOffset>7275195</wp:posOffset>
                </wp:positionH>
                <wp:positionV relativeFrom="paragraph">
                  <wp:posOffset>31115</wp:posOffset>
                </wp:positionV>
                <wp:extent cx="1104900" cy="0"/>
                <wp:effectExtent l="7620" t="12065" r="11430" b="6985"/>
                <wp:wrapNone/>
                <wp:docPr id="382" name="Auto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5" o:spid="_x0000_s1026" type="#_x0000_t32" style="position:absolute;margin-left:572.85pt;margin-top:2.45pt;width:87pt;height:0;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PJKQIAAEkEAAAOAAAAZHJzL2Uyb0RvYy54bWysVMGO2jAQvVfqP1i+QxI2U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"/>
            </w:pict>
          </mc:Fallback>
        </mc:AlternateContent>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00"/>
          <w:sz w:val="16"/>
          <w:szCs w:val="16"/>
          <w:highlight w:val="white"/>
        </w:rPr>
        <w:tab/>
      </w:r>
      <w:r w:rsidR="00956A4D" w:rsidRPr="00760144">
        <w:rPr>
          <w:rFonts w:ascii="Arial" w:hAnsi="Arial" w:cs="Arial"/>
          <w:color w:val="0000FF"/>
          <w:sz w:val="16"/>
          <w:szCs w:val="16"/>
          <w:highlight w:val="white"/>
        </w:rPr>
        <w:t>&lt;/</w:t>
      </w:r>
      <w:r w:rsidR="00956A4D" w:rsidRPr="00760144">
        <w:rPr>
          <w:rFonts w:ascii="Arial" w:hAnsi="Arial" w:cs="Arial"/>
          <w:color w:val="800000"/>
          <w:sz w:val="16"/>
          <w:szCs w:val="16"/>
          <w:highlight w:val="white"/>
        </w:rPr>
        <w:t>RoomStays</w:t>
      </w:r>
      <w:r w:rsidR="00956A4D" w:rsidRPr="00760144">
        <w:rPr>
          <w:rFonts w:ascii="Arial" w:hAnsi="Arial" w:cs="Arial"/>
          <w:color w:val="0000FF"/>
          <w:sz w:val="16"/>
          <w:szCs w:val="16"/>
          <w:highlight w:val="white"/>
        </w:rPr>
        <w:t>&gt;</w:t>
      </w:r>
    </w:p>
    <w:p w14:paraId="16B35AAE"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ResGlobalInfo</w:t>
      </w:r>
      <w:r w:rsidRPr="00760144">
        <w:rPr>
          <w:rFonts w:ascii="Arial" w:hAnsi="Arial" w:cs="Arial"/>
          <w:color w:val="0000FF"/>
          <w:sz w:val="16"/>
          <w:szCs w:val="16"/>
          <w:highlight w:val="white"/>
        </w:rPr>
        <w:t>&gt;</w:t>
      </w:r>
    </w:p>
    <w:p w14:paraId="16B35AAF"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HotelReservationIDs</w:t>
      </w:r>
      <w:r w:rsidRPr="00760144">
        <w:rPr>
          <w:rFonts w:ascii="Arial" w:hAnsi="Arial" w:cs="Arial"/>
          <w:color w:val="0000FF"/>
          <w:sz w:val="16"/>
          <w:szCs w:val="16"/>
          <w:highlight w:val="white"/>
        </w:rPr>
        <w:t>&gt;</w:t>
      </w:r>
    </w:p>
    <w:p w14:paraId="16B35AB0"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FF"/>
          <w:sz w:val="16"/>
          <w:szCs w:val="16"/>
          <w:highlight w:val="white"/>
        </w:rPr>
        <w:t>&lt;</w:t>
      </w:r>
      <w:r w:rsidRPr="00760144">
        <w:rPr>
          <w:rFonts w:ascii="Arial" w:hAnsi="Arial" w:cs="Arial"/>
          <w:color w:val="800000"/>
          <w:sz w:val="16"/>
          <w:szCs w:val="16"/>
          <w:highlight w:val="white"/>
        </w:rPr>
        <w:t>HotelReservationID</w:t>
      </w:r>
      <w:r w:rsidRPr="00760144">
        <w:rPr>
          <w:rFonts w:ascii="Arial" w:hAnsi="Arial" w:cs="Arial"/>
          <w:color w:val="FF0000"/>
          <w:sz w:val="16"/>
          <w:szCs w:val="16"/>
          <w:highlight w:val="white"/>
        </w:rPr>
        <w:t xml:space="preserve"> ResID_SourceContext</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XX</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ResID_Type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14</w:t>
      </w:r>
      <w:r w:rsidRPr="00760144">
        <w:rPr>
          <w:rFonts w:ascii="Arial" w:hAnsi="Arial" w:cs="Arial"/>
          <w:color w:val="0000FF"/>
          <w:sz w:val="16"/>
          <w:szCs w:val="16"/>
          <w:highlight w:val="white"/>
        </w:rPr>
        <w:t>"</w:t>
      </w:r>
      <w:r w:rsidRPr="00760144">
        <w:rPr>
          <w:rFonts w:ascii="Arial" w:hAnsi="Arial" w:cs="Arial"/>
          <w:color w:val="FF0000"/>
          <w:sz w:val="16"/>
          <w:szCs w:val="16"/>
          <w:highlight w:val="white"/>
        </w:rPr>
        <w:t xml:space="preserve"> ResID_Value</w:t>
      </w:r>
      <w:r w:rsidRPr="00760144">
        <w:rPr>
          <w:rFonts w:ascii="Arial" w:hAnsi="Arial" w:cs="Arial"/>
          <w:color w:val="0000FF"/>
          <w:sz w:val="16"/>
          <w:szCs w:val="16"/>
          <w:highlight w:val="white"/>
        </w:rPr>
        <w:t>="</w:t>
      </w:r>
      <w:r w:rsidRPr="00760144">
        <w:rPr>
          <w:rFonts w:ascii="Arial" w:hAnsi="Arial" w:cs="Arial"/>
          <w:color w:val="000000"/>
          <w:sz w:val="16"/>
          <w:szCs w:val="16"/>
          <w:highlight w:val="white"/>
        </w:rPr>
        <w:t>0595KAJ508</w:t>
      </w:r>
      <w:r w:rsidRPr="00760144">
        <w:rPr>
          <w:rFonts w:ascii="Arial" w:hAnsi="Arial" w:cs="Arial"/>
          <w:color w:val="0000FF"/>
          <w:sz w:val="16"/>
          <w:szCs w:val="16"/>
          <w:highlight w:val="white"/>
        </w:rPr>
        <w:t>"/&gt;</w:t>
      </w:r>
    </w:p>
    <w:p w14:paraId="16B35AB1"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&lt;/HotelReservationIDs&gt;</w:t>
      </w:r>
    </w:p>
    <w:p w14:paraId="16B35AB2"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&lt;/ResGlobalInfo&gt;</w:t>
      </w:r>
    </w:p>
    <w:p w14:paraId="16B35AB3"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&lt;/HotelResModify&gt;</w:t>
      </w:r>
    </w:p>
    <w:p w14:paraId="16B35AB4"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&lt;/HotelResModifies&gt;</w:t>
      </w:r>
    </w:p>
    <w:p w14:paraId="16B35AB5" w14:textId="77777777" w:rsidR="00956A4D" w:rsidRPr="00760144" w:rsidRDefault="00956A4D" w:rsidP="00760144">
      <w:pPr>
        <w:autoSpaceDE w:val="0"/>
        <w:autoSpaceDN w:val="0"/>
        <w:adjustRightInd w:val="0"/>
        <w:spacing w:after="0" w:line="240" w:lineRule="auto"/>
        <w:rPr>
          <w:rFonts w:ascii="Arial" w:hAnsi="Arial" w:cs="Arial"/>
          <w:color w:val="000000"/>
          <w:sz w:val="16"/>
          <w:szCs w:val="16"/>
          <w:highlight w:val="white"/>
        </w:rPr>
      </w:pPr>
      <w:r w:rsidRPr="00760144">
        <w:rPr>
          <w:rFonts w:ascii="Arial" w:hAnsi="Arial" w:cs="Arial"/>
          <w:color w:val="000000"/>
          <w:sz w:val="16"/>
          <w:szCs w:val="16"/>
          <w:highlight w:val="white"/>
        </w:rPr>
        <w:tab/>
      </w:r>
      <w:r w:rsidRPr="00760144">
        <w:rPr>
          <w:rFonts w:ascii="Arial" w:hAnsi="Arial" w:cs="Arial"/>
          <w:color w:val="000000"/>
          <w:sz w:val="16"/>
          <w:szCs w:val="16"/>
          <w:highlight w:val="white"/>
        </w:rPr>
        <w:tab/>
        <w:t>&lt;/OTA_HotelResModifyRQ&gt;</w:t>
      </w:r>
    </w:p>
    <w:p w14:paraId="16B35AB6" w14:textId="77777777" w:rsidR="00956A4D" w:rsidRPr="00AF4064" w:rsidRDefault="00956A4D" w:rsidP="00760144">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t>&lt;/S:Body&gt;</w:t>
      </w:r>
    </w:p>
    <w:p w14:paraId="16B35AB7" w14:textId="77777777" w:rsidR="00956A4D" w:rsidRPr="00760144" w:rsidRDefault="00956A4D" w:rsidP="00760144">
      <w:pPr>
        <w:spacing w:after="0" w:line="240" w:lineRule="auto"/>
        <w:rPr>
          <w:rFonts w:ascii="Arial" w:hAnsi="Arial" w:cs="Arial"/>
          <w:noProof/>
          <w:sz w:val="16"/>
          <w:szCs w:val="16"/>
        </w:rPr>
      </w:pPr>
      <w:r w:rsidRPr="00AF4064">
        <w:rPr>
          <w:rFonts w:ascii="Arial" w:hAnsi="Arial" w:cs="Arial"/>
          <w:noProof/>
          <w:sz w:val="16"/>
          <w:szCs w:val="16"/>
        </w:rPr>
        <w:t>&lt;/S:Envelope&gt;</w:t>
      </w:r>
    </w:p>
    <w:p w14:paraId="16B35AB8" w14:textId="77777777" w:rsidR="00956A4D" w:rsidRPr="00956A4D" w:rsidRDefault="00956A4D" w:rsidP="00760144">
      <w:pPr>
        <w:spacing w:after="0" w:line="240" w:lineRule="auto"/>
        <w:rPr>
          <w:rFonts w:ascii="Arial" w:hAnsi="Arial" w:cs="Arial"/>
          <w:noProof/>
          <w:sz w:val="20"/>
          <w:szCs w:val="20"/>
        </w:rPr>
      </w:pPr>
    </w:p>
    <w:p w14:paraId="16B35AB9" w14:textId="77777777" w:rsidR="00956A4D" w:rsidRPr="00956A4D" w:rsidRDefault="00956A4D" w:rsidP="00956A4D">
      <w:pPr>
        <w:spacing w:after="0" w:line="240" w:lineRule="auto"/>
        <w:rPr>
          <w:rFonts w:ascii="Arial" w:hAnsi="Arial" w:cs="Arial"/>
          <w:noProof/>
          <w:sz w:val="20"/>
          <w:szCs w:val="20"/>
        </w:rPr>
      </w:pPr>
    </w:p>
    <w:p w14:paraId="16B35ABA" w14:textId="77777777" w:rsidR="00956A4D" w:rsidRPr="00760144" w:rsidRDefault="00760144" w:rsidP="00760144">
      <w:pPr>
        <w:pStyle w:val="TableText"/>
        <w:pageBreakBefore/>
        <w:spacing w:before="120" w:after="120"/>
        <w:rPr>
          <w:b/>
          <w:sz w:val="20"/>
          <w:szCs w:val="20"/>
          <w:u w:val="single"/>
        </w:rPr>
      </w:pPr>
      <w:r w:rsidRPr="00760144">
        <w:rPr>
          <w:b/>
          <w:sz w:val="20"/>
          <w:szCs w:val="20"/>
          <w:u w:val="single"/>
        </w:rPr>
        <w:t xml:space="preserve">Apollo </w:t>
      </w:r>
      <w:r w:rsidR="00956A4D" w:rsidRPr="00760144">
        <w:rPr>
          <w:b/>
          <w:sz w:val="20"/>
          <w:szCs w:val="20"/>
          <w:u w:val="single"/>
        </w:rPr>
        <w:t>GDS Commit Response</w:t>
      </w:r>
      <w:r w:rsidRPr="00760144">
        <w:rPr>
          <w:b/>
          <w:sz w:val="20"/>
          <w:szCs w:val="20"/>
          <w:u w:val="single"/>
        </w:rPr>
        <w:t xml:space="preserve"> – Example #2</w:t>
      </w:r>
    </w:p>
    <w:p w14:paraId="16B35ABB" w14:textId="1AF8D626" w:rsidR="005A0B82" w:rsidRDefault="009F4FEB" w:rsidP="005A0B82">
      <w:pPr>
        <w:spacing w:after="0" w:line="480" w:lineRule="auto"/>
        <w:ind w:left="1440"/>
        <w:rPr>
          <w:rFonts w:ascii="Courier New" w:hAnsi="Courier New" w:cs="Courier New"/>
        </w:rPr>
      </w:pPr>
      <w:r>
        <w:rPr>
          <w:rFonts w:ascii="Arial" w:hAnsi="Arial" w:cs="Arial"/>
          <w:noProof/>
          <w:color w:val="000000"/>
          <w:sz w:val="16"/>
          <w:szCs w:val="16"/>
        </w:rPr>
        <mc:AlternateContent>
          <mc:Choice Requires="wps">
            <w:drawing>
              <wp:anchor distT="0" distB="0" distL="114300" distR="114300" simplePos="0" relativeHeight="252126208" behindDoc="0" locked="0" layoutInCell="1" allowOverlap="1" wp14:anchorId="16B361A5" wp14:editId="088615A3">
                <wp:simplePos x="0" y="0"/>
                <wp:positionH relativeFrom="column">
                  <wp:posOffset>236220</wp:posOffset>
                </wp:positionH>
                <wp:positionV relativeFrom="paragraph">
                  <wp:posOffset>335280</wp:posOffset>
                </wp:positionV>
                <wp:extent cx="400050" cy="228600"/>
                <wp:effectExtent l="7620" t="11430" r="11430" b="7620"/>
                <wp:wrapNone/>
                <wp:docPr id="381"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C" w14:textId="77777777" w:rsidR="00337B9C" w:rsidRPr="00760144" w:rsidRDefault="00337B9C" w:rsidP="005A0B82">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8" o:spid="_x0000_s1104" style="position:absolute;left:0;text-align:left;margin-left:18.6pt;margin-top:26.4pt;width:31.5pt;height:1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">
                <v:textbox>
                  <w:txbxContent>
                    <w:p w14:paraId="16B3638C" w14:textId="77777777" w:rsidR="00337B9C" w:rsidRPr="00760144" w:rsidRDefault="00337B9C" w:rsidP="005A0B82">
                      <w:pPr>
                        <w:jc w:val="center"/>
                        <w:rPr>
                          <w:rFonts w:ascii="Arial" w:hAnsi="Arial" w:cs="Arial"/>
                          <w:b/>
                          <w:sz w:val="22"/>
                        </w:rPr>
                      </w:pPr>
                      <w:r>
                        <w:rPr>
                          <w:rFonts w:ascii="Arial" w:hAnsi="Arial" w:cs="Arial"/>
                          <w:b/>
                          <w:sz w:val="22"/>
                        </w:rPr>
                        <w:t>A</w:t>
                      </w:r>
                    </w:p>
                  </w:txbxContent>
                </v:textbox>
              </v:rect>
            </w:pict>
          </mc:Fallback>
        </mc:AlternateContent>
      </w:r>
    </w:p>
    <w:p w14:paraId="16B35ABC" w14:textId="7003B970" w:rsidR="00956A4D" w:rsidRPr="00760144" w:rsidRDefault="009F4FEB" w:rsidP="005A0B82">
      <w:pPr>
        <w:spacing w:after="0" w:line="480" w:lineRule="auto"/>
        <w:ind w:left="144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2127232" behindDoc="0" locked="0" layoutInCell="1" allowOverlap="1" wp14:anchorId="16B361A6" wp14:editId="7332696F">
                <wp:simplePos x="0" y="0"/>
                <wp:positionH relativeFrom="column">
                  <wp:posOffset>636270</wp:posOffset>
                </wp:positionH>
                <wp:positionV relativeFrom="paragraph">
                  <wp:posOffset>104140</wp:posOffset>
                </wp:positionV>
                <wp:extent cx="247650" cy="0"/>
                <wp:effectExtent l="7620" t="56515" r="20955" b="57785"/>
                <wp:wrapNone/>
                <wp:docPr id="380" name="Auto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9" o:spid="_x0000_s1026" type="#_x0000_t32" style="position:absolute;margin-left:50.1pt;margin-top:8.2pt;width:19.5pt;height:0;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n6NgIAAGA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">
                <v:stroke endarrow="block"/>
              </v:shape>
            </w:pict>
          </mc:Fallback>
        </mc:AlternateContent>
      </w:r>
      <w:r w:rsidR="00956A4D" w:rsidRPr="00760144">
        <w:rPr>
          <w:rFonts w:ascii="Courier New" w:hAnsi="Courier New" w:cs="Courier New"/>
        </w:rPr>
        <w:t xml:space="preserve">PZJXLM/50 XDBKR E032750 AG 14537482 03DEC                       </w:t>
      </w:r>
    </w:p>
    <w:p w14:paraId="16B35ABD"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 xml:space="preserve"> 1.1APOLLO/TEST                                                 </w:t>
      </w:r>
    </w:p>
    <w:p w14:paraId="16B35ABE"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 xml:space="preserve"> 1 HHL XX HK1 DUB 20JAN-21JAN  1NT 92245  IBIS DUBLIN WEST      </w:t>
      </w:r>
    </w:p>
    <w:p w14:paraId="16B35ABF" w14:textId="60E647F5" w:rsidR="00956A4D" w:rsidRPr="00760144" w:rsidRDefault="009F4FEB" w:rsidP="005A0B82">
      <w:pPr>
        <w:spacing w:after="0" w:line="480" w:lineRule="auto"/>
        <w:ind w:left="1440"/>
        <w:rPr>
          <w:rFonts w:ascii="Courier New" w:hAnsi="Courier New" w:cs="Courier New"/>
        </w:rPr>
      </w:pPr>
      <w:r>
        <w:rPr>
          <w:rFonts w:ascii="Arial" w:hAnsi="Arial" w:cs="Arial"/>
          <w:noProof/>
          <w:color w:val="000000"/>
          <w:sz w:val="16"/>
          <w:szCs w:val="16"/>
        </w:rPr>
        <mc:AlternateContent>
          <mc:Choice Requires="wps">
            <w:drawing>
              <wp:anchor distT="0" distB="0" distL="114300" distR="114300" simplePos="0" relativeHeight="252125184" behindDoc="0" locked="0" layoutInCell="1" allowOverlap="1" wp14:anchorId="16B361A7" wp14:editId="288DBF07">
                <wp:simplePos x="0" y="0"/>
                <wp:positionH relativeFrom="column">
                  <wp:posOffset>7208520</wp:posOffset>
                </wp:positionH>
                <wp:positionV relativeFrom="paragraph">
                  <wp:posOffset>321310</wp:posOffset>
                </wp:positionV>
                <wp:extent cx="400050" cy="228600"/>
                <wp:effectExtent l="7620" t="6985" r="11430" b="12065"/>
                <wp:wrapNone/>
                <wp:docPr id="379"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D" w14:textId="77777777" w:rsidR="00337B9C" w:rsidRPr="00760144" w:rsidRDefault="00337B9C" w:rsidP="005A0B82">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7" o:spid="_x0000_s1105" style="position:absolute;left:0;text-align:left;margin-left:567.6pt;margin-top:25.3pt;width:31.5pt;height:18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">
                <v:textbox>
                  <w:txbxContent>
                    <w:p w14:paraId="16B3638D" w14:textId="77777777" w:rsidR="00337B9C" w:rsidRPr="00760144" w:rsidRDefault="00337B9C" w:rsidP="005A0B82">
                      <w:pPr>
                        <w:jc w:val="center"/>
                        <w:rPr>
                          <w:rFonts w:ascii="Arial" w:hAnsi="Arial" w:cs="Arial"/>
                          <w:b/>
                          <w:sz w:val="22"/>
                        </w:rPr>
                      </w:pPr>
                      <w:r>
                        <w:rPr>
                          <w:rFonts w:ascii="Arial" w:hAnsi="Arial" w:cs="Arial"/>
                          <w:b/>
                          <w:sz w:val="22"/>
                        </w:rPr>
                        <w:t>B</w:t>
                      </w:r>
                    </w:p>
                  </w:txbxContent>
                </v:textbox>
              </v:rect>
            </w:pict>
          </mc:Fallback>
        </mc:AlternateContent>
      </w:r>
      <w:r w:rsidR="00956A4D" w:rsidRPr="00760144">
        <w:rPr>
          <w:rFonts w:ascii="Courier New" w:hAnsi="Courier New" w:cs="Courier New"/>
        </w:rPr>
        <w:t>1B1QRAC -1/RG-EUR55.00/AGT14537482/G-AXXXXXXXXXXXX0028EXP0912/NM</w:t>
      </w:r>
    </w:p>
    <w:p w14:paraId="16B35AC0" w14:textId="79854588" w:rsidR="00956A4D" w:rsidRPr="00760144" w:rsidRDefault="009F4FEB" w:rsidP="005A0B82">
      <w:pPr>
        <w:spacing w:after="0" w:line="480" w:lineRule="auto"/>
        <w:ind w:left="144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2128256" behindDoc="0" locked="0" layoutInCell="1" allowOverlap="1" wp14:anchorId="16B361A8" wp14:editId="49C3D9BF">
                <wp:simplePos x="0" y="0"/>
                <wp:positionH relativeFrom="column">
                  <wp:posOffset>3274695</wp:posOffset>
                </wp:positionH>
                <wp:positionV relativeFrom="paragraph">
                  <wp:posOffset>85090</wp:posOffset>
                </wp:positionV>
                <wp:extent cx="3933825" cy="0"/>
                <wp:effectExtent l="17145" t="56515" r="11430" b="57785"/>
                <wp:wrapNone/>
                <wp:docPr id="378" name="Auto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38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0" o:spid="_x0000_s1026" type="#_x0000_t32" style="position:absolute;margin-left:257.85pt;margin-top:6.7pt;width:309.75pt;height:0;flip:x;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">
                <v:stroke endarrow="block"/>
              </v:shape>
            </w:pict>
          </mc:Fallback>
        </mc:AlternateContent>
      </w:r>
      <w:r w:rsidR="00956A4D" w:rsidRPr="00760144">
        <w:rPr>
          <w:rFonts w:ascii="Courier New" w:hAnsi="Courier New" w:cs="Courier New"/>
        </w:rPr>
        <w:t xml:space="preserve">-APOLLO TEST/CF-0595KAJ508 *                                    </w:t>
      </w:r>
    </w:p>
    <w:p w14:paraId="16B35AC1"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 xml:space="preserve">*** ITINERARY REMARKS EXIST  *** &gt;RM*·                          </w:t>
      </w:r>
    </w:p>
    <w:p w14:paraId="16B35AC2"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 xml:space="preserve">*** ADDITIONAL ITINERARY DATA EXISTS ***&gt;*I·                    </w:t>
      </w:r>
    </w:p>
    <w:p w14:paraId="16B35AC3"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 xml:space="preserve">FONE-DENB/303 397-5933                                          </w:t>
      </w:r>
    </w:p>
    <w:p w14:paraId="16B35AC4"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GFAX-OSI1V-</w:t>
      </w:r>
      <w:r w:rsidR="00EF1DEC">
        <w:rPr>
          <w:rFonts w:ascii="Courier New" w:hAnsi="Courier New" w:cs="Courier New"/>
        </w:rPr>
        <w:t>XX</w:t>
      </w:r>
      <w:r w:rsidRPr="00760144">
        <w:rPr>
          <w:rFonts w:ascii="Courier New" w:hAnsi="Courier New" w:cs="Courier New"/>
        </w:rPr>
        <w:t>92245ARR20JAN CXL:CANCEL. FEES APPLY ON DAY OF ARRI</w:t>
      </w:r>
    </w:p>
    <w:p w14:paraId="16B35AC5"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 xml:space="preserve">VAL AT 19:00                                                    </w:t>
      </w:r>
    </w:p>
    <w:p w14:paraId="16B35AC6" w14:textId="77777777" w:rsidR="00956A4D" w:rsidRPr="00760144" w:rsidRDefault="00956A4D" w:rsidP="005A0B82">
      <w:pPr>
        <w:spacing w:after="0" w:line="480" w:lineRule="auto"/>
        <w:ind w:left="1440"/>
        <w:rPr>
          <w:rFonts w:ascii="Courier New" w:hAnsi="Courier New" w:cs="Courier New"/>
        </w:rPr>
      </w:pPr>
      <w:r w:rsidRPr="00760144">
        <w:rPr>
          <w:rFonts w:ascii="Courier New" w:hAnsi="Courier New" w:cs="Courier New"/>
        </w:rPr>
        <w:t xml:space="preserve">   2 OSI1V-</w:t>
      </w:r>
      <w:r w:rsidR="00EF1DEC">
        <w:rPr>
          <w:rFonts w:ascii="Courier New" w:hAnsi="Courier New" w:cs="Courier New"/>
        </w:rPr>
        <w:t>XX</w:t>
      </w:r>
      <w:r w:rsidRPr="00760144">
        <w:rPr>
          <w:rFonts w:ascii="Courier New" w:hAnsi="Courier New" w:cs="Courier New"/>
        </w:rPr>
        <w:t>92245ARR20JAN CXL: CANCEL. FEES APPLY ON DAY OF ARR</w:t>
      </w:r>
    </w:p>
    <w:p w14:paraId="16B35AC7" w14:textId="77777777" w:rsidR="00956A4D" w:rsidRPr="00760144" w:rsidRDefault="00956A4D" w:rsidP="005A0B82">
      <w:pPr>
        <w:spacing w:after="0" w:line="480" w:lineRule="auto"/>
        <w:ind w:left="1440"/>
        <w:rPr>
          <w:rFonts w:ascii="Courier New" w:hAnsi="Courier New" w:cs="Courier New"/>
          <w:sz w:val="16"/>
          <w:szCs w:val="16"/>
        </w:rPr>
      </w:pPr>
      <w:r w:rsidRPr="00760144">
        <w:rPr>
          <w:rFonts w:ascii="Courier New" w:hAnsi="Courier New" w:cs="Courier New"/>
        </w:rPr>
        <w:t xml:space="preserve">IVAL AT 19:00                                                   </w:t>
      </w:r>
    </w:p>
    <w:p w14:paraId="16B35AC8" w14:textId="77777777" w:rsidR="00956A4D" w:rsidRPr="00956A4D" w:rsidRDefault="00956A4D" w:rsidP="00760144">
      <w:pPr>
        <w:spacing w:after="0" w:line="240" w:lineRule="auto"/>
        <w:rPr>
          <w:rFonts w:ascii="Arial" w:hAnsi="Arial" w:cs="Arial"/>
          <w:noProof/>
          <w:sz w:val="20"/>
          <w:szCs w:val="20"/>
        </w:rPr>
      </w:pPr>
    </w:p>
    <w:p w14:paraId="16B35AC9" w14:textId="77777777" w:rsidR="00956A4D" w:rsidRPr="00760144" w:rsidRDefault="00760144" w:rsidP="00760144">
      <w:pPr>
        <w:pStyle w:val="TableText"/>
        <w:pageBreakBefore/>
        <w:spacing w:before="120" w:after="120"/>
        <w:rPr>
          <w:b/>
          <w:sz w:val="20"/>
          <w:szCs w:val="20"/>
          <w:u w:val="single"/>
        </w:rPr>
      </w:pPr>
      <w:r>
        <w:rPr>
          <w:b/>
          <w:sz w:val="20"/>
          <w:szCs w:val="20"/>
          <w:u w:val="single"/>
        </w:rPr>
        <w:t xml:space="preserve">OTA </w:t>
      </w:r>
      <w:r w:rsidR="00F673D1">
        <w:rPr>
          <w:b/>
          <w:sz w:val="20"/>
          <w:szCs w:val="20"/>
          <w:u w:val="single"/>
        </w:rPr>
        <w:t xml:space="preserve">XML </w:t>
      </w:r>
      <w:r w:rsidR="00956A4D" w:rsidRPr="00760144">
        <w:rPr>
          <w:b/>
          <w:sz w:val="20"/>
          <w:szCs w:val="20"/>
          <w:u w:val="single"/>
        </w:rPr>
        <w:t>Commit Response Message</w:t>
      </w:r>
      <w:r w:rsidR="00F673D1">
        <w:rPr>
          <w:b/>
          <w:sz w:val="20"/>
          <w:szCs w:val="20"/>
          <w:u w:val="single"/>
        </w:rPr>
        <w:t xml:space="preserve"> @ResResponse Type=”Committed”</w:t>
      </w:r>
    </w:p>
    <w:p w14:paraId="16B35ACA"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ACB"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ACC"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ACD"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ACE"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ACF"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AD0"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AD1"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AD2" w14:textId="77777777" w:rsidR="00D10456" w:rsidRPr="00AF4064" w:rsidRDefault="00D10456" w:rsidP="00D10456">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AD3" w14:textId="77777777" w:rsidR="00D10456" w:rsidRPr="00AF4064" w:rsidRDefault="00D10456" w:rsidP="00D10456">
      <w:pPr>
        <w:autoSpaceDE w:val="0"/>
        <w:autoSpaceDN w:val="0"/>
        <w:adjustRightInd w:val="0"/>
        <w:spacing w:after="0" w:line="240" w:lineRule="auto"/>
        <w:rPr>
          <w:rFonts w:ascii="Arial" w:hAnsi="Arial" w:cs="Arial"/>
          <w:color w:val="0000FF"/>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OTA_HotelResModifyRS</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ET@P1951259860639247-F55934</w:t>
      </w:r>
      <w:r w:rsidR="006A0AB5" w:rsidRPr="000617E9">
        <w:rPr>
          <w:rFonts w:ascii="Arial" w:hAnsi="Arial" w:cs="Arial"/>
          <w:color w:val="000000"/>
          <w:sz w:val="16"/>
          <w:szCs w:val="16"/>
        </w:rPr>
        <w:t>XX</w:t>
      </w:r>
      <w:r w:rsidRPr="000617E9">
        <w:rPr>
          <w:rFonts w:ascii="Arial" w:hAnsi="Arial" w:cs="Arial"/>
          <w:color w:val="000000"/>
          <w:sz w:val="16"/>
          <w:szCs w:val="16"/>
        </w:rPr>
        <w:t>E</w:t>
      </w:r>
      <w:r w:rsidRPr="000617E9">
        <w:rPr>
          <w:rFonts w:ascii="Arial" w:hAnsi="Arial" w:cs="Arial"/>
          <w:color w:val="0000FF"/>
          <w:sz w:val="16"/>
          <w:szCs w:val="16"/>
        </w:rPr>
        <w:t>"</w:t>
      </w:r>
      <w:r w:rsidRPr="000617E9">
        <w:rPr>
          <w:rFonts w:ascii="Arial" w:hAnsi="Arial" w:cs="Arial"/>
          <w:color w:val="FF0000"/>
          <w:sz w:val="16"/>
          <w:szCs w:val="16"/>
        </w:rPr>
        <w:t xml:space="preserve"> TimeStamp</w:t>
      </w:r>
      <w:r w:rsidRPr="000617E9">
        <w:rPr>
          <w:rFonts w:ascii="Arial" w:hAnsi="Arial" w:cs="Arial"/>
          <w:color w:val="0000FF"/>
          <w:sz w:val="16"/>
          <w:szCs w:val="16"/>
        </w:rPr>
        <w:t>="</w:t>
      </w:r>
      <w:r w:rsidRPr="000617E9">
        <w:rPr>
          <w:rFonts w:ascii="Arial" w:hAnsi="Arial" w:cs="Arial"/>
          <w:color w:val="000000"/>
          <w:sz w:val="16"/>
          <w:szCs w:val="16"/>
        </w:rPr>
        <w:t>2009-12-03T18:17:18.762+01:00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sidRPr="000617E9">
        <w:rPr>
          <w:rFonts w:ascii="Arial" w:hAnsi="Arial" w:cs="Arial"/>
          <w:color w:val="000000"/>
          <w:sz w:val="16"/>
          <w:szCs w:val="16"/>
        </w:rPr>
        <w:t>34076F55934</w:t>
      </w:r>
      <w:r w:rsidR="00476154">
        <w:rPr>
          <w:rFonts w:ascii="Arial" w:hAnsi="Arial" w:cs="Arial"/>
          <w:color w:val="000000"/>
          <w:sz w:val="16"/>
          <w:szCs w:val="16"/>
        </w:rPr>
        <w:t>AV</w:t>
      </w:r>
      <w:r w:rsidR="00476154" w:rsidRPr="000617E9">
        <w:rPr>
          <w:rFonts w:ascii="Arial" w:hAnsi="Arial" w:cs="Arial"/>
          <w:color w:val="000000"/>
          <w:sz w:val="16"/>
          <w:szCs w:val="16"/>
        </w:rPr>
        <w:t>P</w:t>
      </w:r>
      <w:r w:rsidR="00476154">
        <w:rPr>
          <w:rFonts w:ascii="Arial" w:hAnsi="Arial" w:cs="Arial"/>
          <w:color w:val="000000"/>
          <w:sz w:val="16"/>
          <w:szCs w:val="16"/>
        </w:rPr>
        <w:t>870</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Committed</w:t>
      </w:r>
      <w:r w:rsidRPr="000617E9">
        <w:rPr>
          <w:rFonts w:ascii="Arial" w:hAnsi="Arial" w:cs="Arial"/>
          <w:color w:val="0000FF"/>
          <w:sz w:val="16"/>
          <w:szCs w:val="16"/>
        </w:rPr>
        <w:t>"&gt;</w:t>
      </w:r>
    </w:p>
    <w:p w14:paraId="16B35AD4"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POS</w:t>
      </w:r>
      <w:r w:rsidRPr="003420E0">
        <w:rPr>
          <w:rFonts w:ascii="Arial" w:hAnsi="Arial" w:cs="Arial"/>
          <w:color w:val="0000FF"/>
          <w:sz w:val="16"/>
          <w:szCs w:val="16"/>
          <w:highlight w:val="white"/>
        </w:rPr>
        <w:t>&gt;</w:t>
      </w:r>
    </w:p>
    <w:p w14:paraId="16B35AD5"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Source</w:t>
      </w:r>
      <w:r w:rsidRPr="003420E0">
        <w:rPr>
          <w:rFonts w:ascii="Arial" w:hAnsi="Arial" w:cs="Arial"/>
          <w:color w:val="FF0000"/>
          <w:sz w:val="16"/>
          <w:szCs w:val="16"/>
          <w:highlight w:val="white"/>
        </w:rPr>
        <w:t xml:space="preserve"> AgentSine</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UAE032750</w:t>
      </w:r>
      <w:r w:rsidRPr="003420E0">
        <w:rPr>
          <w:rFonts w:ascii="Arial" w:hAnsi="Arial" w:cs="Arial"/>
          <w:color w:val="0000FF"/>
          <w:sz w:val="16"/>
          <w:szCs w:val="16"/>
          <w:highlight w:val="white"/>
        </w:rPr>
        <w:t>"</w:t>
      </w:r>
      <w:r w:rsidRPr="003420E0">
        <w:rPr>
          <w:rFonts w:ascii="Arial" w:hAnsi="Arial" w:cs="Arial"/>
          <w:color w:val="FF0000"/>
          <w:sz w:val="16"/>
          <w:szCs w:val="16"/>
          <w:highlight w:val="white"/>
        </w:rPr>
        <w:t xml:space="preserve"> TerminalID</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F55934</w:t>
      </w:r>
      <w:r w:rsidRPr="003420E0">
        <w:rPr>
          <w:rFonts w:ascii="Arial" w:hAnsi="Arial" w:cs="Arial"/>
          <w:color w:val="0000FF"/>
          <w:sz w:val="16"/>
          <w:szCs w:val="16"/>
          <w:highlight w:val="white"/>
        </w:rPr>
        <w:t>"&gt;</w:t>
      </w:r>
    </w:p>
    <w:p w14:paraId="16B35AD6"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BookingChannel</w:t>
      </w:r>
      <w:r w:rsidRPr="003420E0">
        <w:rPr>
          <w:rFonts w:ascii="Arial" w:hAnsi="Arial" w:cs="Arial"/>
          <w:color w:val="FF0000"/>
          <w:sz w:val="16"/>
          <w:szCs w:val="16"/>
          <w:highlight w:val="white"/>
        </w:rPr>
        <w:t xml:space="preserve"> Type</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1</w:t>
      </w:r>
      <w:r w:rsidRPr="003420E0">
        <w:rPr>
          <w:rFonts w:ascii="Arial" w:hAnsi="Arial" w:cs="Arial"/>
          <w:color w:val="0000FF"/>
          <w:sz w:val="16"/>
          <w:szCs w:val="16"/>
          <w:highlight w:val="white"/>
        </w:rPr>
        <w:t>"&gt;</w:t>
      </w:r>
    </w:p>
    <w:p w14:paraId="16B35AD7"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CompanyName</w:t>
      </w:r>
      <w:r w:rsidRPr="003420E0">
        <w:rPr>
          <w:rFonts w:ascii="Arial" w:hAnsi="Arial" w:cs="Arial"/>
          <w:color w:val="FF0000"/>
          <w:sz w:val="16"/>
          <w:szCs w:val="16"/>
          <w:highlight w:val="white"/>
        </w:rPr>
        <w:t xml:space="preserve"> Code</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1V</w:t>
      </w:r>
      <w:r w:rsidRPr="003420E0">
        <w:rPr>
          <w:rFonts w:ascii="Arial" w:hAnsi="Arial" w:cs="Arial"/>
          <w:color w:val="0000FF"/>
          <w:sz w:val="16"/>
          <w:szCs w:val="16"/>
          <w:highlight w:val="white"/>
        </w:rPr>
        <w:t>"/&gt;</w:t>
      </w:r>
    </w:p>
    <w:p w14:paraId="16B35AD8"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BookingChannel</w:t>
      </w:r>
      <w:r w:rsidRPr="003420E0">
        <w:rPr>
          <w:rFonts w:ascii="Arial" w:hAnsi="Arial" w:cs="Arial"/>
          <w:color w:val="0000FF"/>
          <w:sz w:val="16"/>
          <w:szCs w:val="16"/>
          <w:highlight w:val="white"/>
        </w:rPr>
        <w:t>&gt;</w:t>
      </w:r>
    </w:p>
    <w:p w14:paraId="16B35AD9"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Source</w:t>
      </w:r>
      <w:r w:rsidRPr="003420E0">
        <w:rPr>
          <w:rFonts w:ascii="Arial" w:hAnsi="Arial" w:cs="Arial"/>
          <w:color w:val="0000FF"/>
          <w:sz w:val="16"/>
          <w:szCs w:val="16"/>
          <w:highlight w:val="white"/>
        </w:rPr>
        <w:t>&gt;</w:t>
      </w:r>
    </w:p>
    <w:p w14:paraId="16B35ADA" w14:textId="251F5BBD" w:rsidR="00956A4D" w:rsidRPr="003420E0" w:rsidRDefault="009F4FEB" w:rsidP="00956A4D">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rPr>
        <mc:AlternateContent>
          <mc:Choice Requires="wps">
            <w:drawing>
              <wp:anchor distT="0" distB="0" distL="114300" distR="114300" simplePos="0" relativeHeight="252130304" behindDoc="0" locked="0" layoutInCell="1" allowOverlap="1" wp14:anchorId="16B361A9" wp14:editId="22AEC098">
                <wp:simplePos x="0" y="0"/>
                <wp:positionH relativeFrom="column">
                  <wp:posOffset>8265795</wp:posOffset>
                </wp:positionH>
                <wp:positionV relativeFrom="paragraph">
                  <wp:posOffset>20320</wp:posOffset>
                </wp:positionV>
                <wp:extent cx="400050" cy="228600"/>
                <wp:effectExtent l="7620" t="10795" r="11430" b="8255"/>
                <wp:wrapNone/>
                <wp:docPr id="377"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E" w14:textId="77777777" w:rsidR="00337B9C" w:rsidRPr="00760144" w:rsidRDefault="00337B9C" w:rsidP="005A0B82">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106" style="position:absolute;margin-left:650.85pt;margin-top:1.6pt;width:31.5pt;height:18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">
                <v:textbox>
                  <w:txbxContent>
                    <w:p w14:paraId="16B3638E" w14:textId="77777777" w:rsidR="00337B9C" w:rsidRPr="00760144" w:rsidRDefault="00337B9C" w:rsidP="005A0B82">
                      <w:pPr>
                        <w:jc w:val="center"/>
                        <w:rPr>
                          <w:rFonts w:ascii="Arial" w:hAnsi="Arial" w:cs="Arial"/>
                          <w:b/>
                          <w:sz w:val="22"/>
                        </w:rPr>
                      </w:pPr>
                      <w:r>
                        <w:rPr>
                          <w:rFonts w:ascii="Arial" w:hAnsi="Arial" w:cs="Arial"/>
                          <w:b/>
                          <w:sz w:val="22"/>
                        </w:rPr>
                        <w:t>A</w:t>
                      </w:r>
                    </w:p>
                  </w:txbxContent>
                </v:textbox>
              </v:rect>
            </w:pict>
          </mc:Fallback>
        </mc:AlternateContent>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FF"/>
          <w:sz w:val="16"/>
          <w:szCs w:val="16"/>
          <w:highlight w:val="white"/>
        </w:rPr>
        <w:t>&lt;/</w:t>
      </w:r>
      <w:r w:rsidR="00956A4D" w:rsidRPr="003420E0">
        <w:rPr>
          <w:rFonts w:ascii="Arial" w:hAnsi="Arial" w:cs="Arial"/>
          <w:color w:val="800000"/>
          <w:sz w:val="16"/>
          <w:szCs w:val="16"/>
          <w:highlight w:val="white"/>
        </w:rPr>
        <w:t>POS</w:t>
      </w:r>
      <w:r w:rsidR="00956A4D" w:rsidRPr="003420E0">
        <w:rPr>
          <w:rFonts w:ascii="Arial" w:hAnsi="Arial" w:cs="Arial"/>
          <w:color w:val="0000FF"/>
          <w:sz w:val="16"/>
          <w:szCs w:val="16"/>
          <w:highlight w:val="white"/>
        </w:rPr>
        <w:t>&gt;</w:t>
      </w:r>
    </w:p>
    <w:p w14:paraId="16B35ADB" w14:textId="7A180DF9" w:rsidR="00956A4D" w:rsidRPr="003420E0" w:rsidRDefault="009F4FEB" w:rsidP="00956A4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32352" behindDoc="0" locked="0" layoutInCell="1" allowOverlap="1" wp14:anchorId="16B361AA" wp14:editId="7EC22BD2">
                <wp:simplePos x="0" y="0"/>
                <wp:positionH relativeFrom="column">
                  <wp:posOffset>3188970</wp:posOffset>
                </wp:positionH>
                <wp:positionV relativeFrom="paragraph">
                  <wp:posOffset>55880</wp:posOffset>
                </wp:positionV>
                <wp:extent cx="0" cy="266700"/>
                <wp:effectExtent l="55245" t="8255" r="59055" b="20320"/>
                <wp:wrapNone/>
                <wp:docPr id="376"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4" o:spid="_x0000_s1026" type="#_x0000_t32" style="position:absolute;margin-left:251.1pt;margin-top:4.4pt;width:0;height:21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31328" behindDoc="0" locked="0" layoutInCell="1" allowOverlap="1" wp14:anchorId="16B361AB" wp14:editId="6E2AE9A2">
                <wp:simplePos x="0" y="0"/>
                <wp:positionH relativeFrom="column">
                  <wp:posOffset>3188970</wp:posOffset>
                </wp:positionH>
                <wp:positionV relativeFrom="paragraph">
                  <wp:posOffset>22860</wp:posOffset>
                </wp:positionV>
                <wp:extent cx="5038725" cy="33020"/>
                <wp:effectExtent l="7620" t="13335" r="11430" b="10795"/>
                <wp:wrapNone/>
                <wp:docPr id="375" name="Auto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38725" cy="33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3" o:spid="_x0000_s1026" type="#_x0000_t32" style="position:absolute;margin-left:251.1pt;margin-top:1.8pt;width:396.75pt;height:2.6pt;flip:x;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"/>
            </w:pict>
          </mc:Fallback>
        </mc:AlternateContent>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FF"/>
          <w:sz w:val="16"/>
          <w:szCs w:val="16"/>
          <w:highlight w:val="white"/>
        </w:rPr>
        <w:t>&lt;</w:t>
      </w:r>
      <w:r w:rsidR="00956A4D" w:rsidRPr="003420E0">
        <w:rPr>
          <w:rFonts w:ascii="Arial" w:hAnsi="Arial" w:cs="Arial"/>
          <w:color w:val="800000"/>
          <w:sz w:val="16"/>
          <w:szCs w:val="16"/>
          <w:highlight w:val="white"/>
        </w:rPr>
        <w:t>Success</w:t>
      </w:r>
      <w:r w:rsidR="00956A4D" w:rsidRPr="003420E0">
        <w:rPr>
          <w:rFonts w:ascii="Arial" w:hAnsi="Arial" w:cs="Arial"/>
          <w:color w:val="0000FF"/>
          <w:sz w:val="16"/>
          <w:szCs w:val="16"/>
          <w:highlight w:val="white"/>
        </w:rPr>
        <w:t>/&gt;</w:t>
      </w:r>
    </w:p>
    <w:p w14:paraId="16B35ADC"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HotelResModifies</w:t>
      </w:r>
      <w:r w:rsidRPr="003420E0">
        <w:rPr>
          <w:rFonts w:ascii="Arial" w:hAnsi="Arial" w:cs="Arial"/>
          <w:color w:val="0000FF"/>
          <w:sz w:val="16"/>
          <w:szCs w:val="16"/>
          <w:highlight w:val="white"/>
        </w:rPr>
        <w:t>&gt;</w:t>
      </w:r>
    </w:p>
    <w:p w14:paraId="16B35ADD"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HotelResModify</w:t>
      </w:r>
      <w:r w:rsidRPr="003420E0">
        <w:rPr>
          <w:rFonts w:ascii="Arial" w:hAnsi="Arial" w:cs="Arial"/>
          <w:color w:val="0000FF"/>
          <w:sz w:val="16"/>
          <w:szCs w:val="16"/>
          <w:highlight w:val="white"/>
        </w:rPr>
        <w:t>&gt;</w:t>
      </w:r>
    </w:p>
    <w:p w14:paraId="16B35ADE"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UniqueID</w:t>
      </w:r>
      <w:r w:rsidRPr="003420E0">
        <w:rPr>
          <w:rFonts w:ascii="Arial" w:hAnsi="Arial" w:cs="Arial"/>
          <w:color w:val="FF0000"/>
          <w:sz w:val="16"/>
          <w:szCs w:val="16"/>
          <w:highlight w:val="white"/>
        </w:rPr>
        <w:t xml:space="preserve"> ID</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PZJXLM</w:t>
      </w:r>
      <w:r w:rsidRPr="003420E0">
        <w:rPr>
          <w:rFonts w:ascii="Arial" w:hAnsi="Arial" w:cs="Arial"/>
          <w:color w:val="0000FF"/>
          <w:sz w:val="16"/>
          <w:szCs w:val="16"/>
          <w:highlight w:val="white"/>
        </w:rPr>
        <w:t>"</w:t>
      </w:r>
      <w:r w:rsidRPr="003420E0">
        <w:rPr>
          <w:rFonts w:ascii="Arial" w:hAnsi="Arial" w:cs="Arial"/>
          <w:color w:val="FF0000"/>
          <w:sz w:val="16"/>
          <w:szCs w:val="16"/>
          <w:highlight w:val="white"/>
        </w:rPr>
        <w:t xml:space="preserve"> ID_Context</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1V</w:t>
      </w:r>
      <w:r w:rsidRPr="003420E0">
        <w:rPr>
          <w:rFonts w:ascii="Arial" w:hAnsi="Arial" w:cs="Arial"/>
          <w:color w:val="0000FF"/>
          <w:sz w:val="16"/>
          <w:szCs w:val="16"/>
          <w:highlight w:val="white"/>
        </w:rPr>
        <w:t>"</w:t>
      </w:r>
      <w:r w:rsidRPr="003420E0">
        <w:rPr>
          <w:rFonts w:ascii="Arial" w:hAnsi="Arial" w:cs="Arial"/>
          <w:color w:val="FF0000"/>
          <w:sz w:val="16"/>
          <w:szCs w:val="16"/>
          <w:highlight w:val="white"/>
        </w:rPr>
        <w:t xml:space="preserve"> Type</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14</w:t>
      </w:r>
      <w:r w:rsidRPr="003420E0">
        <w:rPr>
          <w:rFonts w:ascii="Arial" w:hAnsi="Arial" w:cs="Arial"/>
          <w:color w:val="0000FF"/>
          <w:sz w:val="16"/>
          <w:szCs w:val="16"/>
          <w:highlight w:val="white"/>
        </w:rPr>
        <w:t>"/&gt;</w:t>
      </w:r>
    </w:p>
    <w:p w14:paraId="16B35ADF"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RoomStays</w:t>
      </w:r>
      <w:r w:rsidRPr="003420E0">
        <w:rPr>
          <w:rFonts w:ascii="Arial" w:hAnsi="Arial" w:cs="Arial"/>
          <w:color w:val="0000FF"/>
          <w:sz w:val="16"/>
          <w:szCs w:val="16"/>
          <w:highlight w:val="white"/>
        </w:rPr>
        <w:t>&gt;</w:t>
      </w:r>
    </w:p>
    <w:p w14:paraId="16B35AE0"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RoomStay</w:t>
      </w:r>
      <w:r w:rsidRPr="003420E0">
        <w:rPr>
          <w:rFonts w:ascii="Arial" w:hAnsi="Arial" w:cs="Arial"/>
          <w:color w:val="0000FF"/>
          <w:sz w:val="16"/>
          <w:szCs w:val="16"/>
          <w:highlight w:val="white"/>
        </w:rPr>
        <w:t>&gt;</w:t>
      </w:r>
    </w:p>
    <w:p w14:paraId="16B35AE1"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BasicPropertyInfo</w:t>
      </w:r>
      <w:r w:rsidRPr="003420E0">
        <w:rPr>
          <w:rFonts w:ascii="Arial" w:hAnsi="Arial" w:cs="Arial"/>
          <w:color w:val="FF0000"/>
          <w:sz w:val="16"/>
          <w:szCs w:val="16"/>
          <w:highlight w:val="white"/>
        </w:rPr>
        <w:t xml:space="preserve"> ChainCode</w:t>
      </w:r>
      <w:r w:rsidRPr="003420E0">
        <w:rPr>
          <w:rFonts w:ascii="Arial" w:hAnsi="Arial" w:cs="Arial"/>
          <w:color w:val="0000FF"/>
          <w:sz w:val="16"/>
          <w:szCs w:val="16"/>
          <w:highlight w:val="white"/>
        </w:rPr>
        <w:t>="</w:t>
      </w:r>
      <w:r>
        <w:rPr>
          <w:rFonts w:ascii="Arial" w:hAnsi="Arial" w:cs="Arial"/>
          <w:color w:val="000000"/>
          <w:sz w:val="16"/>
          <w:szCs w:val="16"/>
          <w:highlight w:val="white"/>
        </w:rPr>
        <w:t>XX</w:t>
      </w:r>
      <w:r w:rsidRPr="003420E0">
        <w:rPr>
          <w:rFonts w:ascii="Arial" w:hAnsi="Arial" w:cs="Arial"/>
          <w:color w:val="0000FF"/>
          <w:sz w:val="16"/>
          <w:szCs w:val="16"/>
          <w:highlight w:val="white"/>
        </w:rPr>
        <w:t>"</w:t>
      </w:r>
      <w:r w:rsidRPr="003420E0">
        <w:rPr>
          <w:rFonts w:ascii="Arial" w:hAnsi="Arial" w:cs="Arial"/>
          <w:color w:val="FF0000"/>
          <w:sz w:val="16"/>
          <w:szCs w:val="16"/>
          <w:highlight w:val="white"/>
        </w:rPr>
        <w:t xml:space="preserve"> HotelCode</w:t>
      </w:r>
      <w:r w:rsidRPr="003420E0">
        <w:rPr>
          <w:rFonts w:ascii="Arial" w:hAnsi="Arial" w:cs="Arial"/>
          <w:color w:val="0000FF"/>
          <w:sz w:val="16"/>
          <w:szCs w:val="16"/>
          <w:highlight w:val="white"/>
        </w:rPr>
        <w:t>="</w:t>
      </w:r>
      <w:r w:rsidRPr="003420E0">
        <w:rPr>
          <w:rFonts w:ascii="Arial" w:hAnsi="Arial" w:cs="Arial"/>
          <w:color w:val="000000"/>
          <w:sz w:val="16"/>
          <w:szCs w:val="16"/>
          <w:highlight w:val="white"/>
        </w:rPr>
        <w:t>92245</w:t>
      </w:r>
      <w:r w:rsidRPr="003420E0">
        <w:rPr>
          <w:rFonts w:ascii="Arial" w:hAnsi="Arial" w:cs="Arial"/>
          <w:color w:val="0000FF"/>
          <w:sz w:val="16"/>
          <w:szCs w:val="16"/>
          <w:highlight w:val="white"/>
        </w:rPr>
        <w:t>"</w:t>
      </w:r>
      <w:r w:rsidRPr="003420E0">
        <w:rPr>
          <w:rFonts w:ascii="Arial" w:hAnsi="Arial" w:cs="Arial"/>
          <w:color w:val="FF0000"/>
          <w:sz w:val="16"/>
          <w:szCs w:val="16"/>
          <w:highlight w:val="white"/>
        </w:rPr>
        <w:t xml:space="preserve"> HotelCodeContext</w:t>
      </w:r>
      <w:r w:rsidRPr="003420E0">
        <w:rPr>
          <w:rFonts w:ascii="Arial" w:hAnsi="Arial" w:cs="Arial"/>
          <w:color w:val="0000FF"/>
          <w:sz w:val="16"/>
          <w:szCs w:val="16"/>
          <w:highlight w:val="white"/>
        </w:rPr>
        <w:t>="</w:t>
      </w:r>
      <w:r>
        <w:rPr>
          <w:rFonts w:ascii="Arial" w:hAnsi="Arial" w:cs="Arial"/>
          <w:color w:val="000000"/>
          <w:sz w:val="16"/>
          <w:szCs w:val="16"/>
          <w:highlight w:val="white"/>
        </w:rPr>
        <w:t>1V</w:t>
      </w:r>
      <w:r w:rsidRPr="003420E0">
        <w:rPr>
          <w:rFonts w:ascii="Arial" w:hAnsi="Arial" w:cs="Arial"/>
          <w:color w:val="0000FF"/>
          <w:sz w:val="16"/>
          <w:szCs w:val="16"/>
          <w:highlight w:val="white"/>
        </w:rPr>
        <w:t>"/&gt;</w:t>
      </w:r>
    </w:p>
    <w:p w14:paraId="16B35AE2"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FF"/>
          <w:sz w:val="16"/>
          <w:szCs w:val="16"/>
          <w:highlight w:val="white"/>
        </w:rPr>
        <w:t>&lt;/</w:t>
      </w:r>
      <w:r w:rsidRPr="003420E0">
        <w:rPr>
          <w:rFonts w:ascii="Arial" w:hAnsi="Arial" w:cs="Arial"/>
          <w:color w:val="800000"/>
          <w:sz w:val="16"/>
          <w:szCs w:val="16"/>
          <w:highlight w:val="white"/>
        </w:rPr>
        <w:t>RoomStay</w:t>
      </w:r>
      <w:r w:rsidRPr="003420E0">
        <w:rPr>
          <w:rFonts w:ascii="Arial" w:hAnsi="Arial" w:cs="Arial"/>
          <w:color w:val="0000FF"/>
          <w:sz w:val="16"/>
          <w:szCs w:val="16"/>
          <w:highlight w:val="white"/>
        </w:rPr>
        <w:t>&gt;</w:t>
      </w:r>
    </w:p>
    <w:p w14:paraId="16B35AE3" w14:textId="4C17D3EF" w:rsidR="00956A4D" w:rsidRPr="003420E0" w:rsidRDefault="009F4FEB" w:rsidP="00956A4D">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rPr>
        <mc:AlternateContent>
          <mc:Choice Requires="wps">
            <w:drawing>
              <wp:anchor distT="0" distB="0" distL="114300" distR="114300" simplePos="0" relativeHeight="252129280" behindDoc="0" locked="0" layoutInCell="1" allowOverlap="1" wp14:anchorId="16B361AC" wp14:editId="76D45D9A">
                <wp:simplePos x="0" y="0"/>
                <wp:positionH relativeFrom="column">
                  <wp:posOffset>8322945</wp:posOffset>
                </wp:positionH>
                <wp:positionV relativeFrom="paragraph">
                  <wp:posOffset>54610</wp:posOffset>
                </wp:positionV>
                <wp:extent cx="400050" cy="228600"/>
                <wp:effectExtent l="7620" t="6985" r="11430" b="12065"/>
                <wp:wrapNone/>
                <wp:docPr id="374"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8F" w14:textId="77777777" w:rsidR="00337B9C" w:rsidRPr="00760144" w:rsidRDefault="00337B9C" w:rsidP="005A0B82">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107" style="position:absolute;margin-left:655.35pt;margin-top:4.3pt;width:31.5pt;height:18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">
                <v:textbox>
                  <w:txbxContent>
                    <w:p w14:paraId="16B3638F" w14:textId="77777777" w:rsidR="00337B9C" w:rsidRPr="00760144" w:rsidRDefault="00337B9C" w:rsidP="005A0B82">
                      <w:pPr>
                        <w:jc w:val="center"/>
                        <w:rPr>
                          <w:rFonts w:ascii="Arial" w:hAnsi="Arial" w:cs="Arial"/>
                          <w:b/>
                          <w:sz w:val="22"/>
                        </w:rPr>
                      </w:pPr>
                      <w:r>
                        <w:rPr>
                          <w:rFonts w:ascii="Arial" w:hAnsi="Arial" w:cs="Arial"/>
                          <w:b/>
                          <w:sz w:val="22"/>
                        </w:rPr>
                        <w:t>B</w:t>
                      </w:r>
                    </w:p>
                  </w:txbxContent>
                </v:textbox>
              </v:rect>
            </w:pict>
          </mc:Fallback>
        </mc:AlternateContent>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FF"/>
          <w:sz w:val="16"/>
          <w:szCs w:val="16"/>
          <w:highlight w:val="white"/>
        </w:rPr>
        <w:t>&lt;/</w:t>
      </w:r>
      <w:r w:rsidR="00956A4D" w:rsidRPr="003420E0">
        <w:rPr>
          <w:rFonts w:ascii="Arial" w:hAnsi="Arial" w:cs="Arial"/>
          <w:color w:val="800000"/>
          <w:sz w:val="16"/>
          <w:szCs w:val="16"/>
          <w:highlight w:val="white"/>
        </w:rPr>
        <w:t>RoomStays</w:t>
      </w:r>
      <w:r w:rsidR="00956A4D" w:rsidRPr="003420E0">
        <w:rPr>
          <w:rFonts w:ascii="Arial" w:hAnsi="Arial" w:cs="Arial"/>
          <w:color w:val="0000FF"/>
          <w:sz w:val="16"/>
          <w:szCs w:val="16"/>
          <w:highlight w:val="white"/>
        </w:rPr>
        <w:t>&gt;</w:t>
      </w:r>
    </w:p>
    <w:p w14:paraId="16B35AE4" w14:textId="6F11A93C" w:rsidR="00956A4D" w:rsidRPr="003420E0" w:rsidRDefault="009F4FEB" w:rsidP="00956A4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34400" behindDoc="0" locked="0" layoutInCell="1" allowOverlap="1" wp14:anchorId="16B361AD" wp14:editId="3EB98AE1">
                <wp:simplePos x="0" y="0"/>
                <wp:positionH relativeFrom="column">
                  <wp:posOffset>7237095</wp:posOffset>
                </wp:positionH>
                <wp:positionV relativeFrom="paragraph">
                  <wp:posOffset>52070</wp:posOffset>
                </wp:positionV>
                <wp:extent cx="0" cy="167005"/>
                <wp:effectExtent l="55245" t="13970" r="59055" b="19050"/>
                <wp:wrapNone/>
                <wp:docPr id="373" name="Auto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7" o:spid="_x0000_s1026" type="#_x0000_t32" style="position:absolute;margin-left:569.85pt;margin-top:4.1pt;width:0;height:13.1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6/NQIAAGA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33376" behindDoc="0" locked="0" layoutInCell="1" allowOverlap="1" wp14:anchorId="16B361AE" wp14:editId="1EE08CF9">
                <wp:simplePos x="0" y="0"/>
                <wp:positionH relativeFrom="column">
                  <wp:posOffset>7237095</wp:posOffset>
                </wp:positionH>
                <wp:positionV relativeFrom="paragraph">
                  <wp:posOffset>52070</wp:posOffset>
                </wp:positionV>
                <wp:extent cx="1085850" cy="0"/>
                <wp:effectExtent l="7620" t="13970" r="11430" b="5080"/>
                <wp:wrapNone/>
                <wp:docPr id="372" name="Auto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6" o:spid="_x0000_s1026" type="#_x0000_t32" style="position:absolute;margin-left:569.85pt;margin-top:4.1pt;width:85.5pt;height:0;flip:x;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ls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"/>
            </w:pict>
          </mc:Fallback>
        </mc:AlternateContent>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00"/>
          <w:sz w:val="16"/>
          <w:szCs w:val="16"/>
          <w:highlight w:val="white"/>
        </w:rPr>
        <w:tab/>
      </w:r>
      <w:r w:rsidR="00956A4D" w:rsidRPr="003420E0">
        <w:rPr>
          <w:rFonts w:ascii="Arial" w:hAnsi="Arial" w:cs="Arial"/>
          <w:color w:val="0000FF"/>
          <w:sz w:val="16"/>
          <w:szCs w:val="16"/>
          <w:highlight w:val="white"/>
        </w:rPr>
        <w:t>&lt;</w:t>
      </w:r>
      <w:r w:rsidR="00956A4D" w:rsidRPr="003420E0">
        <w:rPr>
          <w:rFonts w:ascii="Arial" w:hAnsi="Arial" w:cs="Arial"/>
          <w:color w:val="800000"/>
          <w:sz w:val="16"/>
          <w:szCs w:val="16"/>
          <w:highlight w:val="white"/>
        </w:rPr>
        <w:t>ResGlobalInfo</w:t>
      </w:r>
      <w:r w:rsidR="00956A4D" w:rsidRPr="003420E0">
        <w:rPr>
          <w:rFonts w:ascii="Arial" w:hAnsi="Arial" w:cs="Arial"/>
          <w:color w:val="0000FF"/>
          <w:sz w:val="16"/>
          <w:szCs w:val="16"/>
          <w:highlight w:val="white"/>
        </w:rPr>
        <w:t>&gt;</w:t>
      </w:r>
    </w:p>
    <w:p w14:paraId="16B35AE5"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t>&lt;HotelReservationIDs&gt;</w:t>
      </w:r>
    </w:p>
    <w:p w14:paraId="16B35AE6"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t>&lt;HotelReservationID ResID_SourceContext="</w:t>
      </w:r>
      <w:r>
        <w:rPr>
          <w:rFonts w:ascii="Arial" w:hAnsi="Arial" w:cs="Arial"/>
          <w:color w:val="000000"/>
          <w:sz w:val="16"/>
          <w:szCs w:val="16"/>
          <w:highlight w:val="white"/>
        </w:rPr>
        <w:t>XX</w:t>
      </w:r>
      <w:r w:rsidRPr="003420E0">
        <w:rPr>
          <w:rFonts w:ascii="Arial" w:hAnsi="Arial" w:cs="Arial"/>
          <w:color w:val="000000"/>
          <w:sz w:val="16"/>
          <w:szCs w:val="16"/>
          <w:highlight w:val="white"/>
        </w:rPr>
        <w:t>" ResID_Type="14" ResID_Value="0595KAJ508"/&gt;</w:t>
      </w:r>
    </w:p>
    <w:p w14:paraId="16B35AE7"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t>&lt;/HotelReservationIDs&gt;</w:t>
      </w:r>
    </w:p>
    <w:p w14:paraId="16B35AE8"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t>&lt;/ResGlobalInfo&gt;</w:t>
      </w:r>
    </w:p>
    <w:p w14:paraId="16B35AE9"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t>&lt;/HotelResModify&gt;</w:t>
      </w:r>
    </w:p>
    <w:p w14:paraId="16B35AEA"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t>&lt;/HotelResModifies&gt;</w:t>
      </w:r>
    </w:p>
    <w:p w14:paraId="16B35AEB" w14:textId="77777777" w:rsidR="00956A4D" w:rsidRPr="003420E0" w:rsidRDefault="00956A4D" w:rsidP="00956A4D">
      <w:pPr>
        <w:autoSpaceDE w:val="0"/>
        <w:autoSpaceDN w:val="0"/>
        <w:adjustRightInd w:val="0"/>
        <w:spacing w:after="0" w:line="240" w:lineRule="auto"/>
        <w:rPr>
          <w:rFonts w:ascii="Arial" w:hAnsi="Arial" w:cs="Arial"/>
          <w:color w:val="000000"/>
          <w:sz w:val="16"/>
          <w:szCs w:val="16"/>
          <w:highlight w:val="white"/>
        </w:rPr>
      </w:pPr>
      <w:r w:rsidRPr="003420E0">
        <w:rPr>
          <w:rFonts w:ascii="Arial" w:hAnsi="Arial" w:cs="Arial"/>
          <w:color w:val="000000"/>
          <w:sz w:val="16"/>
          <w:szCs w:val="16"/>
          <w:highlight w:val="white"/>
        </w:rPr>
        <w:tab/>
      </w:r>
      <w:r w:rsidRPr="003420E0">
        <w:rPr>
          <w:rFonts w:ascii="Arial" w:hAnsi="Arial" w:cs="Arial"/>
          <w:color w:val="000000"/>
          <w:sz w:val="16"/>
          <w:szCs w:val="16"/>
          <w:highlight w:val="white"/>
        </w:rPr>
        <w:tab/>
        <w:t>&lt;/OTA_HotelResModifyRS&gt;</w:t>
      </w:r>
    </w:p>
    <w:p w14:paraId="16B35AEC" w14:textId="77777777" w:rsidR="00956A4D" w:rsidRPr="00AF4064" w:rsidRDefault="00956A4D" w:rsidP="00956A4D">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t>&lt;/S:Body&gt;</w:t>
      </w:r>
    </w:p>
    <w:p w14:paraId="16B35AED" w14:textId="77777777" w:rsidR="00956A4D" w:rsidRDefault="00956A4D" w:rsidP="00956A4D">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&lt;/S:Envelope&gt;</w:t>
      </w:r>
    </w:p>
    <w:p w14:paraId="16B35AEE" w14:textId="77777777" w:rsidR="00956A4D" w:rsidRDefault="00956A4D" w:rsidP="00956A4D">
      <w:pPr>
        <w:autoSpaceDE w:val="0"/>
        <w:autoSpaceDN w:val="0"/>
        <w:adjustRightInd w:val="0"/>
        <w:spacing w:after="0"/>
        <w:rPr>
          <w:rFonts w:ascii="Arial" w:hAnsi="Arial" w:cs="Arial"/>
          <w:color w:val="000000"/>
          <w:sz w:val="16"/>
          <w:szCs w:val="16"/>
        </w:rPr>
      </w:pPr>
    </w:p>
    <w:p w14:paraId="16B35AEF" w14:textId="77777777" w:rsidR="00956A4D" w:rsidRPr="00760144" w:rsidRDefault="00760144" w:rsidP="00760144">
      <w:pPr>
        <w:pStyle w:val="TableText"/>
        <w:pageBreakBefore/>
        <w:spacing w:before="120" w:after="120"/>
        <w:rPr>
          <w:b/>
          <w:sz w:val="20"/>
          <w:szCs w:val="20"/>
          <w:u w:val="single"/>
        </w:rPr>
      </w:pPr>
      <w:r w:rsidRPr="00760144">
        <w:rPr>
          <w:b/>
          <w:sz w:val="20"/>
          <w:szCs w:val="20"/>
          <w:u w:val="single"/>
        </w:rPr>
        <w:t xml:space="preserve">Apollo </w:t>
      </w:r>
      <w:r w:rsidR="00956A4D" w:rsidRPr="00760144">
        <w:rPr>
          <w:b/>
          <w:sz w:val="20"/>
          <w:szCs w:val="20"/>
          <w:u w:val="single"/>
        </w:rPr>
        <w:t>GDS PNR After Commit</w:t>
      </w:r>
      <w:r w:rsidRPr="00760144">
        <w:rPr>
          <w:b/>
          <w:sz w:val="20"/>
          <w:szCs w:val="20"/>
          <w:u w:val="single"/>
        </w:rPr>
        <w:t xml:space="preserve"> – Example #2</w:t>
      </w:r>
    </w:p>
    <w:p w14:paraId="16B35AF0" w14:textId="2ABE054A" w:rsidR="00274BA8" w:rsidRDefault="009F4FEB" w:rsidP="00274BA8">
      <w:pPr>
        <w:spacing w:after="0" w:line="480" w:lineRule="auto"/>
        <w:ind w:left="1440"/>
        <w:rPr>
          <w:rFonts w:ascii="Courier New" w:hAnsi="Courier New" w:cs="Courier New"/>
          <w:sz w:val="20"/>
          <w:szCs w:val="20"/>
        </w:rPr>
      </w:pPr>
      <w:r>
        <w:rPr>
          <w:rFonts w:ascii="Arial" w:hAnsi="Arial" w:cs="Arial"/>
          <w:noProof/>
          <w:color w:val="000000"/>
          <w:sz w:val="16"/>
          <w:szCs w:val="16"/>
        </w:rPr>
        <mc:AlternateContent>
          <mc:Choice Requires="wps">
            <w:drawing>
              <wp:anchor distT="0" distB="0" distL="114300" distR="114300" simplePos="0" relativeHeight="252135424" behindDoc="0" locked="0" layoutInCell="1" allowOverlap="1" wp14:anchorId="16B361AF" wp14:editId="67D3284D">
                <wp:simplePos x="0" y="0"/>
                <wp:positionH relativeFrom="column">
                  <wp:posOffset>212725</wp:posOffset>
                </wp:positionH>
                <wp:positionV relativeFrom="paragraph">
                  <wp:posOffset>255905</wp:posOffset>
                </wp:positionV>
                <wp:extent cx="400050" cy="228600"/>
                <wp:effectExtent l="12700" t="8255" r="6350" b="10795"/>
                <wp:wrapNone/>
                <wp:docPr id="371"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90" w14:textId="77777777" w:rsidR="00337B9C" w:rsidRPr="00760144" w:rsidRDefault="00337B9C" w:rsidP="00274BA8">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8" o:spid="_x0000_s1108" style="position:absolute;left:0;text-align:left;margin-left:16.75pt;margin-top:20.15pt;width:31.5pt;height:18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">
                <v:textbox>
                  <w:txbxContent>
                    <w:p w14:paraId="16B36390" w14:textId="77777777" w:rsidR="00337B9C" w:rsidRPr="00760144" w:rsidRDefault="00337B9C" w:rsidP="00274BA8">
                      <w:pPr>
                        <w:jc w:val="center"/>
                        <w:rPr>
                          <w:rFonts w:ascii="Arial" w:hAnsi="Arial" w:cs="Arial"/>
                          <w:b/>
                          <w:sz w:val="22"/>
                        </w:rPr>
                      </w:pPr>
                      <w:r>
                        <w:rPr>
                          <w:rFonts w:ascii="Arial" w:hAnsi="Arial" w:cs="Arial"/>
                          <w:b/>
                          <w:sz w:val="22"/>
                        </w:rPr>
                        <w:t>A</w:t>
                      </w:r>
                    </w:p>
                  </w:txbxContent>
                </v:textbox>
              </v:rect>
            </w:pict>
          </mc:Fallback>
        </mc:AlternateContent>
      </w:r>
    </w:p>
    <w:p w14:paraId="16B35AF1" w14:textId="0FF8C593" w:rsidR="00956A4D" w:rsidRPr="00956A4D" w:rsidRDefault="009F4FEB" w:rsidP="00274BA8">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37472" behindDoc="0" locked="0" layoutInCell="1" allowOverlap="1" wp14:anchorId="16B361B0" wp14:editId="51178FE9">
                <wp:simplePos x="0" y="0"/>
                <wp:positionH relativeFrom="column">
                  <wp:posOffset>612775</wp:posOffset>
                </wp:positionH>
                <wp:positionV relativeFrom="paragraph">
                  <wp:posOffset>82550</wp:posOffset>
                </wp:positionV>
                <wp:extent cx="261620" cy="0"/>
                <wp:effectExtent l="12700" t="53975" r="20955" b="60325"/>
                <wp:wrapNone/>
                <wp:docPr id="370" name="Auto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1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0" o:spid="_x0000_s1026" type="#_x0000_t32" style="position:absolute;margin-left:48.25pt;margin-top:6.5pt;width:20.6pt;height:0;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ogtNgIAAGA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">
                <v:stroke endarrow="block"/>
              </v:shape>
            </w:pict>
          </mc:Fallback>
        </mc:AlternateContent>
      </w:r>
      <w:r w:rsidR="00956A4D" w:rsidRPr="00956A4D">
        <w:rPr>
          <w:rFonts w:ascii="Courier New" w:hAnsi="Courier New" w:cs="Courier New"/>
          <w:sz w:val="20"/>
          <w:szCs w:val="20"/>
        </w:rPr>
        <w:t xml:space="preserve">PZJXLM/50 XDBKR E032750 AG 14537482 03DEC                       </w:t>
      </w:r>
    </w:p>
    <w:p w14:paraId="16B35AF2"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1.1APOLLO/TEST                                                 </w:t>
      </w:r>
    </w:p>
    <w:p w14:paraId="16B35AF3"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1 HHL XX SS1 DUB 20JAN-21JAN  1NT 92245  IBIS DUBLIN WEST      </w:t>
      </w:r>
    </w:p>
    <w:p w14:paraId="16B35AF4" w14:textId="2DE07BFC" w:rsidR="00956A4D" w:rsidRPr="00956A4D" w:rsidRDefault="009F4FEB" w:rsidP="00274BA8">
      <w:pPr>
        <w:spacing w:after="0" w:line="480" w:lineRule="auto"/>
        <w:ind w:left="1440"/>
        <w:rPr>
          <w:rFonts w:ascii="Courier New" w:hAnsi="Courier New" w:cs="Courier New"/>
          <w:sz w:val="20"/>
          <w:szCs w:val="20"/>
        </w:rPr>
      </w:pPr>
      <w:r>
        <w:rPr>
          <w:rFonts w:ascii="Arial" w:hAnsi="Arial" w:cs="Arial"/>
          <w:noProof/>
          <w:color w:val="000000"/>
          <w:sz w:val="16"/>
          <w:szCs w:val="16"/>
        </w:rPr>
        <mc:AlternateContent>
          <mc:Choice Requires="wps">
            <w:drawing>
              <wp:anchor distT="0" distB="0" distL="114300" distR="114300" simplePos="0" relativeHeight="252136448" behindDoc="0" locked="0" layoutInCell="1" allowOverlap="1" wp14:anchorId="16B361B1" wp14:editId="756B3BC2">
                <wp:simplePos x="0" y="0"/>
                <wp:positionH relativeFrom="column">
                  <wp:posOffset>6070600</wp:posOffset>
                </wp:positionH>
                <wp:positionV relativeFrom="paragraph">
                  <wp:posOffset>229235</wp:posOffset>
                </wp:positionV>
                <wp:extent cx="400050" cy="228600"/>
                <wp:effectExtent l="12700" t="10160" r="6350" b="8890"/>
                <wp:wrapNone/>
                <wp:docPr id="369"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91" w14:textId="77777777" w:rsidR="00337B9C" w:rsidRPr="00760144" w:rsidRDefault="00337B9C" w:rsidP="00274BA8">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9" o:spid="_x0000_s1109" style="position:absolute;left:0;text-align:left;margin-left:478pt;margin-top:18.05pt;width:31.5pt;height:18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FtLwIAAFI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">
                <v:textbox>
                  <w:txbxContent>
                    <w:p w14:paraId="16B36391" w14:textId="77777777" w:rsidR="00337B9C" w:rsidRPr="00760144" w:rsidRDefault="00337B9C" w:rsidP="00274BA8">
                      <w:pPr>
                        <w:jc w:val="center"/>
                        <w:rPr>
                          <w:rFonts w:ascii="Arial" w:hAnsi="Arial" w:cs="Arial"/>
                          <w:b/>
                          <w:sz w:val="22"/>
                        </w:rPr>
                      </w:pPr>
                      <w:r>
                        <w:rPr>
                          <w:rFonts w:ascii="Arial" w:hAnsi="Arial" w:cs="Arial"/>
                          <w:b/>
                          <w:sz w:val="22"/>
                        </w:rPr>
                        <w:t>B</w:t>
                      </w:r>
                    </w:p>
                  </w:txbxContent>
                </v:textbox>
              </v:rect>
            </w:pict>
          </mc:Fallback>
        </mc:AlternateContent>
      </w:r>
      <w:r w:rsidR="00956A4D" w:rsidRPr="00956A4D">
        <w:rPr>
          <w:rFonts w:ascii="Courier New" w:hAnsi="Courier New" w:cs="Courier New"/>
          <w:sz w:val="20"/>
          <w:szCs w:val="20"/>
        </w:rPr>
        <w:t>1B1QRAC -1/RG-EUR55.00/AGT14537482/G-AXXXXXXXXXXXX0028EXP0912/NM</w:t>
      </w:r>
    </w:p>
    <w:p w14:paraId="16B35AF5" w14:textId="00CD1930" w:rsidR="00956A4D" w:rsidRPr="00956A4D" w:rsidRDefault="009F4FEB" w:rsidP="00274BA8">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38496" behindDoc="0" locked="0" layoutInCell="1" allowOverlap="1" wp14:anchorId="16B361B2" wp14:editId="1D026AEF">
                <wp:simplePos x="0" y="0"/>
                <wp:positionH relativeFrom="column">
                  <wp:posOffset>2931795</wp:posOffset>
                </wp:positionH>
                <wp:positionV relativeFrom="paragraph">
                  <wp:posOffset>69215</wp:posOffset>
                </wp:positionV>
                <wp:extent cx="3138805" cy="0"/>
                <wp:effectExtent l="17145" t="59690" r="6350" b="54610"/>
                <wp:wrapNone/>
                <wp:docPr id="368" name="Auto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88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1" o:spid="_x0000_s1026" type="#_x0000_t32" style="position:absolute;margin-left:230.85pt;margin-top:5.45pt;width:247.15pt;height:0;flip:x;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">
                <v:stroke endarrow="block"/>
              </v:shape>
            </w:pict>
          </mc:Fallback>
        </mc:AlternateContent>
      </w:r>
      <w:r w:rsidR="00956A4D" w:rsidRPr="00956A4D">
        <w:rPr>
          <w:rFonts w:ascii="Courier New" w:hAnsi="Courier New" w:cs="Courier New"/>
          <w:sz w:val="20"/>
          <w:szCs w:val="20"/>
        </w:rPr>
        <w:t xml:space="preserve">-APOLLO TEST/CF-0595KAJ508 *                                    </w:t>
      </w:r>
    </w:p>
    <w:p w14:paraId="16B35AF6"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ITINERARY REMARKS EXIST  *** &gt;RM*·                          </w:t>
      </w:r>
    </w:p>
    <w:p w14:paraId="16B35AF7"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ADDITIONAL ITINERARY DATA EXISTS ***&gt;*I·                    </w:t>
      </w:r>
    </w:p>
    <w:p w14:paraId="16B35AF8"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FONE-DENB/303 397-5933                                          </w:t>
      </w:r>
    </w:p>
    <w:p w14:paraId="16B35AF9"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GFAX-OSI1V-XX92245ARR20JAN CXL:CANCEL. FEES APPLY ON DAY OF ARRI</w:t>
      </w:r>
    </w:p>
    <w:p w14:paraId="16B35AFA"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VAL AT 19:00                                                    </w:t>
      </w:r>
    </w:p>
    <w:p w14:paraId="16B35AFB"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   2 OSI1V-XX92245ARR20JAN CXL: CANCEL. FEES APPLY ON DAY OF ARR</w:t>
      </w:r>
    </w:p>
    <w:p w14:paraId="16B35AFC" w14:textId="77777777" w:rsidR="00956A4D" w:rsidRPr="00956A4D" w:rsidRDefault="00956A4D" w:rsidP="00274BA8">
      <w:pPr>
        <w:spacing w:after="0" w:line="480" w:lineRule="auto"/>
        <w:ind w:left="1440"/>
        <w:rPr>
          <w:rFonts w:ascii="Courier New" w:hAnsi="Courier New" w:cs="Courier New"/>
          <w:sz w:val="20"/>
          <w:szCs w:val="20"/>
        </w:rPr>
      </w:pPr>
      <w:r w:rsidRPr="00956A4D">
        <w:rPr>
          <w:rFonts w:ascii="Courier New" w:hAnsi="Courier New" w:cs="Courier New"/>
          <w:sz w:val="20"/>
          <w:szCs w:val="20"/>
        </w:rPr>
        <w:t xml:space="preserve">IVAL AT 19:00                                                   </w:t>
      </w:r>
    </w:p>
    <w:p w14:paraId="16B35AFD" w14:textId="77777777" w:rsidR="00956A4D" w:rsidRPr="00956A4D" w:rsidRDefault="00956A4D" w:rsidP="00956A4D">
      <w:pPr>
        <w:spacing w:after="0" w:line="240" w:lineRule="auto"/>
        <w:rPr>
          <w:rFonts w:ascii="Arial" w:hAnsi="Arial" w:cs="Arial"/>
          <w:noProof/>
          <w:sz w:val="20"/>
          <w:szCs w:val="20"/>
        </w:rPr>
      </w:pPr>
    </w:p>
    <w:p w14:paraId="16B35AFE" w14:textId="77777777" w:rsidR="00DB71C1" w:rsidRPr="00956A4D" w:rsidRDefault="00DB71C1">
      <w:pPr>
        <w:spacing w:after="0" w:line="240" w:lineRule="auto"/>
        <w:rPr>
          <w:rFonts w:ascii="Arial" w:hAnsi="Arial" w:cs="Arial"/>
          <w:noProof/>
          <w:sz w:val="20"/>
          <w:szCs w:val="20"/>
        </w:rPr>
      </w:pPr>
      <w:r w:rsidRPr="00956A4D">
        <w:rPr>
          <w:rFonts w:ascii="Arial" w:hAnsi="Arial" w:cs="Arial"/>
          <w:noProof/>
          <w:sz w:val="20"/>
          <w:szCs w:val="20"/>
        </w:rPr>
        <w:br w:type="page"/>
      </w:r>
    </w:p>
    <w:p w14:paraId="16B35AFF" w14:textId="77777777" w:rsidR="00DB71C1" w:rsidRPr="00551F9F" w:rsidRDefault="00DB71C1" w:rsidP="00DB71C1">
      <w:pPr>
        <w:pStyle w:val="Heading3"/>
        <w:spacing w:before="360" w:after="240"/>
        <w:rPr>
          <w:rFonts w:eastAsia="Times New Roman"/>
          <w:color w:val="0B2265"/>
          <w:sz w:val="32"/>
          <w:szCs w:val="32"/>
          <w:lang w:eastAsia="en-US"/>
        </w:rPr>
      </w:pPr>
      <w:bookmarkStart w:id="198" w:name="_Toc351022545"/>
      <w:r>
        <w:rPr>
          <w:rFonts w:eastAsia="Times New Roman"/>
          <w:color w:val="0B2265"/>
          <w:sz w:val="32"/>
          <w:szCs w:val="32"/>
          <w:lang w:eastAsia="en-US"/>
        </w:rPr>
        <w:t xml:space="preserve">Worldspan </w:t>
      </w:r>
      <w:r w:rsidRPr="00551F9F">
        <w:rPr>
          <w:rFonts w:eastAsia="Times New Roman"/>
          <w:color w:val="0B2265"/>
          <w:sz w:val="32"/>
          <w:szCs w:val="32"/>
          <w:lang w:eastAsia="en-US"/>
        </w:rPr>
        <w:t xml:space="preserve">Core </w:t>
      </w:r>
      <w:r>
        <w:rPr>
          <w:rFonts w:eastAsia="Times New Roman"/>
          <w:color w:val="0B2265"/>
          <w:sz w:val="32"/>
          <w:szCs w:val="32"/>
          <w:lang w:eastAsia="en-US"/>
        </w:rPr>
        <w:t xml:space="preserve">GDS Modify Committed Booking - </w:t>
      </w:r>
      <w:r w:rsidRPr="00551F9F">
        <w:rPr>
          <w:rFonts w:eastAsia="Times New Roman"/>
          <w:color w:val="0B2265"/>
          <w:sz w:val="32"/>
          <w:szCs w:val="32"/>
          <w:lang w:eastAsia="en-US"/>
        </w:rPr>
        <w:t>Example #</w:t>
      </w:r>
      <w:r>
        <w:rPr>
          <w:rFonts w:eastAsia="Times New Roman"/>
          <w:color w:val="0B2265"/>
          <w:sz w:val="32"/>
          <w:szCs w:val="32"/>
          <w:lang w:eastAsia="en-US"/>
        </w:rPr>
        <w:t>3</w:t>
      </w:r>
      <w:r w:rsidR="00E73C79">
        <w:rPr>
          <w:rFonts w:eastAsia="Times New Roman"/>
          <w:color w:val="0B2265"/>
          <w:sz w:val="32"/>
          <w:szCs w:val="32"/>
          <w:lang w:eastAsia="en-US"/>
        </w:rPr>
        <w:t>A &amp; 3B</w:t>
      </w:r>
      <w:bookmarkEnd w:id="198"/>
    </w:p>
    <w:p w14:paraId="16B35B00" w14:textId="77777777" w:rsidR="00016C55" w:rsidRPr="0096037E" w:rsidRDefault="00016C55" w:rsidP="00016C55">
      <w:pPr>
        <w:rPr>
          <w:rFonts w:ascii="Arial" w:hAnsi="Arial" w:cs="Arial"/>
          <w:b/>
          <w:szCs w:val="20"/>
        </w:rPr>
      </w:pPr>
      <w:r>
        <w:rPr>
          <w:rFonts w:ascii="Arial" w:hAnsi="Arial" w:cs="Arial"/>
          <w:b/>
          <w:szCs w:val="20"/>
          <w:u w:val="single"/>
        </w:rPr>
        <w:t>Worldspan Core GDS Passenger Name Record (PNR</w:t>
      </w:r>
      <w:r w:rsidR="006E37F0">
        <w:rPr>
          <w:rFonts w:ascii="Arial" w:hAnsi="Arial" w:cs="Arial"/>
          <w:b/>
          <w:szCs w:val="20"/>
          <w:u w:val="single"/>
        </w:rPr>
        <w:t>) – Example #3</w:t>
      </w:r>
      <w:r w:rsidR="00E73C79">
        <w:rPr>
          <w:rFonts w:ascii="Arial" w:hAnsi="Arial" w:cs="Arial"/>
          <w:b/>
          <w:szCs w:val="20"/>
          <w:u w:val="single"/>
        </w:rPr>
        <w:t>A</w:t>
      </w:r>
    </w:p>
    <w:p w14:paraId="16B35B01" w14:textId="7FC2E8B1" w:rsidR="00016C55" w:rsidRDefault="009F4FEB" w:rsidP="0017245A">
      <w:pPr>
        <w:spacing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666432" behindDoc="0" locked="0" layoutInCell="1" allowOverlap="1" wp14:anchorId="16B361B3" wp14:editId="2A8D09EF">
                <wp:simplePos x="0" y="0"/>
                <wp:positionH relativeFrom="column">
                  <wp:posOffset>409575</wp:posOffset>
                </wp:positionH>
                <wp:positionV relativeFrom="paragraph">
                  <wp:posOffset>147320</wp:posOffset>
                </wp:positionV>
                <wp:extent cx="333375" cy="228600"/>
                <wp:effectExtent l="9525" t="13970" r="9525" b="5080"/>
                <wp:wrapNone/>
                <wp:docPr id="36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2"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110" style="position:absolute;margin-left:32.25pt;margin-top:11.6pt;width:26.2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">
                <v:textbox>
                  <w:txbxContent>
                    <w:p w14:paraId="16B36392"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p>
    <w:p w14:paraId="16B35B02" w14:textId="53FC6B12" w:rsidR="00016C55" w:rsidRDefault="009F4FEB" w:rsidP="0017245A">
      <w:pPr>
        <w:spacing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671552" behindDoc="0" locked="0" layoutInCell="1" allowOverlap="1" wp14:anchorId="16B361B4" wp14:editId="2B00AD13">
                <wp:simplePos x="0" y="0"/>
                <wp:positionH relativeFrom="column">
                  <wp:posOffset>1409700</wp:posOffset>
                </wp:positionH>
                <wp:positionV relativeFrom="paragraph">
                  <wp:posOffset>88265</wp:posOffset>
                </wp:positionV>
                <wp:extent cx="0" cy="271780"/>
                <wp:effectExtent l="57150" t="12065" r="57150" b="20955"/>
                <wp:wrapNone/>
                <wp:docPr id="3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111pt;margin-top:6.95pt;width:0;height:2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OMNgIAAF8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">
                <v:stroke endarrow="block"/>
              </v:shape>
            </w:pict>
          </mc:Fallback>
        </mc:AlternateContent>
      </w:r>
      <w:r>
        <w:rPr>
          <w:rFonts w:ascii="Arial" w:hAnsi="Arial" w:cs="Arial"/>
          <w:noProof/>
          <w:szCs w:val="24"/>
        </w:rPr>
        <mc:AlternateContent>
          <mc:Choice Requires="wps">
            <w:drawing>
              <wp:anchor distT="0" distB="0" distL="114300" distR="114300" simplePos="0" relativeHeight="251670528" behindDoc="0" locked="0" layoutInCell="1" allowOverlap="1" wp14:anchorId="16B361B5" wp14:editId="2C46AA2D">
                <wp:simplePos x="0" y="0"/>
                <wp:positionH relativeFrom="column">
                  <wp:posOffset>976630</wp:posOffset>
                </wp:positionH>
                <wp:positionV relativeFrom="paragraph">
                  <wp:posOffset>88265</wp:posOffset>
                </wp:positionV>
                <wp:extent cx="0" cy="271780"/>
                <wp:effectExtent l="52705" t="12065" r="61595" b="20955"/>
                <wp:wrapNone/>
                <wp:docPr id="36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76.9pt;margin-top:6.95pt;width:0;height:2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fcNgIAAF8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">
                <v:stroke endarrow="block"/>
              </v:shape>
            </w:pict>
          </mc:Fallback>
        </mc:AlternateContent>
      </w:r>
      <w:r>
        <w:rPr>
          <w:rFonts w:ascii="Arial" w:hAnsi="Arial" w:cs="Arial"/>
          <w:noProof/>
          <w:szCs w:val="24"/>
        </w:rPr>
        <mc:AlternateContent>
          <mc:Choice Requires="wps">
            <w:drawing>
              <wp:anchor distT="0" distB="0" distL="114300" distR="114300" simplePos="0" relativeHeight="251669504" behindDoc="0" locked="0" layoutInCell="1" allowOverlap="1" wp14:anchorId="16B361B6" wp14:editId="0B30F08A">
                <wp:simplePos x="0" y="0"/>
                <wp:positionH relativeFrom="column">
                  <wp:posOffset>742950</wp:posOffset>
                </wp:positionH>
                <wp:positionV relativeFrom="paragraph">
                  <wp:posOffset>88265</wp:posOffset>
                </wp:positionV>
                <wp:extent cx="666750" cy="0"/>
                <wp:effectExtent l="9525" t="12065" r="9525" b="6985"/>
                <wp:wrapNone/>
                <wp:docPr id="36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58.5pt;margin-top:6.95pt;width:5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MIAIAAD0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"/>
            </w:pict>
          </mc:Fallback>
        </mc:AlternateContent>
      </w:r>
    </w:p>
    <w:p w14:paraId="16B35B03" w14:textId="77777777" w:rsidR="00016C55" w:rsidRPr="00276C42" w:rsidRDefault="00016C55" w:rsidP="0017245A">
      <w:pPr>
        <w:spacing w:after="0" w:line="240" w:lineRule="auto"/>
        <w:rPr>
          <w:rFonts w:ascii="Arial" w:hAnsi="Arial" w:cs="Arial"/>
          <w:noProof/>
          <w:szCs w:val="24"/>
        </w:rPr>
      </w:pPr>
    </w:p>
    <w:p w14:paraId="16B35B04"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1P- MSUWIC ¬                                                     |</w:t>
      </w:r>
    </w:p>
    <w:p w14:paraId="16B35B05"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1.1MURRAY/JAMES*ADT¬                                            |</w:t>
      </w:r>
    </w:p>
    <w:p w14:paraId="16B35B06"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1  HHL XX HK01 IST IN15JAN OUT18JAN NVIST-XX NOVOTEL ISTANBUL   |</w:t>
      </w:r>
    </w:p>
    <w:p w14:paraId="16B35B07"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/RG-EUR 124.00 /NM-MURRAY JAMES/CXP-NO CHARGE APPLIES PRIOR TO 1 |</w:t>
      </w:r>
    </w:p>
    <w:p w14:paraId="16B35B08"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800 ON THE DAYOF ARRIVAL. BEYOND THAT TIME THE 1ST NIGHTWILL BE  |</w:t>
      </w:r>
    </w:p>
    <w:p w14:paraId="16B35B09" w14:textId="134F7875"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673600" behindDoc="0" locked="0" layoutInCell="1" allowOverlap="1" wp14:anchorId="16B361B7" wp14:editId="44C9F882">
                <wp:simplePos x="0" y="0"/>
                <wp:positionH relativeFrom="column">
                  <wp:posOffset>2085975</wp:posOffset>
                </wp:positionH>
                <wp:positionV relativeFrom="paragraph">
                  <wp:posOffset>132715</wp:posOffset>
                </wp:positionV>
                <wp:extent cx="0" cy="119380"/>
                <wp:effectExtent l="57150" t="18415" r="57150" b="5080"/>
                <wp:wrapNone/>
                <wp:docPr id="36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64.25pt;margin-top:10.45pt;width:0;height:9.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72576" behindDoc="0" locked="0" layoutInCell="1" allowOverlap="1" wp14:anchorId="16B361B8" wp14:editId="528BC37F">
                <wp:simplePos x="0" y="0"/>
                <wp:positionH relativeFrom="column">
                  <wp:posOffset>819150</wp:posOffset>
                </wp:positionH>
                <wp:positionV relativeFrom="paragraph">
                  <wp:posOffset>252095</wp:posOffset>
                </wp:positionV>
                <wp:extent cx="1266825" cy="0"/>
                <wp:effectExtent l="9525" t="13970" r="9525" b="5080"/>
                <wp:wrapNone/>
                <wp:docPr id="36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64.5pt;margin-top:19.8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"/>
            </w:pict>
          </mc:Fallback>
        </mc:AlternateContent>
      </w:r>
      <w:r>
        <w:rPr>
          <w:rFonts w:ascii="Courier New" w:hAnsi="Courier New" w:cs="Courier New"/>
          <w:noProof/>
          <w:sz w:val="20"/>
          <w:szCs w:val="20"/>
        </w:rPr>
        <mc:AlternateContent>
          <mc:Choice Requires="wps">
            <w:drawing>
              <wp:anchor distT="0" distB="0" distL="114300" distR="114300" simplePos="0" relativeHeight="251667456" behindDoc="0" locked="0" layoutInCell="1" allowOverlap="1" wp14:anchorId="16B361B9" wp14:editId="4A8633F6">
                <wp:simplePos x="0" y="0"/>
                <wp:positionH relativeFrom="column">
                  <wp:posOffset>485775</wp:posOffset>
                </wp:positionH>
                <wp:positionV relativeFrom="paragraph">
                  <wp:posOffset>132715</wp:posOffset>
                </wp:positionV>
                <wp:extent cx="333375" cy="228600"/>
                <wp:effectExtent l="9525" t="8890" r="9525" b="10160"/>
                <wp:wrapNone/>
                <wp:docPr id="36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3"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111" style="position:absolute;left:0;text-align:left;margin-left:38.25pt;margin-top:10.45pt;width:26.2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">
                <v:textbox>
                  <w:txbxContent>
                    <w:p w14:paraId="16B36393"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sidR="00016C55" w:rsidRPr="0017245A">
        <w:rPr>
          <w:rFonts w:ascii="Courier New" w:hAnsi="Courier New" w:cs="Courier New"/>
          <w:noProof/>
          <w:sz w:val="20"/>
          <w:szCs w:val="20"/>
        </w:rPr>
        <w:t>CHARGED./CF-5997KAE516 |XX|¬                                     |</w:t>
      </w:r>
    </w:p>
    <w:p w14:paraId="16B35B0A"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P- 1.A2ZTEST¬                                                    |</w:t>
      </w:r>
    </w:p>
    <w:p w14:paraId="16B35B0B"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T- 1.T/¬                                                         |</w:t>
      </w:r>
    </w:p>
    <w:p w14:paraId="16B35B0C"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TKG FAX-NOT PRICED  FARE TYPE EX ¬                               |</w:t>
      </w:r>
    </w:p>
    <w:p w14:paraId="16B35B0D"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ITEMS SUPPRESSED ****/EDT/IH¬                               |</w:t>
      </w:r>
    </w:p>
    <w:p w14:paraId="16B35B0E" w14:textId="77777777" w:rsidR="00016C55" w:rsidRPr="0017245A" w:rsidRDefault="00016C55" w:rsidP="0017245A">
      <w:pPr>
        <w:pStyle w:val="TableText"/>
        <w:pageBreakBefore/>
        <w:spacing w:before="120" w:after="120"/>
        <w:rPr>
          <w:b/>
          <w:sz w:val="20"/>
          <w:szCs w:val="20"/>
          <w:u w:val="single"/>
        </w:rPr>
      </w:pPr>
      <w:r w:rsidRPr="0017245A">
        <w:rPr>
          <w:b/>
          <w:sz w:val="20"/>
          <w:szCs w:val="20"/>
          <w:u w:val="single"/>
        </w:rPr>
        <w:t xml:space="preserve">Worldspan Core </w:t>
      </w:r>
      <w:r w:rsidR="0017245A">
        <w:rPr>
          <w:b/>
          <w:sz w:val="20"/>
          <w:szCs w:val="20"/>
          <w:u w:val="single"/>
        </w:rPr>
        <w:t>GDS Modify Request (</w:t>
      </w:r>
      <w:r w:rsidRPr="0017245A">
        <w:rPr>
          <w:b/>
          <w:sz w:val="20"/>
          <w:szCs w:val="20"/>
          <w:u w:val="single"/>
        </w:rPr>
        <w:t>Change Checkout Date</w:t>
      </w:r>
      <w:r w:rsidR="0017245A">
        <w:rPr>
          <w:b/>
          <w:sz w:val="20"/>
          <w:szCs w:val="20"/>
          <w:u w:val="single"/>
        </w:rPr>
        <w:t>) – Example #</w:t>
      </w:r>
      <w:r w:rsidR="006E37F0">
        <w:rPr>
          <w:b/>
          <w:sz w:val="20"/>
          <w:szCs w:val="20"/>
          <w:u w:val="single"/>
        </w:rPr>
        <w:t>3</w:t>
      </w:r>
      <w:r w:rsidR="00E73C79">
        <w:rPr>
          <w:b/>
          <w:sz w:val="20"/>
          <w:szCs w:val="20"/>
          <w:u w:val="single"/>
        </w:rPr>
        <w:t>A</w:t>
      </w:r>
    </w:p>
    <w:p w14:paraId="16B35B0F" w14:textId="77777777" w:rsidR="00016C55" w:rsidRDefault="00016C55" w:rsidP="0017245A">
      <w:pPr>
        <w:spacing w:after="0" w:line="240" w:lineRule="auto"/>
        <w:rPr>
          <w:rFonts w:ascii="Arial" w:hAnsi="Arial" w:cs="Arial"/>
          <w:noProof/>
          <w:szCs w:val="24"/>
        </w:rPr>
      </w:pPr>
    </w:p>
    <w:p w14:paraId="16B35B10" w14:textId="08DF6072" w:rsidR="00016C55" w:rsidRPr="0017245A" w:rsidRDefault="009F4FEB" w:rsidP="0017245A">
      <w:pPr>
        <w:spacing w:after="0" w:line="240" w:lineRule="auto"/>
        <w:rPr>
          <w:rFonts w:ascii="Courier New" w:hAnsi="Courier New" w:cs="Courier New"/>
          <w:noProof/>
          <w:szCs w:val="24"/>
        </w:rPr>
      </w:pPr>
      <w:r>
        <w:rPr>
          <w:rFonts w:ascii="Courier New" w:hAnsi="Courier New" w:cs="Courier New"/>
          <w:noProof/>
          <w:szCs w:val="24"/>
        </w:rPr>
        <mc:AlternateContent>
          <mc:Choice Requires="wps">
            <w:drawing>
              <wp:anchor distT="0" distB="0" distL="114300" distR="114300" simplePos="0" relativeHeight="251674624" behindDoc="0" locked="0" layoutInCell="1" allowOverlap="1" wp14:anchorId="16B361BA" wp14:editId="4AB7D125">
                <wp:simplePos x="0" y="0"/>
                <wp:positionH relativeFrom="column">
                  <wp:posOffset>843280</wp:posOffset>
                </wp:positionH>
                <wp:positionV relativeFrom="paragraph">
                  <wp:posOffset>150495</wp:posOffset>
                </wp:positionV>
                <wp:extent cx="0" cy="223520"/>
                <wp:effectExtent l="52705" t="17145" r="61595" b="6985"/>
                <wp:wrapNone/>
                <wp:docPr id="36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66.4pt;margin-top:11.85pt;width:0;height:17.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">
                <v:stroke endarrow="block"/>
              </v:shape>
            </w:pict>
          </mc:Fallback>
        </mc:AlternateContent>
      </w:r>
      <w:r w:rsidR="00016C55" w:rsidRPr="0017245A">
        <w:rPr>
          <w:rFonts w:ascii="Courier New" w:hAnsi="Courier New" w:cs="Courier New"/>
          <w:noProof/>
          <w:szCs w:val="24"/>
        </w:rPr>
        <w:t>&gt;H@1/D-</w:t>
      </w:r>
      <w:r w:rsidR="00016C55" w:rsidRPr="0017245A">
        <w:rPr>
          <w:rFonts w:ascii="Courier New" w:hAnsi="Courier New" w:cs="Courier New"/>
          <w:b/>
          <w:color w:val="00B050"/>
          <w:szCs w:val="24"/>
        </w:rPr>
        <w:t>20JAN</w:t>
      </w:r>
    </w:p>
    <w:p w14:paraId="16B35B11" w14:textId="77777777" w:rsidR="00016C55" w:rsidRDefault="00016C55" w:rsidP="0017245A">
      <w:pPr>
        <w:spacing w:after="0" w:line="240" w:lineRule="auto"/>
        <w:rPr>
          <w:rFonts w:ascii="Arial" w:hAnsi="Arial" w:cs="Arial"/>
          <w:noProof/>
          <w:szCs w:val="24"/>
        </w:rPr>
      </w:pPr>
    </w:p>
    <w:p w14:paraId="16B35B12" w14:textId="16657621" w:rsidR="00016C55" w:rsidRDefault="009F4FEB" w:rsidP="0017245A">
      <w:pPr>
        <w:spacing w:after="0" w:line="240" w:lineRule="auto"/>
        <w:rPr>
          <w:rFonts w:ascii="Arial" w:hAnsi="Arial" w:cs="Arial"/>
          <w:noProof/>
          <w:szCs w:val="24"/>
        </w:rPr>
      </w:pPr>
      <w:r>
        <w:rPr>
          <w:rFonts w:ascii="Courier New" w:hAnsi="Courier New" w:cs="Courier New"/>
          <w:noProof/>
          <w:sz w:val="20"/>
          <w:szCs w:val="20"/>
        </w:rPr>
        <mc:AlternateContent>
          <mc:Choice Requires="wps">
            <w:drawing>
              <wp:anchor distT="0" distB="0" distL="114300" distR="114300" simplePos="0" relativeHeight="251668480" behindDoc="0" locked="0" layoutInCell="1" allowOverlap="1" wp14:anchorId="16B361BB" wp14:editId="5665B1DE">
                <wp:simplePos x="0" y="0"/>
                <wp:positionH relativeFrom="column">
                  <wp:posOffset>676275</wp:posOffset>
                </wp:positionH>
                <wp:positionV relativeFrom="paragraph">
                  <wp:posOffset>26035</wp:posOffset>
                </wp:positionV>
                <wp:extent cx="333375" cy="228600"/>
                <wp:effectExtent l="9525" t="6985" r="9525" b="12065"/>
                <wp:wrapNone/>
                <wp:docPr id="35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4"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112" style="position:absolute;margin-left:53.25pt;margin-top:2.05pt;width:26.2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">
                <v:textbox>
                  <w:txbxContent>
                    <w:p w14:paraId="16B36394"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v:textbox>
              </v:rect>
            </w:pict>
          </mc:Fallback>
        </mc:AlternateContent>
      </w:r>
    </w:p>
    <w:p w14:paraId="16B35B13" w14:textId="77777777" w:rsidR="00016C55" w:rsidRDefault="00016C55" w:rsidP="0017245A">
      <w:pPr>
        <w:spacing w:after="0" w:line="240" w:lineRule="auto"/>
        <w:rPr>
          <w:rFonts w:ascii="Arial" w:hAnsi="Arial" w:cs="Arial"/>
          <w:noProof/>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016C55" w:rsidRPr="003271C0" w14:paraId="16B35B17" w14:textId="77777777" w:rsidTr="00016C55">
        <w:tc>
          <w:tcPr>
            <w:tcW w:w="1008" w:type="dxa"/>
            <w:shd w:val="pct12" w:color="auto" w:fill="auto"/>
          </w:tcPr>
          <w:p w14:paraId="16B35B14" w14:textId="77777777" w:rsidR="00016C55" w:rsidRPr="003271C0" w:rsidRDefault="00016C55" w:rsidP="0017245A">
            <w:pPr>
              <w:pStyle w:val="TableHeading"/>
              <w:spacing w:after="0"/>
            </w:pPr>
            <w:r w:rsidRPr="003271C0">
              <w:t>Marker</w:t>
            </w:r>
          </w:p>
        </w:tc>
        <w:tc>
          <w:tcPr>
            <w:tcW w:w="1260" w:type="dxa"/>
            <w:shd w:val="pct12" w:color="auto" w:fill="auto"/>
          </w:tcPr>
          <w:p w14:paraId="16B35B15" w14:textId="77777777" w:rsidR="00016C55" w:rsidRPr="003271C0" w:rsidRDefault="00016C55" w:rsidP="00016C55">
            <w:pPr>
              <w:pStyle w:val="TableHeading"/>
            </w:pPr>
            <w:r w:rsidRPr="003271C0">
              <w:t>Dat</w:t>
            </w:r>
            <w:r>
              <w:t>a</w:t>
            </w:r>
            <w:r w:rsidRPr="003271C0">
              <w:t xml:space="preserve"> Field</w:t>
            </w:r>
          </w:p>
        </w:tc>
        <w:tc>
          <w:tcPr>
            <w:tcW w:w="4140" w:type="dxa"/>
            <w:shd w:val="pct12" w:color="auto" w:fill="auto"/>
          </w:tcPr>
          <w:p w14:paraId="16B35B16" w14:textId="77777777" w:rsidR="00016C55" w:rsidRPr="003271C0" w:rsidRDefault="00016C55" w:rsidP="00016C55">
            <w:pPr>
              <w:pStyle w:val="TableHeading"/>
            </w:pPr>
            <w:r w:rsidRPr="003271C0">
              <w:t>Description</w:t>
            </w:r>
          </w:p>
        </w:tc>
      </w:tr>
      <w:tr w:rsidR="00016C55" w:rsidRPr="003271C0" w14:paraId="16B35B1B" w14:textId="77777777" w:rsidTr="00016C55">
        <w:tc>
          <w:tcPr>
            <w:tcW w:w="1008" w:type="dxa"/>
          </w:tcPr>
          <w:p w14:paraId="16B35B18" w14:textId="77777777" w:rsidR="00016C55" w:rsidRPr="003271C0" w:rsidRDefault="00016C55" w:rsidP="00016C55">
            <w:pPr>
              <w:pStyle w:val="TableText"/>
            </w:pPr>
          </w:p>
        </w:tc>
        <w:tc>
          <w:tcPr>
            <w:tcW w:w="1260" w:type="dxa"/>
          </w:tcPr>
          <w:p w14:paraId="16B35B19" w14:textId="77777777" w:rsidR="00016C55" w:rsidRPr="003271C0" w:rsidRDefault="00016C55" w:rsidP="00016C55">
            <w:pPr>
              <w:pStyle w:val="TableText"/>
            </w:pPr>
            <w:r>
              <w:t>H@</w:t>
            </w:r>
          </w:p>
        </w:tc>
        <w:tc>
          <w:tcPr>
            <w:tcW w:w="4140" w:type="dxa"/>
          </w:tcPr>
          <w:p w14:paraId="16B35B1A" w14:textId="77777777" w:rsidR="00016C55" w:rsidRPr="003271C0" w:rsidRDefault="00016C55" w:rsidP="00016C55">
            <w:pPr>
              <w:pStyle w:val="TableText"/>
            </w:pPr>
            <w:r w:rsidRPr="003271C0">
              <w:t>Function Identifier</w:t>
            </w:r>
            <w:r>
              <w:t xml:space="preserve">  (Hotel Change)</w:t>
            </w:r>
          </w:p>
        </w:tc>
      </w:tr>
      <w:tr w:rsidR="00016C55" w:rsidRPr="003271C0" w14:paraId="16B35B1F" w14:textId="77777777" w:rsidTr="00016C55">
        <w:tc>
          <w:tcPr>
            <w:tcW w:w="1008" w:type="dxa"/>
          </w:tcPr>
          <w:p w14:paraId="16B35B1C" w14:textId="77777777" w:rsidR="00016C55" w:rsidRPr="00420D48" w:rsidRDefault="00016C55" w:rsidP="00016C55">
            <w:pPr>
              <w:pStyle w:val="TableText"/>
              <w:jc w:val="center"/>
              <w:rPr>
                <w:b/>
              </w:rPr>
            </w:pPr>
          </w:p>
        </w:tc>
        <w:tc>
          <w:tcPr>
            <w:tcW w:w="1260" w:type="dxa"/>
          </w:tcPr>
          <w:p w14:paraId="16B35B1D" w14:textId="77777777" w:rsidR="00016C55" w:rsidRPr="005E5F2A" w:rsidRDefault="00016C55" w:rsidP="00016C55">
            <w:pPr>
              <w:pStyle w:val="TableText"/>
              <w:rPr>
                <w:rFonts w:ascii="Courier New" w:hAnsi="Courier New" w:cs="Courier New"/>
                <w:sz w:val="24"/>
                <w:szCs w:val="24"/>
              </w:rPr>
            </w:pPr>
            <w:r w:rsidRPr="005E5F2A">
              <w:rPr>
                <w:rFonts w:ascii="Courier New" w:hAnsi="Courier New" w:cs="Courier New"/>
                <w:sz w:val="24"/>
                <w:szCs w:val="24"/>
              </w:rPr>
              <w:t>1</w:t>
            </w:r>
          </w:p>
        </w:tc>
        <w:tc>
          <w:tcPr>
            <w:tcW w:w="4140" w:type="dxa"/>
          </w:tcPr>
          <w:p w14:paraId="16B35B1E" w14:textId="77777777" w:rsidR="00016C55" w:rsidRPr="003271C0" w:rsidRDefault="00016C55" w:rsidP="00016C55">
            <w:pPr>
              <w:pStyle w:val="TableText"/>
            </w:pPr>
            <w:r>
              <w:t>Segment 1</w:t>
            </w:r>
          </w:p>
        </w:tc>
      </w:tr>
      <w:tr w:rsidR="00016C55" w:rsidRPr="003271C0" w14:paraId="16B35B23" w14:textId="77777777" w:rsidTr="00016C55">
        <w:tc>
          <w:tcPr>
            <w:tcW w:w="1008" w:type="dxa"/>
          </w:tcPr>
          <w:p w14:paraId="16B35B20" w14:textId="77777777" w:rsidR="00016C55" w:rsidRPr="00420D48" w:rsidRDefault="00016C55" w:rsidP="00016C55">
            <w:pPr>
              <w:pStyle w:val="TableText"/>
              <w:jc w:val="center"/>
              <w:rPr>
                <w:b/>
              </w:rPr>
            </w:pPr>
          </w:p>
        </w:tc>
        <w:tc>
          <w:tcPr>
            <w:tcW w:w="1260" w:type="dxa"/>
          </w:tcPr>
          <w:p w14:paraId="16B35B21" w14:textId="77777777" w:rsidR="00016C55" w:rsidRPr="00BB7906" w:rsidRDefault="00016C55" w:rsidP="00016C55">
            <w:pPr>
              <w:pStyle w:val="TableText"/>
              <w:rPr>
                <w:rFonts w:ascii="Courier New" w:hAnsi="Courier New" w:cs="Courier New"/>
                <w:b/>
                <w:sz w:val="24"/>
                <w:szCs w:val="24"/>
              </w:rPr>
            </w:pPr>
            <w:r w:rsidRPr="00BB7906">
              <w:rPr>
                <w:rFonts w:ascii="Courier New" w:hAnsi="Courier New" w:cs="Courier New"/>
                <w:sz w:val="24"/>
                <w:szCs w:val="24"/>
              </w:rPr>
              <w:t>/</w:t>
            </w:r>
          </w:p>
        </w:tc>
        <w:tc>
          <w:tcPr>
            <w:tcW w:w="4140" w:type="dxa"/>
          </w:tcPr>
          <w:p w14:paraId="16B35B22" w14:textId="77777777" w:rsidR="00016C55" w:rsidRPr="003271C0" w:rsidRDefault="00016C55" w:rsidP="00016C55">
            <w:pPr>
              <w:pStyle w:val="TableText"/>
            </w:pPr>
            <w:r>
              <w:t>Separator</w:t>
            </w:r>
          </w:p>
        </w:tc>
      </w:tr>
      <w:tr w:rsidR="00016C55" w:rsidRPr="003271C0" w14:paraId="16B35B27" w14:textId="77777777" w:rsidTr="00016C55">
        <w:tc>
          <w:tcPr>
            <w:tcW w:w="1008" w:type="dxa"/>
          </w:tcPr>
          <w:p w14:paraId="16B35B24" w14:textId="77777777" w:rsidR="00016C55" w:rsidRPr="00420D48" w:rsidRDefault="00016C55" w:rsidP="00016C55">
            <w:pPr>
              <w:pStyle w:val="TableText"/>
              <w:jc w:val="center"/>
              <w:rPr>
                <w:b/>
              </w:rPr>
            </w:pPr>
          </w:p>
        </w:tc>
        <w:tc>
          <w:tcPr>
            <w:tcW w:w="1260" w:type="dxa"/>
          </w:tcPr>
          <w:p w14:paraId="16B35B25" w14:textId="77777777" w:rsidR="00016C55" w:rsidRPr="00625186" w:rsidRDefault="00016C55" w:rsidP="00016C55">
            <w:pPr>
              <w:pStyle w:val="TableText"/>
              <w:rPr>
                <w:rFonts w:ascii="Courier New" w:hAnsi="Courier New" w:cs="Courier New"/>
                <w:sz w:val="24"/>
                <w:szCs w:val="24"/>
              </w:rPr>
            </w:pPr>
            <w:r>
              <w:rPr>
                <w:rFonts w:ascii="Courier New" w:hAnsi="Courier New" w:cs="Courier New"/>
                <w:sz w:val="24"/>
                <w:szCs w:val="24"/>
              </w:rPr>
              <w:t>D</w:t>
            </w:r>
            <w:r w:rsidRPr="00625186">
              <w:rPr>
                <w:rFonts w:ascii="Courier New" w:hAnsi="Courier New" w:cs="Courier New"/>
                <w:sz w:val="24"/>
                <w:szCs w:val="24"/>
              </w:rPr>
              <w:t>-</w:t>
            </w:r>
          </w:p>
        </w:tc>
        <w:tc>
          <w:tcPr>
            <w:tcW w:w="4140" w:type="dxa"/>
          </w:tcPr>
          <w:p w14:paraId="16B35B26" w14:textId="77777777" w:rsidR="00016C55" w:rsidRPr="003271C0" w:rsidRDefault="00016C55" w:rsidP="00016C55">
            <w:pPr>
              <w:pStyle w:val="TableText"/>
            </w:pPr>
            <w:r>
              <w:t>Date Function Identifier</w:t>
            </w:r>
          </w:p>
        </w:tc>
      </w:tr>
      <w:tr w:rsidR="00016C55" w:rsidRPr="003271C0" w14:paraId="16B35B2B" w14:textId="77777777" w:rsidTr="00016C55">
        <w:tc>
          <w:tcPr>
            <w:tcW w:w="1008" w:type="dxa"/>
          </w:tcPr>
          <w:p w14:paraId="16B35B28" w14:textId="77777777" w:rsidR="00016C55" w:rsidRDefault="00016C55" w:rsidP="00016C55">
            <w:pPr>
              <w:pStyle w:val="TableText"/>
              <w:jc w:val="center"/>
              <w:rPr>
                <w:b/>
              </w:rPr>
            </w:pPr>
            <w:r>
              <w:rPr>
                <w:b/>
              </w:rPr>
              <w:t>C</w:t>
            </w:r>
          </w:p>
        </w:tc>
        <w:tc>
          <w:tcPr>
            <w:tcW w:w="1260" w:type="dxa"/>
          </w:tcPr>
          <w:p w14:paraId="16B35B29" w14:textId="77777777" w:rsidR="00016C55" w:rsidRPr="00BB7906" w:rsidRDefault="00016C55" w:rsidP="00016C55">
            <w:pPr>
              <w:pStyle w:val="TableText"/>
              <w:rPr>
                <w:rFonts w:ascii="Courier New" w:hAnsi="Courier New" w:cs="Courier New"/>
                <w:b/>
                <w:color w:val="002060"/>
                <w:sz w:val="24"/>
                <w:szCs w:val="24"/>
              </w:rPr>
            </w:pPr>
            <w:r>
              <w:rPr>
                <w:rFonts w:ascii="Courier New" w:eastAsiaTheme="minorHAnsi" w:hAnsi="Courier New" w:cs="Times New Roman"/>
                <w:b/>
                <w:color w:val="00B050"/>
                <w:sz w:val="24"/>
                <w:szCs w:val="24"/>
                <w:lang w:val="en-US"/>
              </w:rPr>
              <w:t>20JAN</w:t>
            </w:r>
          </w:p>
        </w:tc>
        <w:tc>
          <w:tcPr>
            <w:tcW w:w="4140" w:type="dxa"/>
          </w:tcPr>
          <w:p w14:paraId="16B35B2A" w14:textId="77777777" w:rsidR="00016C55" w:rsidRDefault="00016C55" w:rsidP="00016C55">
            <w:pPr>
              <w:pStyle w:val="TableText"/>
            </w:pPr>
            <w:r>
              <w:t>New Checkout Date</w:t>
            </w:r>
          </w:p>
        </w:tc>
      </w:tr>
    </w:tbl>
    <w:p w14:paraId="16B35B2C" w14:textId="77777777" w:rsidR="00016C55" w:rsidRDefault="00016C55" w:rsidP="00016C55">
      <w:pPr>
        <w:rPr>
          <w:rFonts w:ascii="Arial" w:hAnsi="Arial" w:cs="Arial"/>
          <w:noProof/>
          <w:szCs w:val="24"/>
        </w:rPr>
      </w:pPr>
    </w:p>
    <w:p w14:paraId="16B35B2D" w14:textId="77777777" w:rsidR="00016C55" w:rsidRPr="0017245A" w:rsidRDefault="0017245A" w:rsidP="0017245A">
      <w:pPr>
        <w:pStyle w:val="TableText"/>
        <w:pageBreakBefore/>
        <w:spacing w:before="120" w:after="120"/>
        <w:rPr>
          <w:b/>
          <w:sz w:val="20"/>
          <w:szCs w:val="20"/>
          <w:u w:val="single"/>
        </w:rPr>
      </w:pPr>
      <w:r>
        <w:rPr>
          <w:b/>
          <w:sz w:val="20"/>
          <w:szCs w:val="20"/>
          <w:u w:val="single"/>
        </w:rPr>
        <w:t xml:space="preserve">OTA </w:t>
      </w:r>
      <w:r w:rsidR="00016C55" w:rsidRPr="0017245A">
        <w:rPr>
          <w:b/>
          <w:sz w:val="20"/>
          <w:szCs w:val="20"/>
          <w:u w:val="single"/>
        </w:rPr>
        <w:t xml:space="preserve">XML </w:t>
      </w:r>
      <w:r>
        <w:rPr>
          <w:b/>
          <w:sz w:val="20"/>
          <w:szCs w:val="20"/>
          <w:u w:val="single"/>
        </w:rPr>
        <w:t xml:space="preserve">Modify </w:t>
      </w:r>
      <w:r w:rsidR="00016C55" w:rsidRPr="0017245A">
        <w:rPr>
          <w:b/>
          <w:sz w:val="20"/>
          <w:szCs w:val="20"/>
          <w:u w:val="single"/>
        </w:rPr>
        <w:t xml:space="preserve">Request </w:t>
      </w:r>
      <w:r>
        <w:rPr>
          <w:b/>
          <w:sz w:val="20"/>
          <w:szCs w:val="20"/>
          <w:u w:val="single"/>
        </w:rPr>
        <w:t>@ResStatus=”Initiate” – Example #</w:t>
      </w:r>
      <w:r w:rsidR="006E37F0">
        <w:rPr>
          <w:b/>
          <w:sz w:val="20"/>
          <w:szCs w:val="20"/>
          <w:u w:val="single"/>
        </w:rPr>
        <w:t>3</w:t>
      </w:r>
      <w:r w:rsidR="00E73C79">
        <w:rPr>
          <w:b/>
          <w:sz w:val="20"/>
          <w:szCs w:val="20"/>
          <w:u w:val="single"/>
        </w:rPr>
        <w:t>A</w:t>
      </w:r>
    </w:p>
    <w:p w14:paraId="16B35B2E"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B2F"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B30"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B31"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B32"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B33"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B34"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B35"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B36"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B37" w14:textId="77777777" w:rsidR="00BA6890" w:rsidRPr="00AF4064" w:rsidRDefault="00BA6890" w:rsidP="0017245A">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OTA_HotelResModifyRQ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r w:rsidRPr="000617E9">
        <w:rPr>
          <w:rFonts w:ascii="Arial" w:hAnsi="Arial" w:cs="Arial"/>
          <w:color w:val="000000"/>
          <w:sz w:val="16"/>
          <w:szCs w:val="16"/>
        </w:rPr>
        <w:t>http://xmlota.wspan.com/webservice/</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115991">
        <w:rPr>
          <w:rFonts w:ascii="Arial" w:hAnsi="Arial" w:cs="Arial"/>
          <w:color w:val="000000"/>
          <w:sz w:val="16"/>
          <w:szCs w:val="16"/>
        </w:rPr>
        <w:t>CA</w:t>
      </w:r>
      <w:r w:rsidR="006A0AB5" w:rsidRPr="000617E9">
        <w:rPr>
          <w:rFonts w:ascii="Arial" w:hAnsi="Arial" w:cs="Arial"/>
          <w:color w:val="000000"/>
          <w:sz w:val="16"/>
          <w:szCs w:val="16"/>
        </w:rPr>
        <w:t>04</w:t>
      </w:r>
      <w:r w:rsidR="00115991">
        <w:rPr>
          <w:rFonts w:ascii="Arial" w:hAnsi="Arial" w:cs="Arial"/>
          <w:color w:val="000000"/>
          <w:sz w:val="16"/>
          <w:szCs w:val="16"/>
        </w:rPr>
        <w:t>AZ</w:t>
      </w:r>
      <w:r w:rsidR="006A0AB5" w:rsidRPr="000617E9">
        <w:rPr>
          <w:rFonts w:ascii="Arial" w:hAnsi="Arial" w:cs="Arial"/>
          <w:color w:val="000000"/>
          <w:sz w:val="16"/>
          <w:szCs w:val="16"/>
        </w:rPr>
        <w:t>41265831634</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PS@P047241265831634076-021517</w:t>
      </w:r>
      <w:r w:rsidR="006A0AB5" w:rsidRPr="000617E9">
        <w:rPr>
          <w:rFonts w:ascii="Arial" w:hAnsi="Arial" w:cs="Arial"/>
          <w:color w:val="000000"/>
          <w:sz w:val="16"/>
          <w:szCs w:val="16"/>
        </w:rPr>
        <w:t>XX</w:t>
      </w:r>
      <w:r w:rsidRPr="000617E9">
        <w:rPr>
          <w:rFonts w:ascii="Arial" w:hAnsi="Arial" w:cs="Arial"/>
          <w:color w:val="000000"/>
          <w:sz w:val="16"/>
          <w:szCs w:val="16"/>
        </w:rPr>
        <w:t>P</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Initiate</w:t>
      </w:r>
      <w:r w:rsidRPr="000617E9">
        <w:rPr>
          <w:rFonts w:ascii="Arial" w:hAnsi="Arial" w:cs="Arial"/>
          <w:color w:val="0000FF"/>
          <w:sz w:val="16"/>
          <w:szCs w:val="16"/>
        </w:rPr>
        <w:t>"&gt;</w:t>
      </w:r>
    </w:p>
    <w:p w14:paraId="16B35B38"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POS</w:t>
      </w:r>
      <w:r w:rsidRPr="0017245A">
        <w:rPr>
          <w:rFonts w:ascii="Arial" w:hAnsi="Arial" w:cs="Arial"/>
          <w:color w:val="0000FF"/>
          <w:sz w:val="16"/>
          <w:szCs w:val="16"/>
          <w:highlight w:val="white"/>
        </w:rPr>
        <w:t>&gt;</w:t>
      </w:r>
    </w:p>
    <w:p w14:paraId="16B35B39"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Source</w:t>
      </w:r>
      <w:r w:rsidRPr="0017245A">
        <w:rPr>
          <w:rFonts w:ascii="Arial" w:hAnsi="Arial" w:cs="Arial"/>
          <w:color w:val="FF0000"/>
          <w:sz w:val="16"/>
          <w:szCs w:val="16"/>
          <w:highlight w:val="white"/>
        </w:rPr>
        <w:t xml:space="preserve"> AgentSine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IB</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PseudoCityCode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A2Z</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TerminalID</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021517</w:t>
      </w:r>
      <w:r w:rsidRPr="0017245A">
        <w:rPr>
          <w:rFonts w:ascii="Arial" w:hAnsi="Arial" w:cs="Arial"/>
          <w:color w:val="0000FF"/>
          <w:sz w:val="16"/>
          <w:szCs w:val="16"/>
          <w:highlight w:val="white"/>
        </w:rPr>
        <w:t>"&gt;</w:t>
      </w:r>
    </w:p>
    <w:p w14:paraId="16B35B3A"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RequestorID</w:t>
      </w:r>
      <w:r w:rsidRPr="0017245A">
        <w:rPr>
          <w:rFonts w:ascii="Arial" w:hAnsi="Arial" w:cs="Arial"/>
          <w:color w:val="FF0000"/>
          <w:sz w:val="16"/>
          <w:szCs w:val="16"/>
          <w:highlight w:val="white"/>
        </w:rPr>
        <w:t xml:space="preserve"> ID</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17157976</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ID_Context</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BSA</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Type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5</w:t>
      </w:r>
      <w:r w:rsidRPr="0017245A">
        <w:rPr>
          <w:rFonts w:ascii="Arial" w:hAnsi="Arial" w:cs="Arial"/>
          <w:color w:val="0000FF"/>
          <w:sz w:val="16"/>
          <w:szCs w:val="16"/>
          <w:highlight w:val="white"/>
        </w:rPr>
        <w:t>"/&gt;</w:t>
      </w:r>
    </w:p>
    <w:p w14:paraId="16B35B3B"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BookingChannel</w:t>
      </w:r>
      <w:r w:rsidRPr="0017245A">
        <w:rPr>
          <w:rFonts w:ascii="Arial" w:hAnsi="Arial" w:cs="Arial"/>
          <w:color w:val="FF0000"/>
          <w:sz w:val="16"/>
          <w:szCs w:val="16"/>
          <w:highlight w:val="white"/>
        </w:rPr>
        <w:t xml:space="preserve"> Type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w:t>
      </w:r>
      <w:r w:rsidRPr="0017245A">
        <w:rPr>
          <w:rFonts w:ascii="Arial" w:hAnsi="Arial" w:cs="Arial"/>
          <w:color w:val="0000FF"/>
          <w:sz w:val="16"/>
          <w:szCs w:val="16"/>
          <w:highlight w:val="white"/>
        </w:rPr>
        <w:t>"&gt;</w:t>
      </w:r>
    </w:p>
    <w:p w14:paraId="16B35B3C"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CompanyName</w:t>
      </w:r>
      <w:r w:rsidRPr="0017245A">
        <w:rPr>
          <w:rFonts w:ascii="Arial" w:hAnsi="Arial" w:cs="Arial"/>
          <w:color w:val="FF0000"/>
          <w:sz w:val="16"/>
          <w:szCs w:val="16"/>
          <w:highlight w:val="white"/>
        </w:rPr>
        <w:t xml:space="preserve"> Code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1P</w:t>
      </w:r>
      <w:r w:rsidRPr="0017245A">
        <w:rPr>
          <w:rFonts w:ascii="Arial" w:hAnsi="Arial" w:cs="Arial"/>
          <w:color w:val="0000FF"/>
          <w:sz w:val="16"/>
          <w:szCs w:val="16"/>
          <w:highlight w:val="white"/>
        </w:rPr>
        <w:t>"/&gt;</w:t>
      </w:r>
    </w:p>
    <w:p w14:paraId="16B35B3D" w14:textId="465B3496"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16"/>
          <w:szCs w:val="16"/>
        </w:rPr>
        <mc:AlternateContent>
          <mc:Choice Requires="wps">
            <w:drawing>
              <wp:anchor distT="0" distB="0" distL="114300" distR="114300" simplePos="0" relativeHeight="251729920" behindDoc="0" locked="0" layoutInCell="1" allowOverlap="1" wp14:anchorId="16B361BC" wp14:editId="58FEE9C6">
                <wp:simplePos x="0" y="0"/>
                <wp:positionH relativeFrom="column">
                  <wp:posOffset>3529965</wp:posOffset>
                </wp:positionH>
                <wp:positionV relativeFrom="paragraph">
                  <wp:posOffset>50165</wp:posOffset>
                </wp:positionV>
                <wp:extent cx="333375" cy="228600"/>
                <wp:effectExtent l="5715" t="12065" r="13335" b="6985"/>
                <wp:wrapNone/>
                <wp:docPr id="35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5"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113" style="position:absolute;margin-left:277.95pt;margin-top:3.95pt;width:26.25pt;height:1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C7wLAIAAFE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">
                <v:textbox>
                  <w:txbxContent>
                    <w:p w14:paraId="16B36395"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BookingChannel</w:t>
      </w:r>
      <w:r w:rsidR="00016C55" w:rsidRPr="0017245A">
        <w:rPr>
          <w:rFonts w:ascii="Arial" w:hAnsi="Arial" w:cs="Arial"/>
          <w:color w:val="0000FF"/>
          <w:sz w:val="16"/>
          <w:szCs w:val="16"/>
          <w:highlight w:val="white"/>
        </w:rPr>
        <w:t>&gt;</w:t>
      </w:r>
    </w:p>
    <w:p w14:paraId="16B35B3E"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Source</w:t>
      </w:r>
      <w:r w:rsidRPr="0017245A">
        <w:rPr>
          <w:rFonts w:ascii="Arial" w:hAnsi="Arial" w:cs="Arial"/>
          <w:color w:val="0000FF"/>
          <w:sz w:val="16"/>
          <w:szCs w:val="16"/>
          <w:highlight w:val="white"/>
        </w:rPr>
        <w:t>&gt;</w:t>
      </w:r>
    </w:p>
    <w:p w14:paraId="16B35B3F" w14:textId="2691BDC0"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0944" behindDoc="0" locked="0" layoutInCell="1" allowOverlap="1" wp14:anchorId="16B361BD" wp14:editId="4A1519F6">
                <wp:simplePos x="0" y="0"/>
                <wp:positionH relativeFrom="column">
                  <wp:posOffset>3691255</wp:posOffset>
                </wp:positionH>
                <wp:positionV relativeFrom="paragraph">
                  <wp:posOffset>45085</wp:posOffset>
                </wp:positionV>
                <wp:extent cx="0" cy="171450"/>
                <wp:effectExtent l="5080" t="6985" r="13970" b="12065"/>
                <wp:wrapNone/>
                <wp:docPr id="35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290.65pt;margin-top:3.55pt;width:0;height:1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"/>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POS</w:t>
      </w:r>
      <w:r w:rsidR="00016C55" w:rsidRPr="0017245A">
        <w:rPr>
          <w:rFonts w:ascii="Arial" w:hAnsi="Arial" w:cs="Arial"/>
          <w:color w:val="0000FF"/>
          <w:sz w:val="16"/>
          <w:szCs w:val="16"/>
          <w:highlight w:val="white"/>
        </w:rPr>
        <w:t>&gt;</w:t>
      </w:r>
    </w:p>
    <w:p w14:paraId="16B35B40" w14:textId="7CCBE9EA"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4016" behindDoc="0" locked="0" layoutInCell="1" allowOverlap="1" wp14:anchorId="16B361BE" wp14:editId="1E494AEB">
                <wp:simplePos x="0" y="0"/>
                <wp:positionH relativeFrom="column">
                  <wp:posOffset>4157980</wp:posOffset>
                </wp:positionH>
                <wp:positionV relativeFrom="paragraph">
                  <wp:posOffset>99695</wp:posOffset>
                </wp:positionV>
                <wp:extent cx="0" cy="133350"/>
                <wp:effectExtent l="52705" t="13970" r="61595" b="14605"/>
                <wp:wrapNone/>
                <wp:docPr id="356"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327.4pt;margin-top:7.85pt;width:0;height: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KFNgIAAF8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32992" behindDoc="0" locked="0" layoutInCell="1" allowOverlap="1" wp14:anchorId="16B361BF" wp14:editId="3A3A17AC">
                <wp:simplePos x="0" y="0"/>
                <wp:positionH relativeFrom="column">
                  <wp:posOffset>3181350</wp:posOffset>
                </wp:positionH>
                <wp:positionV relativeFrom="paragraph">
                  <wp:posOffset>99695</wp:posOffset>
                </wp:positionV>
                <wp:extent cx="0" cy="133350"/>
                <wp:effectExtent l="57150" t="13970" r="57150" b="14605"/>
                <wp:wrapNone/>
                <wp:docPr id="355"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50.5pt;margin-top:7.85pt;width:0;height:1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31968" behindDoc="0" locked="0" layoutInCell="1" allowOverlap="1" wp14:anchorId="16B361C0" wp14:editId="70DE56A6">
                <wp:simplePos x="0" y="0"/>
                <wp:positionH relativeFrom="column">
                  <wp:posOffset>3181350</wp:posOffset>
                </wp:positionH>
                <wp:positionV relativeFrom="paragraph">
                  <wp:posOffset>99695</wp:posOffset>
                </wp:positionV>
                <wp:extent cx="976630" cy="0"/>
                <wp:effectExtent l="9525" t="13970" r="13970" b="5080"/>
                <wp:wrapNone/>
                <wp:docPr id="354"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6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250.5pt;margin-top:7.85pt;width:76.9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VkIA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"/>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HotelResModifies</w:t>
      </w:r>
      <w:r w:rsidR="00016C55" w:rsidRPr="0017245A">
        <w:rPr>
          <w:rFonts w:ascii="Arial" w:hAnsi="Arial" w:cs="Arial"/>
          <w:color w:val="0000FF"/>
          <w:sz w:val="16"/>
          <w:szCs w:val="16"/>
          <w:highlight w:val="white"/>
        </w:rPr>
        <w:t>&gt;</w:t>
      </w:r>
    </w:p>
    <w:p w14:paraId="16B35B41"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HotelResModify</w:t>
      </w:r>
      <w:r w:rsidRPr="0017245A">
        <w:rPr>
          <w:rFonts w:ascii="Arial" w:hAnsi="Arial" w:cs="Arial"/>
          <w:color w:val="0000FF"/>
          <w:sz w:val="16"/>
          <w:szCs w:val="16"/>
          <w:highlight w:val="white"/>
        </w:rPr>
        <w:t>&gt;</w:t>
      </w:r>
    </w:p>
    <w:p w14:paraId="16B35B42"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UniqueID</w:t>
      </w:r>
      <w:r w:rsidRPr="0017245A">
        <w:rPr>
          <w:rFonts w:ascii="Arial" w:hAnsi="Arial" w:cs="Arial"/>
          <w:color w:val="FF0000"/>
          <w:sz w:val="16"/>
          <w:szCs w:val="16"/>
          <w:highlight w:val="white"/>
        </w:rPr>
        <w:t xml:space="preserve"> ID</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MSUWIC</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ID_Context</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1P</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Type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14</w:t>
      </w:r>
      <w:r w:rsidRPr="0017245A">
        <w:rPr>
          <w:rFonts w:ascii="Arial" w:hAnsi="Arial" w:cs="Arial"/>
          <w:color w:val="0000FF"/>
          <w:sz w:val="16"/>
          <w:szCs w:val="16"/>
          <w:highlight w:val="white"/>
        </w:rPr>
        <w:t>"/&gt;</w:t>
      </w:r>
    </w:p>
    <w:p w14:paraId="16B35B43"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RoomStays</w:t>
      </w:r>
      <w:r w:rsidRPr="0017245A">
        <w:rPr>
          <w:rFonts w:ascii="Arial" w:hAnsi="Arial" w:cs="Arial"/>
          <w:color w:val="0000FF"/>
          <w:sz w:val="16"/>
          <w:szCs w:val="16"/>
          <w:highlight w:val="white"/>
        </w:rPr>
        <w:t>&gt;</w:t>
      </w:r>
    </w:p>
    <w:p w14:paraId="16B35B44"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RoomStay</w:t>
      </w:r>
      <w:r w:rsidRPr="0017245A">
        <w:rPr>
          <w:rFonts w:ascii="Arial" w:hAnsi="Arial" w:cs="Arial"/>
          <w:color w:val="0000FF"/>
          <w:sz w:val="16"/>
          <w:szCs w:val="16"/>
          <w:highlight w:val="white"/>
        </w:rPr>
        <w:t>&gt;</w:t>
      </w:r>
    </w:p>
    <w:p w14:paraId="16B35B45"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RoomRates</w:t>
      </w:r>
      <w:r w:rsidRPr="0017245A">
        <w:rPr>
          <w:rFonts w:ascii="Arial" w:hAnsi="Arial" w:cs="Arial"/>
          <w:color w:val="0000FF"/>
          <w:sz w:val="16"/>
          <w:szCs w:val="16"/>
          <w:highlight w:val="white"/>
        </w:rPr>
        <w:t>&gt;</w:t>
      </w:r>
    </w:p>
    <w:p w14:paraId="16B35B46"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RoomRate</w:t>
      </w:r>
      <w:r w:rsidRPr="0017245A">
        <w:rPr>
          <w:rFonts w:ascii="Arial" w:hAnsi="Arial" w:cs="Arial"/>
          <w:color w:val="FF0000"/>
          <w:sz w:val="16"/>
          <w:szCs w:val="16"/>
          <w:highlight w:val="white"/>
        </w:rPr>
        <w:t xml:space="preserve"> BookingCode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A1QRA1</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NumberOfUnits</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w:t>
      </w:r>
      <w:r w:rsidRPr="0017245A">
        <w:rPr>
          <w:rFonts w:ascii="Arial" w:hAnsi="Arial" w:cs="Arial"/>
          <w:color w:val="0000FF"/>
          <w:sz w:val="16"/>
          <w:szCs w:val="16"/>
          <w:highlight w:val="white"/>
        </w:rPr>
        <w:t>"&gt;</w:t>
      </w:r>
    </w:p>
    <w:p w14:paraId="16B35B47"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Rates</w:t>
      </w:r>
      <w:r w:rsidRPr="0017245A">
        <w:rPr>
          <w:rFonts w:ascii="Arial" w:hAnsi="Arial" w:cs="Arial"/>
          <w:color w:val="0000FF"/>
          <w:sz w:val="16"/>
          <w:szCs w:val="16"/>
          <w:highlight w:val="white"/>
        </w:rPr>
        <w:t>&gt;</w:t>
      </w:r>
    </w:p>
    <w:p w14:paraId="16B35B48"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Rate</w:t>
      </w:r>
      <w:r w:rsidRPr="0017245A">
        <w:rPr>
          <w:rFonts w:ascii="Arial" w:hAnsi="Arial" w:cs="Arial"/>
          <w:color w:val="0000FF"/>
          <w:sz w:val="16"/>
          <w:szCs w:val="16"/>
          <w:highlight w:val="white"/>
        </w:rPr>
        <w:t>/&gt;</w:t>
      </w:r>
    </w:p>
    <w:p w14:paraId="16B35B49"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Rates</w:t>
      </w:r>
      <w:r w:rsidRPr="0017245A">
        <w:rPr>
          <w:rFonts w:ascii="Arial" w:hAnsi="Arial" w:cs="Arial"/>
          <w:color w:val="0000FF"/>
          <w:sz w:val="16"/>
          <w:szCs w:val="16"/>
          <w:highlight w:val="white"/>
        </w:rPr>
        <w:t>&gt;</w:t>
      </w:r>
    </w:p>
    <w:p w14:paraId="16B35B4A"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RoomRate</w:t>
      </w:r>
      <w:r w:rsidRPr="0017245A">
        <w:rPr>
          <w:rFonts w:ascii="Arial" w:hAnsi="Arial" w:cs="Arial"/>
          <w:color w:val="0000FF"/>
          <w:sz w:val="16"/>
          <w:szCs w:val="16"/>
          <w:highlight w:val="white"/>
        </w:rPr>
        <w:t>&gt;</w:t>
      </w:r>
    </w:p>
    <w:p w14:paraId="16B35B4B"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RoomRates</w:t>
      </w:r>
      <w:r w:rsidRPr="0017245A">
        <w:rPr>
          <w:rFonts w:ascii="Arial" w:hAnsi="Arial" w:cs="Arial"/>
          <w:color w:val="0000FF"/>
          <w:sz w:val="16"/>
          <w:szCs w:val="16"/>
          <w:highlight w:val="white"/>
        </w:rPr>
        <w:t>&gt;</w:t>
      </w:r>
    </w:p>
    <w:p w14:paraId="16B35B4C" w14:textId="6A1EA616"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5040" behindDoc="0" locked="0" layoutInCell="1" allowOverlap="1" wp14:anchorId="16B361C1" wp14:editId="112240DA">
                <wp:simplePos x="0" y="0"/>
                <wp:positionH relativeFrom="column">
                  <wp:posOffset>8243570</wp:posOffset>
                </wp:positionH>
                <wp:positionV relativeFrom="paragraph">
                  <wp:posOffset>46355</wp:posOffset>
                </wp:positionV>
                <wp:extent cx="333375" cy="228600"/>
                <wp:effectExtent l="13970" t="8255" r="5080" b="10795"/>
                <wp:wrapNone/>
                <wp:docPr id="353"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6"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114" style="position:absolute;margin-left:649.1pt;margin-top:3.65pt;width:26.25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">
                <v:textbox>
                  <w:txbxContent>
                    <w:p w14:paraId="16B36396"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v:textbox>
              </v:rect>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GuestCounts</w:t>
      </w:r>
      <w:r w:rsidR="00016C55" w:rsidRPr="0017245A">
        <w:rPr>
          <w:rFonts w:ascii="Arial" w:hAnsi="Arial" w:cs="Arial"/>
          <w:color w:val="FF0000"/>
          <w:sz w:val="16"/>
          <w:szCs w:val="16"/>
          <w:highlight w:val="white"/>
        </w:rPr>
        <w:t xml:space="preserve"> IsPerRoom</w:t>
      </w:r>
      <w:r w:rsidR="00016C55" w:rsidRPr="0017245A">
        <w:rPr>
          <w:rFonts w:ascii="Arial" w:hAnsi="Arial" w:cs="Arial"/>
          <w:color w:val="0000FF"/>
          <w:sz w:val="16"/>
          <w:szCs w:val="16"/>
          <w:highlight w:val="white"/>
        </w:rPr>
        <w:t>="</w:t>
      </w:r>
      <w:r w:rsidR="00016C55" w:rsidRPr="0017245A">
        <w:rPr>
          <w:rFonts w:ascii="Arial" w:hAnsi="Arial" w:cs="Arial"/>
          <w:color w:val="000000"/>
          <w:sz w:val="16"/>
          <w:szCs w:val="16"/>
          <w:highlight w:val="white"/>
        </w:rPr>
        <w:t>true</w:t>
      </w:r>
      <w:r w:rsidR="00016C55" w:rsidRPr="0017245A">
        <w:rPr>
          <w:rFonts w:ascii="Arial" w:hAnsi="Arial" w:cs="Arial"/>
          <w:color w:val="0000FF"/>
          <w:sz w:val="16"/>
          <w:szCs w:val="16"/>
          <w:highlight w:val="white"/>
        </w:rPr>
        <w:t>"&gt;</w:t>
      </w:r>
    </w:p>
    <w:p w14:paraId="16B35B4D" w14:textId="7D05039A"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6064" behindDoc="0" locked="0" layoutInCell="1" allowOverlap="1" wp14:anchorId="16B361C2" wp14:editId="68681BF2">
                <wp:simplePos x="0" y="0"/>
                <wp:positionH relativeFrom="column">
                  <wp:posOffset>4439285</wp:posOffset>
                </wp:positionH>
                <wp:positionV relativeFrom="paragraph">
                  <wp:posOffset>105410</wp:posOffset>
                </wp:positionV>
                <wp:extent cx="3804285" cy="24130"/>
                <wp:effectExtent l="10160" t="10160" r="5080" b="13335"/>
                <wp:wrapNone/>
                <wp:docPr id="352"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04285" cy="24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margin-left:349.55pt;margin-top:8.3pt;width:299.55pt;height:1.9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"/>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GuestCount</w:t>
      </w:r>
      <w:r w:rsidR="00016C55" w:rsidRPr="0017245A">
        <w:rPr>
          <w:rFonts w:ascii="Arial" w:hAnsi="Arial" w:cs="Arial"/>
          <w:color w:val="FF0000"/>
          <w:sz w:val="16"/>
          <w:szCs w:val="16"/>
          <w:highlight w:val="white"/>
        </w:rPr>
        <w:t xml:space="preserve"> AgeQualifyingCode</w:t>
      </w:r>
      <w:r w:rsidR="00016C55" w:rsidRPr="0017245A">
        <w:rPr>
          <w:rFonts w:ascii="Arial" w:hAnsi="Arial" w:cs="Arial"/>
          <w:color w:val="0000FF"/>
          <w:sz w:val="16"/>
          <w:szCs w:val="16"/>
          <w:highlight w:val="white"/>
        </w:rPr>
        <w:t>="</w:t>
      </w:r>
      <w:r w:rsidR="00016C55" w:rsidRPr="0017245A">
        <w:rPr>
          <w:rFonts w:ascii="Arial" w:hAnsi="Arial" w:cs="Arial"/>
          <w:color w:val="000000"/>
          <w:sz w:val="16"/>
          <w:szCs w:val="16"/>
          <w:highlight w:val="white"/>
        </w:rPr>
        <w:t>10</w:t>
      </w:r>
      <w:r w:rsidR="00016C55" w:rsidRPr="0017245A">
        <w:rPr>
          <w:rFonts w:ascii="Arial" w:hAnsi="Arial" w:cs="Arial"/>
          <w:color w:val="0000FF"/>
          <w:sz w:val="16"/>
          <w:szCs w:val="16"/>
          <w:highlight w:val="white"/>
        </w:rPr>
        <w:t>"</w:t>
      </w:r>
      <w:r w:rsidR="00016C55" w:rsidRPr="0017245A">
        <w:rPr>
          <w:rFonts w:ascii="Arial" w:hAnsi="Arial" w:cs="Arial"/>
          <w:color w:val="FF0000"/>
          <w:sz w:val="16"/>
          <w:szCs w:val="16"/>
          <w:highlight w:val="white"/>
        </w:rPr>
        <w:t xml:space="preserve"> Count</w:t>
      </w:r>
      <w:r w:rsidR="00016C55" w:rsidRPr="0017245A">
        <w:rPr>
          <w:rFonts w:ascii="Arial" w:hAnsi="Arial" w:cs="Arial"/>
          <w:color w:val="0000FF"/>
          <w:sz w:val="16"/>
          <w:szCs w:val="16"/>
          <w:highlight w:val="white"/>
        </w:rPr>
        <w:t>="</w:t>
      </w:r>
      <w:r w:rsidR="00016C55" w:rsidRPr="0017245A">
        <w:rPr>
          <w:rFonts w:ascii="Arial" w:hAnsi="Arial" w:cs="Arial"/>
          <w:color w:val="000000"/>
          <w:sz w:val="16"/>
          <w:szCs w:val="16"/>
          <w:highlight w:val="white"/>
        </w:rPr>
        <w:t>2</w:t>
      </w:r>
      <w:r w:rsidR="00016C55" w:rsidRPr="0017245A">
        <w:rPr>
          <w:rFonts w:ascii="Arial" w:hAnsi="Arial" w:cs="Arial"/>
          <w:color w:val="0000FF"/>
          <w:sz w:val="16"/>
          <w:szCs w:val="16"/>
          <w:highlight w:val="white"/>
        </w:rPr>
        <w:t>"/&gt;</w:t>
      </w:r>
    </w:p>
    <w:p w14:paraId="16B35B4E" w14:textId="647064C2"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7088" behindDoc="0" locked="0" layoutInCell="1" allowOverlap="1" wp14:anchorId="16B361C3" wp14:editId="5DC4DD73">
                <wp:simplePos x="0" y="0"/>
                <wp:positionH relativeFrom="column">
                  <wp:posOffset>4438650</wp:posOffset>
                </wp:positionH>
                <wp:positionV relativeFrom="paragraph">
                  <wp:posOffset>12700</wp:posOffset>
                </wp:positionV>
                <wp:extent cx="635" cy="118745"/>
                <wp:effectExtent l="57150" t="12700" r="56515" b="20955"/>
                <wp:wrapNone/>
                <wp:docPr id="35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349.5pt;margin-top:1pt;width:.05pt;height:9.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">
                <v:stroke endarrow="block"/>
              </v:shape>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GuestCounts</w:t>
      </w:r>
      <w:r w:rsidR="00016C55" w:rsidRPr="0017245A">
        <w:rPr>
          <w:rFonts w:ascii="Arial" w:hAnsi="Arial" w:cs="Arial"/>
          <w:color w:val="0000FF"/>
          <w:sz w:val="16"/>
          <w:szCs w:val="16"/>
          <w:highlight w:val="white"/>
        </w:rPr>
        <w:t>&gt;</w:t>
      </w:r>
    </w:p>
    <w:p w14:paraId="16B35B4F"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TimeSpan</w:t>
      </w:r>
      <w:r w:rsidRPr="0017245A">
        <w:rPr>
          <w:rFonts w:ascii="Arial" w:hAnsi="Arial" w:cs="Arial"/>
          <w:color w:val="FF0000"/>
          <w:sz w:val="16"/>
          <w:szCs w:val="16"/>
          <w:highlight w:val="white"/>
        </w:rPr>
        <w:t xml:space="preserve"> End</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2010-01-20</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Start</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2010-01-15</w:t>
      </w:r>
      <w:r w:rsidRPr="0017245A">
        <w:rPr>
          <w:rFonts w:ascii="Arial" w:hAnsi="Arial" w:cs="Arial"/>
          <w:color w:val="0000FF"/>
          <w:sz w:val="16"/>
          <w:szCs w:val="16"/>
          <w:highlight w:val="white"/>
        </w:rPr>
        <w:t>"/&gt;</w:t>
      </w:r>
    </w:p>
    <w:p w14:paraId="16B35B50"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BasicPropertyInfo</w:t>
      </w:r>
      <w:r w:rsidRPr="0017245A">
        <w:rPr>
          <w:rFonts w:ascii="Arial" w:hAnsi="Arial" w:cs="Arial"/>
          <w:color w:val="FF0000"/>
          <w:sz w:val="16"/>
          <w:szCs w:val="16"/>
          <w:highlight w:val="white"/>
        </w:rPr>
        <w:t xml:space="preserve"> ChainCode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XX</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HotelCityCode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IST</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HotelCode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NVIST</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HotelCodeContext</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1P</w:t>
      </w:r>
      <w:r w:rsidRPr="0017245A">
        <w:rPr>
          <w:rFonts w:ascii="Arial" w:hAnsi="Arial" w:cs="Arial"/>
          <w:color w:val="0000FF"/>
          <w:sz w:val="16"/>
          <w:szCs w:val="16"/>
          <w:highlight w:val="white"/>
        </w:rPr>
        <w:t>"/&gt;</w:t>
      </w:r>
    </w:p>
    <w:p w14:paraId="16B35B51"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RoomStay</w:t>
      </w:r>
      <w:r w:rsidRPr="0017245A">
        <w:rPr>
          <w:rFonts w:ascii="Arial" w:hAnsi="Arial" w:cs="Arial"/>
          <w:color w:val="0000FF"/>
          <w:sz w:val="16"/>
          <w:szCs w:val="16"/>
          <w:highlight w:val="white"/>
        </w:rPr>
        <w:t>&gt;</w:t>
      </w:r>
    </w:p>
    <w:p w14:paraId="16B35B52"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RoomStays</w:t>
      </w:r>
      <w:r w:rsidRPr="0017245A">
        <w:rPr>
          <w:rFonts w:ascii="Arial" w:hAnsi="Arial" w:cs="Arial"/>
          <w:color w:val="0000FF"/>
          <w:sz w:val="16"/>
          <w:szCs w:val="16"/>
          <w:highlight w:val="white"/>
        </w:rPr>
        <w:t>&gt;</w:t>
      </w:r>
    </w:p>
    <w:p w14:paraId="16B35B53"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ResGuests</w:t>
      </w:r>
      <w:r w:rsidRPr="0017245A">
        <w:rPr>
          <w:rFonts w:ascii="Arial" w:hAnsi="Arial" w:cs="Arial"/>
          <w:color w:val="0000FF"/>
          <w:sz w:val="16"/>
          <w:szCs w:val="16"/>
          <w:highlight w:val="white"/>
        </w:rPr>
        <w:t>&gt;</w:t>
      </w:r>
    </w:p>
    <w:p w14:paraId="16B35B54"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ResGuest</w:t>
      </w:r>
      <w:r w:rsidRPr="0017245A">
        <w:rPr>
          <w:rFonts w:ascii="Arial" w:hAnsi="Arial" w:cs="Arial"/>
          <w:color w:val="FF0000"/>
          <w:sz w:val="16"/>
          <w:szCs w:val="16"/>
          <w:highlight w:val="white"/>
        </w:rPr>
        <w:t xml:space="preserve"> ResGuestRPH</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w:t>
      </w:r>
      <w:r w:rsidRPr="0017245A">
        <w:rPr>
          <w:rFonts w:ascii="Arial" w:hAnsi="Arial" w:cs="Arial"/>
          <w:color w:val="0000FF"/>
          <w:sz w:val="16"/>
          <w:szCs w:val="16"/>
          <w:highlight w:val="white"/>
        </w:rPr>
        <w:t>"&gt;</w:t>
      </w:r>
    </w:p>
    <w:p w14:paraId="16B35B55"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Profiles</w:t>
      </w:r>
      <w:r w:rsidRPr="0017245A">
        <w:rPr>
          <w:rFonts w:ascii="Arial" w:hAnsi="Arial" w:cs="Arial"/>
          <w:color w:val="0000FF"/>
          <w:sz w:val="16"/>
          <w:szCs w:val="16"/>
          <w:highlight w:val="white"/>
        </w:rPr>
        <w:t>&gt;</w:t>
      </w:r>
    </w:p>
    <w:p w14:paraId="16B35B56"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ProfileInfo</w:t>
      </w:r>
      <w:r w:rsidRPr="0017245A">
        <w:rPr>
          <w:rFonts w:ascii="Arial" w:hAnsi="Arial" w:cs="Arial"/>
          <w:color w:val="0000FF"/>
          <w:sz w:val="16"/>
          <w:szCs w:val="16"/>
          <w:highlight w:val="white"/>
        </w:rPr>
        <w:t>&gt;</w:t>
      </w:r>
    </w:p>
    <w:p w14:paraId="16B35B57"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Profile</w:t>
      </w:r>
      <w:r w:rsidRPr="0017245A">
        <w:rPr>
          <w:rFonts w:ascii="Arial" w:hAnsi="Arial" w:cs="Arial"/>
          <w:color w:val="FF0000"/>
          <w:sz w:val="16"/>
          <w:szCs w:val="16"/>
          <w:highlight w:val="white"/>
        </w:rPr>
        <w:t xml:space="preserve"> ProfileType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w:t>
      </w:r>
      <w:r w:rsidRPr="0017245A">
        <w:rPr>
          <w:rFonts w:ascii="Arial" w:hAnsi="Arial" w:cs="Arial"/>
          <w:color w:val="0000FF"/>
          <w:sz w:val="16"/>
          <w:szCs w:val="16"/>
          <w:highlight w:val="white"/>
        </w:rPr>
        <w:t>"&gt;</w:t>
      </w:r>
    </w:p>
    <w:p w14:paraId="16B35B58"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Customer</w:t>
      </w:r>
      <w:r w:rsidRPr="0017245A">
        <w:rPr>
          <w:rFonts w:ascii="Arial" w:hAnsi="Arial" w:cs="Arial"/>
          <w:color w:val="0000FF"/>
          <w:sz w:val="16"/>
          <w:szCs w:val="16"/>
          <w:highlight w:val="white"/>
        </w:rPr>
        <w:t>&gt;</w:t>
      </w:r>
    </w:p>
    <w:p w14:paraId="16B35B59"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PersonName</w:t>
      </w:r>
      <w:r w:rsidRPr="0017245A">
        <w:rPr>
          <w:rFonts w:ascii="Arial" w:hAnsi="Arial" w:cs="Arial"/>
          <w:color w:val="0000FF"/>
          <w:sz w:val="16"/>
          <w:szCs w:val="16"/>
          <w:highlight w:val="white"/>
        </w:rPr>
        <w:t>&gt;</w:t>
      </w:r>
    </w:p>
    <w:p w14:paraId="16B35B5A"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GivenName</w:t>
      </w:r>
      <w:r w:rsidRPr="0017245A">
        <w:rPr>
          <w:rFonts w:ascii="Arial" w:hAnsi="Arial" w:cs="Arial"/>
          <w:color w:val="0000FF"/>
          <w:sz w:val="16"/>
          <w:szCs w:val="16"/>
          <w:highlight w:val="white"/>
        </w:rPr>
        <w:t>&gt;</w:t>
      </w:r>
      <w:r w:rsidRPr="0017245A">
        <w:rPr>
          <w:rFonts w:ascii="Arial" w:hAnsi="Arial" w:cs="Arial"/>
          <w:color w:val="000000"/>
          <w:sz w:val="16"/>
          <w:szCs w:val="16"/>
          <w:highlight w:val="white"/>
        </w:rPr>
        <w:t>JAMES</w:t>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GivenName</w:t>
      </w:r>
      <w:r w:rsidRPr="0017245A">
        <w:rPr>
          <w:rFonts w:ascii="Arial" w:hAnsi="Arial" w:cs="Arial"/>
          <w:color w:val="0000FF"/>
          <w:sz w:val="16"/>
          <w:szCs w:val="16"/>
          <w:highlight w:val="white"/>
        </w:rPr>
        <w:t>&gt;</w:t>
      </w:r>
    </w:p>
    <w:p w14:paraId="16B35B5B"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Surname</w:t>
      </w:r>
      <w:r w:rsidRPr="0017245A">
        <w:rPr>
          <w:rFonts w:ascii="Arial" w:hAnsi="Arial" w:cs="Arial"/>
          <w:color w:val="0000FF"/>
          <w:sz w:val="16"/>
          <w:szCs w:val="16"/>
          <w:highlight w:val="white"/>
        </w:rPr>
        <w:t>&gt;</w:t>
      </w:r>
      <w:r w:rsidRPr="0017245A">
        <w:rPr>
          <w:rFonts w:ascii="Arial" w:hAnsi="Arial" w:cs="Arial"/>
          <w:color w:val="000000"/>
          <w:sz w:val="16"/>
          <w:szCs w:val="16"/>
          <w:highlight w:val="white"/>
        </w:rPr>
        <w:t>MURRAY</w:t>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Surname</w:t>
      </w:r>
      <w:r w:rsidRPr="0017245A">
        <w:rPr>
          <w:rFonts w:ascii="Arial" w:hAnsi="Arial" w:cs="Arial"/>
          <w:color w:val="0000FF"/>
          <w:sz w:val="16"/>
          <w:szCs w:val="16"/>
          <w:highlight w:val="white"/>
        </w:rPr>
        <w:t>&gt;</w:t>
      </w:r>
    </w:p>
    <w:p w14:paraId="16B35B5C"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PersonName</w:t>
      </w:r>
      <w:r w:rsidRPr="0017245A">
        <w:rPr>
          <w:rFonts w:ascii="Arial" w:hAnsi="Arial" w:cs="Arial"/>
          <w:color w:val="0000FF"/>
          <w:sz w:val="16"/>
          <w:szCs w:val="16"/>
          <w:highlight w:val="white"/>
        </w:rPr>
        <w:t>&gt;</w:t>
      </w:r>
    </w:p>
    <w:p w14:paraId="16B35B5D"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Customer</w:t>
      </w:r>
      <w:r w:rsidRPr="0017245A">
        <w:rPr>
          <w:rFonts w:ascii="Arial" w:hAnsi="Arial" w:cs="Arial"/>
          <w:color w:val="0000FF"/>
          <w:sz w:val="16"/>
          <w:szCs w:val="16"/>
          <w:highlight w:val="white"/>
        </w:rPr>
        <w:t>&gt;</w:t>
      </w:r>
    </w:p>
    <w:p w14:paraId="16B35B5E"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Profile</w:t>
      </w:r>
      <w:r w:rsidRPr="0017245A">
        <w:rPr>
          <w:rFonts w:ascii="Arial" w:hAnsi="Arial" w:cs="Arial"/>
          <w:color w:val="0000FF"/>
          <w:sz w:val="16"/>
          <w:szCs w:val="16"/>
          <w:highlight w:val="white"/>
        </w:rPr>
        <w:t>&gt;</w:t>
      </w:r>
    </w:p>
    <w:p w14:paraId="16B35B5F"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ProfileInfo</w:t>
      </w:r>
      <w:r w:rsidRPr="0017245A">
        <w:rPr>
          <w:rFonts w:ascii="Arial" w:hAnsi="Arial" w:cs="Arial"/>
          <w:color w:val="0000FF"/>
          <w:sz w:val="16"/>
          <w:szCs w:val="16"/>
          <w:highlight w:val="white"/>
        </w:rPr>
        <w:t>&gt;</w:t>
      </w:r>
    </w:p>
    <w:p w14:paraId="16B35B60"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Profiles</w:t>
      </w:r>
      <w:r w:rsidRPr="0017245A">
        <w:rPr>
          <w:rFonts w:ascii="Arial" w:hAnsi="Arial" w:cs="Arial"/>
          <w:color w:val="0000FF"/>
          <w:sz w:val="16"/>
          <w:szCs w:val="16"/>
          <w:highlight w:val="white"/>
        </w:rPr>
        <w:t>&gt;</w:t>
      </w:r>
    </w:p>
    <w:p w14:paraId="16B35B61"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ResGuest</w:t>
      </w:r>
      <w:r w:rsidRPr="0017245A">
        <w:rPr>
          <w:rFonts w:ascii="Arial" w:hAnsi="Arial" w:cs="Arial"/>
          <w:color w:val="0000FF"/>
          <w:sz w:val="16"/>
          <w:szCs w:val="16"/>
          <w:highlight w:val="white"/>
        </w:rPr>
        <w:t>&gt;</w:t>
      </w:r>
    </w:p>
    <w:p w14:paraId="16B35B62"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ResGuests</w:t>
      </w:r>
      <w:r w:rsidRPr="0017245A">
        <w:rPr>
          <w:rFonts w:ascii="Arial" w:hAnsi="Arial" w:cs="Arial"/>
          <w:color w:val="0000FF"/>
          <w:sz w:val="16"/>
          <w:szCs w:val="16"/>
          <w:highlight w:val="white"/>
        </w:rPr>
        <w:t>&gt;</w:t>
      </w:r>
    </w:p>
    <w:p w14:paraId="16B35B63"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ResGlobalInfo</w:t>
      </w:r>
      <w:r w:rsidRPr="0017245A">
        <w:rPr>
          <w:rFonts w:ascii="Arial" w:hAnsi="Arial" w:cs="Arial"/>
          <w:color w:val="0000FF"/>
          <w:sz w:val="16"/>
          <w:szCs w:val="16"/>
          <w:highlight w:val="white"/>
        </w:rPr>
        <w:t>&gt;</w:t>
      </w:r>
    </w:p>
    <w:p w14:paraId="16B35B64" w14:textId="77777777" w:rsidR="00016C55" w:rsidRDefault="00016C55" w:rsidP="0017245A">
      <w:pPr>
        <w:autoSpaceDE w:val="0"/>
        <w:autoSpaceDN w:val="0"/>
        <w:adjustRightInd w:val="0"/>
        <w:spacing w:after="0" w:line="240" w:lineRule="auto"/>
        <w:rPr>
          <w:rFonts w:ascii="Arial" w:hAnsi="Arial" w:cs="Arial"/>
          <w:color w:val="0000FF"/>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HotelReservationIDs</w:t>
      </w:r>
      <w:r w:rsidRPr="0017245A">
        <w:rPr>
          <w:rFonts w:ascii="Arial" w:hAnsi="Arial" w:cs="Arial"/>
          <w:color w:val="0000FF"/>
          <w:sz w:val="16"/>
          <w:szCs w:val="16"/>
          <w:highlight w:val="white"/>
        </w:rPr>
        <w:t>&gt;</w:t>
      </w:r>
    </w:p>
    <w:p w14:paraId="16B35B65" w14:textId="77777777" w:rsidR="009464D7" w:rsidRPr="000617E9" w:rsidRDefault="009464D7" w:rsidP="009464D7">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HotelReservationID</w:t>
      </w:r>
      <w:r w:rsidRPr="000617E9">
        <w:rPr>
          <w:rFonts w:ascii="Arial" w:hAnsi="Arial" w:cs="Arial"/>
          <w:color w:val="FF0000"/>
          <w:sz w:val="16"/>
          <w:szCs w:val="16"/>
        </w:rPr>
        <w:t xml:space="preserve"> ResID_SourceContext</w:t>
      </w:r>
      <w:r w:rsidRPr="000617E9">
        <w:rPr>
          <w:rFonts w:ascii="Arial" w:hAnsi="Arial" w:cs="Arial"/>
          <w:color w:val="0000FF"/>
          <w:sz w:val="16"/>
          <w:szCs w:val="16"/>
        </w:rPr>
        <w:t>="</w:t>
      </w:r>
      <w:r w:rsidRPr="000617E9">
        <w:rPr>
          <w:rFonts w:ascii="Arial" w:hAnsi="Arial" w:cs="Arial"/>
          <w:color w:val="000000"/>
          <w:sz w:val="16"/>
          <w:szCs w:val="16"/>
        </w:rPr>
        <w:t>XX</w:t>
      </w:r>
      <w:r w:rsidRPr="000617E9">
        <w:rPr>
          <w:rFonts w:ascii="Arial" w:hAnsi="Arial" w:cs="Arial"/>
          <w:color w:val="0000FF"/>
          <w:sz w:val="16"/>
          <w:szCs w:val="16"/>
        </w:rPr>
        <w:t>"</w:t>
      </w:r>
      <w:r w:rsidRPr="000617E9">
        <w:rPr>
          <w:rFonts w:ascii="Arial" w:hAnsi="Arial" w:cs="Arial"/>
          <w:color w:val="FF0000"/>
          <w:sz w:val="16"/>
          <w:szCs w:val="16"/>
        </w:rPr>
        <w:t xml:space="preserve"> ResID_Type</w:t>
      </w:r>
      <w:r w:rsidRPr="000617E9">
        <w:rPr>
          <w:rFonts w:ascii="Arial" w:hAnsi="Arial" w:cs="Arial"/>
          <w:color w:val="0000FF"/>
          <w:sz w:val="16"/>
          <w:szCs w:val="16"/>
        </w:rPr>
        <w:t>="</w:t>
      </w:r>
      <w:r w:rsidRPr="000617E9">
        <w:rPr>
          <w:rFonts w:ascii="Arial" w:hAnsi="Arial" w:cs="Arial"/>
          <w:color w:val="000000"/>
          <w:sz w:val="16"/>
          <w:szCs w:val="16"/>
        </w:rPr>
        <w:t>18</w:t>
      </w:r>
      <w:r w:rsidRPr="000617E9">
        <w:rPr>
          <w:rFonts w:ascii="Arial" w:hAnsi="Arial" w:cs="Arial"/>
          <w:color w:val="0000FF"/>
          <w:sz w:val="16"/>
          <w:szCs w:val="16"/>
        </w:rPr>
        <w:t>"</w:t>
      </w:r>
      <w:r w:rsidRPr="000617E9">
        <w:rPr>
          <w:rFonts w:ascii="Arial" w:hAnsi="Arial" w:cs="Arial"/>
          <w:color w:val="FF0000"/>
          <w:sz w:val="16"/>
          <w:szCs w:val="16"/>
        </w:rPr>
        <w:t xml:space="preserve"> ResID_Value</w:t>
      </w:r>
      <w:r w:rsidRPr="000617E9">
        <w:rPr>
          <w:rFonts w:ascii="Arial" w:hAnsi="Arial" w:cs="Arial"/>
          <w:color w:val="0000FF"/>
          <w:sz w:val="16"/>
          <w:szCs w:val="16"/>
        </w:rPr>
        <w:t>="</w:t>
      </w:r>
      <w:r w:rsidR="00D76899" w:rsidRPr="000617E9">
        <w:rPr>
          <w:rFonts w:ascii="Arial" w:hAnsi="Arial" w:cs="Arial"/>
          <w:color w:val="000000"/>
          <w:sz w:val="16"/>
          <w:szCs w:val="16"/>
        </w:rPr>
        <w:t>0000128873</w:t>
      </w:r>
      <w:r w:rsidRPr="000617E9">
        <w:rPr>
          <w:rFonts w:ascii="Arial" w:hAnsi="Arial" w:cs="Arial"/>
          <w:color w:val="0000FF"/>
          <w:sz w:val="16"/>
          <w:szCs w:val="16"/>
        </w:rPr>
        <w:t>"/&gt;</w:t>
      </w:r>
    </w:p>
    <w:p w14:paraId="16B35B66"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HotelReservationID</w:t>
      </w:r>
      <w:r w:rsidRPr="0017245A">
        <w:rPr>
          <w:rFonts w:ascii="Arial" w:hAnsi="Arial" w:cs="Arial"/>
          <w:color w:val="FF0000"/>
          <w:sz w:val="16"/>
          <w:szCs w:val="16"/>
          <w:highlight w:val="white"/>
        </w:rPr>
        <w:t xml:space="preserve"> ResID_SourceContext</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XX</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ResID_Type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14</w:t>
      </w:r>
      <w:r w:rsidRPr="0017245A">
        <w:rPr>
          <w:rFonts w:ascii="Arial" w:hAnsi="Arial" w:cs="Arial"/>
          <w:color w:val="0000FF"/>
          <w:sz w:val="16"/>
          <w:szCs w:val="16"/>
          <w:highlight w:val="white"/>
        </w:rPr>
        <w:t>"</w:t>
      </w:r>
      <w:r w:rsidRPr="0017245A">
        <w:rPr>
          <w:rFonts w:ascii="Arial" w:hAnsi="Arial" w:cs="Arial"/>
          <w:color w:val="FF0000"/>
          <w:sz w:val="16"/>
          <w:szCs w:val="16"/>
          <w:highlight w:val="white"/>
        </w:rPr>
        <w:t xml:space="preserve"> ResID_Value</w:t>
      </w:r>
      <w:r w:rsidRPr="0017245A">
        <w:rPr>
          <w:rFonts w:ascii="Arial" w:hAnsi="Arial" w:cs="Arial"/>
          <w:color w:val="0000FF"/>
          <w:sz w:val="16"/>
          <w:szCs w:val="16"/>
          <w:highlight w:val="white"/>
        </w:rPr>
        <w:t>="</w:t>
      </w:r>
      <w:r w:rsidRPr="0017245A">
        <w:rPr>
          <w:rFonts w:ascii="Arial" w:hAnsi="Arial" w:cs="Arial"/>
          <w:color w:val="000000"/>
          <w:sz w:val="16"/>
          <w:szCs w:val="16"/>
          <w:highlight w:val="white"/>
        </w:rPr>
        <w:t>5997KAE516</w:t>
      </w:r>
      <w:r w:rsidRPr="0017245A">
        <w:rPr>
          <w:rFonts w:ascii="Arial" w:hAnsi="Arial" w:cs="Arial"/>
          <w:color w:val="0000FF"/>
          <w:sz w:val="16"/>
          <w:szCs w:val="16"/>
          <w:highlight w:val="white"/>
        </w:rPr>
        <w:t>"/&gt;</w:t>
      </w:r>
    </w:p>
    <w:p w14:paraId="16B35B67" w14:textId="5D99C020"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8448" behindDoc="0" locked="0" layoutInCell="1" allowOverlap="1" wp14:anchorId="16B361C4" wp14:editId="4F49CF12">
                <wp:simplePos x="0" y="0"/>
                <wp:positionH relativeFrom="column">
                  <wp:posOffset>7246620</wp:posOffset>
                </wp:positionH>
                <wp:positionV relativeFrom="paragraph">
                  <wp:posOffset>3175</wp:posOffset>
                </wp:positionV>
                <wp:extent cx="0" cy="123825"/>
                <wp:effectExtent l="55245" t="22225" r="59055" b="6350"/>
                <wp:wrapNone/>
                <wp:docPr id="350"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7" o:spid="_x0000_s1026" type="#_x0000_t32" style="position:absolute;margin-left:570.6pt;margin-top:.25pt;width:0;height:9.75pt;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38112" behindDoc="0" locked="0" layoutInCell="1" allowOverlap="1" wp14:anchorId="16B361C5" wp14:editId="18131F10">
                <wp:simplePos x="0" y="0"/>
                <wp:positionH relativeFrom="column">
                  <wp:posOffset>8258175</wp:posOffset>
                </wp:positionH>
                <wp:positionV relativeFrom="paragraph">
                  <wp:posOffset>3175</wp:posOffset>
                </wp:positionV>
                <wp:extent cx="333375" cy="228600"/>
                <wp:effectExtent l="9525" t="12700" r="9525" b="6350"/>
                <wp:wrapNone/>
                <wp:docPr id="349"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7"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115" style="position:absolute;margin-left:650.25pt;margin-top:.25pt;width:26.2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">
                <v:textbox>
                  <w:txbxContent>
                    <w:p w14:paraId="16B36397"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HotelReservationIDs</w:t>
      </w:r>
      <w:r w:rsidR="00016C55" w:rsidRPr="0017245A">
        <w:rPr>
          <w:rFonts w:ascii="Arial" w:hAnsi="Arial" w:cs="Arial"/>
          <w:color w:val="0000FF"/>
          <w:sz w:val="16"/>
          <w:szCs w:val="16"/>
          <w:highlight w:val="white"/>
        </w:rPr>
        <w:t>&gt;</w:t>
      </w:r>
    </w:p>
    <w:p w14:paraId="16B35B68" w14:textId="0D1CE88D" w:rsidR="00016C55" w:rsidRPr="0017245A"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7424" behindDoc="0" locked="0" layoutInCell="1" allowOverlap="1" wp14:anchorId="16B361C6" wp14:editId="35AB710E">
                <wp:simplePos x="0" y="0"/>
                <wp:positionH relativeFrom="column">
                  <wp:posOffset>7246620</wp:posOffset>
                </wp:positionH>
                <wp:positionV relativeFrom="paragraph">
                  <wp:posOffset>5715</wp:posOffset>
                </wp:positionV>
                <wp:extent cx="1011555" cy="4445"/>
                <wp:effectExtent l="7620" t="5715" r="9525" b="8890"/>
                <wp:wrapNone/>
                <wp:docPr id="348" name="Auto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155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6" o:spid="_x0000_s1026" type="#_x0000_t32" style="position:absolute;margin-left:570.6pt;margin-top:.45pt;width:79.65pt;height:.35pt;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"/>
            </w:pict>
          </mc:Fallback>
        </mc:AlternateContent>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00"/>
          <w:sz w:val="16"/>
          <w:szCs w:val="16"/>
          <w:highlight w:val="white"/>
        </w:rPr>
        <w:tab/>
      </w:r>
      <w:r w:rsidR="00016C55" w:rsidRPr="0017245A">
        <w:rPr>
          <w:rFonts w:ascii="Arial" w:hAnsi="Arial" w:cs="Arial"/>
          <w:color w:val="0000FF"/>
          <w:sz w:val="16"/>
          <w:szCs w:val="16"/>
          <w:highlight w:val="white"/>
        </w:rPr>
        <w:t>&lt;/</w:t>
      </w:r>
      <w:r w:rsidR="00016C55" w:rsidRPr="0017245A">
        <w:rPr>
          <w:rFonts w:ascii="Arial" w:hAnsi="Arial" w:cs="Arial"/>
          <w:color w:val="800000"/>
          <w:sz w:val="16"/>
          <w:szCs w:val="16"/>
          <w:highlight w:val="white"/>
        </w:rPr>
        <w:t>ResGlobalInfo</w:t>
      </w:r>
      <w:r w:rsidR="00016C55" w:rsidRPr="0017245A">
        <w:rPr>
          <w:rFonts w:ascii="Arial" w:hAnsi="Arial" w:cs="Arial"/>
          <w:color w:val="0000FF"/>
          <w:sz w:val="16"/>
          <w:szCs w:val="16"/>
          <w:highlight w:val="white"/>
        </w:rPr>
        <w:t>&gt;</w:t>
      </w:r>
    </w:p>
    <w:p w14:paraId="16B35B69"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HotelResModify</w:t>
      </w:r>
      <w:r w:rsidRPr="0017245A">
        <w:rPr>
          <w:rFonts w:ascii="Arial" w:hAnsi="Arial" w:cs="Arial"/>
          <w:color w:val="0000FF"/>
          <w:sz w:val="16"/>
          <w:szCs w:val="16"/>
          <w:highlight w:val="white"/>
        </w:rPr>
        <w:t>&gt;</w:t>
      </w:r>
    </w:p>
    <w:p w14:paraId="16B35B6A"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HotelResModifies</w:t>
      </w:r>
      <w:r w:rsidRPr="0017245A">
        <w:rPr>
          <w:rFonts w:ascii="Arial" w:hAnsi="Arial" w:cs="Arial"/>
          <w:color w:val="0000FF"/>
          <w:sz w:val="16"/>
          <w:szCs w:val="16"/>
          <w:highlight w:val="white"/>
        </w:rPr>
        <w:t>&gt;</w:t>
      </w:r>
    </w:p>
    <w:p w14:paraId="16B35B6B" w14:textId="77777777" w:rsidR="00016C55" w:rsidRPr="0017245A" w:rsidRDefault="00016C55" w:rsidP="0017245A">
      <w:pPr>
        <w:autoSpaceDE w:val="0"/>
        <w:autoSpaceDN w:val="0"/>
        <w:adjustRightInd w:val="0"/>
        <w:spacing w:after="0" w:line="240" w:lineRule="auto"/>
        <w:rPr>
          <w:rFonts w:ascii="Arial" w:hAnsi="Arial" w:cs="Arial"/>
          <w:color w:val="000000"/>
          <w:sz w:val="16"/>
          <w:szCs w:val="16"/>
          <w:highlight w:val="white"/>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FF"/>
          <w:sz w:val="16"/>
          <w:szCs w:val="16"/>
          <w:highlight w:val="white"/>
        </w:rPr>
        <w:t>&lt;/</w:t>
      </w:r>
      <w:r w:rsidRPr="0017245A">
        <w:rPr>
          <w:rFonts w:ascii="Arial" w:hAnsi="Arial" w:cs="Arial"/>
          <w:color w:val="800000"/>
          <w:sz w:val="16"/>
          <w:szCs w:val="16"/>
          <w:highlight w:val="white"/>
        </w:rPr>
        <w:t>OTA_HotelResModifyRQ</w:t>
      </w:r>
      <w:r w:rsidRPr="0017245A">
        <w:rPr>
          <w:rFonts w:ascii="Arial" w:hAnsi="Arial" w:cs="Arial"/>
          <w:color w:val="0000FF"/>
          <w:sz w:val="16"/>
          <w:szCs w:val="16"/>
          <w:highlight w:val="white"/>
        </w:rPr>
        <w:t>&gt;</w:t>
      </w:r>
    </w:p>
    <w:p w14:paraId="16B35B6C" w14:textId="77777777" w:rsidR="00BA6890" w:rsidRPr="00AF4064" w:rsidRDefault="00016C55"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00BA6890" w:rsidRPr="00AF4064">
        <w:rPr>
          <w:rFonts w:ascii="Arial" w:hAnsi="Arial" w:cs="Arial"/>
          <w:color w:val="0000FF"/>
          <w:sz w:val="16"/>
          <w:szCs w:val="16"/>
        </w:rPr>
        <w:t>&lt;/</w:t>
      </w:r>
      <w:r w:rsidR="00BA6890" w:rsidRPr="00AF4064">
        <w:rPr>
          <w:rFonts w:ascii="Arial" w:hAnsi="Arial" w:cs="Arial"/>
          <w:color w:val="800000"/>
          <w:sz w:val="16"/>
          <w:szCs w:val="16"/>
        </w:rPr>
        <w:t>soap:Body</w:t>
      </w:r>
      <w:r w:rsidR="00BA6890" w:rsidRPr="00AF4064">
        <w:rPr>
          <w:rFonts w:ascii="Arial" w:hAnsi="Arial" w:cs="Arial"/>
          <w:color w:val="0000FF"/>
          <w:sz w:val="16"/>
          <w:szCs w:val="16"/>
        </w:rPr>
        <w:t>&gt;</w:t>
      </w:r>
    </w:p>
    <w:p w14:paraId="16B35B6D"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0000FF"/>
          <w:sz w:val="16"/>
          <w:szCs w:val="16"/>
        </w:rPr>
        <w:t>&gt;</w:t>
      </w:r>
    </w:p>
    <w:p w14:paraId="16B35B6E" w14:textId="77777777" w:rsidR="00016C55" w:rsidRDefault="00016C55" w:rsidP="00BA6890">
      <w:pPr>
        <w:autoSpaceDE w:val="0"/>
        <w:autoSpaceDN w:val="0"/>
        <w:adjustRightInd w:val="0"/>
        <w:spacing w:after="0" w:line="240" w:lineRule="auto"/>
        <w:rPr>
          <w:rFonts w:ascii="Arial" w:hAnsi="Arial" w:cs="Arial"/>
          <w:noProof/>
          <w:szCs w:val="24"/>
        </w:rPr>
      </w:pPr>
    </w:p>
    <w:p w14:paraId="16B35B6F" w14:textId="77777777" w:rsidR="00016C55" w:rsidRPr="0017245A" w:rsidRDefault="00016C55" w:rsidP="0017245A">
      <w:pPr>
        <w:pStyle w:val="TableText"/>
        <w:pageBreakBefore/>
        <w:spacing w:before="120" w:after="120"/>
        <w:rPr>
          <w:b/>
          <w:sz w:val="20"/>
          <w:szCs w:val="20"/>
          <w:u w:val="single"/>
        </w:rPr>
      </w:pPr>
      <w:r w:rsidRPr="0017245A">
        <w:rPr>
          <w:b/>
          <w:sz w:val="20"/>
          <w:szCs w:val="20"/>
          <w:u w:val="single"/>
        </w:rPr>
        <w:t xml:space="preserve">Worldspan Core GDS </w:t>
      </w:r>
      <w:r w:rsidR="006E37F0">
        <w:rPr>
          <w:b/>
          <w:sz w:val="20"/>
          <w:szCs w:val="20"/>
          <w:u w:val="single"/>
        </w:rPr>
        <w:t xml:space="preserve">Modify </w:t>
      </w:r>
      <w:r w:rsidRPr="0017245A">
        <w:rPr>
          <w:b/>
          <w:sz w:val="20"/>
          <w:szCs w:val="20"/>
          <w:u w:val="single"/>
        </w:rPr>
        <w:t xml:space="preserve">Response – </w:t>
      </w:r>
      <w:r w:rsidR="006E37F0">
        <w:rPr>
          <w:b/>
          <w:sz w:val="20"/>
          <w:szCs w:val="20"/>
          <w:u w:val="single"/>
        </w:rPr>
        <w:t>Example #3</w:t>
      </w:r>
      <w:r w:rsidR="00E73C79">
        <w:rPr>
          <w:b/>
          <w:sz w:val="20"/>
          <w:szCs w:val="20"/>
          <w:u w:val="single"/>
        </w:rPr>
        <w:t>A</w:t>
      </w:r>
    </w:p>
    <w:p w14:paraId="16B35B70" w14:textId="77777777" w:rsidR="00016C55" w:rsidRDefault="00016C55" w:rsidP="00016C55">
      <w:pPr>
        <w:rPr>
          <w:rFonts w:ascii="Arial" w:hAnsi="Arial" w:cs="Arial"/>
          <w:noProof/>
          <w:szCs w:val="24"/>
        </w:rPr>
      </w:pPr>
    </w:p>
    <w:p w14:paraId="16B35B71"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1  HHL XX XX01 IST IN15JAN OUT18JAN NVIST-XX NOVOTEL ISTANBUL   |</w:t>
      </w:r>
    </w:p>
    <w:p w14:paraId="16B35B72"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/NP-2/R-A1QRA1/RG-EUR 124.00 /RD-EXECUTIVE ROOM WITH 1 QUEEN-SIZ |</w:t>
      </w:r>
    </w:p>
    <w:p w14:paraId="16B35B73"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E BED AND SOFA/BS-1P/NM-MURRAY JAMES/CXP-NO CHARGE APPLIES PRIOR |</w:t>
      </w:r>
    </w:p>
    <w:p w14:paraId="16B35B74"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TO 1800 ON THE DAYOF ARRIVAL. BEYOND THAT TIME THE 1ST NIGHTWIL |</w:t>
      </w:r>
    </w:p>
    <w:p w14:paraId="16B35B75" w14:textId="15DD0BC8"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679744" behindDoc="0" locked="0" layoutInCell="1" allowOverlap="1" wp14:anchorId="16B361C7" wp14:editId="484B8FEB">
                <wp:simplePos x="0" y="0"/>
                <wp:positionH relativeFrom="column">
                  <wp:posOffset>6181725</wp:posOffset>
                </wp:positionH>
                <wp:positionV relativeFrom="paragraph">
                  <wp:posOffset>271780</wp:posOffset>
                </wp:positionV>
                <wp:extent cx="333375" cy="228600"/>
                <wp:effectExtent l="9525" t="5080" r="9525" b="13970"/>
                <wp:wrapNone/>
                <wp:docPr id="34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8"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116" style="position:absolute;left:0;text-align:left;margin-left:486.75pt;margin-top:21.4pt;width:26.2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">
                <v:textbox>
                  <w:txbxContent>
                    <w:p w14:paraId="16B36398"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680768" behindDoc="0" locked="0" layoutInCell="1" allowOverlap="1" wp14:anchorId="16B361C8" wp14:editId="736B2F5E">
                <wp:simplePos x="0" y="0"/>
                <wp:positionH relativeFrom="column">
                  <wp:posOffset>419100</wp:posOffset>
                </wp:positionH>
                <wp:positionV relativeFrom="paragraph">
                  <wp:posOffset>209550</wp:posOffset>
                </wp:positionV>
                <wp:extent cx="333375" cy="228600"/>
                <wp:effectExtent l="9525" t="9525" r="9525" b="9525"/>
                <wp:wrapNone/>
                <wp:docPr id="34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9" w14:textId="77777777" w:rsidR="00337B9C" w:rsidRPr="001D188B" w:rsidRDefault="00337B9C" w:rsidP="00016C55">
                            <w:pPr>
                              <w:jc w:val="center"/>
                              <w:rPr>
                                <w:rFonts w:ascii="Arial" w:hAnsi="Arial" w:cs="Arial"/>
                                <w:b/>
                                <w:sz w:val="22"/>
                              </w:rPr>
                            </w:pPr>
                            <w:r w:rsidRPr="001D188B">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117" style="position:absolute;left:0;text-align:left;margin-left:33pt;margin-top:16.5pt;width:26.2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">
                <v:textbox>
                  <w:txbxContent>
                    <w:p w14:paraId="16B36399" w14:textId="77777777" w:rsidR="00337B9C" w:rsidRPr="001D188B" w:rsidRDefault="00337B9C" w:rsidP="00016C55">
                      <w:pPr>
                        <w:jc w:val="center"/>
                        <w:rPr>
                          <w:rFonts w:ascii="Arial" w:hAnsi="Arial" w:cs="Arial"/>
                          <w:b/>
                          <w:sz w:val="22"/>
                        </w:rPr>
                      </w:pPr>
                      <w:r w:rsidRPr="001D188B">
                        <w:rPr>
                          <w:rFonts w:ascii="Arial" w:hAnsi="Arial" w:cs="Arial"/>
                          <w:b/>
                          <w:sz w:val="22"/>
                        </w:rPr>
                        <w:t>D</w:t>
                      </w:r>
                    </w:p>
                  </w:txbxContent>
                </v:textbox>
              </v:rect>
            </w:pict>
          </mc:Fallback>
        </mc:AlternateContent>
      </w:r>
      <w:r w:rsidR="00016C55" w:rsidRPr="0017245A">
        <w:rPr>
          <w:rFonts w:ascii="Courier New" w:hAnsi="Courier New" w:cs="Courier New"/>
          <w:noProof/>
          <w:sz w:val="20"/>
          <w:szCs w:val="20"/>
        </w:rPr>
        <w:t>L BE CHARGED./CM-COMM - 10.00 PCT/CF-5997KAE516 |XX|¬            |</w:t>
      </w:r>
    </w:p>
    <w:p w14:paraId="16B35B76" w14:textId="45869169"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15584" behindDoc="0" locked="0" layoutInCell="1" allowOverlap="1" wp14:anchorId="16B361C9" wp14:editId="52208B23">
                <wp:simplePos x="0" y="0"/>
                <wp:positionH relativeFrom="column">
                  <wp:posOffset>3381375</wp:posOffset>
                </wp:positionH>
                <wp:positionV relativeFrom="paragraph">
                  <wp:posOffset>107315</wp:posOffset>
                </wp:positionV>
                <wp:extent cx="0" cy="190500"/>
                <wp:effectExtent l="57150" t="12065" r="57150" b="16510"/>
                <wp:wrapNone/>
                <wp:docPr id="34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266.25pt;margin-top:8.45pt;width:0;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8jDNgIAAF8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14560" behindDoc="0" locked="0" layoutInCell="1" allowOverlap="1" wp14:anchorId="16B361CA" wp14:editId="1838F339">
                <wp:simplePos x="0" y="0"/>
                <wp:positionH relativeFrom="column">
                  <wp:posOffset>3381375</wp:posOffset>
                </wp:positionH>
                <wp:positionV relativeFrom="paragraph">
                  <wp:posOffset>107315</wp:posOffset>
                </wp:positionV>
                <wp:extent cx="2800350" cy="0"/>
                <wp:effectExtent l="9525" t="12065" r="9525" b="6985"/>
                <wp:wrapNone/>
                <wp:docPr id="344"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266.25pt;margin-top:8.45pt;width:220.5pt;height: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"/>
            </w:pict>
          </mc:Fallback>
        </mc:AlternateContent>
      </w:r>
      <w:r>
        <w:rPr>
          <w:rFonts w:ascii="Courier New" w:hAnsi="Courier New" w:cs="Courier New"/>
          <w:noProof/>
          <w:sz w:val="20"/>
          <w:szCs w:val="20"/>
        </w:rPr>
        <mc:AlternateContent>
          <mc:Choice Requires="wps">
            <w:drawing>
              <wp:anchor distT="0" distB="0" distL="114300" distR="114300" simplePos="0" relativeHeight="251710464" behindDoc="0" locked="0" layoutInCell="1" allowOverlap="1" wp14:anchorId="16B361CB" wp14:editId="7EA1A2B2">
                <wp:simplePos x="0" y="0"/>
                <wp:positionH relativeFrom="column">
                  <wp:posOffset>6181725</wp:posOffset>
                </wp:positionH>
                <wp:positionV relativeFrom="paragraph">
                  <wp:posOffset>245110</wp:posOffset>
                </wp:positionV>
                <wp:extent cx="333375" cy="228600"/>
                <wp:effectExtent l="9525" t="6985" r="9525" b="12065"/>
                <wp:wrapNone/>
                <wp:docPr id="34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A" w14:textId="77777777" w:rsidR="00337B9C" w:rsidRPr="001D188B" w:rsidRDefault="00337B9C" w:rsidP="00016C55">
                            <w:pPr>
                              <w:jc w:val="center"/>
                              <w:rPr>
                                <w:rFonts w:ascii="Arial" w:hAnsi="Arial" w:cs="Arial"/>
                                <w:b/>
                                <w:sz w:val="22"/>
                              </w:rPr>
                            </w:pPr>
                            <w:r w:rsidRPr="001D188B">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118" style="position:absolute;left:0;text-align:left;margin-left:486.75pt;margin-top:19.3pt;width:26.25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lFLQIAAFE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">
                <v:textbox>
                  <w:txbxContent>
                    <w:p w14:paraId="16B3639A" w14:textId="77777777" w:rsidR="00337B9C" w:rsidRPr="001D188B" w:rsidRDefault="00337B9C" w:rsidP="00016C55">
                      <w:pPr>
                        <w:jc w:val="center"/>
                        <w:rPr>
                          <w:rFonts w:ascii="Arial" w:hAnsi="Arial" w:cs="Arial"/>
                          <w:b/>
                          <w:sz w:val="22"/>
                        </w:rPr>
                      </w:pPr>
                      <w:r w:rsidRPr="001D188B">
                        <w:rPr>
                          <w:rFonts w:ascii="Arial" w:hAnsi="Arial" w:cs="Arial"/>
                          <w:b/>
                          <w:sz w:val="22"/>
                        </w:rPr>
                        <w:t>M</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687936" behindDoc="0" locked="0" layoutInCell="1" allowOverlap="1" wp14:anchorId="16B361CC" wp14:editId="1E5B9A0E">
                <wp:simplePos x="0" y="0"/>
                <wp:positionH relativeFrom="column">
                  <wp:posOffset>2771775</wp:posOffset>
                </wp:positionH>
                <wp:positionV relativeFrom="paragraph">
                  <wp:posOffset>183515</wp:posOffset>
                </wp:positionV>
                <wp:extent cx="0" cy="114300"/>
                <wp:effectExtent l="57150" t="12065" r="57150" b="16510"/>
                <wp:wrapNone/>
                <wp:docPr id="342"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218.25pt;margin-top:14.45pt;width:0;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fpN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86912" behindDoc="0" locked="0" layoutInCell="1" allowOverlap="1" wp14:anchorId="16B361CD" wp14:editId="33EBCB45">
                <wp:simplePos x="0" y="0"/>
                <wp:positionH relativeFrom="column">
                  <wp:posOffset>752475</wp:posOffset>
                </wp:positionH>
                <wp:positionV relativeFrom="paragraph">
                  <wp:posOffset>183515</wp:posOffset>
                </wp:positionV>
                <wp:extent cx="2019300" cy="0"/>
                <wp:effectExtent l="9525" t="12065" r="9525" b="6985"/>
                <wp:wrapNone/>
                <wp:docPr id="34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59.25pt;margin-top:14.45pt;width:159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AzIAIAAD4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"/>
            </w:pict>
          </mc:Fallback>
        </mc:AlternateContent>
      </w:r>
      <w:r>
        <w:rPr>
          <w:rFonts w:ascii="Courier New" w:hAnsi="Courier New" w:cs="Courier New"/>
          <w:noProof/>
          <w:sz w:val="20"/>
          <w:szCs w:val="20"/>
        </w:rPr>
        <mc:AlternateContent>
          <mc:Choice Requires="wps">
            <w:drawing>
              <wp:anchor distT="0" distB="0" distL="114300" distR="114300" simplePos="0" relativeHeight="251681792" behindDoc="0" locked="0" layoutInCell="1" allowOverlap="1" wp14:anchorId="16B361CE" wp14:editId="0050335A">
                <wp:simplePos x="0" y="0"/>
                <wp:positionH relativeFrom="column">
                  <wp:posOffset>419100</wp:posOffset>
                </wp:positionH>
                <wp:positionV relativeFrom="paragraph">
                  <wp:posOffset>183515</wp:posOffset>
                </wp:positionV>
                <wp:extent cx="333375" cy="228600"/>
                <wp:effectExtent l="9525" t="12065" r="9525" b="6985"/>
                <wp:wrapNone/>
                <wp:docPr id="34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B" w14:textId="77777777" w:rsidR="00337B9C" w:rsidRPr="001D188B" w:rsidRDefault="00337B9C" w:rsidP="00016C55">
                            <w:pPr>
                              <w:jc w:val="center"/>
                              <w:rPr>
                                <w:rFonts w:ascii="Arial" w:hAnsi="Arial" w:cs="Arial"/>
                                <w:b/>
                                <w:sz w:val="22"/>
                              </w:rPr>
                            </w:pPr>
                            <w:r w:rsidRPr="001D188B">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119" style="position:absolute;left:0;text-align:left;margin-left:33pt;margin-top:14.45pt;width:26.2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IDzLAIAAFE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">
                <v:textbox>
                  <w:txbxContent>
                    <w:p w14:paraId="16B3639B" w14:textId="77777777" w:rsidR="00337B9C" w:rsidRPr="001D188B" w:rsidRDefault="00337B9C" w:rsidP="00016C55">
                      <w:pPr>
                        <w:jc w:val="center"/>
                        <w:rPr>
                          <w:rFonts w:ascii="Arial" w:hAnsi="Arial" w:cs="Arial"/>
                          <w:b/>
                          <w:sz w:val="22"/>
                        </w:rPr>
                      </w:pPr>
                      <w:r w:rsidRPr="001D188B">
                        <w:rPr>
                          <w:rFonts w:ascii="Arial" w:hAnsi="Arial" w:cs="Arial"/>
                          <w:b/>
                          <w:sz w:val="22"/>
                        </w:rPr>
                        <w:t>E</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685888" behindDoc="0" locked="0" layoutInCell="1" allowOverlap="1" wp14:anchorId="16B361CF" wp14:editId="48C11771">
                <wp:simplePos x="0" y="0"/>
                <wp:positionH relativeFrom="column">
                  <wp:posOffset>1590675</wp:posOffset>
                </wp:positionH>
                <wp:positionV relativeFrom="paragraph">
                  <wp:posOffset>107315</wp:posOffset>
                </wp:positionV>
                <wp:extent cx="0" cy="190500"/>
                <wp:effectExtent l="57150" t="12065" r="57150" b="16510"/>
                <wp:wrapNone/>
                <wp:docPr id="339"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25.25pt;margin-top:8.45pt;width:0;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84864" behindDoc="0" locked="0" layoutInCell="1" allowOverlap="1" wp14:anchorId="16B361D0" wp14:editId="043535FF">
                <wp:simplePos x="0" y="0"/>
                <wp:positionH relativeFrom="column">
                  <wp:posOffset>752475</wp:posOffset>
                </wp:positionH>
                <wp:positionV relativeFrom="paragraph">
                  <wp:posOffset>107315</wp:posOffset>
                </wp:positionV>
                <wp:extent cx="838200" cy="0"/>
                <wp:effectExtent l="9525" t="12065" r="9525" b="6985"/>
                <wp:wrapNone/>
                <wp:docPr id="33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59.25pt;margin-top:8.45pt;width:66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YJHwIAAD0EAAAOAAAAZHJzL2Uyb0RvYy54bWysU9uO2jAQfa/Uf7D8DkkgbCE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"/>
            </w:pict>
          </mc:Fallback>
        </mc:AlternateContent>
      </w:r>
      <w:r w:rsidR="00016C55" w:rsidRPr="0017245A">
        <w:rPr>
          <w:rFonts w:ascii="Courier New" w:hAnsi="Courier New" w:cs="Courier New"/>
          <w:noProof/>
          <w:sz w:val="20"/>
          <w:szCs w:val="20"/>
        </w:rPr>
        <w:t xml:space="preserve"> ¬                                                               |</w:t>
      </w:r>
    </w:p>
    <w:p w14:paraId="16B35B77" w14:textId="262A2ECC"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20704" behindDoc="0" locked="0" layoutInCell="1" allowOverlap="1" wp14:anchorId="16B361D1" wp14:editId="08E07661">
                <wp:simplePos x="0" y="0"/>
                <wp:positionH relativeFrom="column">
                  <wp:posOffset>2809875</wp:posOffset>
                </wp:positionH>
                <wp:positionV relativeFrom="paragraph">
                  <wp:posOffset>186055</wp:posOffset>
                </wp:positionV>
                <wp:extent cx="0" cy="104775"/>
                <wp:effectExtent l="57150" t="5080" r="57150" b="23495"/>
                <wp:wrapNone/>
                <wp:docPr id="337"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221.25pt;margin-top:14.65pt;width:0;height: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XbNAIAAF8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19680" behindDoc="0" locked="0" layoutInCell="1" allowOverlap="1" wp14:anchorId="16B361D2" wp14:editId="637172C8">
                <wp:simplePos x="0" y="0"/>
                <wp:positionH relativeFrom="column">
                  <wp:posOffset>2428875</wp:posOffset>
                </wp:positionH>
                <wp:positionV relativeFrom="paragraph">
                  <wp:posOffset>186055</wp:posOffset>
                </wp:positionV>
                <wp:extent cx="0" cy="104775"/>
                <wp:effectExtent l="57150" t="5080" r="57150" b="23495"/>
                <wp:wrapNone/>
                <wp:docPr id="336"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191.25pt;margin-top:14.65pt;width:0;height: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9NAIAAF8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18656" behindDoc="0" locked="0" layoutInCell="1" allowOverlap="1" wp14:anchorId="16B361D3" wp14:editId="76A8940E">
                <wp:simplePos x="0" y="0"/>
                <wp:positionH relativeFrom="column">
                  <wp:posOffset>2162175</wp:posOffset>
                </wp:positionH>
                <wp:positionV relativeFrom="paragraph">
                  <wp:posOffset>124460</wp:posOffset>
                </wp:positionV>
                <wp:extent cx="0" cy="166370"/>
                <wp:effectExtent l="57150" t="10160" r="57150" b="23495"/>
                <wp:wrapNone/>
                <wp:docPr id="335"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170.25pt;margin-top:9.8pt;width:0;height:1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RHNgIAAF8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17632" behindDoc="0" locked="0" layoutInCell="1" allowOverlap="1" wp14:anchorId="16B361D4" wp14:editId="7D12FE27">
                <wp:simplePos x="0" y="0"/>
                <wp:positionH relativeFrom="column">
                  <wp:posOffset>2428875</wp:posOffset>
                </wp:positionH>
                <wp:positionV relativeFrom="paragraph">
                  <wp:posOffset>186055</wp:posOffset>
                </wp:positionV>
                <wp:extent cx="3752850" cy="14605"/>
                <wp:effectExtent l="9525" t="5080" r="9525" b="8890"/>
                <wp:wrapNone/>
                <wp:docPr id="334"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52850" cy="14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191.25pt;margin-top:14.65pt;width:295.5pt;height:1.1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"/>
            </w:pict>
          </mc:Fallback>
        </mc:AlternateContent>
      </w:r>
      <w:r>
        <w:rPr>
          <w:rFonts w:ascii="Courier New" w:hAnsi="Courier New" w:cs="Courier New"/>
          <w:noProof/>
          <w:sz w:val="20"/>
          <w:szCs w:val="20"/>
        </w:rPr>
        <mc:AlternateContent>
          <mc:Choice Requires="wps">
            <w:drawing>
              <wp:anchor distT="0" distB="0" distL="114300" distR="114300" simplePos="0" relativeHeight="251711488" behindDoc="0" locked="0" layoutInCell="1" allowOverlap="1" wp14:anchorId="16B361D5" wp14:editId="7EA105D2">
                <wp:simplePos x="0" y="0"/>
                <wp:positionH relativeFrom="column">
                  <wp:posOffset>6181725</wp:posOffset>
                </wp:positionH>
                <wp:positionV relativeFrom="paragraph">
                  <wp:posOffset>200660</wp:posOffset>
                </wp:positionV>
                <wp:extent cx="333375" cy="228600"/>
                <wp:effectExtent l="9525" t="10160" r="9525" b="8890"/>
                <wp:wrapNone/>
                <wp:docPr id="33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C" w14:textId="77777777" w:rsidR="00337B9C" w:rsidRPr="001D188B" w:rsidRDefault="00337B9C" w:rsidP="00016C55">
                            <w:pPr>
                              <w:jc w:val="center"/>
                              <w:rPr>
                                <w:rFonts w:ascii="Arial" w:hAnsi="Arial" w:cs="Arial"/>
                                <w:b/>
                                <w:sz w:val="22"/>
                              </w:rPr>
                            </w:pPr>
                            <w:r w:rsidRPr="001D188B">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120" style="position:absolute;left:0;text-align:left;margin-left:486.75pt;margin-top:15.8pt;width:26.25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O+LQIAAFE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">
                <v:textbox>
                  <w:txbxContent>
                    <w:p w14:paraId="16B3639C" w14:textId="77777777" w:rsidR="00337B9C" w:rsidRPr="001D188B" w:rsidRDefault="00337B9C" w:rsidP="00016C55">
                      <w:pPr>
                        <w:jc w:val="center"/>
                        <w:rPr>
                          <w:rFonts w:ascii="Arial" w:hAnsi="Arial" w:cs="Arial"/>
                          <w:b/>
                          <w:sz w:val="22"/>
                        </w:rPr>
                      </w:pPr>
                      <w:r w:rsidRPr="001D188B">
                        <w:rPr>
                          <w:rFonts w:ascii="Arial" w:hAnsi="Arial" w:cs="Arial"/>
                          <w:b/>
                          <w:sz w:val="22"/>
                        </w:rPr>
                        <w:t>N</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16608" behindDoc="0" locked="0" layoutInCell="1" allowOverlap="1" wp14:anchorId="16B361D6" wp14:editId="03171605">
                <wp:simplePos x="0" y="0"/>
                <wp:positionH relativeFrom="column">
                  <wp:posOffset>2162175</wp:posOffset>
                </wp:positionH>
                <wp:positionV relativeFrom="paragraph">
                  <wp:posOffset>124460</wp:posOffset>
                </wp:positionV>
                <wp:extent cx="4019550" cy="0"/>
                <wp:effectExtent l="9525" t="10160" r="9525" b="8890"/>
                <wp:wrapNone/>
                <wp:docPr id="332"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19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170.25pt;margin-top:9.8pt;width:316.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nGKAIAAEg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1689984" behindDoc="0" locked="0" layoutInCell="1" allowOverlap="1" wp14:anchorId="16B361D7" wp14:editId="0D97B702">
                <wp:simplePos x="0" y="0"/>
                <wp:positionH relativeFrom="column">
                  <wp:posOffset>1247775</wp:posOffset>
                </wp:positionH>
                <wp:positionV relativeFrom="paragraph">
                  <wp:posOffset>153035</wp:posOffset>
                </wp:positionV>
                <wp:extent cx="0" cy="137795"/>
                <wp:effectExtent l="57150" t="10160" r="57150" b="23495"/>
                <wp:wrapNone/>
                <wp:docPr id="33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98.25pt;margin-top:12.05pt;width:0;height:1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bBNAIAAF8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88960" behindDoc="0" locked="0" layoutInCell="1" allowOverlap="1" wp14:anchorId="16B361D8" wp14:editId="6668FBA6">
                <wp:simplePos x="0" y="0"/>
                <wp:positionH relativeFrom="column">
                  <wp:posOffset>752475</wp:posOffset>
                </wp:positionH>
                <wp:positionV relativeFrom="paragraph">
                  <wp:posOffset>153035</wp:posOffset>
                </wp:positionV>
                <wp:extent cx="495300" cy="0"/>
                <wp:effectExtent l="9525" t="10160" r="9525" b="8890"/>
                <wp:wrapNone/>
                <wp:docPr id="33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59.25pt;margin-top:12.05pt;width:39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h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"/>
            </w:pict>
          </mc:Fallback>
        </mc:AlternateContent>
      </w:r>
      <w:r>
        <w:rPr>
          <w:rFonts w:ascii="Courier New" w:hAnsi="Courier New" w:cs="Courier New"/>
          <w:noProof/>
          <w:sz w:val="20"/>
          <w:szCs w:val="20"/>
        </w:rPr>
        <mc:AlternateContent>
          <mc:Choice Requires="wps">
            <w:drawing>
              <wp:anchor distT="0" distB="0" distL="114300" distR="114300" simplePos="0" relativeHeight="251682816" behindDoc="0" locked="0" layoutInCell="1" allowOverlap="1" wp14:anchorId="16B361D9" wp14:editId="67619B8E">
                <wp:simplePos x="0" y="0"/>
                <wp:positionH relativeFrom="column">
                  <wp:posOffset>419100</wp:posOffset>
                </wp:positionH>
                <wp:positionV relativeFrom="paragraph">
                  <wp:posOffset>153035</wp:posOffset>
                </wp:positionV>
                <wp:extent cx="333375" cy="228600"/>
                <wp:effectExtent l="9525" t="10160" r="9525" b="8890"/>
                <wp:wrapNone/>
                <wp:docPr id="32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D" w14:textId="77777777" w:rsidR="00337B9C" w:rsidRPr="001D188B" w:rsidRDefault="00337B9C" w:rsidP="00016C55">
                            <w:pPr>
                              <w:jc w:val="center"/>
                              <w:rPr>
                                <w:rFonts w:ascii="Arial" w:hAnsi="Arial" w:cs="Arial"/>
                                <w:b/>
                                <w:sz w:val="22"/>
                              </w:rPr>
                            </w:pPr>
                            <w:r w:rsidRPr="001D188B">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121" style="position:absolute;left:0;text-align:left;margin-left:33pt;margin-top:12.05pt;width:26.2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">
                <v:textbox>
                  <w:txbxContent>
                    <w:p w14:paraId="16B3639D" w14:textId="77777777" w:rsidR="00337B9C" w:rsidRPr="001D188B" w:rsidRDefault="00337B9C" w:rsidP="00016C55">
                      <w:pPr>
                        <w:jc w:val="center"/>
                        <w:rPr>
                          <w:rFonts w:ascii="Arial" w:hAnsi="Arial" w:cs="Arial"/>
                          <w:b/>
                          <w:sz w:val="22"/>
                        </w:rPr>
                      </w:pPr>
                      <w:r w:rsidRPr="001D188B">
                        <w:rPr>
                          <w:rFonts w:ascii="Arial" w:hAnsi="Arial" w:cs="Arial"/>
                          <w:b/>
                          <w:sz w:val="22"/>
                        </w:rPr>
                        <w:t>F</w:t>
                      </w:r>
                    </w:p>
                  </w:txbxContent>
                </v:textbox>
              </v:rect>
            </w:pict>
          </mc:Fallback>
        </mc:AlternateContent>
      </w:r>
      <w:r w:rsidR="00016C55" w:rsidRPr="0017245A">
        <w:rPr>
          <w:rFonts w:ascii="Courier New" w:hAnsi="Courier New" w:cs="Courier New"/>
          <w:noProof/>
          <w:sz w:val="20"/>
          <w:szCs w:val="20"/>
        </w:rPr>
        <w:t xml:space="preserve"> 1  HHL XX SS01 IST IN15JAN OUT20JAN NVIST-XX NOVOTEL ISTANBUL   |</w:t>
      </w:r>
    </w:p>
    <w:p w14:paraId="16B35B78" w14:textId="2CB816B1"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23776" behindDoc="0" locked="0" layoutInCell="1" allowOverlap="1" wp14:anchorId="16B361DA" wp14:editId="48A2E856">
                <wp:simplePos x="0" y="0"/>
                <wp:positionH relativeFrom="column">
                  <wp:posOffset>4752975</wp:posOffset>
                </wp:positionH>
                <wp:positionV relativeFrom="paragraph">
                  <wp:posOffset>141605</wp:posOffset>
                </wp:positionV>
                <wp:extent cx="0" cy="114300"/>
                <wp:effectExtent l="57150" t="17780" r="57150" b="10795"/>
                <wp:wrapNone/>
                <wp:docPr id="32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374.25pt;margin-top:11.15pt;width:0;height:9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22752" behindDoc="0" locked="0" layoutInCell="1" allowOverlap="1" wp14:anchorId="16B361DB" wp14:editId="69CA13C7">
                <wp:simplePos x="0" y="0"/>
                <wp:positionH relativeFrom="column">
                  <wp:posOffset>3552825</wp:posOffset>
                </wp:positionH>
                <wp:positionV relativeFrom="paragraph">
                  <wp:posOffset>141605</wp:posOffset>
                </wp:positionV>
                <wp:extent cx="0" cy="118745"/>
                <wp:effectExtent l="57150" t="17780" r="57150" b="6350"/>
                <wp:wrapNone/>
                <wp:docPr id="327"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279.75pt;margin-top:11.15pt;width:0;height:9.3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kDOgIAAGk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21728" behindDoc="0" locked="0" layoutInCell="1" allowOverlap="1" wp14:anchorId="16B361DC" wp14:editId="6D6F3B3D">
                <wp:simplePos x="0" y="0"/>
                <wp:positionH relativeFrom="column">
                  <wp:posOffset>3552825</wp:posOffset>
                </wp:positionH>
                <wp:positionV relativeFrom="paragraph">
                  <wp:posOffset>255905</wp:posOffset>
                </wp:positionV>
                <wp:extent cx="2628900" cy="4445"/>
                <wp:effectExtent l="9525" t="8255" r="9525" b="6350"/>
                <wp:wrapNone/>
                <wp:docPr id="32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279.75pt;margin-top:20.15pt;width:207pt;height:.3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"/>
            </w:pict>
          </mc:Fallback>
        </mc:AlternateContent>
      </w:r>
      <w:r>
        <w:rPr>
          <w:rFonts w:ascii="Courier New" w:hAnsi="Courier New" w:cs="Courier New"/>
          <w:noProof/>
          <w:sz w:val="20"/>
          <w:szCs w:val="20"/>
        </w:rPr>
        <mc:AlternateContent>
          <mc:Choice Requires="wps">
            <w:drawing>
              <wp:anchor distT="0" distB="0" distL="114300" distR="114300" simplePos="0" relativeHeight="251713536" behindDoc="0" locked="0" layoutInCell="1" allowOverlap="1" wp14:anchorId="16B361DD" wp14:editId="72C0AB8C">
                <wp:simplePos x="0" y="0"/>
                <wp:positionH relativeFrom="column">
                  <wp:posOffset>6181725</wp:posOffset>
                </wp:positionH>
                <wp:positionV relativeFrom="paragraph">
                  <wp:posOffset>184150</wp:posOffset>
                </wp:positionV>
                <wp:extent cx="333375" cy="228600"/>
                <wp:effectExtent l="9525" t="12700" r="9525" b="6350"/>
                <wp:wrapNone/>
                <wp:docPr id="325"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E" w14:textId="77777777" w:rsidR="00337B9C" w:rsidRPr="001D188B" w:rsidRDefault="00337B9C" w:rsidP="00016C55">
                            <w:pPr>
                              <w:jc w:val="center"/>
                              <w:rPr>
                                <w:rFonts w:ascii="Arial" w:hAnsi="Arial" w:cs="Arial"/>
                                <w:b/>
                                <w:sz w:val="22"/>
                              </w:rPr>
                            </w:pPr>
                            <w:r w:rsidRPr="001D188B">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122" style="position:absolute;left:0;text-align:left;margin-left:486.75pt;margin-top:14.5pt;width:26.25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">
                <v:textbox>
                  <w:txbxContent>
                    <w:p w14:paraId="16B3639E" w14:textId="77777777" w:rsidR="00337B9C" w:rsidRPr="001D188B" w:rsidRDefault="00337B9C" w:rsidP="00016C55">
                      <w:pPr>
                        <w:jc w:val="center"/>
                        <w:rPr>
                          <w:rFonts w:ascii="Arial" w:hAnsi="Arial" w:cs="Arial"/>
                          <w:b/>
                          <w:sz w:val="22"/>
                        </w:rPr>
                      </w:pPr>
                      <w:r w:rsidRPr="001D188B">
                        <w:rPr>
                          <w:rFonts w:ascii="Arial" w:hAnsi="Arial" w:cs="Arial"/>
                          <w:b/>
                          <w:sz w:val="22"/>
                        </w:rPr>
                        <w:t>O</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692032" behindDoc="0" locked="0" layoutInCell="1" allowOverlap="1" wp14:anchorId="16B361DE" wp14:editId="056FBB01">
                <wp:simplePos x="0" y="0"/>
                <wp:positionH relativeFrom="column">
                  <wp:posOffset>1714500</wp:posOffset>
                </wp:positionH>
                <wp:positionV relativeFrom="paragraph">
                  <wp:posOffset>141605</wp:posOffset>
                </wp:positionV>
                <wp:extent cx="0" cy="118745"/>
                <wp:effectExtent l="57150" t="17780" r="57150" b="6350"/>
                <wp:wrapNone/>
                <wp:docPr id="32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35pt;margin-top:11.15pt;width:0;height:9.3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91008" behindDoc="0" locked="0" layoutInCell="1" allowOverlap="1" wp14:anchorId="16B361DF" wp14:editId="4A680C48">
                <wp:simplePos x="0" y="0"/>
                <wp:positionH relativeFrom="column">
                  <wp:posOffset>752475</wp:posOffset>
                </wp:positionH>
                <wp:positionV relativeFrom="paragraph">
                  <wp:posOffset>255905</wp:posOffset>
                </wp:positionV>
                <wp:extent cx="962025" cy="4445"/>
                <wp:effectExtent l="9525" t="8255" r="9525" b="6350"/>
                <wp:wrapNone/>
                <wp:docPr id="323"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02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59.25pt;margin-top:20.15pt;width:75.75pt;height:.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1683840" behindDoc="0" locked="0" layoutInCell="1" allowOverlap="1" wp14:anchorId="16B361E0" wp14:editId="79BD7AE1">
                <wp:simplePos x="0" y="0"/>
                <wp:positionH relativeFrom="column">
                  <wp:posOffset>419100</wp:posOffset>
                </wp:positionH>
                <wp:positionV relativeFrom="paragraph">
                  <wp:posOffset>141605</wp:posOffset>
                </wp:positionV>
                <wp:extent cx="333375" cy="228600"/>
                <wp:effectExtent l="9525" t="8255" r="9525" b="10795"/>
                <wp:wrapNone/>
                <wp:docPr id="32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9F" w14:textId="77777777" w:rsidR="00337B9C" w:rsidRPr="001D188B" w:rsidRDefault="00337B9C" w:rsidP="00016C55">
                            <w:pPr>
                              <w:jc w:val="center"/>
                              <w:rPr>
                                <w:rFonts w:ascii="Arial" w:hAnsi="Arial" w:cs="Arial"/>
                                <w:b/>
                                <w:sz w:val="22"/>
                              </w:rPr>
                            </w:pPr>
                            <w:r w:rsidRPr="001D188B">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123" style="position:absolute;left:0;text-align:left;margin-left:33pt;margin-top:11.15pt;width:26.2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">
                <v:textbox>
                  <w:txbxContent>
                    <w:p w14:paraId="16B3639F" w14:textId="77777777" w:rsidR="00337B9C" w:rsidRPr="001D188B" w:rsidRDefault="00337B9C" w:rsidP="00016C55">
                      <w:pPr>
                        <w:jc w:val="center"/>
                        <w:rPr>
                          <w:rFonts w:ascii="Arial" w:hAnsi="Arial" w:cs="Arial"/>
                          <w:b/>
                          <w:sz w:val="22"/>
                        </w:rPr>
                      </w:pPr>
                      <w:r w:rsidRPr="001D188B">
                        <w:rPr>
                          <w:rFonts w:ascii="Arial" w:hAnsi="Arial" w:cs="Arial"/>
                          <w:b/>
                          <w:sz w:val="22"/>
                        </w:rPr>
                        <w:t>G</w:t>
                      </w:r>
                    </w:p>
                  </w:txbxContent>
                </v:textbox>
              </v:rect>
            </w:pict>
          </mc:Fallback>
        </mc:AlternateContent>
      </w:r>
      <w:r w:rsidR="00016C55" w:rsidRPr="0017245A">
        <w:rPr>
          <w:rFonts w:ascii="Courier New" w:hAnsi="Courier New" w:cs="Courier New"/>
          <w:noProof/>
          <w:sz w:val="20"/>
          <w:szCs w:val="20"/>
        </w:rPr>
        <w:t>/NP-2/R-A1QRA1/RG-EUR 124.00 /RD-EXECUTIVE ROOM WITH 1 QUEEN-SIZ |</w:t>
      </w:r>
    </w:p>
    <w:p w14:paraId="16B35B79" w14:textId="5C0E9FB6"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28896" behindDoc="0" locked="0" layoutInCell="1" allowOverlap="1" wp14:anchorId="16B361E1" wp14:editId="584EA4A1">
                <wp:simplePos x="0" y="0"/>
                <wp:positionH relativeFrom="column">
                  <wp:posOffset>4138930</wp:posOffset>
                </wp:positionH>
                <wp:positionV relativeFrom="paragraph">
                  <wp:posOffset>125095</wp:posOffset>
                </wp:positionV>
                <wp:extent cx="0" cy="138430"/>
                <wp:effectExtent l="52705" t="20320" r="61595" b="12700"/>
                <wp:wrapNone/>
                <wp:docPr id="321"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325.9pt;margin-top:9.85pt;width:0;height:10.9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61PAIAAGk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12512" behindDoc="0" locked="0" layoutInCell="1" allowOverlap="1" wp14:anchorId="16B361E2" wp14:editId="05B2035F">
                <wp:simplePos x="0" y="0"/>
                <wp:positionH relativeFrom="column">
                  <wp:posOffset>6181725</wp:posOffset>
                </wp:positionH>
                <wp:positionV relativeFrom="paragraph">
                  <wp:posOffset>263525</wp:posOffset>
                </wp:positionV>
                <wp:extent cx="333375" cy="228600"/>
                <wp:effectExtent l="9525" t="6350" r="9525" b="12700"/>
                <wp:wrapNone/>
                <wp:docPr id="32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0" w14:textId="77777777" w:rsidR="00337B9C" w:rsidRPr="001D188B" w:rsidRDefault="00337B9C" w:rsidP="00016C55">
                            <w:pPr>
                              <w:jc w:val="center"/>
                              <w:rPr>
                                <w:rFonts w:ascii="Arial" w:hAnsi="Arial" w:cs="Arial"/>
                                <w:b/>
                                <w:sz w:val="22"/>
                              </w:rPr>
                            </w:pPr>
                            <w:r w:rsidRPr="001D188B">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124" style="position:absolute;left:0;text-align:left;margin-left:486.75pt;margin-top:20.75pt;width:26.25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">
                <v:textbox>
                  <w:txbxContent>
                    <w:p w14:paraId="16B363A0" w14:textId="77777777" w:rsidR="00337B9C" w:rsidRPr="001D188B" w:rsidRDefault="00337B9C" w:rsidP="00016C55">
                      <w:pPr>
                        <w:jc w:val="center"/>
                        <w:rPr>
                          <w:rFonts w:ascii="Arial" w:hAnsi="Arial" w:cs="Arial"/>
                          <w:b/>
                          <w:sz w:val="22"/>
                        </w:rPr>
                      </w:pPr>
                      <w:r w:rsidRPr="001D188B">
                        <w:rPr>
                          <w:rFonts w:ascii="Arial" w:hAnsi="Arial" w:cs="Arial"/>
                          <w:b/>
                          <w:sz w:val="22"/>
                        </w:rPr>
                        <w:t>P</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24800" behindDoc="0" locked="0" layoutInCell="1" allowOverlap="1" wp14:anchorId="16B361E3" wp14:editId="7BFE1F7E">
                <wp:simplePos x="0" y="0"/>
                <wp:positionH relativeFrom="column">
                  <wp:posOffset>4138930</wp:posOffset>
                </wp:positionH>
                <wp:positionV relativeFrom="paragraph">
                  <wp:posOffset>263525</wp:posOffset>
                </wp:positionV>
                <wp:extent cx="2042795" cy="0"/>
                <wp:effectExtent l="5080" t="6350" r="9525" b="12700"/>
                <wp:wrapNone/>
                <wp:docPr id="319"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2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325.9pt;margin-top:20.75pt;width:160.85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"/>
            </w:pict>
          </mc:Fallback>
        </mc:AlternateContent>
      </w:r>
      <w:r>
        <w:rPr>
          <w:rFonts w:ascii="Courier New" w:hAnsi="Courier New" w:cs="Courier New"/>
          <w:noProof/>
          <w:sz w:val="20"/>
          <w:szCs w:val="20"/>
        </w:rPr>
        <mc:AlternateContent>
          <mc:Choice Requires="wps">
            <w:drawing>
              <wp:anchor distT="0" distB="0" distL="114300" distR="114300" simplePos="0" relativeHeight="251693056" behindDoc="0" locked="0" layoutInCell="1" allowOverlap="1" wp14:anchorId="16B361E4" wp14:editId="77EE8D98">
                <wp:simplePos x="0" y="0"/>
                <wp:positionH relativeFrom="column">
                  <wp:posOffset>752475</wp:posOffset>
                </wp:positionH>
                <wp:positionV relativeFrom="paragraph">
                  <wp:posOffset>229870</wp:posOffset>
                </wp:positionV>
                <wp:extent cx="2743200" cy="0"/>
                <wp:effectExtent l="9525" t="10795" r="9525" b="8255"/>
                <wp:wrapNone/>
                <wp:docPr id="31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59.25pt;margin-top:18.1pt;width:3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"/>
            </w:pict>
          </mc:Fallback>
        </mc:AlternateContent>
      </w:r>
      <w:r>
        <w:rPr>
          <w:rFonts w:ascii="Courier New" w:hAnsi="Courier New" w:cs="Courier New"/>
          <w:noProof/>
          <w:sz w:val="20"/>
          <w:szCs w:val="20"/>
        </w:rPr>
        <mc:AlternateContent>
          <mc:Choice Requires="wps">
            <w:drawing>
              <wp:anchor distT="0" distB="0" distL="114300" distR="114300" simplePos="0" relativeHeight="251695104" behindDoc="0" locked="0" layoutInCell="1" allowOverlap="1" wp14:anchorId="16B361E5" wp14:editId="5882F3B1">
                <wp:simplePos x="0" y="0"/>
                <wp:positionH relativeFrom="column">
                  <wp:posOffset>2891155</wp:posOffset>
                </wp:positionH>
                <wp:positionV relativeFrom="paragraph">
                  <wp:posOffset>125095</wp:posOffset>
                </wp:positionV>
                <wp:extent cx="4445" cy="104775"/>
                <wp:effectExtent l="62230" t="20320" r="47625" b="8255"/>
                <wp:wrapNone/>
                <wp:docPr id="31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45"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227.65pt;margin-top:9.85pt;width:.35pt;height:8.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94080" behindDoc="0" locked="0" layoutInCell="1" allowOverlap="1" wp14:anchorId="16B361E6" wp14:editId="768710EA">
                <wp:simplePos x="0" y="0"/>
                <wp:positionH relativeFrom="column">
                  <wp:posOffset>3495675</wp:posOffset>
                </wp:positionH>
                <wp:positionV relativeFrom="paragraph">
                  <wp:posOffset>125095</wp:posOffset>
                </wp:positionV>
                <wp:extent cx="0" cy="104775"/>
                <wp:effectExtent l="57150" t="20320" r="57150" b="8255"/>
                <wp:wrapNone/>
                <wp:docPr id="31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275.25pt;margin-top:9.85pt;width:0;height:8.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78720" behindDoc="0" locked="0" layoutInCell="1" allowOverlap="1" wp14:anchorId="16B361E7" wp14:editId="4FA61CB3">
                <wp:simplePos x="0" y="0"/>
                <wp:positionH relativeFrom="column">
                  <wp:posOffset>419100</wp:posOffset>
                </wp:positionH>
                <wp:positionV relativeFrom="paragraph">
                  <wp:posOffset>125095</wp:posOffset>
                </wp:positionV>
                <wp:extent cx="333375" cy="228600"/>
                <wp:effectExtent l="9525" t="10795" r="9525" b="8255"/>
                <wp:wrapNone/>
                <wp:docPr id="31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1" w14:textId="77777777" w:rsidR="00337B9C" w:rsidRPr="001D188B" w:rsidRDefault="00337B9C" w:rsidP="00016C55">
                            <w:pPr>
                              <w:jc w:val="center"/>
                              <w:rPr>
                                <w:rFonts w:ascii="Arial" w:hAnsi="Arial" w:cs="Arial"/>
                                <w:b/>
                                <w:sz w:val="22"/>
                              </w:rPr>
                            </w:pPr>
                            <w:r w:rsidRPr="001D188B">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125" style="position:absolute;left:0;text-align:left;margin-left:33pt;margin-top:9.85pt;width:26.2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hvLAIAAFE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">
                <v:textbox>
                  <w:txbxContent>
                    <w:p w14:paraId="16B363A1" w14:textId="77777777" w:rsidR="00337B9C" w:rsidRPr="001D188B" w:rsidRDefault="00337B9C" w:rsidP="00016C55">
                      <w:pPr>
                        <w:jc w:val="center"/>
                        <w:rPr>
                          <w:rFonts w:ascii="Arial" w:hAnsi="Arial" w:cs="Arial"/>
                          <w:b/>
                          <w:sz w:val="22"/>
                        </w:rPr>
                      </w:pPr>
                      <w:r w:rsidRPr="001D188B">
                        <w:rPr>
                          <w:rFonts w:ascii="Arial" w:hAnsi="Arial" w:cs="Arial"/>
                          <w:b/>
                          <w:sz w:val="22"/>
                        </w:rPr>
                        <w:t>H</w:t>
                      </w:r>
                    </w:p>
                  </w:txbxContent>
                </v:textbox>
              </v:rect>
            </w:pict>
          </mc:Fallback>
        </mc:AlternateContent>
      </w:r>
      <w:r w:rsidR="00016C55" w:rsidRPr="0017245A">
        <w:rPr>
          <w:rFonts w:ascii="Courier New" w:hAnsi="Courier New" w:cs="Courier New"/>
          <w:noProof/>
          <w:sz w:val="20"/>
          <w:szCs w:val="20"/>
        </w:rPr>
        <w:t>E BED AND SOFA/BS-1P/NM-MURRAY JAMES/CXP-NO CHARGE APPLIES PRIOR |</w:t>
      </w:r>
    </w:p>
    <w:p w14:paraId="16B35B7A" w14:textId="653EE749"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27872" behindDoc="0" locked="0" layoutInCell="1" allowOverlap="1" wp14:anchorId="16B361E8" wp14:editId="706B739B">
                <wp:simplePos x="0" y="0"/>
                <wp:positionH relativeFrom="column">
                  <wp:posOffset>5038725</wp:posOffset>
                </wp:positionH>
                <wp:positionV relativeFrom="paragraph">
                  <wp:posOffset>109220</wp:posOffset>
                </wp:positionV>
                <wp:extent cx="0" cy="95250"/>
                <wp:effectExtent l="57150" t="23495" r="57150" b="5080"/>
                <wp:wrapNone/>
                <wp:docPr id="314"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396.75pt;margin-top:8.6pt;width:0;height: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49OA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26848" behindDoc="0" locked="0" layoutInCell="1" allowOverlap="1" wp14:anchorId="16B361E9" wp14:editId="7F8798F0">
                <wp:simplePos x="0" y="0"/>
                <wp:positionH relativeFrom="column">
                  <wp:posOffset>3676650</wp:posOffset>
                </wp:positionH>
                <wp:positionV relativeFrom="paragraph">
                  <wp:posOffset>109220</wp:posOffset>
                </wp:positionV>
                <wp:extent cx="0" cy="95250"/>
                <wp:effectExtent l="57150" t="23495" r="57150" b="5080"/>
                <wp:wrapNone/>
                <wp:docPr id="313"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89.5pt;margin-top:8.6pt;width:0;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25824" behindDoc="0" locked="0" layoutInCell="1" allowOverlap="1" wp14:anchorId="16B361EA" wp14:editId="2A84F7B9">
                <wp:simplePos x="0" y="0"/>
                <wp:positionH relativeFrom="column">
                  <wp:posOffset>3676650</wp:posOffset>
                </wp:positionH>
                <wp:positionV relativeFrom="paragraph">
                  <wp:posOffset>204470</wp:posOffset>
                </wp:positionV>
                <wp:extent cx="2505075" cy="0"/>
                <wp:effectExtent l="9525" t="13970" r="9525" b="5080"/>
                <wp:wrapNone/>
                <wp:docPr id="31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89.5pt;margin-top:16.1pt;width:197.25pt;height: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"/>
            </w:pict>
          </mc:Fallback>
        </mc:AlternateContent>
      </w:r>
      <w:r>
        <w:rPr>
          <w:rFonts w:ascii="Courier New" w:hAnsi="Courier New" w:cs="Courier New"/>
          <w:noProof/>
          <w:sz w:val="20"/>
          <w:szCs w:val="20"/>
        </w:rPr>
        <mc:AlternateContent>
          <mc:Choice Requires="wps">
            <w:drawing>
              <wp:anchor distT="0" distB="0" distL="114300" distR="114300" simplePos="0" relativeHeight="251698176" behindDoc="0" locked="0" layoutInCell="1" allowOverlap="1" wp14:anchorId="16B361EB" wp14:editId="281B14B1">
                <wp:simplePos x="0" y="0"/>
                <wp:positionH relativeFrom="column">
                  <wp:posOffset>3062605</wp:posOffset>
                </wp:positionH>
                <wp:positionV relativeFrom="paragraph">
                  <wp:posOffset>166370</wp:posOffset>
                </wp:positionV>
                <wp:extent cx="0" cy="133350"/>
                <wp:effectExtent l="52705" t="13970" r="61595" b="14605"/>
                <wp:wrapNone/>
                <wp:docPr id="31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241.15pt;margin-top:13.1pt;width:0;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0x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97152" behindDoc="0" locked="0" layoutInCell="1" allowOverlap="1" wp14:anchorId="16B361EC" wp14:editId="0CDE94CD">
                <wp:simplePos x="0" y="0"/>
                <wp:positionH relativeFrom="column">
                  <wp:posOffset>3462655</wp:posOffset>
                </wp:positionH>
                <wp:positionV relativeFrom="paragraph">
                  <wp:posOffset>166370</wp:posOffset>
                </wp:positionV>
                <wp:extent cx="0" cy="133350"/>
                <wp:effectExtent l="52705" t="13970" r="61595" b="14605"/>
                <wp:wrapNone/>
                <wp:docPr id="310"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272.65pt;margin-top:13.1pt;width:0;height: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gX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96128" behindDoc="0" locked="0" layoutInCell="1" allowOverlap="1" wp14:anchorId="16B361ED" wp14:editId="37CDCE01">
                <wp:simplePos x="0" y="0"/>
                <wp:positionH relativeFrom="column">
                  <wp:posOffset>752475</wp:posOffset>
                </wp:positionH>
                <wp:positionV relativeFrom="paragraph">
                  <wp:posOffset>166370</wp:posOffset>
                </wp:positionV>
                <wp:extent cx="2710180" cy="0"/>
                <wp:effectExtent l="9525" t="13970" r="13970" b="5080"/>
                <wp:wrapNone/>
                <wp:docPr id="309"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59.25pt;margin-top:13.1pt;width:213.4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ZtIQIAAD4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1676672" behindDoc="0" locked="0" layoutInCell="1" allowOverlap="1" wp14:anchorId="16B361EE" wp14:editId="7B529BC8">
                <wp:simplePos x="0" y="0"/>
                <wp:positionH relativeFrom="column">
                  <wp:posOffset>419100</wp:posOffset>
                </wp:positionH>
                <wp:positionV relativeFrom="paragraph">
                  <wp:posOffset>109220</wp:posOffset>
                </wp:positionV>
                <wp:extent cx="333375" cy="228600"/>
                <wp:effectExtent l="9525" t="13970" r="9525" b="5080"/>
                <wp:wrapNone/>
                <wp:docPr id="30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2" w14:textId="77777777" w:rsidR="00337B9C" w:rsidRPr="001D188B" w:rsidRDefault="00337B9C" w:rsidP="00016C55">
                            <w:pPr>
                              <w:jc w:val="center"/>
                              <w:rPr>
                                <w:rFonts w:ascii="Arial" w:hAnsi="Arial" w:cs="Arial"/>
                                <w:b/>
                                <w:sz w:val="22"/>
                              </w:rPr>
                            </w:pPr>
                            <w:r w:rsidRPr="001D188B">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126" style="position:absolute;left:0;text-align:left;margin-left:33pt;margin-top:8.6pt;width:26.2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">
                <v:textbox>
                  <w:txbxContent>
                    <w:p w14:paraId="16B363A2" w14:textId="77777777" w:rsidR="00337B9C" w:rsidRPr="001D188B" w:rsidRDefault="00337B9C" w:rsidP="00016C55">
                      <w:pPr>
                        <w:jc w:val="center"/>
                        <w:rPr>
                          <w:rFonts w:ascii="Arial" w:hAnsi="Arial" w:cs="Arial"/>
                          <w:b/>
                          <w:sz w:val="22"/>
                        </w:rPr>
                      </w:pPr>
                      <w:r w:rsidRPr="001D188B">
                        <w:rPr>
                          <w:rFonts w:ascii="Arial" w:hAnsi="Arial" w:cs="Arial"/>
                          <w:b/>
                          <w:sz w:val="22"/>
                        </w:rPr>
                        <w:t>I</w:t>
                      </w:r>
                    </w:p>
                  </w:txbxContent>
                </v:textbox>
              </v:rect>
            </w:pict>
          </mc:Fallback>
        </mc:AlternateContent>
      </w:r>
      <w:r w:rsidR="00016C55" w:rsidRPr="0017245A">
        <w:rPr>
          <w:rFonts w:ascii="Courier New" w:hAnsi="Courier New" w:cs="Courier New"/>
          <w:noProof/>
          <w:sz w:val="20"/>
          <w:szCs w:val="20"/>
        </w:rPr>
        <w:t xml:space="preserve"> TO 1800 ON THE DAY OF ARRIVAL. BEYOND THAT TIME THE 1ST NIGHT W |</w:t>
      </w:r>
    </w:p>
    <w:p w14:paraId="16B35B7B" w14:textId="41EFB95F"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00224" behindDoc="0" locked="0" layoutInCell="1" allowOverlap="1" wp14:anchorId="16B361EF" wp14:editId="46C65676">
                <wp:simplePos x="0" y="0"/>
                <wp:positionH relativeFrom="column">
                  <wp:posOffset>4253230</wp:posOffset>
                </wp:positionH>
                <wp:positionV relativeFrom="paragraph">
                  <wp:posOffset>111760</wp:posOffset>
                </wp:positionV>
                <wp:extent cx="0" cy="190500"/>
                <wp:effectExtent l="52705" t="16510" r="61595" b="12065"/>
                <wp:wrapNone/>
                <wp:docPr id="307"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334.9pt;margin-top:8.8pt;width:0;height: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tpOwIAAGk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75648" behindDoc="0" locked="0" layoutInCell="1" allowOverlap="1" wp14:anchorId="16B361F0" wp14:editId="20AADAAF">
                <wp:simplePos x="0" y="0"/>
                <wp:positionH relativeFrom="column">
                  <wp:posOffset>419100</wp:posOffset>
                </wp:positionH>
                <wp:positionV relativeFrom="paragraph">
                  <wp:posOffset>183515</wp:posOffset>
                </wp:positionV>
                <wp:extent cx="333375" cy="228600"/>
                <wp:effectExtent l="9525" t="12065" r="9525" b="6985"/>
                <wp:wrapNone/>
                <wp:docPr id="30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3"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127" style="position:absolute;left:0;text-align:left;margin-left:33pt;margin-top:14.45pt;width:26.25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">
                <v:textbox>
                  <w:txbxContent>
                    <w:p w14:paraId="16B363A3"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sidR="00016C55" w:rsidRPr="0017245A">
        <w:rPr>
          <w:rFonts w:ascii="Courier New" w:hAnsi="Courier New" w:cs="Courier New"/>
          <w:noProof/>
          <w:sz w:val="20"/>
          <w:szCs w:val="20"/>
        </w:rPr>
        <w:t>ILL BE CHARGED./CM-COMM - 10.00 PCT/CF-5997KAE516 |XX|¬          |</w:t>
      </w:r>
    </w:p>
    <w:p w14:paraId="16B35B7C" w14:textId="525B2D61"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05344" behindDoc="0" locked="0" layoutInCell="1" allowOverlap="1" wp14:anchorId="16B361F1" wp14:editId="062EF434">
                <wp:simplePos x="0" y="0"/>
                <wp:positionH relativeFrom="column">
                  <wp:posOffset>1333500</wp:posOffset>
                </wp:positionH>
                <wp:positionV relativeFrom="paragraph">
                  <wp:posOffset>153035</wp:posOffset>
                </wp:positionV>
                <wp:extent cx="5080" cy="152400"/>
                <wp:effectExtent l="47625" t="10160" r="61595" b="18415"/>
                <wp:wrapNone/>
                <wp:docPr id="305"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105pt;margin-top:12.05pt;width:.4pt;height: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04320" behindDoc="0" locked="0" layoutInCell="1" allowOverlap="1" wp14:anchorId="16B361F2" wp14:editId="3CF31452">
                <wp:simplePos x="0" y="0"/>
                <wp:positionH relativeFrom="column">
                  <wp:posOffset>1858010</wp:posOffset>
                </wp:positionH>
                <wp:positionV relativeFrom="paragraph">
                  <wp:posOffset>153035</wp:posOffset>
                </wp:positionV>
                <wp:extent cx="0" cy="152400"/>
                <wp:effectExtent l="57785" t="10160" r="56515" b="18415"/>
                <wp:wrapNone/>
                <wp:docPr id="304"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146.3pt;margin-top:12.05pt;width:0;height: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03296" behindDoc="0" locked="0" layoutInCell="1" allowOverlap="1" wp14:anchorId="16B361F3" wp14:editId="78C6F7E6">
                <wp:simplePos x="0" y="0"/>
                <wp:positionH relativeFrom="column">
                  <wp:posOffset>752475</wp:posOffset>
                </wp:positionH>
                <wp:positionV relativeFrom="paragraph">
                  <wp:posOffset>153035</wp:posOffset>
                </wp:positionV>
                <wp:extent cx="1105535" cy="0"/>
                <wp:effectExtent l="9525" t="10160" r="8890" b="8890"/>
                <wp:wrapNone/>
                <wp:docPr id="303"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5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59.25pt;margin-top:12.05pt;width:87.0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1665408" behindDoc="0" locked="0" layoutInCell="1" allowOverlap="1" wp14:anchorId="16B361F4" wp14:editId="56524AB3">
                <wp:simplePos x="0" y="0"/>
                <wp:positionH relativeFrom="column">
                  <wp:posOffset>419100</wp:posOffset>
                </wp:positionH>
                <wp:positionV relativeFrom="paragraph">
                  <wp:posOffset>153035</wp:posOffset>
                </wp:positionV>
                <wp:extent cx="333375" cy="228600"/>
                <wp:effectExtent l="9525" t="10160" r="9525" b="8890"/>
                <wp:wrapNone/>
                <wp:docPr id="30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4" w14:textId="77777777" w:rsidR="00337B9C" w:rsidRPr="001D188B" w:rsidRDefault="00337B9C" w:rsidP="00016C55">
                            <w:pPr>
                              <w:jc w:val="center"/>
                              <w:rPr>
                                <w:rFonts w:ascii="Arial" w:hAnsi="Arial" w:cs="Arial"/>
                                <w:b/>
                                <w:sz w:val="22"/>
                              </w:rPr>
                            </w:pPr>
                            <w:r w:rsidRPr="001D188B">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128" style="position:absolute;left:0;text-align:left;margin-left:33pt;margin-top:12.05pt;width:26.2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">
                <v:textbox>
                  <w:txbxContent>
                    <w:p w14:paraId="16B363A4" w14:textId="77777777" w:rsidR="00337B9C" w:rsidRPr="001D188B" w:rsidRDefault="00337B9C" w:rsidP="00016C55">
                      <w:pPr>
                        <w:jc w:val="center"/>
                        <w:rPr>
                          <w:rFonts w:ascii="Arial" w:hAnsi="Arial" w:cs="Arial"/>
                          <w:b/>
                          <w:sz w:val="22"/>
                        </w:rPr>
                      </w:pPr>
                      <w:r w:rsidRPr="001D188B">
                        <w:rPr>
                          <w:rFonts w:ascii="Arial" w:hAnsi="Arial" w:cs="Arial"/>
                          <w:b/>
                          <w:sz w:val="22"/>
                        </w:rPr>
                        <w:t>J</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699200" behindDoc="0" locked="0" layoutInCell="1" allowOverlap="1" wp14:anchorId="16B361F5" wp14:editId="7B6495A5">
                <wp:simplePos x="0" y="0"/>
                <wp:positionH relativeFrom="column">
                  <wp:posOffset>752475</wp:posOffset>
                </wp:positionH>
                <wp:positionV relativeFrom="paragraph">
                  <wp:posOffset>14605</wp:posOffset>
                </wp:positionV>
                <wp:extent cx="3500755" cy="0"/>
                <wp:effectExtent l="9525" t="5080" r="13970" b="13970"/>
                <wp:wrapNone/>
                <wp:docPr id="30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0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59.25pt;margin-top:1.15pt;width:275.6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"/>
            </w:pict>
          </mc:Fallback>
        </mc:AlternateContent>
      </w:r>
      <w:r w:rsidR="00016C55" w:rsidRPr="0017245A">
        <w:rPr>
          <w:rFonts w:ascii="Courier New" w:hAnsi="Courier New" w:cs="Courier New"/>
          <w:noProof/>
          <w:sz w:val="20"/>
          <w:szCs w:val="20"/>
        </w:rPr>
        <w:t>¬                                                                |</w:t>
      </w:r>
    </w:p>
    <w:p w14:paraId="16B35B7D" w14:textId="31F0C803"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02272" behindDoc="0" locked="0" layoutInCell="1" allowOverlap="1" wp14:anchorId="16B361F6" wp14:editId="15DF4899">
                <wp:simplePos x="0" y="0"/>
                <wp:positionH relativeFrom="column">
                  <wp:posOffset>2609850</wp:posOffset>
                </wp:positionH>
                <wp:positionV relativeFrom="paragraph">
                  <wp:posOffset>93980</wp:posOffset>
                </wp:positionV>
                <wp:extent cx="0" cy="194945"/>
                <wp:effectExtent l="57150" t="17780" r="57150" b="6350"/>
                <wp:wrapNone/>
                <wp:docPr id="300"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4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205.5pt;margin-top:7.4pt;width:0;height:15.3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77696" behindDoc="0" locked="0" layoutInCell="1" allowOverlap="1" wp14:anchorId="16B361F7" wp14:editId="4052D7E3">
                <wp:simplePos x="0" y="0"/>
                <wp:positionH relativeFrom="column">
                  <wp:posOffset>419100</wp:posOffset>
                </wp:positionH>
                <wp:positionV relativeFrom="paragraph">
                  <wp:posOffset>165100</wp:posOffset>
                </wp:positionV>
                <wp:extent cx="333375" cy="228600"/>
                <wp:effectExtent l="9525" t="12700" r="9525" b="6350"/>
                <wp:wrapNone/>
                <wp:docPr id="29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5" w14:textId="77777777" w:rsidR="00337B9C" w:rsidRPr="001D188B" w:rsidRDefault="00337B9C" w:rsidP="00016C55">
                            <w:pPr>
                              <w:jc w:val="center"/>
                              <w:rPr>
                                <w:rFonts w:ascii="Arial" w:hAnsi="Arial" w:cs="Arial"/>
                                <w:b/>
                                <w:sz w:val="22"/>
                              </w:rPr>
                            </w:pPr>
                            <w:r w:rsidRPr="001D188B">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129" style="position:absolute;left:0;text-align:left;margin-left:33pt;margin-top:13pt;width:26.2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">
                <v:textbox>
                  <w:txbxContent>
                    <w:p w14:paraId="16B363A5" w14:textId="77777777" w:rsidR="00337B9C" w:rsidRPr="001D188B" w:rsidRDefault="00337B9C" w:rsidP="00016C55">
                      <w:pPr>
                        <w:jc w:val="center"/>
                        <w:rPr>
                          <w:rFonts w:ascii="Arial" w:hAnsi="Arial" w:cs="Arial"/>
                          <w:b/>
                          <w:sz w:val="22"/>
                        </w:rPr>
                      </w:pPr>
                      <w:r w:rsidRPr="001D188B">
                        <w:rPr>
                          <w:rFonts w:ascii="Arial" w:hAnsi="Arial" w:cs="Arial"/>
                          <w:b/>
                          <w:sz w:val="22"/>
                        </w:rPr>
                        <w:t>K</w:t>
                      </w:r>
                    </w:p>
                  </w:txbxContent>
                </v:textbox>
              </v:rect>
            </w:pict>
          </mc:Fallback>
        </mc:AlternateContent>
      </w:r>
      <w:r w:rsidR="00016C55" w:rsidRPr="0017245A">
        <w:rPr>
          <w:rFonts w:ascii="Courier New" w:hAnsi="Courier New" w:cs="Courier New"/>
          <w:noProof/>
          <w:sz w:val="20"/>
          <w:szCs w:val="20"/>
        </w:rPr>
        <w:t>TTL-620.00 EUR/BAS 124.00¬                                       |</w:t>
      </w:r>
    </w:p>
    <w:p w14:paraId="16B35B7E" w14:textId="6D81BACC"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06368" behindDoc="0" locked="0" layoutInCell="1" allowOverlap="1" wp14:anchorId="16B361F8" wp14:editId="28BCC942">
                <wp:simplePos x="0" y="0"/>
                <wp:positionH relativeFrom="column">
                  <wp:posOffset>419100</wp:posOffset>
                </wp:positionH>
                <wp:positionV relativeFrom="paragraph">
                  <wp:posOffset>262890</wp:posOffset>
                </wp:positionV>
                <wp:extent cx="333375" cy="228600"/>
                <wp:effectExtent l="9525" t="5715" r="9525" b="13335"/>
                <wp:wrapNone/>
                <wp:docPr id="29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6" w14:textId="77777777" w:rsidR="00337B9C" w:rsidRPr="001D188B" w:rsidRDefault="00337B9C" w:rsidP="00016C55">
                            <w:pPr>
                              <w:jc w:val="center"/>
                              <w:rPr>
                                <w:rFonts w:ascii="Arial" w:hAnsi="Arial" w:cs="Arial"/>
                                <w:b/>
                                <w:sz w:val="22"/>
                              </w:rPr>
                            </w:pPr>
                            <w:r w:rsidRPr="001D188B">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130" style="position:absolute;left:0;text-align:left;margin-left:33pt;margin-top:20.7pt;width:26.25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">
                <v:textbox>
                  <w:txbxContent>
                    <w:p w14:paraId="16B363A6" w14:textId="77777777" w:rsidR="00337B9C" w:rsidRPr="001D188B" w:rsidRDefault="00337B9C" w:rsidP="00016C55">
                      <w:pPr>
                        <w:jc w:val="center"/>
                        <w:rPr>
                          <w:rFonts w:ascii="Arial" w:hAnsi="Arial" w:cs="Arial"/>
                          <w:b/>
                          <w:sz w:val="22"/>
                        </w:rPr>
                      </w:pPr>
                      <w:r w:rsidRPr="001D188B">
                        <w:rPr>
                          <w:rFonts w:ascii="Arial" w:hAnsi="Arial" w:cs="Arial"/>
                          <w:b/>
                          <w:sz w:val="22"/>
                        </w:rPr>
                        <w:t>L</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01248" behindDoc="0" locked="0" layoutInCell="1" allowOverlap="1" wp14:anchorId="16B361F9" wp14:editId="05F0645F">
                <wp:simplePos x="0" y="0"/>
                <wp:positionH relativeFrom="column">
                  <wp:posOffset>752475</wp:posOffset>
                </wp:positionH>
                <wp:positionV relativeFrom="paragraph">
                  <wp:posOffset>635</wp:posOffset>
                </wp:positionV>
                <wp:extent cx="1857375" cy="0"/>
                <wp:effectExtent l="9525" t="10160" r="9525" b="8890"/>
                <wp:wrapNone/>
                <wp:docPr id="297"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59.25pt;margin-top:.05pt;width:146.2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"/>
            </w:pict>
          </mc:Fallback>
        </mc:AlternateContent>
      </w:r>
      <w:r w:rsidR="00016C55" w:rsidRPr="0017245A">
        <w:rPr>
          <w:rFonts w:ascii="Courier New" w:hAnsi="Courier New" w:cs="Courier New"/>
          <w:noProof/>
          <w:sz w:val="20"/>
          <w:szCs w:val="20"/>
        </w:rPr>
        <w:t>¬                                                                |</w:t>
      </w:r>
    </w:p>
    <w:p w14:paraId="16B35B7F" w14:textId="05055330"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08416" behindDoc="0" locked="0" layoutInCell="1" allowOverlap="1" wp14:anchorId="16B361FA" wp14:editId="5A583565">
                <wp:simplePos x="0" y="0"/>
                <wp:positionH relativeFrom="column">
                  <wp:posOffset>776605</wp:posOffset>
                </wp:positionH>
                <wp:positionV relativeFrom="paragraph">
                  <wp:posOffset>89535</wp:posOffset>
                </wp:positionV>
                <wp:extent cx="0" cy="257175"/>
                <wp:effectExtent l="5080" t="13335" r="13970" b="5715"/>
                <wp:wrapNone/>
                <wp:docPr id="296"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61.15pt;margin-top:7.05pt;width:0;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ArIAIAAD0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1707392" behindDoc="0" locked="0" layoutInCell="1" allowOverlap="1" wp14:anchorId="16B361FB" wp14:editId="17B46BD5">
                <wp:simplePos x="0" y="0"/>
                <wp:positionH relativeFrom="column">
                  <wp:posOffset>752475</wp:posOffset>
                </wp:positionH>
                <wp:positionV relativeFrom="paragraph">
                  <wp:posOffset>89535</wp:posOffset>
                </wp:positionV>
                <wp:extent cx="147955" cy="0"/>
                <wp:effectExtent l="9525" t="60960" r="23495" b="53340"/>
                <wp:wrapNone/>
                <wp:docPr id="29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9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59.25pt;margin-top:7.05pt;width:11.6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">
                <v:stroke endarrow="block"/>
              </v:shape>
            </w:pict>
          </mc:Fallback>
        </mc:AlternateContent>
      </w:r>
      <w:r w:rsidR="00016C55" w:rsidRPr="0017245A">
        <w:rPr>
          <w:rFonts w:ascii="Courier New" w:hAnsi="Courier New" w:cs="Courier New"/>
          <w:noProof/>
          <w:sz w:val="20"/>
          <w:szCs w:val="20"/>
        </w:rPr>
        <w:t>THANK YOU FOR CHOOSING NOVOTEL HOTELS WE HAVE CONFIRMED 1 A1QRA1 |</w:t>
      </w:r>
    </w:p>
    <w:p w14:paraId="16B35B80" w14:textId="6ED0E11B"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09440" behindDoc="0" locked="0" layoutInCell="1" allowOverlap="1" wp14:anchorId="16B361FC" wp14:editId="19C9D3D9">
                <wp:simplePos x="0" y="0"/>
                <wp:positionH relativeFrom="column">
                  <wp:posOffset>776605</wp:posOffset>
                </wp:positionH>
                <wp:positionV relativeFrom="paragraph">
                  <wp:posOffset>59055</wp:posOffset>
                </wp:positionV>
                <wp:extent cx="161925" cy="635"/>
                <wp:effectExtent l="5080" t="59055" r="23495" b="54610"/>
                <wp:wrapNone/>
                <wp:docPr id="29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61.15pt;margin-top:4.65pt;width:12.7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0NNwIAAGEEAAAOAAAAZHJzL2Uyb0RvYy54bWysVE2P2yAQvVfqf0DcE9tZJ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">
                <v:stroke endarrow="block"/>
              </v:shape>
            </w:pict>
          </mc:Fallback>
        </mc:AlternateContent>
      </w:r>
      <w:r w:rsidR="00016C55" w:rsidRPr="0017245A">
        <w:rPr>
          <w:rFonts w:ascii="Courier New" w:hAnsi="Courier New" w:cs="Courier New"/>
          <w:noProof/>
          <w:sz w:val="20"/>
          <w:szCs w:val="20"/>
        </w:rPr>
        <w:t xml:space="preserve"> FOR 2 PERSONS |XX|¬                                             |</w:t>
      </w:r>
    </w:p>
    <w:p w14:paraId="16B35B81"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&gt;                                                                |</w:t>
      </w:r>
    </w:p>
    <w:p w14:paraId="16B35B82" w14:textId="77777777" w:rsidR="00016C55" w:rsidRDefault="00016C55" w:rsidP="0017245A">
      <w:pPr>
        <w:spacing w:after="0"/>
        <w:rPr>
          <w:rFonts w:ascii="Arial" w:hAnsi="Arial" w:cs="Arial"/>
          <w:noProof/>
          <w:szCs w:val="24"/>
        </w:rPr>
      </w:pPr>
    </w:p>
    <w:p w14:paraId="16B35B83" w14:textId="77777777" w:rsidR="00016C55" w:rsidRPr="006E37F0" w:rsidRDefault="006E37F0" w:rsidP="006E37F0">
      <w:pPr>
        <w:pStyle w:val="TableText"/>
        <w:pageBreakBefore/>
        <w:spacing w:before="120" w:after="120"/>
        <w:rPr>
          <w:b/>
          <w:sz w:val="20"/>
          <w:szCs w:val="20"/>
          <w:u w:val="single"/>
        </w:rPr>
      </w:pPr>
      <w:r>
        <w:rPr>
          <w:b/>
          <w:sz w:val="20"/>
          <w:szCs w:val="20"/>
          <w:u w:val="single"/>
        </w:rPr>
        <w:t xml:space="preserve">OTA </w:t>
      </w:r>
      <w:r w:rsidR="00016C55" w:rsidRPr="006E37F0">
        <w:rPr>
          <w:b/>
          <w:sz w:val="20"/>
          <w:szCs w:val="20"/>
          <w:u w:val="single"/>
        </w:rPr>
        <w:t>XML Response</w:t>
      </w:r>
      <w:r>
        <w:rPr>
          <w:b/>
          <w:sz w:val="20"/>
          <w:szCs w:val="20"/>
          <w:u w:val="single"/>
        </w:rPr>
        <w:t xml:space="preserve"> @ResStatus=”Pending” – Example #3</w:t>
      </w:r>
      <w:r w:rsidR="00E73C79">
        <w:rPr>
          <w:b/>
          <w:sz w:val="20"/>
          <w:szCs w:val="20"/>
          <w:u w:val="single"/>
        </w:rPr>
        <w:t>A</w:t>
      </w:r>
    </w:p>
    <w:p w14:paraId="16B35B84"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B85"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B86"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B87"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B88"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B89"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B8A"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B8B"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B8C"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B8D" w14:textId="77777777" w:rsidR="00AC49F8" w:rsidRPr="00AF4064" w:rsidRDefault="00AC49F8" w:rsidP="0017245A">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OTA_HotelResModifyRS</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w:t>
      </w:r>
      <w:r w:rsidRPr="00AF4064">
        <w:rPr>
          <w:rFonts w:ascii="Arial" w:hAnsi="Arial" w:cs="Arial"/>
          <w:color w:val="FF0000"/>
          <w:sz w:val="16"/>
          <w:szCs w:val="16"/>
        </w:rPr>
        <w:t xml:space="preserve"> EchoToken</w:t>
      </w:r>
      <w:r w:rsidRPr="00AF4064">
        <w:rPr>
          <w:rFonts w:ascii="Arial" w:hAnsi="Arial" w:cs="Arial"/>
          <w:color w:val="0000FF"/>
          <w:sz w:val="16"/>
          <w:szCs w:val="16"/>
        </w:rPr>
        <w:t>="</w:t>
      </w:r>
      <w:r w:rsidRPr="00AF4064">
        <w:rPr>
          <w:rFonts w:ascii="Arial" w:hAnsi="Arial" w:cs="Arial"/>
          <w:color w:val="000000"/>
          <w:sz w:val="16"/>
          <w:szCs w:val="16"/>
        </w:rPr>
        <w:t>PS@P1481261499748401-021517</w:t>
      </w:r>
      <w:r w:rsidR="006A0AB5">
        <w:rPr>
          <w:rFonts w:ascii="Arial" w:hAnsi="Arial" w:cs="Arial"/>
          <w:color w:val="000000"/>
          <w:sz w:val="16"/>
          <w:szCs w:val="16"/>
        </w:rPr>
        <w:t>XX</w:t>
      </w:r>
      <w:r w:rsidRPr="00AF4064">
        <w:rPr>
          <w:rFonts w:ascii="Arial" w:hAnsi="Arial" w:cs="Arial"/>
          <w:color w:val="000000"/>
          <w:sz w:val="16"/>
          <w:szCs w:val="16"/>
        </w:rPr>
        <w:t>P</w:t>
      </w:r>
      <w:r w:rsidRPr="00AF4064">
        <w:rPr>
          <w:rFonts w:ascii="Arial" w:hAnsi="Arial" w:cs="Arial"/>
          <w:color w:val="0000FF"/>
          <w:sz w:val="16"/>
          <w:szCs w:val="16"/>
        </w:rPr>
        <w:t>"</w:t>
      </w:r>
      <w:r w:rsidRPr="00AF4064">
        <w:rPr>
          <w:rFonts w:ascii="Arial" w:hAnsi="Arial" w:cs="Arial"/>
          <w:color w:val="FF0000"/>
          <w:sz w:val="16"/>
          <w:szCs w:val="16"/>
        </w:rPr>
        <w:t xml:space="preserve"> TimeStamp</w:t>
      </w:r>
      <w:r w:rsidRPr="00AF4064">
        <w:rPr>
          <w:rFonts w:ascii="Arial" w:hAnsi="Arial" w:cs="Arial"/>
          <w:color w:val="0000FF"/>
          <w:sz w:val="16"/>
          <w:szCs w:val="16"/>
        </w:rPr>
        <w:t>="</w:t>
      </w:r>
      <w:r w:rsidRPr="00AF4064">
        <w:rPr>
          <w:rFonts w:ascii="Arial" w:hAnsi="Arial" w:cs="Arial"/>
          <w:color w:val="000000"/>
          <w:sz w:val="16"/>
          <w:szCs w:val="16"/>
        </w:rPr>
        <w:t>2009-12-</w:t>
      </w:r>
      <w:r w:rsidRPr="000617E9">
        <w:rPr>
          <w:rFonts w:ascii="Arial" w:hAnsi="Arial" w:cs="Arial"/>
          <w:color w:val="000000"/>
          <w:sz w:val="16"/>
          <w:szCs w:val="16"/>
        </w:rPr>
        <w:t>22T17:35:48.468+01:00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1.006</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sidRPr="00476154">
        <w:rPr>
          <w:rFonts w:ascii="Arial" w:hAnsi="Arial" w:cs="Arial"/>
          <w:color w:val="000000"/>
          <w:sz w:val="16"/>
          <w:szCs w:val="16"/>
        </w:rPr>
        <w:t xml:space="preserve"> </w:t>
      </w:r>
      <w:r w:rsidR="00476154">
        <w:rPr>
          <w:rFonts w:ascii="Arial" w:hAnsi="Arial" w:cs="Arial"/>
          <w:color w:val="000000"/>
          <w:sz w:val="16"/>
          <w:szCs w:val="16"/>
        </w:rPr>
        <w:t>CA</w:t>
      </w:r>
      <w:r w:rsidR="00476154" w:rsidRPr="000617E9">
        <w:rPr>
          <w:rFonts w:ascii="Arial" w:hAnsi="Arial" w:cs="Arial"/>
          <w:color w:val="000000"/>
          <w:sz w:val="16"/>
          <w:szCs w:val="16"/>
        </w:rPr>
        <w:t>04</w:t>
      </w:r>
      <w:r w:rsidR="00476154">
        <w:rPr>
          <w:rFonts w:ascii="Arial" w:hAnsi="Arial" w:cs="Arial"/>
          <w:color w:val="000000"/>
          <w:sz w:val="16"/>
          <w:szCs w:val="16"/>
        </w:rPr>
        <w:t>AZ</w:t>
      </w:r>
      <w:r w:rsidR="00476154" w:rsidRPr="000617E9">
        <w:rPr>
          <w:rFonts w:ascii="Arial" w:hAnsi="Arial" w:cs="Arial"/>
          <w:color w:val="000000"/>
          <w:sz w:val="16"/>
          <w:szCs w:val="16"/>
        </w:rPr>
        <w:t>41265831634</w:t>
      </w:r>
      <w:r w:rsidRPr="000617E9">
        <w:rPr>
          <w:rFonts w:ascii="Arial" w:hAnsi="Arial" w:cs="Arial"/>
          <w:color w:val="0000FF"/>
          <w:sz w:val="16"/>
          <w:szCs w:val="16"/>
        </w:rPr>
        <w:t>"</w:t>
      </w:r>
      <w:r w:rsidRPr="000617E9">
        <w:rPr>
          <w:rFonts w:ascii="Arial" w:hAnsi="Arial" w:cs="Arial"/>
          <w:color w:val="FF0000"/>
          <w:sz w:val="16"/>
          <w:szCs w:val="16"/>
        </w:rPr>
        <w:t xml:space="preserve"> PrimaryLangID</w:t>
      </w:r>
      <w:r w:rsidRPr="000617E9">
        <w:rPr>
          <w:rFonts w:ascii="Arial" w:hAnsi="Arial" w:cs="Arial"/>
          <w:color w:val="0000FF"/>
          <w:sz w:val="16"/>
          <w:szCs w:val="16"/>
        </w:rPr>
        <w:t>="</w:t>
      </w:r>
      <w:r w:rsidRPr="000617E9">
        <w:rPr>
          <w:rFonts w:ascii="Arial" w:hAnsi="Arial" w:cs="Arial"/>
          <w:color w:val="000000"/>
          <w:sz w:val="16"/>
          <w:szCs w:val="16"/>
        </w:rPr>
        <w:t>en</w:t>
      </w:r>
      <w:r w:rsidRPr="000617E9">
        <w:rPr>
          <w:rFonts w:ascii="Arial" w:hAnsi="Arial" w:cs="Arial"/>
          <w:color w:val="0000FF"/>
          <w:sz w:val="16"/>
          <w:szCs w:val="16"/>
        </w:rPr>
        <w:t>"</w:t>
      </w:r>
      <w:r w:rsidRPr="000617E9">
        <w:rPr>
          <w:rFonts w:ascii="Arial" w:hAnsi="Arial" w:cs="Arial"/>
          <w:color w:val="FF0000"/>
          <w:sz w:val="16"/>
          <w:szCs w:val="16"/>
        </w:rPr>
        <w:t xml:space="preserve"> ResResponseType</w:t>
      </w:r>
      <w:r w:rsidRPr="000617E9">
        <w:rPr>
          <w:rFonts w:ascii="Arial" w:hAnsi="Arial" w:cs="Arial"/>
          <w:color w:val="0000FF"/>
          <w:sz w:val="16"/>
          <w:szCs w:val="16"/>
        </w:rPr>
        <w:t>="</w:t>
      </w:r>
      <w:r w:rsidRPr="000617E9">
        <w:rPr>
          <w:rFonts w:ascii="Arial" w:hAnsi="Arial" w:cs="Arial"/>
          <w:color w:val="000000"/>
          <w:sz w:val="16"/>
          <w:szCs w:val="16"/>
        </w:rPr>
        <w:t>Pending</w:t>
      </w:r>
      <w:r w:rsidRPr="000617E9">
        <w:rPr>
          <w:rFonts w:ascii="Arial" w:hAnsi="Arial" w:cs="Arial"/>
          <w:color w:val="0000FF"/>
          <w:sz w:val="16"/>
          <w:szCs w:val="16"/>
        </w:rPr>
        <w:t>"</w:t>
      </w:r>
    </w:p>
    <w:p w14:paraId="16B35B8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POS</w:t>
      </w:r>
      <w:r w:rsidRPr="006B07C7">
        <w:rPr>
          <w:rFonts w:ascii="Arial" w:hAnsi="Arial" w:cs="Arial"/>
          <w:color w:val="0000FF"/>
          <w:sz w:val="16"/>
          <w:szCs w:val="16"/>
          <w:highlight w:val="white"/>
        </w:rPr>
        <w:t>&gt;</w:t>
      </w:r>
    </w:p>
    <w:p w14:paraId="16B35B8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Source</w:t>
      </w:r>
      <w:r w:rsidRPr="006B07C7">
        <w:rPr>
          <w:rFonts w:ascii="Arial" w:hAnsi="Arial" w:cs="Arial"/>
          <w:color w:val="FF0000"/>
          <w:sz w:val="16"/>
          <w:szCs w:val="16"/>
          <w:highlight w:val="white"/>
        </w:rPr>
        <w:t xml:space="preserve"> TerminalID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021517</w:t>
      </w:r>
      <w:r w:rsidRPr="006B07C7">
        <w:rPr>
          <w:rFonts w:ascii="Arial" w:hAnsi="Arial" w:cs="Arial"/>
          <w:color w:val="0000FF"/>
          <w:sz w:val="16"/>
          <w:szCs w:val="16"/>
          <w:highlight w:val="white"/>
        </w:rPr>
        <w:t>"&gt;</w:t>
      </w:r>
    </w:p>
    <w:p w14:paraId="16B35B9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BookingChannel</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B9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CompanyName</w:t>
      </w:r>
      <w:r w:rsidRPr="006B07C7">
        <w:rPr>
          <w:rFonts w:ascii="Arial" w:hAnsi="Arial" w:cs="Arial"/>
          <w:color w:val="FF0000"/>
          <w:sz w:val="16"/>
          <w:szCs w:val="16"/>
          <w:highlight w:val="white"/>
        </w:rPr>
        <w:t xml:space="preserve"> 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B9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BookingChannel</w:t>
      </w:r>
      <w:r w:rsidRPr="006B07C7">
        <w:rPr>
          <w:rFonts w:ascii="Arial" w:hAnsi="Arial" w:cs="Arial"/>
          <w:color w:val="0000FF"/>
          <w:sz w:val="16"/>
          <w:szCs w:val="16"/>
          <w:highlight w:val="white"/>
        </w:rPr>
        <w:t>&gt;</w:t>
      </w:r>
    </w:p>
    <w:p w14:paraId="16B35B9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Source</w:t>
      </w:r>
      <w:r w:rsidRPr="006B07C7">
        <w:rPr>
          <w:rFonts w:ascii="Arial" w:hAnsi="Arial" w:cs="Arial"/>
          <w:color w:val="0000FF"/>
          <w:sz w:val="16"/>
          <w:szCs w:val="16"/>
          <w:highlight w:val="white"/>
        </w:rPr>
        <w:t>&gt;</w:t>
      </w:r>
    </w:p>
    <w:p w14:paraId="16B35B9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POS</w:t>
      </w:r>
      <w:r w:rsidRPr="006B07C7">
        <w:rPr>
          <w:rFonts w:ascii="Arial" w:hAnsi="Arial" w:cs="Arial"/>
          <w:color w:val="0000FF"/>
          <w:sz w:val="16"/>
          <w:szCs w:val="16"/>
          <w:highlight w:val="white"/>
        </w:rPr>
        <w:t>&gt;</w:t>
      </w:r>
    </w:p>
    <w:p w14:paraId="16B35B9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Success</w:t>
      </w:r>
      <w:r w:rsidRPr="006B07C7">
        <w:rPr>
          <w:rFonts w:ascii="Arial" w:hAnsi="Arial" w:cs="Arial"/>
          <w:color w:val="0000FF"/>
          <w:sz w:val="16"/>
          <w:szCs w:val="16"/>
          <w:highlight w:val="white"/>
        </w:rPr>
        <w:t>/&gt;</w:t>
      </w:r>
    </w:p>
    <w:p w14:paraId="16B35B9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HotelResModifies</w:t>
      </w:r>
      <w:r w:rsidRPr="006B07C7">
        <w:rPr>
          <w:rFonts w:ascii="Arial" w:hAnsi="Arial" w:cs="Arial"/>
          <w:color w:val="0000FF"/>
          <w:sz w:val="16"/>
          <w:szCs w:val="16"/>
          <w:highlight w:val="white"/>
        </w:rPr>
        <w:t>&gt;</w:t>
      </w:r>
    </w:p>
    <w:p w14:paraId="16B35B9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HotelResModify</w:t>
      </w:r>
      <w:r w:rsidRPr="006B07C7">
        <w:rPr>
          <w:rFonts w:ascii="Arial" w:hAnsi="Arial" w:cs="Arial"/>
          <w:color w:val="0000FF"/>
          <w:sz w:val="16"/>
          <w:szCs w:val="16"/>
          <w:highlight w:val="white"/>
        </w:rPr>
        <w:t>&gt;</w:t>
      </w:r>
    </w:p>
    <w:p w14:paraId="16B35B9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UniqueID</w:t>
      </w:r>
      <w:r w:rsidRPr="006B07C7">
        <w:rPr>
          <w:rFonts w:ascii="Arial" w:hAnsi="Arial" w:cs="Arial"/>
          <w:color w:val="FF0000"/>
          <w:sz w:val="16"/>
          <w:szCs w:val="16"/>
          <w:highlight w:val="white"/>
        </w:rPr>
        <w:t xml:space="preserve"> 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MSUWIC</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ID_Context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14</w:t>
      </w:r>
      <w:r w:rsidRPr="006B07C7">
        <w:rPr>
          <w:rFonts w:ascii="Arial" w:hAnsi="Arial" w:cs="Arial"/>
          <w:color w:val="0000FF"/>
          <w:sz w:val="16"/>
          <w:szCs w:val="16"/>
          <w:highlight w:val="white"/>
        </w:rPr>
        <w:t>"/&gt;</w:t>
      </w:r>
    </w:p>
    <w:p w14:paraId="16B35B9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B9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w:t>
      </w:r>
      <w:r w:rsidRPr="006B07C7">
        <w:rPr>
          <w:rFonts w:ascii="Arial" w:hAnsi="Arial" w:cs="Arial"/>
          <w:color w:val="0000FF"/>
          <w:sz w:val="16"/>
          <w:szCs w:val="16"/>
          <w:highlight w:val="white"/>
        </w:rPr>
        <w:t>&gt;</w:t>
      </w:r>
    </w:p>
    <w:p w14:paraId="16B35B9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RoomTypes</w:t>
      </w:r>
      <w:r w:rsidRPr="006B07C7">
        <w:rPr>
          <w:rFonts w:ascii="Arial" w:hAnsi="Arial" w:cs="Arial"/>
          <w:color w:val="0000FF"/>
          <w:sz w:val="16"/>
          <w:szCs w:val="16"/>
          <w:highlight w:val="white"/>
        </w:rPr>
        <w:t>&gt;</w:t>
      </w:r>
    </w:p>
    <w:p w14:paraId="16B35B9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w:t>
      </w:r>
      <w:r w:rsidRPr="006B07C7">
        <w:rPr>
          <w:rFonts w:ascii="Arial" w:hAnsi="Arial" w:cs="Arial"/>
          <w:color w:val="0000FF"/>
          <w:sz w:val="16"/>
          <w:szCs w:val="16"/>
          <w:highlight w:val="white"/>
        </w:rPr>
        <w:t>&gt;</w:t>
      </w:r>
    </w:p>
    <w:p w14:paraId="16B35B9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RoomDescription</w:t>
      </w:r>
      <w:r w:rsidRPr="006B07C7">
        <w:rPr>
          <w:rFonts w:ascii="Arial" w:hAnsi="Arial" w:cs="Arial"/>
          <w:color w:val="0000FF"/>
          <w:sz w:val="16"/>
          <w:szCs w:val="16"/>
          <w:highlight w:val="white"/>
        </w:rPr>
        <w:t>&gt;</w:t>
      </w:r>
    </w:p>
    <w:p w14:paraId="16B35B9E" w14:textId="37F80BBA"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0496" behindDoc="0" locked="0" layoutInCell="1" allowOverlap="1" wp14:anchorId="16B361FD" wp14:editId="21E3B734">
                <wp:simplePos x="0" y="0"/>
                <wp:positionH relativeFrom="column">
                  <wp:posOffset>5691505</wp:posOffset>
                </wp:positionH>
                <wp:positionV relativeFrom="paragraph">
                  <wp:posOffset>114300</wp:posOffset>
                </wp:positionV>
                <wp:extent cx="0" cy="114300"/>
                <wp:effectExtent l="52705" t="19050" r="61595" b="9525"/>
                <wp:wrapNone/>
                <wp:docPr id="293"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9" o:spid="_x0000_s1026" type="#_x0000_t32" style="position:absolute;margin-left:448.15pt;margin-top:9pt;width:0;height:9pt;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42PAIAAGo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41184" behindDoc="0" locked="0" layoutInCell="1" allowOverlap="1" wp14:anchorId="16B361FE" wp14:editId="2989C87E">
                <wp:simplePos x="0" y="0"/>
                <wp:positionH relativeFrom="column">
                  <wp:posOffset>8477250</wp:posOffset>
                </wp:positionH>
                <wp:positionV relativeFrom="paragraph">
                  <wp:posOffset>114300</wp:posOffset>
                </wp:positionV>
                <wp:extent cx="333375" cy="228600"/>
                <wp:effectExtent l="9525" t="9525" r="9525" b="9525"/>
                <wp:wrapNone/>
                <wp:docPr id="292"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7" w14:textId="77777777" w:rsidR="00337B9C" w:rsidRPr="001D188B" w:rsidRDefault="00337B9C" w:rsidP="00016C55">
                            <w:pPr>
                              <w:jc w:val="center"/>
                              <w:rPr>
                                <w:rFonts w:ascii="Arial" w:hAnsi="Arial" w:cs="Arial"/>
                                <w:b/>
                                <w:sz w:val="22"/>
                              </w:rPr>
                            </w:pPr>
                            <w:r w:rsidRPr="001D188B">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131" style="position:absolute;margin-left:667.5pt;margin-top:9pt;width:26.2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">
                <v:textbox>
                  <w:txbxContent>
                    <w:p w14:paraId="16B363A7" w14:textId="77777777" w:rsidR="00337B9C" w:rsidRPr="001D188B" w:rsidRDefault="00337B9C" w:rsidP="00016C55">
                      <w:pPr>
                        <w:jc w:val="center"/>
                        <w:rPr>
                          <w:rFonts w:ascii="Arial" w:hAnsi="Arial" w:cs="Arial"/>
                          <w:b/>
                          <w:sz w:val="22"/>
                        </w:rPr>
                      </w:pPr>
                      <w:r w:rsidRPr="001D188B">
                        <w:rPr>
                          <w:rFonts w:ascii="Arial" w:hAnsi="Arial" w:cs="Arial"/>
                          <w:b/>
                          <w:sz w:val="22"/>
                        </w:rPr>
                        <w:t>O</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r w:rsidR="00016C55" w:rsidRPr="006B07C7">
        <w:rPr>
          <w:rFonts w:ascii="Arial" w:hAnsi="Arial" w:cs="Arial"/>
          <w:color w:val="000000"/>
          <w:sz w:val="16"/>
          <w:szCs w:val="16"/>
          <w:highlight w:val="white"/>
        </w:rPr>
        <w:t>Executive Room with 1 queen-size bed and sofa</w:t>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p>
    <w:p w14:paraId="16B35B9F" w14:textId="3DD47E2A"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09472" behindDoc="0" locked="0" layoutInCell="1" allowOverlap="1" wp14:anchorId="16B361FF" wp14:editId="5B7BF78B">
                <wp:simplePos x="0" y="0"/>
                <wp:positionH relativeFrom="column">
                  <wp:posOffset>5691505</wp:posOffset>
                </wp:positionH>
                <wp:positionV relativeFrom="paragraph">
                  <wp:posOffset>111760</wp:posOffset>
                </wp:positionV>
                <wp:extent cx="2785745" cy="4445"/>
                <wp:effectExtent l="5080" t="6985" r="9525" b="7620"/>
                <wp:wrapNone/>
                <wp:docPr id="291"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8574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8" o:spid="_x0000_s1026" type="#_x0000_t32" style="position:absolute;margin-left:448.15pt;margin-top:8.8pt;width:219.35pt;height:.35pt;flip:x 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RoomDescription</w:t>
      </w:r>
      <w:r w:rsidR="00016C55" w:rsidRPr="006B07C7">
        <w:rPr>
          <w:rFonts w:ascii="Arial" w:hAnsi="Arial" w:cs="Arial"/>
          <w:color w:val="0000FF"/>
          <w:sz w:val="16"/>
          <w:szCs w:val="16"/>
          <w:highlight w:val="white"/>
        </w:rPr>
        <w:t>&gt;</w:t>
      </w:r>
    </w:p>
    <w:p w14:paraId="16B35BA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w:t>
      </w:r>
      <w:r w:rsidRPr="006B07C7">
        <w:rPr>
          <w:rFonts w:ascii="Arial" w:hAnsi="Arial" w:cs="Arial"/>
          <w:color w:val="0000FF"/>
          <w:sz w:val="16"/>
          <w:szCs w:val="16"/>
          <w:highlight w:val="white"/>
        </w:rPr>
        <w:t>&gt;</w:t>
      </w:r>
    </w:p>
    <w:p w14:paraId="16B35BA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RoomTypes</w:t>
      </w:r>
      <w:r w:rsidRPr="006B07C7">
        <w:rPr>
          <w:rFonts w:ascii="Arial" w:hAnsi="Arial" w:cs="Arial"/>
          <w:color w:val="0000FF"/>
          <w:sz w:val="16"/>
          <w:szCs w:val="16"/>
          <w:highlight w:val="white"/>
        </w:rPr>
        <w:t>&gt;</w:t>
      </w:r>
    </w:p>
    <w:p w14:paraId="16B35BA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RatePlans</w:t>
      </w:r>
      <w:r w:rsidRPr="006B07C7">
        <w:rPr>
          <w:rFonts w:ascii="Arial" w:hAnsi="Arial" w:cs="Arial"/>
          <w:color w:val="0000FF"/>
          <w:sz w:val="16"/>
          <w:szCs w:val="16"/>
          <w:highlight w:val="white"/>
        </w:rPr>
        <w:t>&gt;</w:t>
      </w:r>
    </w:p>
    <w:p w14:paraId="16B35BA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RatePlan</w:t>
      </w:r>
      <w:r w:rsidRPr="006B07C7">
        <w:rPr>
          <w:rFonts w:ascii="Arial" w:hAnsi="Arial" w:cs="Arial"/>
          <w:color w:val="0000FF"/>
          <w:sz w:val="16"/>
          <w:szCs w:val="16"/>
          <w:highlight w:val="white"/>
        </w:rPr>
        <w:t>&gt;</w:t>
      </w:r>
    </w:p>
    <w:p w14:paraId="16B35BA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CancelPenalties</w:t>
      </w:r>
      <w:r w:rsidRPr="006B07C7">
        <w:rPr>
          <w:rFonts w:ascii="Arial" w:hAnsi="Arial" w:cs="Arial"/>
          <w:color w:val="0000FF"/>
          <w:sz w:val="16"/>
          <w:szCs w:val="16"/>
          <w:highlight w:val="white"/>
        </w:rPr>
        <w:t>&gt;</w:t>
      </w:r>
    </w:p>
    <w:p w14:paraId="16B35BA5" w14:textId="55929BCD"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3568" behindDoc="0" locked="0" layoutInCell="1" allowOverlap="1" wp14:anchorId="16B36200" wp14:editId="17D4B0E2">
                <wp:simplePos x="0" y="0"/>
                <wp:positionH relativeFrom="column">
                  <wp:posOffset>6684645</wp:posOffset>
                </wp:positionH>
                <wp:positionV relativeFrom="paragraph">
                  <wp:posOffset>73025</wp:posOffset>
                </wp:positionV>
                <wp:extent cx="0" cy="180975"/>
                <wp:effectExtent l="55245" t="6350" r="59055" b="22225"/>
                <wp:wrapNone/>
                <wp:docPr id="290"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2" o:spid="_x0000_s1026" type="#_x0000_t32" style="position:absolute;margin-left:526.35pt;margin-top:5.75pt;width:0;height:14.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12544" behindDoc="0" locked="0" layoutInCell="1" allowOverlap="1" wp14:anchorId="16B36201" wp14:editId="775A6C2F">
                <wp:simplePos x="0" y="0"/>
                <wp:positionH relativeFrom="column">
                  <wp:posOffset>6684645</wp:posOffset>
                </wp:positionH>
                <wp:positionV relativeFrom="paragraph">
                  <wp:posOffset>73025</wp:posOffset>
                </wp:positionV>
                <wp:extent cx="1659255" cy="0"/>
                <wp:effectExtent l="7620" t="6350" r="9525" b="12700"/>
                <wp:wrapNone/>
                <wp:docPr id="289"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9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1" o:spid="_x0000_s1026" type="#_x0000_t32" style="position:absolute;margin-left:526.35pt;margin-top:5.75pt;width:130.65pt;height:0;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"/>
            </w:pict>
          </mc:Fallback>
        </mc:AlternateContent>
      </w:r>
      <w:r>
        <w:rPr>
          <w:rFonts w:ascii="Arial" w:hAnsi="Arial" w:cs="Arial"/>
          <w:noProof/>
          <w:color w:val="000000"/>
          <w:sz w:val="16"/>
          <w:szCs w:val="16"/>
        </w:rPr>
        <mc:AlternateContent>
          <mc:Choice Requires="wps">
            <w:drawing>
              <wp:anchor distT="0" distB="0" distL="114300" distR="114300" simplePos="0" relativeHeight="251752448" behindDoc="0" locked="0" layoutInCell="1" allowOverlap="1" wp14:anchorId="16B36202" wp14:editId="626DFEF5">
                <wp:simplePos x="0" y="0"/>
                <wp:positionH relativeFrom="column">
                  <wp:posOffset>8343900</wp:posOffset>
                </wp:positionH>
                <wp:positionV relativeFrom="paragraph">
                  <wp:posOffset>73025</wp:posOffset>
                </wp:positionV>
                <wp:extent cx="0" cy="666750"/>
                <wp:effectExtent l="9525" t="6350" r="9525" b="12700"/>
                <wp:wrapNone/>
                <wp:docPr id="288"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6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2" style="position:absolute;margin-left:657pt;margin-top:5.75pt;width:0;height: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CancelPenalty</w:t>
      </w:r>
      <w:r w:rsidR="00016C55" w:rsidRPr="006B07C7">
        <w:rPr>
          <w:rFonts w:ascii="Arial" w:hAnsi="Arial" w:cs="Arial"/>
          <w:color w:val="FF0000"/>
          <w:sz w:val="16"/>
          <w:szCs w:val="16"/>
          <w:highlight w:val="white"/>
        </w:rPr>
        <w:t xml:space="preserve"> PolicyCode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CXP</w:t>
      </w:r>
      <w:r w:rsidR="00016C55" w:rsidRPr="006B07C7">
        <w:rPr>
          <w:rFonts w:ascii="Arial" w:hAnsi="Arial" w:cs="Arial"/>
          <w:color w:val="0000FF"/>
          <w:sz w:val="16"/>
          <w:szCs w:val="16"/>
          <w:highlight w:val="white"/>
        </w:rPr>
        <w:t>"&gt;</w:t>
      </w:r>
    </w:p>
    <w:p w14:paraId="16B35BA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PenaltyDescription</w:t>
      </w:r>
      <w:r w:rsidRPr="006B07C7">
        <w:rPr>
          <w:rFonts w:ascii="Arial" w:hAnsi="Arial" w:cs="Arial"/>
          <w:color w:val="0000FF"/>
          <w:sz w:val="16"/>
          <w:szCs w:val="16"/>
          <w:highlight w:val="white"/>
        </w:rPr>
        <w:t>&gt;</w:t>
      </w:r>
    </w:p>
    <w:p w14:paraId="16B35BA7" w14:textId="574729A9"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6304" behindDoc="0" locked="0" layoutInCell="1" allowOverlap="1" wp14:anchorId="16B36203" wp14:editId="744D5F1F">
                <wp:simplePos x="0" y="0"/>
                <wp:positionH relativeFrom="column">
                  <wp:posOffset>8477250</wp:posOffset>
                </wp:positionH>
                <wp:positionV relativeFrom="paragraph">
                  <wp:posOffset>75565</wp:posOffset>
                </wp:positionV>
                <wp:extent cx="333375" cy="228600"/>
                <wp:effectExtent l="9525" t="8890" r="9525" b="10160"/>
                <wp:wrapNone/>
                <wp:docPr id="28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8" w14:textId="77777777" w:rsidR="00337B9C" w:rsidRPr="001D188B" w:rsidRDefault="00337B9C" w:rsidP="00016C55">
                            <w:pPr>
                              <w:jc w:val="center"/>
                              <w:rPr>
                                <w:rFonts w:ascii="Arial" w:hAnsi="Arial" w:cs="Arial"/>
                                <w:b/>
                                <w:sz w:val="22"/>
                              </w:rPr>
                            </w:pPr>
                            <w:r w:rsidRPr="001D188B">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132" style="position:absolute;margin-left:667.5pt;margin-top:5.95pt;width:26.25pt;height: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">
                <v:textbox>
                  <w:txbxContent>
                    <w:p w14:paraId="16B363A8" w14:textId="77777777" w:rsidR="00337B9C" w:rsidRPr="001D188B" w:rsidRDefault="00337B9C" w:rsidP="00016C55">
                      <w:pPr>
                        <w:jc w:val="center"/>
                        <w:rPr>
                          <w:rFonts w:ascii="Arial" w:hAnsi="Arial" w:cs="Arial"/>
                          <w:b/>
                          <w:sz w:val="22"/>
                        </w:rPr>
                      </w:pPr>
                      <w:r w:rsidRPr="001D188B">
                        <w:rPr>
                          <w:rFonts w:ascii="Arial" w:hAnsi="Arial" w:cs="Arial"/>
                          <w:b/>
                          <w:sz w:val="22"/>
                        </w:rPr>
                        <w:t>P</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r w:rsidR="00016C55" w:rsidRPr="006B07C7">
        <w:rPr>
          <w:rFonts w:ascii="Arial" w:hAnsi="Arial" w:cs="Arial"/>
          <w:color w:val="000000"/>
          <w:sz w:val="16"/>
          <w:szCs w:val="16"/>
          <w:highlight w:val="white"/>
        </w:rPr>
        <w:t>No charge applies prior to 18:00 on the day</w:t>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p>
    <w:p w14:paraId="16B35BA8" w14:textId="300B6F3D"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5616" behindDoc="0" locked="0" layoutInCell="1" allowOverlap="1" wp14:anchorId="16B36204" wp14:editId="3425FA98">
                <wp:simplePos x="0" y="0"/>
                <wp:positionH relativeFrom="column">
                  <wp:posOffset>7113270</wp:posOffset>
                </wp:positionH>
                <wp:positionV relativeFrom="paragraph">
                  <wp:posOffset>103505</wp:posOffset>
                </wp:positionV>
                <wp:extent cx="635" cy="123825"/>
                <wp:effectExtent l="55245" t="17780" r="58420" b="10795"/>
                <wp:wrapNone/>
                <wp:docPr id="286"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4" o:spid="_x0000_s1026" type="#_x0000_t32" style="position:absolute;margin-left:560.1pt;margin-top:8.15pt;width:.05pt;height:9.75pt;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11520" behindDoc="0" locked="0" layoutInCell="1" allowOverlap="1" wp14:anchorId="16B36205" wp14:editId="6397ED51">
                <wp:simplePos x="0" y="0"/>
                <wp:positionH relativeFrom="column">
                  <wp:posOffset>8343900</wp:posOffset>
                </wp:positionH>
                <wp:positionV relativeFrom="paragraph">
                  <wp:posOffset>70485</wp:posOffset>
                </wp:positionV>
                <wp:extent cx="133350" cy="0"/>
                <wp:effectExtent l="9525" t="13335" r="9525" b="5715"/>
                <wp:wrapNone/>
                <wp:docPr id="285" name="Auto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0" o:spid="_x0000_s1026" type="#_x0000_t32" style="position:absolute;margin-left:657pt;margin-top:5.55pt;width:10.5pt;height:0;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r w:rsidR="00016C55" w:rsidRPr="006B07C7">
        <w:rPr>
          <w:rFonts w:ascii="Arial" w:hAnsi="Arial" w:cs="Arial"/>
          <w:color w:val="000000"/>
          <w:sz w:val="16"/>
          <w:szCs w:val="16"/>
          <w:highlight w:val="white"/>
        </w:rPr>
        <w:t>of arrival. Beyond that time, the 1st night</w:t>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p>
    <w:p w14:paraId="16B35BA9" w14:textId="3FCB25E1"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7664" behindDoc="0" locked="0" layoutInCell="1" allowOverlap="1" wp14:anchorId="16B36206" wp14:editId="724AEF4C">
                <wp:simplePos x="0" y="0"/>
                <wp:positionH relativeFrom="column">
                  <wp:posOffset>6203950</wp:posOffset>
                </wp:positionH>
                <wp:positionV relativeFrom="paragraph">
                  <wp:posOffset>110490</wp:posOffset>
                </wp:positionV>
                <wp:extent cx="0" cy="161925"/>
                <wp:effectExtent l="60325" t="15240" r="53975" b="13335"/>
                <wp:wrapNone/>
                <wp:docPr id="284"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6" o:spid="_x0000_s1026" type="#_x0000_t32" style="position:absolute;margin-left:488.5pt;margin-top:8.7pt;width:0;height:12.75pt;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7LKOQIAAGoEAAAOAAAAZHJzL2Uyb0RvYy54bWysVMGO2jAQvVfqP1i+QxI2U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14592" behindDoc="0" locked="0" layoutInCell="1" allowOverlap="1" wp14:anchorId="16B36207" wp14:editId="7522D47D">
                <wp:simplePos x="0" y="0"/>
                <wp:positionH relativeFrom="column">
                  <wp:posOffset>7113270</wp:posOffset>
                </wp:positionH>
                <wp:positionV relativeFrom="paragraph">
                  <wp:posOffset>110490</wp:posOffset>
                </wp:positionV>
                <wp:extent cx="1230630" cy="0"/>
                <wp:effectExtent l="7620" t="5715" r="9525" b="13335"/>
                <wp:wrapNone/>
                <wp:docPr id="283"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0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3" o:spid="_x0000_s1026" type="#_x0000_t32" style="position:absolute;margin-left:560.1pt;margin-top:8.7pt;width:96.9pt;height:0;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r w:rsidR="00016C55" w:rsidRPr="006B07C7">
        <w:rPr>
          <w:rFonts w:ascii="Arial" w:hAnsi="Arial" w:cs="Arial"/>
          <w:color w:val="000000"/>
          <w:sz w:val="16"/>
          <w:szCs w:val="16"/>
          <w:highlight w:val="white"/>
        </w:rPr>
        <w:t>will be charged.</w:t>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p>
    <w:p w14:paraId="16B35BA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PenaltyDescription</w:t>
      </w:r>
      <w:r w:rsidRPr="006B07C7">
        <w:rPr>
          <w:rFonts w:ascii="Arial" w:hAnsi="Arial" w:cs="Arial"/>
          <w:color w:val="0000FF"/>
          <w:sz w:val="16"/>
          <w:szCs w:val="16"/>
          <w:highlight w:val="white"/>
        </w:rPr>
        <w:t>&gt;</w:t>
      </w:r>
    </w:p>
    <w:p w14:paraId="16B35BAB" w14:textId="2FC97D01"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6640" behindDoc="0" locked="0" layoutInCell="1" allowOverlap="1" wp14:anchorId="16B36208" wp14:editId="333C6A5F">
                <wp:simplePos x="0" y="0"/>
                <wp:positionH relativeFrom="column">
                  <wp:posOffset>6203950</wp:posOffset>
                </wp:positionH>
                <wp:positionV relativeFrom="paragraph">
                  <wp:posOffset>38735</wp:posOffset>
                </wp:positionV>
                <wp:extent cx="2139950" cy="0"/>
                <wp:effectExtent l="12700" t="10160" r="9525" b="8890"/>
                <wp:wrapNone/>
                <wp:docPr id="282" name="Auto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39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5" o:spid="_x0000_s1026" type="#_x0000_t32" style="position:absolute;margin-left:488.5pt;margin-top:3.05pt;width:168.5pt;height:0;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CancelPenalty</w:t>
      </w:r>
      <w:r w:rsidR="00016C55" w:rsidRPr="006B07C7">
        <w:rPr>
          <w:rFonts w:ascii="Arial" w:hAnsi="Arial" w:cs="Arial"/>
          <w:color w:val="0000FF"/>
          <w:sz w:val="16"/>
          <w:szCs w:val="16"/>
          <w:highlight w:val="white"/>
        </w:rPr>
        <w:t>&gt;</w:t>
      </w:r>
    </w:p>
    <w:p w14:paraId="16B35BA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CancelPenalties</w:t>
      </w:r>
      <w:r w:rsidRPr="006B07C7">
        <w:rPr>
          <w:rFonts w:ascii="Arial" w:hAnsi="Arial" w:cs="Arial"/>
          <w:color w:val="0000FF"/>
          <w:sz w:val="16"/>
          <w:szCs w:val="16"/>
          <w:highlight w:val="white"/>
        </w:rPr>
        <w:t>&gt;</w:t>
      </w:r>
    </w:p>
    <w:p w14:paraId="16B35BAD" w14:textId="43D78D61"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6544" behindDoc="0" locked="0" layoutInCell="1" allowOverlap="1" wp14:anchorId="16B36209" wp14:editId="2244C8C9">
                <wp:simplePos x="0" y="0"/>
                <wp:positionH relativeFrom="column">
                  <wp:posOffset>5691505</wp:posOffset>
                </wp:positionH>
                <wp:positionV relativeFrom="paragraph">
                  <wp:posOffset>-4445</wp:posOffset>
                </wp:positionV>
                <wp:extent cx="0" cy="213995"/>
                <wp:effectExtent l="52705" t="5080" r="61595" b="19050"/>
                <wp:wrapNone/>
                <wp:docPr id="28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 o:spid="_x0000_s1026" type="#_x0000_t32" style="position:absolute;margin-left:448.15pt;margin-top:-.35pt;width:0;height:16.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55520" behindDoc="0" locked="0" layoutInCell="1" allowOverlap="1" wp14:anchorId="16B3620A" wp14:editId="269EAC4A">
                <wp:simplePos x="0" y="0"/>
                <wp:positionH relativeFrom="column">
                  <wp:posOffset>5691505</wp:posOffset>
                </wp:positionH>
                <wp:positionV relativeFrom="paragraph">
                  <wp:posOffset>-4445</wp:posOffset>
                </wp:positionV>
                <wp:extent cx="2785745" cy="9525"/>
                <wp:effectExtent l="5080" t="5080" r="9525" b="13970"/>
                <wp:wrapNone/>
                <wp:docPr id="280"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574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 o:spid="_x0000_s1026" type="#_x0000_t32" style="position:absolute;margin-left:448.15pt;margin-top:-.35pt;width:219.35pt;height:.7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1745280" behindDoc="0" locked="0" layoutInCell="1" allowOverlap="1" wp14:anchorId="16B3620B" wp14:editId="569B0726">
                <wp:simplePos x="0" y="0"/>
                <wp:positionH relativeFrom="column">
                  <wp:posOffset>8477250</wp:posOffset>
                </wp:positionH>
                <wp:positionV relativeFrom="paragraph">
                  <wp:posOffset>-116205</wp:posOffset>
                </wp:positionV>
                <wp:extent cx="333375" cy="228600"/>
                <wp:effectExtent l="9525" t="7620" r="9525" b="11430"/>
                <wp:wrapNone/>
                <wp:docPr id="27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9" w14:textId="77777777" w:rsidR="00337B9C" w:rsidRPr="001D188B" w:rsidRDefault="00337B9C" w:rsidP="00016C55">
                            <w:pPr>
                              <w:jc w:val="center"/>
                              <w:rPr>
                                <w:rFonts w:ascii="Arial" w:hAnsi="Arial" w:cs="Arial"/>
                                <w:b/>
                                <w:sz w:val="22"/>
                              </w:rPr>
                            </w:pPr>
                            <w:r w:rsidRPr="001D188B">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133" style="position:absolute;margin-left:667.5pt;margin-top:-9.15pt;width:26.25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">
                <v:textbox>
                  <w:txbxContent>
                    <w:p w14:paraId="16B363A9" w14:textId="77777777" w:rsidR="00337B9C" w:rsidRPr="001D188B" w:rsidRDefault="00337B9C" w:rsidP="00016C55">
                      <w:pPr>
                        <w:jc w:val="center"/>
                        <w:rPr>
                          <w:rFonts w:ascii="Arial" w:hAnsi="Arial" w:cs="Arial"/>
                          <w:b/>
                          <w:sz w:val="22"/>
                        </w:rPr>
                      </w:pPr>
                      <w:r w:rsidRPr="001D188B">
                        <w:rPr>
                          <w:rFonts w:ascii="Arial" w:hAnsi="Arial" w:cs="Arial"/>
                          <w:b/>
                          <w:sz w:val="22"/>
                        </w:rPr>
                        <w:t>I</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Commission</w:t>
      </w:r>
      <w:r w:rsidR="00016C55" w:rsidRPr="006B07C7">
        <w:rPr>
          <w:rFonts w:ascii="Arial" w:hAnsi="Arial" w:cs="Arial"/>
          <w:color w:val="0000FF"/>
          <w:sz w:val="16"/>
          <w:szCs w:val="16"/>
          <w:highlight w:val="white"/>
        </w:rPr>
        <w:t>&gt;</w:t>
      </w:r>
    </w:p>
    <w:p w14:paraId="16B35BA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Comment</w:t>
      </w:r>
      <w:r w:rsidRPr="006B07C7">
        <w:rPr>
          <w:rFonts w:ascii="Arial" w:hAnsi="Arial" w:cs="Arial"/>
          <w:color w:val="0000FF"/>
          <w:sz w:val="16"/>
          <w:szCs w:val="16"/>
          <w:highlight w:val="white"/>
        </w:rPr>
        <w:t>&gt;</w:t>
      </w:r>
    </w:p>
    <w:p w14:paraId="16B35BA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Comm - 10.00 pct</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BB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Comment</w:t>
      </w:r>
      <w:r w:rsidRPr="006B07C7">
        <w:rPr>
          <w:rFonts w:ascii="Arial" w:hAnsi="Arial" w:cs="Arial"/>
          <w:color w:val="0000FF"/>
          <w:sz w:val="16"/>
          <w:szCs w:val="16"/>
          <w:highlight w:val="white"/>
        </w:rPr>
        <w:t>&gt;</w:t>
      </w:r>
    </w:p>
    <w:p w14:paraId="16B35BB1" w14:textId="0990BDB4"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0160" behindDoc="0" locked="0" layoutInCell="1" allowOverlap="1" wp14:anchorId="16B3620C" wp14:editId="288ECE65">
                <wp:simplePos x="0" y="0"/>
                <wp:positionH relativeFrom="column">
                  <wp:posOffset>8524875</wp:posOffset>
                </wp:positionH>
                <wp:positionV relativeFrom="paragraph">
                  <wp:posOffset>27305</wp:posOffset>
                </wp:positionV>
                <wp:extent cx="333375" cy="228600"/>
                <wp:effectExtent l="9525" t="8255" r="9525" b="10795"/>
                <wp:wrapNone/>
                <wp:docPr id="27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A" w14:textId="77777777" w:rsidR="00337B9C" w:rsidRPr="001D188B" w:rsidRDefault="00337B9C" w:rsidP="00016C55">
                            <w:pPr>
                              <w:jc w:val="center"/>
                              <w:rPr>
                                <w:rFonts w:ascii="Arial" w:hAnsi="Arial" w:cs="Arial"/>
                                <w:b/>
                                <w:sz w:val="22"/>
                              </w:rPr>
                            </w:pPr>
                            <w:r w:rsidRPr="001D188B">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134" style="position:absolute;margin-left:671.25pt;margin-top:2.15pt;width:26.25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">
                <v:textbox>
                  <w:txbxContent>
                    <w:p w14:paraId="16B363AA" w14:textId="77777777" w:rsidR="00337B9C" w:rsidRPr="001D188B" w:rsidRDefault="00337B9C" w:rsidP="00016C55">
                      <w:pPr>
                        <w:jc w:val="center"/>
                        <w:rPr>
                          <w:rFonts w:ascii="Arial" w:hAnsi="Arial" w:cs="Arial"/>
                          <w:b/>
                          <w:sz w:val="22"/>
                        </w:rPr>
                      </w:pPr>
                      <w:r w:rsidRPr="001D188B">
                        <w:rPr>
                          <w:rFonts w:ascii="Arial" w:hAnsi="Arial" w:cs="Arial"/>
                          <w:b/>
                          <w:sz w:val="22"/>
                        </w:rPr>
                        <w:t>G</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Commission</w:t>
      </w:r>
      <w:r w:rsidR="00016C55" w:rsidRPr="006B07C7">
        <w:rPr>
          <w:rFonts w:ascii="Arial" w:hAnsi="Arial" w:cs="Arial"/>
          <w:color w:val="0000FF"/>
          <w:sz w:val="16"/>
          <w:szCs w:val="16"/>
          <w:highlight w:val="white"/>
        </w:rPr>
        <w:t>&gt;</w:t>
      </w:r>
    </w:p>
    <w:p w14:paraId="16B35BB2" w14:textId="7D49397D"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8592" behindDoc="0" locked="0" layoutInCell="1" allowOverlap="1" wp14:anchorId="16B3620D" wp14:editId="3FE98968">
                <wp:simplePos x="0" y="0"/>
                <wp:positionH relativeFrom="column">
                  <wp:posOffset>5081905</wp:posOffset>
                </wp:positionH>
                <wp:positionV relativeFrom="paragraph">
                  <wp:posOffset>30480</wp:posOffset>
                </wp:positionV>
                <wp:extent cx="0" cy="314325"/>
                <wp:effectExtent l="52705" t="11430" r="61595" b="17145"/>
                <wp:wrapNone/>
                <wp:docPr id="277"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400.15pt;margin-top:2.4pt;width:0;height:2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vFJNAIAAGA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57568" behindDoc="0" locked="0" layoutInCell="1" allowOverlap="1" wp14:anchorId="16B3620E" wp14:editId="77A47130">
                <wp:simplePos x="0" y="0"/>
                <wp:positionH relativeFrom="column">
                  <wp:posOffset>5081905</wp:posOffset>
                </wp:positionH>
                <wp:positionV relativeFrom="paragraph">
                  <wp:posOffset>25400</wp:posOffset>
                </wp:positionV>
                <wp:extent cx="3442970" cy="5080"/>
                <wp:effectExtent l="5080" t="6350" r="9525" b="7620"/>
                <wp:wrapNone/>
                <wp:docPr id="276"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4297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 o:spid="_x0000_s1026" type="#_x0000_t32" style="position:absolute;margin-left:400.15pt;margin-top:2pt;width:271.1pt;height:.4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EcqLgIAAEw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RatePlan</w:t>
      </w:r>
      <w:r w:rsidR="00016C55" w:rsidRPr="006B07C7">
        <w:rPr>
          <w:rFonts w:ascii="Arial" w:hAnsi="Arial" w:cs="Arial"/>
          <w:color w:val="0000FF"/>
          <w:sz w:val="16"/>
          <w:szCs w:val="16"/>
          <w:highlight w:val="white"/>
        </w:rPr>
        <w:t>&gt;</w:t>
      </w:r>
    </w:p>
    <w:p w14:paraId="16B35BB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RatePlans</w:t>
      </w:r>
      <w:r w:rsidRPr="006B07C7">
        <w:rPr>
          <w:rFonts w:ascii="Arial" w:hAnsi="Arial" w:cs="Arial"/>
          <w:color w:val="0000FF"/>
          <w:sz w:val="16"/>
          <w:szCs w:val="16"/>
          <w:highlight w:val="white"/>
        </w:rPr>
        <w:t>&gt;</w:t>
      </w:r>
    </w:p>
    <w:p w14:paraId="16B35BB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RoomRates</w:t>
      </w:r>
      <w:r w:rsidRPr="006B07C7">
        <w:rPr>
          <w:rFonts w:ascii="Arial" w:hAnsi="Arial" w:cs="Arial"/>
          <w:color w:val="0000FF"/>
          <w:sz w:val="16"/>
          <w:szCs w:val="16"/>
          <w:highlight w:val="white"/>
        </w:rPr>
        <w:t>&gt;</w:t>
      </w:r>
    </w:p>
    <w:p w14:paraId="16B35BB5" w14:textId="6930D89A"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4256" behindDoc="0" locked="0" layoutInCell="1" allowOverlap="1" wp14:anchorId="16B3620F" wp14:editId="6DF19D6A">
                <wp:simplePos x="0" y="0"/>
                <wp:positionH relativeFrom="column">
                  <wp:posOffset>8524875</wp:posOffset>
                </wp:positionH>
                <wp:positionV relativeFrom="paragraph">
                  <wp:posOffset>27305</wp:posOffset>
                </wp:positionV>
                <wp:extent cx="333375" cy="228600"/>
                <wp:effectExtent l="9525" t="8255" r="9525" b="10795"/>
                <wp:wrapNone/>
                <wp:docPr id="275"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B" w14:textId="77777777" w:rsidR="00337B9C" w:rsidRPr="001D188B" w:rsidRDefault="00337B9C" w:rsidP="00016C55">
                            <w:pPr>
                              <w:jc w:val="center"/>
                              <w:rPr>
                                <w:rFonts w:ascii="Arial" w:hAnsi="Arial" w:cs="Arial"/>
                                <w:b/>
                                <w:sz w:val="22"/>
                              </w:rPr>
                            </w:pPr>
                            <w:r w:rsidRPr="001D188B">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135" style="position:absolute;margin-left:671.25pt;margin-top:2.15pt;width:26.25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">
                <v:textbox>
                  <w:txbxContent>
                    <w:p w14:paraId="16B363AB" w14:textId="77777777" w:rsidR="00337B9C" w:rsidRPr="001D188B" w:rsidRDefault="00337B9C" w:rsidP="00016C55">
                      <w:pPr>
                        <w:jc w:val="center"/>
                        <w:rPr>
                          <w:rFonts w:ascii="Arial" w:hAnsi="Arial" w:cs="Arial"/>
                          <w:b/>
                          <w:sz w:val="22"/>
                        </w:rPr>
                      </w:pPr>
                      <w:r w:rsidRPr="001D188B">
                        <w:rPr>
                          <w:rFonts w:ascii="Arial" w:hAnsi="Arial" w:cs="Arial"/>
                          <w:b/>
                          <w:sz w:val="22"/>
                        </w:rPr>
                        <w:t>M</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RoomRate</w:t>
      </w:r>
      <w:r w:rsidR="00016C55" w:rsidRPr="006B07C7">
        <w:rPr>
          <w:rFonts w:ascii="Arial" w:hAnsi="Arial" w:cs="Arial"/>
          <w:color w:val="FF0000"/>
          <w:sz w:val="16"/>
          <w:szCs w:val="16"/>
          <w:highlight w:val="white"/>
        </w:rPr>
        <w:t xml:space="preserve"> BookingCode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A1QRA1</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NumberOfUnits</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1</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RoomTypeCode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A1Q</w:t>
      </w:r>
      <w:r w:rsidR="00016C55" w:rsidRPr="006B07C7">
        <w:rPr>
          <w:rFonts w:ascii="Arial" w:hAnsi="Arial" w:cs="Arial"/>
          <w:color w:val="0000FF"/>
          <w:sz w:val="16"/>
          <w:szCs w:val="16"/>
          <w:highlight w:val="white"/>
        </w:rPr>
        <w:t>"&gt;</w:t>
      </w:r>
    </w:p>
    <w:p w14:paraId="16B35BB6" w14:textId="76DEE42E"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9616" behindDoc="0" locked="0" layoutInCell="1" allowOverlap="1" wp14:anchorId="16B36210" wp14:editId="7C52283F">
                <wp:simplePos x="0" y="0"/>
                <wp:positionH relativeFrom="column">
                  <wp:posOffset>7005955</wp:posOffset>
                </wp:positionH>
                <wp:positionV relativeFrom="paragraph">
                  <wp:posOffset>40005</wp:posOffset>
                </wp:positionV>
                <wp:extent cx="1518920" cy="0"/>
                <wp:effectExtent l="5080" t="11430" r="9525" b="7620"/>
                <wp:wrapNone/>
                <wp:docPr id="274"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8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 o:spid="_x0000_s1026" type="#_x0000_t32" style="position:absolute;margin-left:551.65pt;margin-top:3.15pt;width:119.6pt;height:0;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1760640" behindDoc="0" locked="0" layoutInCell="1" allowOverlap="1" wp14:anchorId="16B36211" wp14:editId="60D6EA34">
                <wp:simplePos x="0" y="0"/>
                <wp:positionH relativeFrom="column">
                  <wp:posOffset>7005955</wp:posOffset>
                </wp:positionH>
                <wp:positionV relativeFrom="paragraph">
                  <wp:posOffset>40005</wp:posOffset>
                </wp:positionV>
                <wp:extent cx="0" cy="99060"/>
                <wp:effectExtent l="52705" t="11430" r="61595" b="22860"/>
                <wp:wrapNone/>
                <wp:docPr id="273"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 o:spid="_x0000_s1026" type="#_x0000_t32" style="position:absolute;margin-left:551.65pt;margin-top:3.15pt;width:0;height: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uxNQIAAF8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Rates</w:t>
      </w:r>
      <w:r w:rsidR="00016C55" w:rsidRPr="006B07C7">
        <w:rPr>
          <w:rFonts w:ascii="Arial" w:hAnsi="Arial" w:cs="Arial"/>
          <w:color w:val="0000FF"/>
          <w:sz w:val="16"/>
          <w:szCs w:val="16"/>
          <w:highlight w:val="white"/>
        </w:rPr>
        <w:t>&gt;</w:t>
      </w:r>
    </w:p>
    <w:p w14:paraId="16B35BB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w:t>
      </w:r>
      <w:r w:rsidRPr="006B07C7">
        <w:rPr>
          <w:rFonts w:ascii="Arial" w:hAnsi="Arial" w:cs="Arial"/>
          <w:color w:val="FF0000"/>
          <w:sz w:val="16"/>
          <w:szCs w:val="16"/>
          <w:highlight w:val="white"/>
        </w:rPr>
        <w:t xml:space="preserve"> EffectiveDate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2010-01-15</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GuaranteedInd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true</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RateTimeUnit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Day</w:t>
      </w:r>
      <w:r w:rsidRPr="006B07C7">
        <w:rPr>
          <w:rFonts w:ascii="Arial" w:hAnsi="Arial" w:cs="Arial"/>
          <w:color w:val="0000FF"/>
          <w:sz w:val="16"/>
          <w:szCs w:val="16"/>
          <w:highlight w:val="white"/>
        </w:rPr>
        <w:t>"&gt;</w:t>
      </w:r>
    </w:p>
    <w:p w14:paraId="16B35BB8" w14:textId="1589230B"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3232" behindDoc="0" locked="0" layoutInCell="1" allowOverlap="1" wp14:anchorId="16B36212" wp14:editId="6451146A">
                <wp:simplePos x="0" y="0"/>
                <wp:positionH relativeFrom="column">
                  <wp:posOffset>8380095</wp:posOffset>
                </wp:positionH>
                <wp:positionV relativeFrom="paragraph">
                  <wp:posOffset>104140</wp:posOffset>
                </wp:positionV>
                <wp:extent cx="478155" cy="228600"/>
                <wp:effectExtent l="7620" t="8890" r="9525" b="10160"/>
                <wp:wrapNone/>
                <wp:docPr id="272"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155" cy="228600"/>
                        </a:xfrm>
                        <a:prstGeom prst="rect">
                          <a:avLst/>
                        </a:prstGeom>
                        <a:solidFill>
                          <a:srgbClr val="FFFFFF"/>
                        </a:solidFill>
                        <a:ln w="9525">
                          <a:solidFill>
                            <a:srgbClr val="000000"/>
                          </a:solidFill>
                          <a:miter lim="800000"/>
                          <a:headEnd/>
                          <a:tailEnd/>
                        </a:ln>
                      </wps:spPr>
                      <wps:txbx>
                        <w:txbxContent>
                          <w:p w14:paraId="16B363AC" w14:textId="77777777" w:rsidR="00337B9C" w:rsidRPr="00036BA8" w:rsidRDefault="00337B9C" w:rsidP="00016C55">
                            <w:pPr>
                              <w:jc w:val="center"/>
                              <w:rPr>
                                <w:rFonts w:ascii="Arial" w:hAnsi="Arial" w:cs="Arial"/>
                                <w:b/>
                                <w:sz w:val="22"/>
                              </w:rPr>
                            </w:pPr>
                            <w:r w:rsidRPr="00036BA8">
                              <w:rPr>
                                <w:rFonts w:ascii="Arial" w:hAnsi="Arial" w:cs="Arial"/>
                                <w:b/>
                                <w:sz w:val="22"/>
                              </w:rPr>
                              <w:t>K,N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136" style="position:absolute;margin-left:659.85pt;margin-top:8.2pt;width:37.65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">
                <v:textbox>
                  <w:txbxContent>
                    <w:p w14:paraId="16B363AC" w14:textId="77777777" w:rsidR="00337B9C" w:rsidRPr="00036BA8" w:rsidRDefault="00337B9C" w:rsidP="00016C55">
                      <w:pPr>
                        <w:jc w:val="center"/>
                        <w:rPr>
                          <w:rFonts w:ascii="Arial" w:hAnsi="Arial" w:cs="Arial"/>
                          <w:b/>
                          <w:sz w:val="22"/>
                        </w:rPr>
                      </w:pPr>
                      <w:r w:rsidRPr="00036BA8">
                        <w:rPr>
                          <w:rFonts w:ascii="Arial" w:hAnsi="Arial" w:cs="Arial"/>
                          <w:b/>
                          <w:sz w:val="22"/>
                        </w:rPr>
                        <w:t>K,N</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63712" behindDoc="0" locked="0" layoutInCell="1" allowOverlap="1" wp14:anchorId="16B36213" wp14:editId="3A495C12">
                <wp:simplePos x="0" y="0"/>
                <wp:positionH relativeFrom="column">
                  <wp:posOffset>7458075</wp:posOffset>
                </wp:positionH>
                <wp:positionV relativeFrom="paragraph">
                  <wp:posOffset>104140</wp:posOffset>
                </wp:positionV>
                <wp:extent cx="0" cy="120650"/>
                <wp:effectExtent l="57150" t="18415" r="57150" b="13335"/>
                <wp:wrapNone/>
                <wp:docPr id="271"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0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 o:spid="_x0000_s1026" type="#_x0000_t32" style="position:absolute;margin-left:587.25pt;margin-top:8.2pt;width:0;height:9.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62688" behindDoc="0" locked="0" layoutInCell="1" allowOverlap="1" wp14:anchorId="16B36214" wp14:editId="223DD063">
                <wp:simplePos x="0" y="0"/>
                <wp:positionH relativeFrom="column">
                  <wp:posOffset>6391275</wp:posOffset>
                </wp:positionH>
                <wp:positionV relativeFrom="paragraph">
                  <wp:posOffset>104140</wp:posOffset>
                </wp:positionV>
                <wp:extent cx="0" cy="120650"/>
                <wp:effectExtent l="57150" t="18415" r="57150" b="13335"/>
                <wp:wrapNone/>
                <wp:docPr id="270"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0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2" style="position:absolute;margin-left:503.25pt;margin-top:8.2pt;width:0;height:9.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Base</w:t>
      </w:r>
      <w:r w:rsidR="00016C55" w:rsidRPr="006B07C7">
        <w:rPr>
          <w:rFonts w:ascii="Arial" w:hAnsi="Arial" w:cs="Arial"/>
          <w:color w:val="FF0000"/>
          <w:sz w:val="16"/>
          <w:szCs w:val="16"/>
          <w:highlight w:val="white"/>
        </w:rPr>
        <w:t xml:space="preserve"> AmountBeforeTax</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12400</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CurrencyCode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EUR</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DecimalPlaces</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2</w:t>
      </w:r>
      <w:r w:rsidR="00016C55" w:rsidRPr="006B07C7">
        <w:rPr>
          <w:rFonts w:ascii="Arial" w:hAnsi="Arial" w:cs="Arial"/>
          <w:color w:val="0000FF"/>
          <w:sz w:val="16"/>
          <w:szCs w:val="16"/>
          <w:highlight w:val="white"/>
        </w:rPr>
        <w:t>"/&gt;</w:t>
      </w:r>
    </w:p>
    <w:p w14:paraId="16B35BB9" w14:textId="4D980073"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1664" behindDoc="0" locked="0" layoutInCell="1" allowOverlap="1" wp14:anchorId="16B36215" wp14:editId="09925372">
                <wp:simplePos x="0" y="0"/>
                <wp:positionH relativeFrom="column">
                  <wp:posOffset>6391275</wp:posOffset>
                </wp:positionH>
                <wp:positionV relativeFrom="paragraph">
                  <wp:posOffset>108585</wp:posOffset>
                </wp:positionV>
                <wp:extent cx="1988820" cy="0"/>
                <wp:effectExtent l="9525" t="13335" r="11430" b="5715"/>
                <wp:wrapNone/>
                <wp:docPr id="269"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8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 o:spid="_x0000_s1026" type="#_x0000_t32" style="position:absolute;margin-left:503.25pt;margin-top:8.55pt;width:156.6pt;height:0;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Rate</w:t>
      </w:r>
      <w:r w:rsidR="00016C55" w:rsidRPr="006B07C7">
        <w:rPr>
          <w:rFonts w:ascii="Arial" w:hAnsi="Arial" w:cs="Arial"/>
          <w:color w:val="0000FF"/>
          <w:sz w:val="16"/>
          <w:szCs w:val="16"/>
          <w:highlight w:val="white"/>
        </w:rPr>
        <w:t>&gt;</w:t>
      </w:r>
    </w:p>
    <w:p w14:paraId="16B35BB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Rates</w:t>
      </w:r>
      <w:r w:rsidRPr="006B07C7">
        <w:rPr>
          <w:rFonts w:ascii="Arial" w:hAnsi="Arial" w:cs="Arial"/>
          <w:color w:val="0000FF"/>
          <w:sz w:val="16"/>
          <w:szCs w:val="16"/>
          <w:highlight w:val="white"/>
        </w:rPr>
        <w:t>&gt;</w:t>
      </w:r>
    </w:p>
    <w:p w14:paraId="16B35BBB" w14:textId="2466A7C0"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2208" behindDoc="0" locked="0" layoutInCell="1" allowOverlap="1" wp14:anchorId="16B36216" wp14:editId="545D8FE8">
                <wp:simplePos x="0" y="0"/>
                <wp:positionH relativeFrom="column">
                  <wp:posOffset>8524875</wp:posOffset>
                </wp:positionH>
                <wp:positionV relativeFrom="paragraph">
                  <wp:posOffset>12700</wp:posOffset>
                </wp:positionV>
                <wp:extent cx="333375" cy="228600"/>
                <wp:effectExtent l="9525" t="12700" r="9525" b="6350"/>
                <wp:wrapNone/>
                <wp:docPr id="26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D" w14:textId="77777777" w:rsidR="00337B9C" w:rsidRPr="001D188B" w:rsidRDefault="00337B9C" w:rsidP="00016C55">
                            <w:pPr>
                              <w:jc w:val="center"/>
                              <w:rPr>
                                <w:rFonts w:ascii="Arial" w:hAnsi="Arial" w:cs="Arial"/>
                                <w:b/>
                                <w:sz w:val="22"/>
                              </w:rPr>
                            </w:pPr>
                            <w:r w:rsidRPr="001D188B">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137" style="position:absolute;margin-left:671.25pt;margin-top:1pt;width:26.25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">
                <v:textbox>
                  <w:txbxContent>
                    <w:p w14:paraId="16B363AD" w14:textId="77777777" w:rsidR="00337B9C" w:rsidRPr="001D188B" w:rsidRDefault="00337B9C" w:rsidP="00016C55">
                      <w:pPr>
                        <w:jc w:val="center"/>
                        <w:rPr>
                          <w:rFonts w:ascii="Arial" w:hAnsi="Arial" w:cs="Arial"/>
                          <w:b/>
                          <w:sz w:val="22"/>
                        </w:rPr>
                      </w:pPr>
                      <w:r w:rsidRPr="001D188B">
                        <w:rPr>
                          <w:rFonts w:ascii="Arial" w:hAnsi="Arial" w:cs="Arial"/>
                          <w:b/>
                          <w:sz w:val="22"/>
                        </w:rPr>
                        <w:t>F</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64736" behindDoc="0" locked="0" layoutInCell="1" allowOverlap="1" wp14:anchorId="16B36217" wp14:editId="5F6518FF">
                <wp:simplePos x="0" y="0"/>
                <wp:positionH relativeFrom="column">
                  <wp:posOffset>5824855</wp:posOffset>
                </wp:positionH>
                <wp:positionV relativeFrom="paragraph">
                  <wp:posOffset>71755</wp:posOffset>
                </wp:positionV>
                <wp:extent cx="2700020" cy="19050"/>
                <wp:effectExtent l="5080" t="5080" r="9525" b="13970"/>
                <wp:wrapNone/>
                <wp:docPr id="267"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0002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 o:spid="_x0000_s1026" type="#_x0000_t32" style="position:absolute;margin-left:458.65pt;margin-top:5.65pt;width:212.6pt;height:1.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"/>
            </w:pict>
          </mc:Fallback>
        </mc:AlternateContent>
      </w:r>
      <w:r>
        <w:rPr>
          <w:rFonts w:ascii="Arial" w:hAnsi="Arial" w:cs="Arial"/>
          <w:noProof/>
          <w:color w:val="000000"/>
          <w:sz w:val="16"/>
          <w:szCs w:val="16"/>
        </w:rPr>
        <mc:AlternateContent>
          <mc:Choice Requires="wps">
            <w:drawing>
              <wp:anchor distT="0" distB="0" distL="114300" distR="114300" simplePos="0" relativeHeight="251765760" behindDoc="0" locked="0" layoutInCell="1" allowOverlap="1" wp14:anchorId="16B36218" wp14:editId="26CFAA19">
                <wp:simplePos x="0" y="0"/>
                <wp:positionH relativeFrom="column">
                  <wp:posOffset>5824855</wp:posOffset>
                </wp:positionH>
                <wp:positionV relativeFrom="paragraph">
                  <wp:posOffset>90805</wp:posOffset>
                </wp:positionV>
                <wp:extent cx="0" cy="242570"/>
                <wp:effectExtent l="52705" t="5080" r="61595" b="19050"/>
                <wp:wrapNone/>
                <wp:docPr id="266"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1" o:spid="_x0000_s1026" type="#_x0000_t32" style="position:absolute;margin-left:458.65pt;margin-top:7.15pt;width:0;height:19.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RoomRate</w:t>
      </w:r>
      <w:r w:rsidR="00016C55" w:rsidRPr="006B07C7">
        <w:rPr>
          <w:rFonts w:ascii="Arial" w:hAnsi="Arial" w:cs="Arial"/>
          <w:color w:val="0000FF"/>
          <w:sz w:val="16"/>
          <w:szCs w:val="16"/>
          <w:highlight w:val="white"/>
        </w:rPr>
        <w:t>&gt;</w:t>
      </w:r>
    </w:p>
    <w:p w14:paraId="16B35BB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RoomRates</w:t>
      </w:r>
      <w:r w:rsidRPr="006B07C7">
        <w:rPr>
          <w:rFonts w:ascii="Arial" w:hAnsi="Arial" w:cs="Arial"/>
          <w:color w:val="0000FF"/>
          <w:sz w:val="16"/>
          <w:szCs w:val="16"/>
          <w:highlight w:val="white"/>
        </w:rPr>
        <w:t>&gt;</w:t>
      </w:r>
    </w:p>
    <w:p w14:paraId="16B35BBD" w14:textId="386B6882"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9376" behindDoc="0" locked="0" layoutInCell="1" allowOverlap="1" wp14:anchorId="16B36219" wp14:editId="53D89F7D">
                <wp:simplePos x="0" y="0"/>
                <wp:positionH relativeFrom="column">
                  <wp:posOffset>8524875</wp:posOffset>
                </wp:positionH>
                <wp:positionV relativeFrom="paragraph">
                  <wp:posOffset>38100</wp:posOffset>
                </wp:positionV>
                <wp:extent cx="333375" cy="228600"/>
                <wp:effectExtent l="9525" t="9525" r="9525" b="9525"/>
                <wp:wrapNone/>
                <wp:docPr id="26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E"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138" style="position:absolute;margin-left:671.25pt;margin-top:3pt;width:26.25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NoLQIAAFIEAAAOAAAAZHJzL2Uyb0RvYy54bWysVNuO0zAQfUfiHyy/01xou2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">
                <v:textbox>
                  <w:txbxContent>
                    <w:p w14:paraId="16B363AE" w14:textId="77777777" w:rsidR="00337B9C" w:rsidRPr="001D188B" w:rsidRDefault="00337B9C" w:rsidP="00016C55">
                      <w:pPr>
                        <w:jc w:val="center"/>
                        <w:rPr>
                          <w:rFonts w:ascii="Arial" w:hAnsi="Arial" w:cs="Arial"/>
                          <w:b/>
                          <w:sz w:val="22"/>
                        </w:rPr>
                      </w:pPr>
                      <w:r w:rsidRPr="001D188B">
                        <w:rPr>
                          <w:rFonts w:ascii="Arial" w:hAnsi="Arial" w:cs="Arial"/>
                          <w:b/>
                          <w:sz w:val="22"/>
                        </w:rPr>
                        <w:t>C</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GuestCounts</w:t>
      </w:r>
      <w:r w:rsidR="00016C55" w:rsidRPr="006B07C7">
        <w:rPr>
          <w:rFonts w:ascii="Arial" w:hAnsi="Arial" w:cs="Arial"/>
          <w:color w:val="0000FF"/>
          <w:sz w:val="16"/>
          <w:szCs w:val="16"/>
          <w:highlight w:val="white"/>
        </w:rPr>
        <w:t>&gt;</w:t>
      </w:r>
    </w:p>
    <w:p w14:paraId="16B35BBE" w14:textId="580CFB69"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7808" behindDoc="0" locked="0" layoutInCell="1" allowOverlap="1" wp14:anchorId="16B3621A" wp14:editId="1312ECA4">
                <wp:simplePos x="0" y="0"/>
                <wp:positionH relativeFrom="column">
                  <wp:posOffset>4415155</wp:posOffset>
                </wp:positionH>
                <wp:positionV relativeFrom="paragraph">
                  <wp:posOffset>87630</wp:posOffset>
                </wp:positionV>
                <wp:extent cx="4109720" cy="62230"/>
                <wp:effectExtent l="5080" t="11430" r="9525" b="12065"/>
                <wp:wrapNone/>
                <wp:docPr id="264"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9720" cy="62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3" o:spid="_x0000_s1026" type="#_x0000_t32" style="position:absolute;margin-left:347.65pt;margin-top:6.9pt;width:323.6pt;height:4.9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GuestCount</w:t>
      </w:r>
      <w:r w:rsidR="00016C55" w:rsidRPr="006B07C7">
        <w:rPr>
          <w:rFonts w:ascii="Arial" w:hAnsi="Arial" w:cs="Arial"/>
          <w:color w:val="FF0000"/>
          <w:sz w:val="16"/>
          <w:szCs w:val="16"/>
          <w:highlight w:val="white"/>
        </w:rPr>
        <w:t xml:space="preserve"> AgeQualifyingCode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10</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Count</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2</w:t>
      </w:r>
      <w:r w:rsidR="00016C55" w:rsidRPr="006B07C7">
        <w:rPr>
          <w:rFonts w:ascii="Arial" w:hAnsi="Arial" w:cs="Arial"/>
          <w:color w:val="0000FF"/>
          <w:sz w:val="16"/>
          <w:szCs w:val="16"/>
          <w:highlight w:val="white"/>
        </w:rPr>
        <w:t>"/&gt;</w:t>
      </w:r>
    </w:p>
    <w:p w14:paraId="16B35BBF" w14:textId="258BA723"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8352" behindDoc="0" locked="0" layoutInCell="1" allowOverlap="1" wp14:anchorId="16B3621B" wp14:editId="25BED8B0">
                <wp:simplePos x="0" y="0"/>
                <wp:positionH relativeFrom="column">
                  <wp:posOffset>8524875</wp:posOffset>
                </wp:positionH>
                <wp:positionV relativeFrom="paragraph">
                  <wp:posOffset>71120</wp:posOffset>
                </wp:positionV>
                <wp:extent cx="333375" cy="228600"/>
                <wp:effectExtent l="9525" t="13970" r="9525" b="5080"/>
                <wp:wrapNone/>
                <wp:docPr id="26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AF" w14:textId="77777777" w:rsidR="00337B9C" w:rsidRPr="001D188B" w:rsidRDefault="00337B9C" w:rsidP="00016C55">
                            <w:pPr>
                              <w:jc w:val="center"/>
                              <w:rPr>
                                <w:rFonts w:ascii="Arial" w:hAnsi="Arial" w:cs="Arial"/>
                                <w:b/>
                                <w:sz w:val="22"/>
                              </w:rPr>
                            </w:pPr>
                            <w:r w:rsidRPr="001D188B">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139" style="position:absolute;margin-left:671.25pt;margin-top:5.6pt;width:26.25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">
                <v:textbox>
                  <w:txbxContent>
                    <w:p w14:paraId="16B363AF" w14:textId="77777777" w:rsidR="00337B9C" w:rsidRPr="001D188B" w:rsidRDefault="00337B9C" w:rsidP="00016C55">
                      <w:pPr>
                        <w:jc w:val="center"/>
                        <w:rPr>
                          <w:rFonts w:ascii="Arial" w:hAnsi="Arial" w:cs="Arial"/>
                          <w:b/>
                          <w:sz w:val="22"/>
                        </w:rPr>
                      </w:pPr>
                      <w:r w:rsidRPr="001D188B">
                        <w:rPr>
                          <w:rFonts w:ascii="Arial" w:hAnsi="Arial" w:cs="Arial"/>
                          <w:b/>
                          <w:sz w:val="22"/>
                        </w:rPr>
                        <w:t>E</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68832" behindDoc="0" locked="0" layoutInCell="1" allowOverlap="1" wp14:anchorId="16B3621C" wp14:editId="66317D21">
                <wp:simplePos x="0" y="0"/>
                <wp:positionH relativeFrom="column">
                  <wp:posOffset>4415155</wp:posOffset>
                </wp:positionH>
                <wp:positionV relativeFrom="paragraph">
                  <wp:posOffset>33020</wp:posOffset>
                </wp:positionV>
                <wp:extent cx="0" cy="133350"/>
                <wp:effectExtent l="52705" t="13970" r="61595" b="14605"/>
                <wp:wrapNone/>
                <wp:docPr id="262"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4" o:spid="_x0000_s1026" type="#_x0000_t32" style="position:absolute;margin-left:347.65pt;margin-top:2.6pt;width:0;height:1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GuestCounts</w:t>
      </w:r>
      <w:r w:rsidR="00016C55" w:rsidRPr="006B07C7">
        <w:rPr>
          <w:rFonts w:ascii="Arial" w:hAnsi="Arial" w:cs="Arial"/>
          <w:color w:val="0000FF"/>
          <w:sz w:val="16"/>
          <w:szCs w:val="16"/>
          <w:highlight w:val="white"/>
        </w:rPr>
        <w:t>&gt;</w:t>
      </w:r>
    </w:p>
    <w:p w14:paraId="16B35BC0" w14:textId="285939C2"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6784" behindDoc="0" locked="0" layoutInCell="1" allowOverlap="1" wp14:anchorId="16B3621D" wp14:editId="61056DFC">
                <wp:simplePos x="0" y="0"/>
                <wp:positionH relativeFrom="column">
                  <wp:posOffset>5457825</wp:posOffset>
                </wp:positionH>
                <wp:positionV relativeFrom="paragraph">
                  <wp:posOffset>15875</wp:posOffset>
                </wp:positionV>
                <wp:extent cx="3067050" cy="33655"/>
                <wp:effectExtent l="19050" t="25400" r="9525" b="55245"/>
                <wp:wrapNone/>
                <wp:docPr id="261"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67050" cy="33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 o:spid="_x0000_s1026" type="#_x0000_t32" style="position:absolute;margin-left:429.75pt;margin-top:1.25pt;width:241.5pt;height:2.6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TimeSpan</w:t>
      </w:r>
      <w:r w:rsidR="00016C55" w:rsidRPr="006B07C7">
        <w:rPr>
          <w:rFonts w:ascii="Arial" w:hAnsi="Arial" w:cs="Arial"/>
          <w:color w:val="FF0000"/>
          <w:sz w:val="16"/>
          <w:szCs w:val="16"/>
          <w:highlight w:val="white"/>
        </w:rPr>
        <w:t xml:space="preserve"> End</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2010-01-20</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Start</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2010-01-15</w:t>
      </w:r>
      <w:r w:rsidR="00016C55" w:rsidRPr="006B07C7">
        <w:rPr>
          <w:rFonts w:ascii="Arial" w:hAnsi="Arial" w:cs="Arial"/>
          <w:color w:val="0000FF"/>
          <w:sz w:val="16"/>
          <w:szCs w:val="16"/>
          <w:highlight w:val="white"/>
        </w:rPr>
        <w:t>"/&gt;</w:t>
      </w:r>
    </w:p>
    <w:p w14:paraId="16B35BC1" w14:textId="7D879AF9"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71904" behindDoc="0" locked="0" layoutInCell="1" allowOverlap="1" wp14:anchorId="16B3621E" wp14:editId="0F4C4F37">
                <wp:simplePos x="0" y="0"/>
                <wp:positionH relativeFrom="column">
                  <wp:posOffset>7353300</wp:posOffset>
                </wp:positionH>
                <wp:positionV relativeFrom="paragraph">
                  <wp:posOffset>104140</wp:posOffset>
                </wp:positionV>
                <wp:extent cx="635" cy="204470"/>
                <wp:effectExtent l="57150" t="18415" r="56515" b="5715"/>
                <wp:wrapNone/>
                <wp:docPr id="260"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4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7" o:spid="_x0000_s1026" type="#_x0000_t32" style="position:absolute;margin-left:579pt;margin-top:8.2pt;width:.05pt;height:16.1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jtQAIAAGw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70880" behindDoc="0" locked="0" layoutInCell="1" allowOverlap="1" wp14:anchorId="16B3621F" wp14:editId="00E6C362">
                <wp:simplePos x="0" y="0"/>
                <wp:positionH relativeFrom="column">
                  <wp:posOffset>6329680</wp:posOffset>
                </wp:positionH>
                <wp:positionV relativeFrom="paragraph">
                  <wp:posOffset>104140</wp:posOffset>
                </wp:positionV>
                <wp:extent cx="0" cy="229235"/>
                <wp:effectExtent l="52705" t="18415" r="61595" b="9525"/>
                <wp:wrapNone/>
                <wp:docPr id="259"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6" o:spid="_x0000_s1026" type="#_x0000_t32" style="position:absolute;margin-left:498.4pt;margin-top:8.2pt;width:0;height:18.0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47328" behindDoc="0" locked="0" layoutInCell="1" allowOverlap="1" wp14:anchorId="16B36220" wp14:editId="3F27FCA6">
                <wp:simplePos x="0" y="0"/>
                <wp:positionH relativeFrom="column">
                  <wp:posOffset>8524875</wp:posOffset>
                </wp:positionH>
                <wp:positionV relativeFrom="paragraph">
                  <wp:posOffset>184785</wp:posOffset>
                </wp:positionV>
                <wp:extent cx="333375" cy="228600"/>
                <wp:effectExtent l="9525" t="13335" r="9525" b="5715"/>
                <wp:wrapNone/>
                <wp:docPr id="258"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0" w14:textId="77777777" w:rsidR="00337B9C" w:rsidRPr="001D188B" w:rsidRDefault="00337B9C" w:rsidP="00016C55">
                            <w:pPr>
                              <w:jc w:val="center"/>
                              <w:rPr>
                                <w:rFonts w:ascii="Arial" w:hAnsi="Arial" w:cs="Arial"/>
                                <w:b/>
                                <w:sz w:val="22"/>
                              </w:rPr>
                            </w:pPr>
                            <w:r w:rsidRPr="001D188B">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140" style="position:absolute;margin-left:671.25pt;margin-top:14.55pt;width:26.2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">
                <v:textbox>
                  <w:txbxContent>
                    <w:p w14:paraId="16B363B0" w14:textId="77777777" w:rsidR="00337B9C" w:rsidRPr="001D188B" w:rsidRDefault="00337B9C" w:rsidP="00016C55">
                      <w:pPr>
                        <w:jc w:val="center"/>
                        <w:rPr>
                          <w:rFonts w:ascii="Arial" w:hAnsi="Arial" w:cs="Arial"/>
                          <w:b/>
                          <w:sz w:val="22"/>
                        </w:rPr>
                      </w:pPr>
                      <w:r w:rsidRPr="001D188B">
                        <w:rPr>
                          <w:rFonts w:ascii="Arial" w:hAnsi="Arial" w:cs="Arial"/>
                          <w:b/>
                          <w:sz w:val="22"/>
                        </w:rPr>
                        <w:t>J</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Total</w:t>
      </w:r>
      <w:r w:rsidR="00016C55" w:rsidRPr="006B07C7">
        <w:rPr>
          <w:rFonts w:ascii="Arial" w:hAnsi="Arial" w:cs="Arial"/>
          <w:color w:val="FF0000"/>
          <w:sz w:val="16"/>
          <w:szCs w:val="16"/>
          <w:highlight w:val="white"/>
        </w:rPr>
        <w:t xml:space="preserve"> AdditionalFeesExcludedIndicator</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true</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AmountAfterTax</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62000</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CurrencyCode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EUR</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DecimalPlaces</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2</w:t>
      </w:r>
      <w:r w:rsidR="00016C55" w:rsidRPr="006B07C7">
        <w:rPr>
          <w:rFonts w:ascii="Arial" w:hAnsi="Arial" w:cs="Arial"/>
          <w:color w:val="0000FF"/>
          <w:sz w:val="16"/>
          <w:szCs w:val="16"/>
          <w:highlight w:val="white"/>
        </w:rPr>
        <w:t>"&gt;</w:t>
      </w:r>
    </w:p>
    <w:p w14:paraId="16B35BC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Taxes</w:t>
      </w:r>
      <w:r w:rsidRPr="006B07C7">
        <w:rPr>
          <w:rFonts w:ascii="Arial" w:hAnsi="Arial" w:cs="Arial"/>
          <w:color w:val="0000FF"/>
          <w:sz w:val="16"/>
          <w:szCs w:val="16"/>
          <w:highlight w:val="white"/>
        </w:rPr>
        <w:t>&gt;</w:t>
      </w:r>
    </w:p>
    <w:p w14:paraId="16B35BC3" w14:textId="3DC86CF5"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9856" behindDoc="0" locked="0" layoutInCell="1" allowOverlap="1" wp14:anchorId="16B36221" wp14:editId="125764F3">
                <wp:simplePos x="0" y="0"/>
                <wp:positionH relativeFrom="column">
                  <wp:posOffset>6329680</wp:posOffset>
                </wp:positionH>
                <wp:positionV relativeFrom="paragraph">
                  <wp:posOffset>74930</wp:posOffset>
                </wp:positionV>
                <wp:extent cx="2195195" cy="24765"/>
                <wp:effectExtent l="5080" t="8255" r="9525" b="5080"/>
                <wp:wrapNone/>
                <wp:docPr id="257"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5195" cy="24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5" o:spid="_x0000_s1026" type="#_x0000_t32" style="position:absolute;margin-left:498.4pt;margin-top:5.9pt;width:172.85pt;height:1.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Tax</w:t>
      </w:r>
      <w:r w:rsidR="00016C55" w:rsidRPr="006B07C7">
        <w:rPr>
          <w:rFonts w:ascii="Arial" w:hAnsi="Arial" w:cs="Arial"/>
          <w:color w:val="FF0000"/>
          <w:sz w:val="16"/>
          <w:szCs w:val="16"/>
          <w:highlight w:val="white"/>
        </w:rPr>
        <w:t xml:space="preserve"> 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4</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Type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Inclusive</w:t>
      </w:r>
      <w:r w:rsidR="00016C55" w:rsidRPr="006B07C7">
        <w:rPr>
          <w:rFonts w:ascii="Arial" w:hAnsi="Arial" w:cs="Arial"/>
          <w:color w:val="0000FF"/>
          <w:sz w:val="16"/>
          <w:szCs w:val="16"/>
          <w:highlight w:val="white"/>
        </w:rPr>
        <w:t>"&gt;</w:t>
      </w:r>
    </w:p>
    <w:p w14:paraId="16B35BC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Tax</w:t>
      </w:r>
      <w:r w:rsidRPr="006B07C7">
        <w:rPr>
          <w:rFonts w:ascii="Arial" w:hAnsi="Arial" w:cs="Arial"/>
          <w:color w:val="0000FF"/>
          <w:sz w:val="16"/>
          <w:szCs w:val="16"/>
          <w:highlight w:val="white"/>
        </w:rPr>
        <w:t>&gt;</w:t>
      </w:r>
    </w:p>
    <w:p w14:paraId="16B35BC5" w14:textId="3E1A766E"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72928" behindDoc="0" locked="0" layoutInCell="1" allowOverlap="1" wp14:anchorId="16B36222" wp14:editId="0D95924E">
                <wp:simplePos x="0" y="0"/>
                <wp:positionH relativeFrom="column">
                  <wp:posOffset>8524875</wp:posOffset>
                </wp:positionH>
                <wp:positionV relativeFrom="paragraph">
                  <wp:posOffset>30480</wp:posOffset>
                </wp:positionV>
                <wp:extent cx="333375" cy="228600"/>
                <wp:effectExtent l="9525" t="11430" r="9525" b="7620"/>
                <wp:wrapNone/>
                <wp:docPr id="256"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1" w14:textId="77777777" w:rsidR="00337B9C" w:rsidRPr="001D188B" w:rsidRDefault="00337B9C" w:rsidP="00016C55">
                            <w:pPr>
                              <w:jc w:val="center"/>
                              <w:rPr>
                                <w:rFonts w:ascii="Arial" w:hAnsi="Arial" w:cs="Arial"/>
                                <w:b/>
                                <w:sz w:val="22"/>
                              </w:rPr>
                            </w:pPr>
                            <w:r w:rsidRPr="001D188B">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141" style="position:absolute;margin-left:671.25pt;margin-top:2.4pt;width:26.25pt;height:1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">
                <v:textbox>
                  <w:txbxContent>
                    <w:p w14:paraId="16B363B1" w14:textId="77777777" w:rsidR="00337B9C" w:rsidRPr="001D188B" w:rsidRDefault="00337B9C" w:rsidP="00016C55">
                      <w:pPr>
                        <w:jc w:val="center"/>
                        <w:rPr>
                          <w:rFonts w:ascii="Arial" w:hAnsi="Arial" w:cs="Arial"/>
                          <w:b/>
                          <w:sz w:val="22"/>
                        </w:rPr>
                      </w:pPr>
                      <w:r w:rsidRPr="001D188B">
                        <w:rPr>
                          <w:rFonts w:ascii="Arial" w:hAnsi="Arial" w:cs="Arial"/>
                          <w:b/>
                          <w:sz w:val="22"/>
                        </w:rPr>
                        <w:t>D</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76000" behindDoc="0" locked="0" layoutInCell="1" allowOverlap="1" wp14:anchorId="16B36223" wp14:editId="511B3185">
                <wp:simplePos x="0" y="0"/>
                <wp:positionH relativeFrom="column">
                  <wp:posOffset>4758055</wp:posOffset>
                </wp:positionH>
                <wp:positionV relativeFrom="paragraph">
                  <wp:posOffset>81915</wp:posOffset>
                </wp:positionV>
                <wp:extent cx="0" cy="147320"/>
                <wp:effectExtent l="52705" t="5715" r="61595" b="18415"/>
                <wp:wrapNone/>
                <wp:docPr id="255"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1" o:spid="_x0000_s1026" type="#_x0000_t32" style="position:absolute;margin-left:374.65pt;margin-top:6.45pt;width:0;height:1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74976" behindDoc="0" locked="0" layoutInCell="1" allowOverlap="1" wp14:anchorId="16B36224" wp14:editId="7A7CEB34">
                <wp:simplePos x="0" y="0"/>
                <wp:positionH relativeFrom="column">
                  <wp:posOffset>4758055</wp:posOffset>
                </wp:positionH>
                <wp:positionV relativeFrom="paragraph">
                  <wp:posOffset>57785</wp:posOffset>
                </wp:positionV>
                <wp:extent cx="3766820" cy="24130"/>
                <wp:effectExtent l="5080" t="10160" r="9525" b="13335"/>
                <wp:wrapNone/>
                <wp:docPr id="254"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66820" cy="24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0" o:spid="_x0000_s1026" type="#_x0000_t32" style="position:absolute;margin-left:374.65pt;margin-top:4.55pt;width:296.6pt;height:1.9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Taxes</w:t>
      </w:r>
      <w:r w:rsidR="00016C55" w:rsidRPr="006B07C7">
        <w:rPr>
          <w:rFonts w:ascii="Arial" w:hAnsi="Arial" w:cs="Arial"/>
          <w:color w:val="0000FF"/>
          <w:sz w:val="16"/>
          <w:szCs w:val="16"/>
          <w:highlight w:val="white"/>
        </w:rPr>
        <w:t>&gt;</w:t>
      </w:r>
    </w:p>
    <w:p w14:paraId="16B35BC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Total</w:t>
      </w:r>
      <w:r w:rsidRPr="006B07C7">
        <w:rPr>
          <w:rFonts w:ascii="Arial" w:hAnsi="Arial" w:cs="Arial"/>
          <w:color w:val="0000FF"/>
          <w:sz w:val="16"/>
          <w:szCs w:val="16"/>
          <w:highlight w:val="white"/>
        </w:rPr>
        <w:t>&gt;</w:t>
      </w:r>
    </w:p>
    <w:p w14:paraId="16B35BC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BasicPropertyInfo</w:t>
      </w:r>
      <w:r w:rsidRPr="006B07C7">
        <w:rPr>
          <w:rFonts w:ascii="Arial" w:hAnsi="Arial" w:cs="Arial"/>
          <w:color w:val="FF0000"/>
          <w:sz w:val="16"/>
          <w:szCs w:val="16"/>
          <w:highlight w:val="white"/>
        </w:rPr>
        <w:t xml:space="preserve"> ChainCode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XX</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NVIST</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BC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VendorMessages</w:t>
      </w:r>
      <w:r w:rsidRPr="006B07C7">
        <w:rPr>
          <w:rFonts w:ascii="Arial" w:hAnsi="Arial" w:cs="Arial"/>
          <w:color w:val="0000FF"/>
          <w:sz w:val="16"/>
          <w:szCs w:val="16"/>
          <w:highlight w:val="white"/>
        </w:rPr>
        <w:t>&gt;</w:t>
      </w:r>
    </w:p>
    <w:p w14:paraId="16B35BC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w:t>
      </w:r>
      <w:r w:rsidRPr="006B07C7">
        <w:rPr>
          <w:rFonts w:ascii="Arial" w:hAnsi="Arial" w:cs="Arial"/>
          <w:color w:val="FF0000"/>
          <w:sz w:val="16"/>
          <w:szCs w:val="16"/>
          <w:highlight w:val="white"/>
        </w:rPr>
        <w:t xml:space="preserve"> InfoType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3</w:t>
      </w:r>
      <w:r w:rsidRPr="006B07C7">
        <w:rPr>
          <w:rFonts w:ascii="Arial" w:hAnsi="Arial" w:cs="Arial"/>
          <w:color w:val="0000FF"/>
          <w:sz w:val="16"/>
          <w:szCs w:val="16"/>
          <w:highlight w:val="white"/>
        </w:rPr>
        <w:t>"&gt;</w:t>
      </w:r>
    </w:p>
    <w:p w14:paraId="16B35BCA" w14:textId="5F1E12FC"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1760" behindDoc="0" locked="0" layoutInCell="1" allowOverlap="1" wp14:anchorId="16B36225" wp14:editId="313526CB">
                <wp:simplePos x="0" y="0"/>
                <wp:positionH relativeFrom="column">
                  <wp:posOffset>6627495</wp:posOffset>
                </wp:positionH>
                <wp:positionV relativeFrom="paragraph">
                  <wp:posOffset>98425</wp:posOffset>
                </wp:positionV>
                <wp:extent cx="0" cy="132715"/>
                <wp:effectExtent l="55245" t="12700" r="59055" b="16510"/>
                <wp:wrapNone/>
                <wp:docPr id="253"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0" o:spid="_x0000_s1026" type="#_x0000_t32" style="position:absolute;margin-left:521.85pt;margin-top:7.75pt;width:0;height:10.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78048" behindDoc="0" locked="0" layoutInCell="1" allowOverlap="1" wp14:anchorId="16B36226" wp14:editId="5960E28D">
                <wp:simplePos x="0" y="0"/>
                <wp:positionH relativeFrom="column">
                  <wp:posOffset>8330565</wp:posOffset>
                </wp:positionH>
                <wp:positionV relativeFrom="paragraph">
                  <wp:posOffset>98425</wp:posOffset>
                </wp:positionV>
                <wp:extent cx="0" cy="504825"/>
                <wp:effectExtent l="5715" t="12700" r="13335" b="6350"/>
                <wp:wrapNone/>
                <wp:docPr id="252"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3" o:spid="_x0000_s1026" type="#_x0000_t32" style="position:absolute;margin-left:655.95pt;margin-top:7.75pt;width:0;height:39.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"/>
            </w:pict>
          </mc:Fallback>
        </mc:AlternateContent>
      </w:r>
      <w:r>
        <w:rPr>
          <w:rFonts w:ascii="Arial" w:hAnsi="Arial" w:cs="Arial"/>
          <w:noProof/>
          <w:color w:val="000000"/>
          <w:sz w:val="16"/>
          <w:szCs w:val="16"/>
        </w:rPr>
        <mc:AlternateContent>
          <mc:Choice Requires="wps">
            <w:drawing>
              <wp:anchor distT="0" distB="0" distL="114300" distR="114300" simplePos="0" relativeHeight="252019712" behindDoc="0" locked="0" layoutInCell="1" allowOverlap="1" wp14:anchorId="16B36227" wp14:editId="6A77E500">
                <wp:simplePos x="0" y="0"/>
                <wp:positionH relativeFrom="column">
                  <wp:posOffset>6627495</wp:posOffset>
                </wp:positionH>
                <wp:positionV relativeFrom="paragraph">
                  <wp:posOffset>98425</wp:posOffset>
                </wp:positionV>
                <wp:extent cx="1702435" cy="0"/>
                <wp:effectExtent l="7620" t="12700" r="13970" b="6350"/>
                <wp:wrapNone/>
                <wp:docPr id="251"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2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8" o:spid="_x0000_s1026" type="#_x0000_t32" style="position:absolute;margin-left:521.85pt;margin-top:7.75pt;width:134.05pt;height:0;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7p7KQ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SubSection</w:t>
      </w:r>
      <w:r w:rsidR="00016C55" w:rsidRPr="006B07C7">
        <w:rPr>
          <w:rFonts w:ascii="Arial" w:hAnsi="Arial" w:cs="Arial"/>
          <w:color w:val="0000FF"/>
          <w:sz w:val="16"/>
          <w:szCs w:val="16"/>
          <w:highlight w:val="white"/>
        </w:rPr>
        <w:t>&gt;</w:t>
      </w:r>
    </w:p>
    <w:p w14:paraId="16B35BCB" w14:textId="645B8E55"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73952" behindDoc="0" locked="0" layoutInCell="1" allowOverlap="1" wp14:anchorId="16B36228" wp14:editId="0F5FAC24">
                <wp:simplePos x="0" y="0"/>
                <wp:positionH relativeFrom="column">
                  <wp:posOffset>8524875</wp:posOffset>
                </wp:positionH>
                <wp:positionV relativeFrom="paragraph">
                  <wp:posOffset>114300</wp:posOffset>
                </wp:positionV>
                <wp:extent cx="333375" cy="228600"/>
                <wp:effectExtent l="9525" t="9525" r="9525" b="9525"/>
                <wp:wrapNone/>
                <wp:docPr id="250"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2" w14:textId="77777777" w:rsidR="00337B9C" w:rsidRPr="001D188B" w:rsidRDefault="00337B9C" w:rsidP="00016C55">
                            <w:pPr>
                              <w:jc w:val="center"/>
                              <w:rPr>
                                <w:rFonts w:ascii="Arial" w:hAnsi="Arial" w:cs="Arial"/>
                                <w:b/>
                                <w:sz w:val="22"/>
                              </w:rPr>
                            </w:pPr>
                            <w:r w:rsidRPr="001D188B">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142" style="position:absolute;margin-left:671.25pt;margin-top:9pt;width:26.25pt;height:1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">
                <v:textbox>
                  <w:txbxContent>
                    <w:p w14:paraId="16B363B2" w14:textId="77777777" w:rsidR="00337B9C" w:rsidRPr="001D188B" w:rsidRDefault="00337B9C" w:rsidP="00016C55">
                      <w:pPr>
                        <w:jc w:val="center"/>
                        <w:rPr>
                          <w:rFonts w:ascii="Arial" w:hAnsi="Arial" w:cs="Arial"/>
                          <w:b/>
                          <w:sz w:val="22"/>
                        </w:rPr>
                      </w:pPr>
                      <w:r w:rsidRPr="001D188B">
                        <w:rPr>
                          <w:rFonts w:ascii="Arial" w:hAnsi="Arial" w:cs="Arial"/>
                          <w:b/>
                          <w:sz w:val="22"/>
                        </w:rPr>
                        <w:t>L</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Paragraph</w:t>
      </w:r>
      <w:r w:rsidR="00016C55" w:rsidRPr="006B07C7">
        <w:rPr>
          <w:rFonts w:ascii="Arial" w:hAnsi="Arial" w:cs="Arial"/>
          <w:color w:val="0000FF"/>
          <w:sz w:val="16"/>
          <w:szCs w:val="16"/>
          <w:highlight w:val="white"/>
        </w:rPr>
        <w:t>&gt;</w:t>
      </w:r>
    </w:p>
    <w:p w14:paraId="16B35BC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Thank you for choosing Novotel Hotels</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BCD" w14:textId="1D40FB9D"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2784" behindDoc="0" locked="0" layoutInCell="1" allowOverlap="1" wp14:anchorId="16B36229" wp14:editId="3C156E9B">
                <wp:simplePos x="0" y="0"/>
                <wp:positionH relativeFrom="column">
                  <wp:posOffset>6627495</wp:posOffset>
                </wp:positionH>
                <wp:positionV relativeFrom="paragraph">
                  <wp:posOffset>109220</wp:posOffset>
                </wp:positionV>
                <wp:extent cx="0" cy="143510"/>
                <wp:effectExtent l="55245" t="23495" r="59055" b="13970"/>
                <wp:wrapNone/>
                <wp:docPr id="249"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1" o:spid="_x0000_s1026" type="#_x0000_t32" style="position:absolute;margin-left:521.85pt;margin-top:8.6pt;width:0;height:11.3pt;flip: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18688" behindDoc="0" locked="0" layoutInCell="1" allowOverlap="1" wp14:anchorId="16B3622A" wp14:editId="0CBFB47D">
                <wp:simplePos x="0" y="0"/>
                <wp:positionH relativeFrom="column">
                  <wp:posOffset>8330565</wp:posOffset>
                </wp:positionH>
                <wp:positionV relativeFrom="paragraph">
                  <wp:posOffset>635</wp:posOffset>
                </wp:positionV>
                <wp:extent cx="194310" cy="0"/>
                <wp:effectExtent l="5715" t="10160" r="9525" b="8890"/>
                <wp:wrapNone/>
                <wp:docPr id="248"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7" o:spid="_x0000_s1026" type="#_x0000_t32" style="position:absolute;margin-left:655.95pt;margin-top:.05pt;width:15.3pt;height:0;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qJKAIAAEg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r w:rsidR="00016C55" w:rsidRPr="006B07C7">
        <w:rPr>
          <w:rFonts w:ascii="Arial" w:hAnsi="Arial" w:cs="Arial"/>
          <w:color w:val="000000"/>
          <w:sz w:val="16"/>
          <w:szCs w:val="16"/>
          <w:highlight w:val="white"/>
        </w:rPr>
        <w:t>We have confirmed 1 A1QRA1 for 2 Persons</w:t>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Text</w:t>
      </w:r>
      <w:r w:rsidR="00016C55" w:rsidRPr="006B07C7">
        <w:rPr>
          <w:rFonts w:ascii="Arial" w:hAnsi="Arial" w:cs="Arial"/>
          <w:color w:val="0000FF"/>
          <w:sz w:val="16"/>
          <w:szCs w:val="16"/>
          <w:highlight w:val="white"/>
        </w:rPr>
        <w:t>&gt;</w:t>
      </w:r>
    </w:p>
    <w:p w14:paraId="16B35BC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Paragraph</w:t>
      </w:r>
      <w:r w:rsidRPr="006B07C7">
        <w:rPr>
          <w:rFonts w:ascii="Arial" w:hAnsi="Arial" w:cs="Arial"/>
          <w:color w:val="0000FF"/>
          <w:sz w:val="16"/>
          <w:szCs w:val="16"/>
          <w:highlight w:val="white"/>
        </w:rPr>
        <w:t>&gt;</w:t>
      </w:r>
    </w:p>
    <w:p w14:paraId="16B35BCF" w14:textId="57A8DAEC"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0736" behindDoc="0" locked="0" layoutInCell="1" allowOverlap="1" wp14:anchorId="16B3622B" wp14:editId="195E7485">
                <wp:simplePos x="0" y="0"/>
                <wp:positionH relativeFrom="column">
                  <wp:posOffset>6627495</wp:posOffset>
                </wp:positionH>
                <wp:positionV relativeFrom="paragraph">
                  <wp:posOffset>19050</wp:posOffset>
                </wp:positionV>
                <wp:extent cx="1702435" cy="0"/>
                <wp:effectExtent l="7620" t="9525" r="13970" b="9525"/>
                <wp:wrapNone/>
                <wp:docPr id="247"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2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9" o:spid="_x0000_s1026" type="#_x0000_t32" style="position:absolute;margin-left:521.85pt;margin-top:1.5pt;width:134.05pt;height:0;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p9UKg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SubSection</w:t>
      </w:r>
      <w:r w:rsidR="00016C55" w:rsidRPr="006B07C7">
        <w:rPr>
          <w:rFonts w:ascii="Arial" w:hAnsi="Arial" w:cs="Arial"/>
          <w:color w:val="0000FF"/>
          <w:sz w:val="16"/>
          <w:szCs w:val="16"/>
          <w:highlight w:val="white"/>
        </w:rPr>
        <w:t>&gt;</w:t>
      </w:r>
    </w:p>
    <w:p w14:paraId="16B35BD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w:t>
      </w:r>
      <w:r w:rsidRPr="006B07C7">
        <w:rPr>
          <w:rFonts w:ascii="Arial" w:hAnsi="Arial" w:cs="Arial"/>
          <w:color w:val="0000FF"/>
          <w:sz w:val="16"/>
          <w:szCs w:val="16"/>
          <w:highlight w:val="white"/>
        </w:rPr>
        <w:t>&gt;</w:t>
      </w:r>
    </w:p>
    <w:p w14:paraId="16B35BD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VendorMessages</w:t>
      </w:r>
      <w:r w:rsidRPr="006B07C7">
        <w:rPr>
          <w:rFonts w:ascii="Arial" w:hAnsi="Arial" w:cs="Arial"/>
          <w:color w:val="0000FF"/>
          <w:sz w:val="16"/>
          <w:szCs w:val="16"/>
          <w:highlight w:val="white"/>
        </w:rPr>
        <w:t>&gt;</w:t>
      </w:r>
    </w:p>
    <w:p w14:paraId="16B35BD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BasicPropertyInfo</w:t>
      </w:r>
      <w:r w:rsidRPr="006B07C7">
        <w:rPr>
          <w:rFonts w:ascii="Arial" w:hAnsi="Arial" w:cs="Arial"/>
          <w:color w:val="0000FF"/>
          <w:sz w:val="16"/>
          <w:szCs w:val="16"/>
          <w:highlight w:val="white"/>
        </w:rPr>
        <w:t>&gt;</w:t>
      </w:r>
    </w:p>
    <w:p w14:paraId="16B35BD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w:t>
      </w:r>
      <w:r w:rsidRPr="006B07C7">
        <w:rPr>
          <w:rFonts w:ascii="Arial" w:hAnsi="Arial" w:cs="Arial"/>
          <w:color w:val="0000FF"/>
          <w:sz w:val="16"/>
          <w:szCs w:val="16"/>
          <w:highlight w:val="white"/>
        </w:rPr>
        <w:t>&gt;</w:t>
      </w:r>
    </w:p>
    <w:p w14:paraId="16B35BD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BD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ResGuests</w:t>
      </w:r>
      <w:r w:rsidRPr="006B07C7">
        <w:rPr>
          <w:rFonts w:ascii="Arial" w:hAnsi="Arial" w:cs="Arial"/>
          <w:color w:val="0000FF"/>
          <w:sz w:val="16"/>
          <w:szCs w:val="16"/>
          <w:highlight w:val="white"/>
        </w:rPr>
        <w:t>&gt;</w:t>
      </w:r>
    </w:p>
    <w:p w14:paraId="16B35BD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w:t>
      </w:r>
      <w:r w:rsidRPr="006B07C7">
        <w:rPr>
          <w:rFonts w:ascii="Arial" w:hAnsi="Arial" w:cs="Arial"/>
          <w:color w:val="0000FF"/>
          <w:sz w:val="16"/>
          <w:szCs w:val="16"/>
          <w:highlight w:val="white"/>
        </w:rPr>
        <w:t>&gt;</w:t>
      </w:r>
    </w:p>
    <w:p w14:paraId="16B35BD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Profiles</w:t>
      </w:r>
      <w:r w:rsidRPr="006B07C7">
        <w:rPr>
          <w:rFonts w:ascii="Arial" w:hAnsi="Arial" w:cs="Arial"/>
          <w:color w:val="0000FF"/>
          <w:sz w:val="16"/>
          <w:szCs w:val="16"/>
          <w:highlight w:val="white"/>
        </w:rPr>
        <w:t>&gt;</w:t>
      </w:r>
    </w:p>
    <w:p w14:paraId="16B35BD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ProfileInfo</w:t>
      </w:r>
      <w:r w:rsidRPr="006B07C7">
        <w:rPr>
          <w:rFonts w:ascii="Arial" w:hAnsi="Arial" w:cs="Arial"/>
          <w:color w:val="0000FF"/>
          <w:sz w:val="16"/>
          <w:szCs w:val="16"/>
          <w:highlight w:val="white"/>
        </w:rPr>
        <w:t>&gt;</w:t>
      </w:r>
    </w:p>
    <w:p w14:paraId="16B35BD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w:t>
      </w:r>
      <w:r w:rsidRPr="006B07C7">
        <w:rPr>
          <w:rFonts w:ascii="Arial" w:hAnsi="Arial" w:cs="Arial"/>
          <w:color w:val="FF0000"/>
          <w:sz w:val="16"/>
          <w:szCs w:val="16"/>
          <w:highlight w:val="white"/>
        </w:rPr>
        <w:t xml:space="preserve"> ProfileType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BDA" w14:textId="27594204"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2026880" behindDoc="0" locked="0" layoutInCell="1" allowOverlap="1" wp14:anchorId="16B3622C" wp14:editId="7AD3B87B">
                <wp:simplePos x="0" y="0"/>
                <wp:positionH relativeFrom="column">
                  <wp:posOffset>6280150</wp:posOffset>
                </wp:positionH>
                <wp:positionV relativeFrom="paragraph">
                  <wp:posOffset>106045</wp:posOffset>
                </wp:positionV>
                <wp:extent cx="0" cy="109855"/>
                <wp:effectExtent l="60325" t="10795" r="53975" b="22225"/>
                <wp:wrapNone/>
                <wp:docPr id="246"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5" o:spid="_x0000_s1026" type="#_x0000_t32" style="position:absolute;margin-left:494.5pt;margin-top:8.35pt;width:0;height:8.6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bmNg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">
                <v:stroke endarrow="block"/>
              </v:shape>
            </w:pict>
          </mc:Fallback>
        </mc:AlternateContent>
      </w:r>
      <w:r>
        <w:rPr>
          <w:rFonts w:ascii="Arial" w:hAnsi="Arial" w:cs="Arial"/>
          <w:noProof/>
          <w:szCs w:val="24"/>
        </w:rPr>
        <mc:AlternateContent>
          <mc:Choice Requires="wps">
            <w:drawing>
              <wp:anchor distT="0" distB="0" distL="114300" distR="114300" simplePos="0" relativeHeight="252024832" behindDoc="0" locked="0" layoutInCell="1" allowOverlap="1" wp14:anchorId="16B3622D" wp14:editId="22287740">
                <wp:simplePos x="0" y="0"/>
                <wp:positionH relativeFrom="column">
                  <wp:posOffset>6280150</wp:posOffset>
                </wp:positionH>
                <wp:positionV relativeFrom="paragraph">
                  <wp:posOffset>106045</wp:posOffset>
                </wp:positionV>
                <wp:extent cx="2099945" cy="0"/>
                <wp:effectExtent l="12700" t="10795" r="11430" b="8255"/>
                <wp:wrapNone/>
                <wp:docPr id="245"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9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3" o:spid="_x0000_s1026" type="#_x0000_t32" style="position:absolute;margin-left:494.5pt;margin-top:8.35pt;width:165.35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cTKAIAAEk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"/>
            </w:pict>
          </mc:Fallback>
        </mc:AlternateContent>
      </w:r>
      <w:r>
        <w:rPr>
          <w:rFonts w:ascii="Arial" w:hAnsi="Arial" w:cs="Arial"/>
          <w:noProof/>
          <w:szCs w:val="24"/>
        </w:rPr>
        <mc:AlternateContent>
          <mc:Choice Requires="wps">
            <w:drawing>
              <wp:anchor distT="0" distB="0" distL="114300" distR="114300" simplePos="0" relativeHeight="251782144" behindDoc="0" locked="0" layoutInCell="1" allowOverlap="1" wp14:anchorId="16B3622E" wp14:editId="187402E6">
                <wp:simplePos x="0" y="0"/>
                <wp:positionH relativeFrom="column">
                  <wp:posOffset>8379460</wp:posOffset>
                </wp:positionH>
                <wp:positionV relativeFrom="paragraph">
                  <wp:posOffset>106045</wp:posOffset>
                </wp:positionV>
                <wp:extent cx="635" cy="443230"/>
                <wp:effectExtent l="6985" t="10795" r="11430" b="12700"/>
                <wp:wrapNone/>
                <wp:docPr id="244"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43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7" o:spid="_x0000_s1026" type="#_x0000_t32" style="position:absolute;margin-left:659.8pt;margin-top:8.35pt;width:.05pt;height:34.9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Customer</w:t>
      </w:r>
      <w:r w:rsidR="00016C55" w:rsidRPr="006B07C7">
        <w:rPr>
          <w:rFonts w:ascii="Arial" w:hAnsi="Arial" w:cs="Arial"/>
          <w:color w:val="0000FF"/>
          <w:sz w:val="16"/>
          <w:szCs w:val="16"/>
          <w:highlight w:val="white"/>
        </w:rPr>
        <w:t>&gt;</w:t>
      </w:r>
    </w:p>
    <w:p w14:paraId="16B35BDB" w14:textId="6E51A109"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1664384" behindDoc="0" locked="0" layoutInCell="1" allowOverlap="1" wp14:anchorId="16B3622F" wp14:editId="347B03E8">
                <wp:simplePos x="0" y="0"/>
                <wp:positionH relativeFrom="column">
                  <wp:posOffset>8656320</wp:posOffset>
                </wp:positionH>
                <wp:positionV relativeFrom="paragraph">
                  <wp:posOffset>99060</wp:posOffset>
                </wp:positionV>
                <wp:extent cx="333375" cy="228600"/>
                <wp:effectExtent l="7620" t="13335" r="11430" b="5715"/>
                <wp:wrapNone/>
                <wp:docPr id="24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3" w14:textId="77777777" w:rsidR="00337B9C" w:rsidRPr="001D188B" w:rsidRDefault="00337B9C" w:rsidP="00016C55">
                            <w:pPr>
                              <w:jc w:val="center"/>
                              <w:rPr>
                                <w:rFonts w:ascii="Arial" w:hAnsi="Arial" w:cs="Arial"/>
                                <w:b/>
                                <w:sz w:val="22"/>
                              </w:rPr>
                            </w:pPr>
                            <w:r w:rsidRPr="001D188B">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143" style="position:absolute;margin-left:681.6pt;margin-top:7.8pt;width:26.2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">
                <v:textbox>
                  <w:txbxContent>
                    <w:p w14:paraId="16B363B3" w14:textId="77777777" w:rsidR="00337B9C" w:rsidRPr="001D188B" w:rsidRDefault="00337B9C" w:rsidP="00016C55">
                      <w:pPr>
                        <w:jc w:val="center"/>
                        <w:rPr>
                          <w:rFonts w:ascii="Arial" w:hAnsi="Arial" w:cs="Arial"/>
                          <w:b/>
                          <w:sz w:val="22"/>
                        </w:rPr>
                      </w:pPr>
                      <w:r w:rsidRPr="001D188B">
                        <w:rPr>
                          <w:rFonts w:ascii="Arial" w:hAnsi="Arial" w:cs="Arial"/>
                          <w:b/>
                          <w:sz w:val="22"/>
                        </w:rPr>
                        <w:t>H</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PersonName</w:t>
      </w:r>
      <w:r w:rsidR="00016C55" w:rsidRPr="006B07C7">
        <w:rPr>
          <w:rFonts w:ascii="Arial" w:hAnsi="Arial" w:cs="Arial"/>
          <w:color w:val="0000FF"/>
          <w:sz w:val="16"/>
          <w:szCs w:val="16"/>
          <w:highlight w:val="white"/>
        </w:rPr>
        <w:t>&gt;</w:t>
      </w:r>
    </w:p>
    <w:p w14:paraId="16B35BDC" w14:textId="0250C5B2"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3808" behindDoc="0" locked="0" layoutInCell="1" allowOverlap="1" wp14:anchorId="16B36230" wp14:editId="3589CB80">
                <wp:simplePos x="0" y="0"/>
                <wp:positionH relativeFrom="column">
                  <wp:posOffset>8379460</wp:posOffset>
                </wp:positionH>
                <wp:positionV relativeFrom="paragraph">
                  <wp:posOffset>96520</wp:posOffset>
                </wp:positionV>
                <wp:extent cx="276860" cy="0"/>
                <wp:effectExtent l="6985" t="10795" r="11430" b="8255"/>
                <wp:wrapNone/>
                <wp:docPr id="242"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2" o:spid="_x0000_s1026" type="#_x0000_t32" style="position:absolute;margin-left:659.8pt;margin-top:7.6pt;width:21.8pt;height:0;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GivenName</w:t>
      </w:r>
      <w:r w:rsidR="00016C55" w:rsidRPr="006B07C7">
        <w:rPr>
          <w:rFonts w:ascii="Arial" w:hAnsi="Arial" w:cs="Arial"/>
          <w:color w:val="0000FF"/>
          <w:sz w:val="16"/>
          <w:szCs w:val="16"/>
          <w:highlight w:val="white"/>
        </w:rPr>
        <w:t>&gt;</w:t>
      </w:r>
      <w:r w:rsidR="00016C55" w:rsidRPr="006B07C7">
        <w:rPr>
          <w:rFonts w:ascii="Arial" w:hAnsi="Arial" w:cs="Arial"/>
          <w:color w:val="000000"/>
          <w:sz w:val="16"/>
          <w:szCs w:val="16"/>
          <w:highlight w:val="white"/>
        </w:rPr>
        <w:t>JAMES</w:t>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GivenName</w:t>
      </w:r>
      <w:r w:rsidR="00016C55" w:rsidRPr="006B07C7">
        <w:rPr>
          <w:rFonts w:ascii="Arial" w:hAnsi="Arial" w:cs="Arial"/>
          <w:color w:val="0000FF"/>
          <w:sz w:val="16"/>
          <w:szCs w:val="16"/>
          <w:highlight w:val="white"/>
        </w:rPr>
        <w:t>&gt;</w:t>
      </w:r>
    </w:p>
    <w:p w14:paraId="16B35BDD" w14:textId="3C8FC120"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7904" behindDoc="0" locked="0" layoutInCell="1" allowOverlap="1" wp14:anchorId="16B36231" wp14:editId="68A27C84">
                <wp:simplePos x="0" y="0"/>
                <wp:positionH relativeFrom="column">
                  <wp:posOffset>6280150</wp:posOffset>
                </wp:positionH>
                <wp:positionV relativeFrom="paragraph">
                  <wp:posOffset>93980</wp:posOffset>
                </wp:positionV>
                <wp:extent cx="0" cy="104775"/>
                <wp:effectExtent l="60325" t="17780" r="53975" b="10795"/>
                <wp:wrapNone/>
                <wp:docPr id="241"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6" o:spid="_x0000_s1026" type="#_x0000_t32" style="position:absolute;margin-left:494.5pt;margin-top:7.4pt;width:0;height:8.25pt;flip: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B+OgIAAGo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Surname</w:t>
      </w:r>
      <w:r w:rsidR="00016C55" w:rsidRPr="006B07C7">
        <w:rPr>
          <w:rFonts w:ascii="Arial" w:hAnsi="Arial" w:cs="Arial"/>
          <w:color w:val="0000FF"/>
          <w:sz w:val="16"/>
          <w:szCs w:val="16"/>
          <w:highlight w:val="white"/>
        </w:rPr>
        <w:t>&gt;</w:t>
      </w:r>
      <w:r w:rsidR="00016C55" w:rsidRPr="006B07C7">
        <w:rPr>
          <w:rFonts w:ascii="Arial" w:hAnsi="Arial" w:cs="Arial"/>
          <w:color w:val="000000"/>
          <w:sz w:val="16"/>
          <w:szCs w:val="16"/>
          <w:highlight w:val="white"/>
        </w:rPr>
        <w:t>MURRAY</w:t>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Surname</w:t>
      </w:r>
      <w:r w:rsidR="00016C55" w:rsidRPr="006B07C7">
        <w:rPr>
          <w:rFonts w:ascii="Arial" w:hAnsi="Arial" w:cs="Arial"/>
          <w:color w:val="0000FF"/>
          <w:sz w:val="16"/>
          <w:szCs w:val="16"/>
          <w:highlight w:val="white"/>
        </w:rPr>
        <w:t>&gt;</w:t>
      </w:r>
    </w:p>
    <w:p w14:paraId="16B35BDE" w14:textId="304944C1"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5856" behindDoc="0" locked="0" layoutInCell="1" allowOverlap="1" wp14:anchorId="16B36232" wp14:editId="09197279">
                <wp:simplePos x="0" y="0"/>
                <wp:positionH relativeFrom="column">
                  <wp:posOffset>6280150</wp:posOffset>
                </wp:positionH>
                <wp:positionV relativeFrom="paragraph">
                  <wp:posOffset>81915</wp:posOffset>
                </wp:positionV>
                <wp:extent cx="2099310" cy="0"/>
                <wp:effectExtent l="12700" t="5715" r="12065" b="13335"/>
                <wp:wrapNone/>
                <wp:docPr id="240"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9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4" o:spid="_x0000_s1026" type="#_x0000_t32" style="position:absolute;margin-left:494.5pt;margin-top:6.45pt;width:165.3pt;height:0;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PersonName</w:t>
      </w:r>
      <w:r w:rsidR="00016C55" w:rsidRPr="006B07C7">
        <w:rPr>
          <w:rFonts w:ascii="Arial" w:hAnsi="Arial" w:cs="Arial"/>
          <w:color w:val="0000FF"/>
          <w:sz w:val="16"/>
          <w:szCs w:val="16"/>
          <w:highlight w:val="white"/>
        </w:rPr>
        <w:t>&gt;</w:t>
      </w:r>
    </w:p>
    <w:p w14:paraId="16B35BD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Customer</w:t>
      </w:r>
      <w:r w:rsidRPr="006B07C7">
        <w:rPr>
          <w:rFonts w:ascii="Arial" w:hAnsi="Arial" w:cs="Arial"/>
          <w:color w:val="0000FF"/>
          <w:sz w:val="16"/>
          <w:szCs w:val="16"/>
          <w:highlight w:val="white"/>
        </w:rPr>
        <w:t>&gt;</w:t>
      </w:r>
    </w:p>
    <w:p w14:paraId="16B35BE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w:t>
      </w:r>
      <w:r w:rsidRPr="006B07C7">
        <w:rPr>
          <w:rFonts w:ascii="Arial" w:hAnsi="Arial" w:cs="Arial"/>
          <w:color w:val="0000FF"/>
          <w:sz w:val="16"/>
          <w:szCs w:val="16"/>
          <w:highlight w:val="white"/>
        </w:rPr>
        <w:t>&gt;</w:t>
      </w:r>
    </w:p>
    <w:p w14:paraId="16B35BE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ProfileInfo</w:t>
      </w:r>
      <w:r w:rsidRPr="006B07C7">
        <w:rPr>
          <w:rFonts w:ascii="Arial" w:hAnsi="Arial" w:cs="Arial"/>
          <w:color w:val="0000FF"/>
          <w:sz w:val="16"/>
          <w:szCs w:val="16"/>
          <w:highlight w:val="white"/>
        </w:rPr>
        <w:t>&gt;</w:t>
      </w:r>
    </w:p>
    <w:p w14:paraId="16B35BE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Profiles</w:t>
      </w:r>
      <w:r w:rsidRPr="006B07C7">
        <w:rPr>
          <w:rFonts w:ascii="Arial" w:hAnsi="Arial" w:cs="Arial"/>
          <w:color w:val="0000FF"/>
          <w:sz w:val="16"/>
          <w:szCs w:val="16"/>
          <w:highlight w:val="white"/>
        </w:rPr>
        <w:t>&gt;</w:t>
      </w:r>
    </w:p>
    <w:p w14:paraId="16B35BE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w:t>
      </w:r>
      <w:r w:rsidRPr="006B07C7">
        <w:rPr>
          <w:rFonts w:ascii="Arial" w:hAnsi="Arial" w:cs="Arial"/>
          <w:color w:val="0000FF"/>
          <w:sz w:val="16"/>
          <w:szCs w:val="16"/>
          <w:highlight w:val="white"/>
        </w:rPr>
        <w:t>&gt;</w:t>
      </w:r>
    </w:p>
    <w:p w14:paraId="16B35BE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ResGuests</w:t>
      </w:r>
      <w:r w:rsidRPr="006B07C7">
        <w:rPr>
          <w:rFonts w:ascii="Arial" w:hAnsi="Arial" w:cs="Arial"/>
          <w:color w:val="0000FF"/>
          <w:sz w:val="16"/>
          <w:szCs w:val="16"/>
          <w:highlight w:val="white"/>
        </w:rPr>
        <w:t>&gt;</w:t>
      </w:r>
    </w:p>
    <w:p w14:paraId="16B35BE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ResGlobalInfo</w:t>
      </w:r>
      <w:r w:rsidRPr="006B07C7">
        <w:rPr>
          <w:rFonts w:ascii="Arial" w:hAnsi="Arial" w:cs="Arial"/>
          <w:color w:val="0000FF"/>
          <w:sz w:val="16"/>
          <w:szCs w:val="16"/>
          <w:highlight w:val="white"/>
        </w:rPr>
        <w:t>&gt;</w:t>
      </w:r>
    </w:p>
    <w:p w14:paraId="16B35BE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HotelReservationIDs</w:t>
      </w:r>
      <w:r w:rsidRPr="006B07C7">
        <w:rPr>
          <w:rFonts w:ascii="Arial" w:hAnsi="Arial" w:cs="Arial"/>
          <w:color w:val="0000FF"/>
          <w:sz w:val="16"/>
          <w:szCs w:val="16"/>
          <w:highlight w:val="white"/>
        </w:rPr>
        <w:t>&gt;</w:t>
      </w:r>
    </w:p>
    <w:p w14:paraId="16B35BE7" w14:textId="7FD7A399"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9952" behindDoc="0" locked="0" layoutInCell="1" allowOverlap="1" wp14:anchorId="16B36233" wp14:editId="6F35D920">
                <wp:simplePos x="0" y="0"/>
                <wp:positionH relativeFrom="column">
                  <wp:posOffset>7232650</wp:posOffset>
                </wp:positionH>
                <wp:positionV relativeFrom="paragraph">
                  <wp:posOffset>104140</wp:posOffset>
                </wp:positionV>
                <wp:extent cx="0" cy="147320"/>
                <wp:effectExtent l="60325" t="18415" r="53975" b="5715"/>
                <wp:wrapNone/>
                <wp:docPr id="239"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8" o:spid="_x0000_s1026" type="#_x0000_t32" style="position:absolute;margin-left:569.5pt;margin-top:8.2pt;width:0;height:11.6pt;flip:y;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JZmPQIAAGo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HotelReservationID</w:t>
      </w:r>
      <w:r w:rsidR="00016C55" w:rsidRPr="006B07C7">
        <w:rPr>
          <w:rFonts w:ascii="Arial" w:hAnsi="Arial" w:cs="Arial"/>
          <w:color w:val="FF0000"/>
          <w:sz w:val="16"/>
          <w:szCs w:val="16"/>
          <w:highlight w:val="white"/>
        </w:rPr>
        <w:t xml:space="preserve"> ResID_SourceContext</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XX</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ResID_Type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14</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ResID_Value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5997KAE516</w:t>
      </w:r>
      <w:r w:rsidR="00016C55" w:rsidRPr="006B07C7">
        <w:rPr>
          <w:rFonts w:ascii="Arial" w:hAnsi="Arial" w:cs="Arial"/>
          <w:color w:val="0000FF"/>
          <w:sz w:val="16"/>
          <w:szCs w:val="16"/>
          <w:highlight w:val="white"/>
        </w:rPr>
        <w:t>"/&gt;</w:t>
      </w:r>
    </w:p>
    <w:p w14:paraId="16B35BE8" w14:textId="1AB2BD43"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0096" behindDoc="0" locked="0" layoutInCell="1" allowOverlap="1" wp14:anchorId="16B36234" wp14:editId="3FC59A06">
                <wp:simplePos x="0" y="0"/>
                <wp:positionH relativeFrom="column">
                  <wp:posOffset>8653780</wp:posOffset>
                </wp:positionH>
                <wp:positionV relativeFrom="paragraph">
                  <wp:posOffset>15875</wp:posOffset>
                </wp:positionV>
                <wp:extent cx="333375" cy="228600"/>
                <wp:effectExtent l="5080" t="6350" r="13970" b="12700"/>
                <wp:wrapNone/>
                <wp:docPr id="23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4"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144" style="position:absolute;margin-left:681.4pt;margin-top:1.25pt;width:26.25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">
                <v:textbox>
                  <w:txbxContent>
                    <w:p w14:paraId="16B363B4"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HotelReservationIDs</w:t>
      </w:r>
      <w:r w:rsidR="00016C55" w:rsidRPr="006B07C7">
        <w:rPr>
          <w:rFonts w:ascii="Arial" w:hAnsi="Arial" w:cs="Arial"/>
          <w:color w:val="0000FF"/>
          <w:sz w:val="16"/>
          <w:szCs w:val="16"/>
          <w:highlight w:val="white"/>
        </w:rPr>
        <w:t>&gt;</w:t>
      </w:r>
    </w:p>
    <w:p w14:paraId="16B35BE9" w14:textId="5DE03E95"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8928" behindDoc="0" locked="0" layoutInCell="1" allowOverlap="1" wp14:anchorId="16B36235" wp14:editId="765CB6DD">
                <wp:simplePos x="0" y="0"/>
                <wp:positionH relativeFrom="column">
                  <wp:posOffset>7232650</wp:posOffset>
                </wp:positionH>
                <wp:positionV relativeFrom="paragraph">
                  <wp:posOffset>17780</wp:posOffset>
                </wp:positionV>
                <wp:extent cx="1421130" cy="0"/>
                <wp:effectExtent l="12700" t="8255" r="13970" b="10795"/>
                <wp:wrapNone/>
                <wp:docPr id="237"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7" o:spid="_x0000_s1026" type="#_x0000_t32" style="position:absolute;margin-left:569.5pt;margin-top:1.4pt;width:111.9pt;height:0;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57KQIAAEk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ResGlobalInfo</w:t>
      </w:r>
      <w:r w:rsidR="00016C55" w:rsidRPr="006B07C7">
        <w:rPr>
          <w:rFonts w:ascii="Arial" w:hAnsi="Arial" w:cs="Arial"/>
          <w:color w:val="0000FF"/>
          <w:sz w:val="16"/>
          <w:szCs w:val="16"/>
          <w:highlight w:val="white"/>
        </w:rPr>
        <w:t>&gt;</w:t>
      </w:r>
    </w:p>
    <w:p w14:paraId="16B35BE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HotelResModify</w:t>
      </w:r>
      <w:r w:rsidRPr="006B07C7">
        <w:rPr>
          <w:rFonts w:ascii="Arial" w:hAnsi="Arial" w:cs="Arial"/>
          <w:color w:val="0000FF"/>
          <w:sz w:val="16"/>
          <w:szCs w:val="16"/>
          <w:highlight w:val="white"/>
        </w:rPr>
        <w:t>&gt;</w:t>
      </w:r>
    </w:p>
    <w:p w14:paraId="16B35BE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HotelResModifies</w:t>
      </w:r>
      <w:r w:rsidRPr="006B07C7">
        <w:rPr>
          <w:rFonts w:ascii="Arial" w:hAnsi="Arial" w:cs="Arial"/>
          <w:color w:val="0000FF"/>
          <w:sz w:val="16"/>
          <w:szCs w:val="16"/>
          <w:highlight w:val="white"/>
        </w:rPr>
        <w:t>&gt;</w:t>
      </w:r>
    </w:p>
    <w:p w14:paraId="16B35BE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OTA_HotelResModifyRS</w:t>
      </w:r>
      <w:r w:rsidRPr="006B07C7">
        <w:rPr>
          <w:rFonts w:ascii="Arial" w:hAnsi="Arial" w:cs="Arial"/>
          <w:color w:val="0000FF"/>
          <w:sz w:val="16"/>
          <w:szCs w:val="16"/>
          <w:highlight w:val="white"/>
        </w:rPr>
        <w:t>&gt;</w:t>
      </w:r>
    </w:p>
    <w:p w14:paraId="16B35BED" w14:textId="77777777" w:rsidR="00016C55" w:rsidRPr="00AF4064" w:rsidRDefault="00016C55" w:rsidP="0017245A">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BEE" w14:textId="77777777" w:rsidR="00016C55" w:rsidRPr="00AF4064" w:rsidRDefault="00016C55" w:rsidP="0017245A">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0000FF"/>
          <w:sz w:val="16"/>
          <w:szCs w:val="16"/>
        </w:rPr>
        <w:t>&gt;</w:t>
      </w:r>
    </w:p>
    <w:p w14:paraId="16B35BEF" w14:textId="77777777" w:rsidR="00016C55" w:rsidRDefault="00016C55" w:rsidP="00016C55">
      <w:pPr>
        <w:rPr>
          <w:rFonts w:ascii="Arial" w:hAnsi="Arial" w:cs="Arial"/>
          <w:b/>
          <w:u w:val="single"/>
        </w:rPr>
      </w:pPr>
    </w:p>
    <w:p w14:paraId="16B35BF0" w14:textId="77777777" w:rsidR="00016C55" w:rsidRPr="006E37F0" w:rsidRDefault="00016C55" w:rsidP="006E37F0">
      <w:pPr>
        <w:pStyle w:val="TableText"/>
        <w:pageBreakBefore/>
        <w:spacing w:before="120" w:after="120"/>
        <w:rPr>
          <w:b/>
          <w:sz w:val="20"/>
          <w:szCs w:val="20"/>
          <w:u w:val="single"/>
        </w:rPr>
      </w:pPr>
      <w:r w:rsidRPr="006E37F0">
        <w:rPr>
          <w:b/>
          <w:sz w:val="20"/>
          <w:szCs w:val="20"/>
          <w:u w:val="single"/>
        </w:rPr>
        <w:t xml:space="preserve">Worldspan Core GDS - Modify Committed Hotel Booking </w:t>
      </w:r>
      <w:r w:rsidR="006E37F0">
        <w:rPr>
          <w:b/>
          <w:sz w:val="20"/>
          <w:szCs w:val="20"/>
          <w:u w:val="single"/>
        </w:rPr>
        <w:t>(</w:t>
      </w:r>
      <w:r w:rsidRPr="006E37F0">
        <w:rPr>
          <w:b/>
          <w:sz w:val="20"/>
          <w:szCs w:val="20"/>
          <w:u w:val="single"/>
        </w:rPr>
        <w:t>Add Extra Child</w:t>
      </w:r>
      <w:r w:rsidR="006E37F0">
        <w:rPr>
          <w:b/>
          <w:sz w:val="20"/>
          <w:szCs w:val="20"/>
          <w:u w:val="single"/>
        </w:rPr>
        <w:t>) – Example #3</w:t>
      </w:r>
      <w:r w:rsidR="00E73C79">
        <w:rPr>
          <w:b/>
          <w:sz w:val="20"/>
          <w:szCs w:val="20"/>
          <w:u w:val="single"/>
        </w:rPr>
        <w:t>B</w:t>
      </w:r>
    </w:p>
    <w:p w14:paraId="16B35BF1" w14:textId="77777777" w:rsidR="00016C55" w:rsidRDefault="00016C55" w:rsidP="0017245A">
      <w:pPr>
        <w:spacing w:after="0"/>
        <w:rPr>
          <w:rFonts w:ascii="Arial" w:hAnsi="Arial" w:cs="Arial"/>
          <w:noProof/>
          <w:szCs w:val="24"/>
        </w:rPr>
      </w:pPr>
    </w:p>
    <w:p w14:paraId="16B35BF2" w14:textId="329ADF0C" w:rsidR="00016C55" w:rsidRPr="0017245A" w:rsidRDefault="009F4FEB" w:rsidP="0017245A">
      <w:pPr>
        <w:spacing w:after="0"/>
        <w:rPr>
          <w:rFonts w:ascii="Courier New" w:hAnsi="Courier New" w:cs="Courier New"/>
          <w:noProof/>
          <w:szCs w:val="24"/>
        </w:rPr>
      </w:pPr>
      <w:r>
        <w:rPr>
          <w:rFonts w:ascii="Courier New" w:hAnsi="Courier New" w:cs="Courier New"/>
          <w:noProof/>
          <w:szCs w:val="24"/>
        </w:rPr>
        <mc:AlternateContent>
          <mc:Choice Requires="wps">
            <w:drawing>
              <wp:anchor distT="0" distB="0" distL="114300" distR="114300" simplePos="0" relativeHeight="251786240" behindDoc="0" locked="0" layoutInCell="1" allowOverlap="1" wp14:anchorId="16B36236" wp14:editId="2E8154B1">
                <wp:simplePos x="0" y="0"/>
                <wp:positionH relativeFrom="column">
                  <wp:posOffset>819150</wp:posOffset>
                </wp:positionH>
                <wp:positionV relativeFrom="paragraph">
                  <wp:posOffset>150495</wp:posOffset>
                </wp:positionV>
                <wp:extent cx="0" cy="223520"/>
                <wp:effectExtent l="57150" t="17145" r="57150" b="6985"/>
                <wp:wrapNone/>
                <wp:docPr id="236"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1" o:spid="_x0000_s1026" type="#_x0000_t32" style="position:absolute;margin-left:64.5pt;margin-top:11.85pt;width:0;height:17.6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">
                <v:stroke endarrow="block"/>
              </v:shape>
            </w:pict>
          </mc:Fallback>
        </mc:AlternateContent>
      </w:r>
      <w:r w:rsidR="00016C55" w:rsidRPr="0017245A">
        <w:rPr>
          <w:rFonts w:ascii="Courier New" w:hAnsi="Courier New" w:cs="Courier New"/>
          <w:noProof/>
          <w:szCs w:val="24"/>
        </w:rPr>
        <w:t>&gt;H@1/EC-</w:t>
      </w:r>
      <w:r w:rsidR="00016C55" w:rsidRPr="0017245A">
        <w:rPr>
          <w:rFonts w:ascii="Courier New" w:hAnsi="Courier New" w:cs="Courier New"/>
          <w:b/>
          <w:color w:val="00B050"/>
          <w:szCs w:val="24"/>
        </w:rPr>
        <w:t>1</w:t>
      </w:r>
    </w:p>
    <w:p w14:paraId="16B35BF3" w14:textId="77777777" w:rsidR="00016C55" w:rsidRDefault="00016C55" w:rsidP="0017245A">
      <w:pPr>
        <w:spacing w:after="0"/>
        <w:rPr>
          <w:rFonts w:ascii="Arial" w:hAnsi="Arial" w:cs="Arial"/>
          <w:noProof/>
          <w:szCs w:val="24"/>
        </w:rPr>
      </w:pPr>
    </w:p>
    <w:p w14:paraId="16B35BF4" w14:textId="1C38C5AC" w:rsidR="00016C55" w:rsidRDefault="009F4FEB" w:rsidP="0017245A">
      <w:pPr>
        <w:spacing w:after="0"/>
        <w:rPr>
          <w:rFonts w:ascii="Arial" w:hAnsi="Arial" w:cs="Arial"/>
          <w:noProof/>
          <w:szCs w:val="24"/>
        </w:rPr>
      </w:pPr>
      <w:r>
        <w:rPr>
          <w:rFonts w:ascii="Courier New" w:hAnsi="Courier New" w:cs="Courier New"/>
          <w:noProof/>
          <w:sz w:val="20"/>
          <w:szCs w:val="20"/>
        </w:rPr>
        <mc:AlternateContent>
          <mc:Choice Requires="wps">
            <w:drawing>
              <wp:anchor distT="0" distB="0" distL="114300" distR="114300" simplePos="0" relativeHeight="251785216" behindDoc="0" locked="0" layoutInCell="1" allowOverlap="1" wp14:anchorId="16B36237" wp14:editId="146FB328">
                <wp:simplePos x="0" y="0"/>
                <wp:positionH relativeFrom="column">
                  <wp:posOffset>676275</wp:posOffset>
                </wp:positionH>
                <wp:positionV relativeFrom="paragraph">
                  <wp:posOffset>26035</wp:posOffset>
                </wp:positionV>
                <wp:extent cx="333375" cy="228600"/>
                <wp:effectExtent l="9525" t="6985" r="9525" b="12065"/>
                <wp:wrapNone/>
                <wp:docPr id="235"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5" w14:textId="77777777" w:rsidR="00337B9C" w:rsidRPr="005E5F2A" w:rsidRDefault="00337B9C" w:rsidP="00016C55">
                            <w:pPr>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145" style="position:absolute;margin-left:53.25pt;margin-top:2.05pt;width:26.25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">
                <v:textbox>
                  <w:txbxContent>
                    <w:p w14:paraId="16B363B5" w14:textId="77777777" w:rsidR="00337B9C" w:rsidRPr="005E5F2A" w:rsidRDefault="00337B9C" w:rsidP="00016C55">
                      <w:pPr>
                        <w:jc w:val="center"/>
                        <w:rPr>
                          <w:rFonts w:ascii="Arial" w:hAnsi="Arial" w:cs="Arial"/>
                          <w:b/>
                        </w:rPr>
                      </w:pPr>
                      <w:r>
                        <w:rPr>
                          <w:rFonts w:ascii="Arial" w:hAnsi="Arial" w:cs="Arial"/>
                          <w:b/>
                        </w:rPr>
                        <w:t>A</w:t>
                      </w:r>
                    </w:p>
                  </w:txbxContent>
                </v:textbox>
              </v:rect>
            </w:pict>
          </mc:Fallback>
        </mc:AlternateContent>
      </w:r>
    </w:p>
    <w:p w14:paraId="16B35BF5" w14:textId="77777777" w:rsidR="00016C55" w:rsidRDefault="00016C55" w:rsidP="0017245A">
      <w:pPr>
        <w:spacing w:after="0"/>
        <w:rPr>
          <w:rFonts w:ascii="Arial" w:hAnsi="Arial" w:cs="Arial"/>
          <w:noProof/>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016C55" w:rsidRPr="003271C0" w14:paraId="16B35BF9" w14:textId="77777777" w:rsidTr="00016C55">
        <w:tc>
          <w:tcPr>
            <w:tcW w:w="1008" w:type="dxa"/>
            <w:shd w:val="pct12" w:color="auto" w:fill="auto"/>
          </w:tcPr>
          <w:p w14:paraId="16B35BF6" w14:textId="77777777" w:rsidR="00016C55" w:rsidRPr="003271C0" w:rsidRDefault="00016C55" w:rsidP="0017245A">
            <w:pPr>
              <w:pStyle w:val="TableHeading"/>
              <w:spacing w:after="0"/>
            </w:pPr>
            <w:r w:rsidRPr="003271C0">
              <w:t>Marker</w:t>
            </w:r>
          </w:p>
        </w:tc>
        <w:tc>
          <w:tcPr>
            <w:tcW w:w="1260" w:type="dxa"/>
            <w:shd w:val="pct12" w:color="auto" w:fill="auto"/>
          </w:tcPr>
          <w:p w14:paraId="16B35BF7" w14:textId="77777777" w:rsidR="00016C55" w:rsidRPr="003271C0" w:rsidRDefault="00016C55" w:rsidP="00016C55">
            <w:pPr>
              <w:pStyle w:val="TableHeading"/>
            </w:pPr>
            <w:r w:rsidRPr="003271C0">
              <w:t>Dat</w:t>
            </w:r>
            <w:r>
              <w:t>a</w:t>
            </w:r>
            <w:r w:rsidRPr="003271C0">
              <w:t xml:space="preserve"> Field</w:t>
            </w:r>
          </w:p>
        </w:tc>
        <w:tc>
          <w:tcPr>
            <w:tcW w:w="4140" w:type="dxa"/>
            <w:shd w:val="pct12" w:color="auto" w:fill="auto"/>
          </w:tcPr>
          <w:p w14:paraId="16B35BF8" w14:textId="77777777" w:rsidR="00016C55" w:rsidRPr="003271C0" w:rsidRDefault="00016C55" w:rsidP="00016C55">
            <w:pPr>
              <w:pStyle w:val="TableHeading"/>
            </w:pPr>
            <w:r w:rsidRPr="003271C0">
              <w:t>Description</w:t>
            </w:r>
          </w:p>
        </w:tc>
      </w:tr>
      <w:tr w:rsidR="00016C55" w:rsidRPr="003271C0" w14:paraId="16B35BFD" w14:textId="77777777" w:rsidTr="00016C55">
        <w:tc>
          <w:tcPr>
            <w:tcW w:w="1008" w:type="dxa"/>
          </w:tcPr>
          <w:p w14:paraId="16B35BFA" w14:textId="77777777" w:rsidR="00016C55" w:rsidRPr="003271C0" w:rsidRDefault="00016C55" w:rsidP="00016C55">
            <w:pPr>
              <w:pStyle w:val="TableText"/>
            </w:pPr>
          </w:p>
        </w:tc>
        <w:tc>
          <w:tcPr>
            <w:tcW w:w="1260" w:type="dxa"/>
          </w:tcPr>
          <w:p w14:paraId="16B35BFB" w14:textId="77777777" w:rsidR="00016C55" w:rsidRPr="003271C0" w:rsidRDefault="00016C55" w:rsidP="00016C55">
            <w:pPr>
              <w:pStyle w:val="TableText"/>
            </w:pPr>
            <w:r>
              <w:t>H@</w:t>
            </w:r>
          </w:p>
        </w:tc>
        <w:tc>
          <w:tcPr>
            <w:tcW w:w="4140" w:type="dxa"/>
          </w:tcPr>
          <w:p w14:paraId="16B35BFC" w14:textId="77777777" w:rsidR="00016C55" w:rsidRPr="003271C0" w:rsidRDefault="00016C55" w:rsidP="00016C55">
            <w:pPr>
              <w:pStyle w:val="TableText"/>
            </w:pPr>
            <w:r w:rsidRPr="003271C0">
              <w:t>Function Identifier</w:t>
            </w:r>
            <w:r>
              <w:t xml:space="preserve">  (Hotel Change)</w:t>
            </w:r>
          </w:p>
        </w:tc>
      </w:tr>
      <w:tr w:rsidR="00016C55" w:rsidRPr="003271C0" w14:paraId="16B35C01" w14:textId="77777777" w:rsidTr="00016C55">
        <w:tc>
          <w:tcPr>
            <w:tcW w:w="1008" w:type="dxa"/>
          </w:tcPr>
          <w:p w14:paraId="16B35BFE" w14:textId="77777777" w:rsidR="00016C55" w:rsidRPr="00420D48" w:rsidRDefault="00016C55" w:rsidP="00016C55">
            <w:pPr>
              <w:pStyle w:val="TableText"/>
              <w:jc w:val="center"/>
              <w:rPr>
                <w:b/>
              </w:rPr>
            </w:pPr>
          </w:p>
        </w:tc>
        <w:tc>
          <w:tcPr>
            <w:tcW w:w="1260" w:type="dxa"/>
          </w:tcPr>
          <w:p w14:paraId="16B35BFF" w14:textId="77777777" w:rsidR="00016C55" w:rsidRPr="005E5F2A" w:rsidRDefault="00016C55" w:rsidP="00016C55">
            <w:pPr>
              <w:pStyle w:val="TableText"/>
              <w:rPr>
                <w:rFonts w:ascii="Courier New" w:hAnsi="Courier New" w:cs="Courier New"/>
                <w:sz w:val="24"/>
                <w:szCs w:val="24"/>
              </w:rPr>
            </w:pPr>
            <w:r w:rsidRPr="005E5F2A">
              <w:rPr>
                <w:rFonts w:ascii="Courier New" w:hAnsi="Courier New" w:cs="Courier New"/>
                <w:sz w:val="24"/>
                <w:szCs w:val="24"/>
              </w:rPr>
              <w:t>1</w:t>
            </w:r>
          </w:p>
        </w:tc>
        <w:tc>
          <w:tcPr>
            <w:tcW w:w="4140" w:type="dxa"/>
          </w:tcPr>
          <w:p w14:paraId="16B35C00" w14:textId="77777777" w:rsidR="00016C55" w:rsidRPr="003271C0" w:rsidRDefault="00016C55" w:rsidP="00016C55">
            <w:pPr>
              <w:pStyle w:val="TableText"/>
            </w:pPr>
            <w:r>
              <w:t>Segment 1</w:t>
            </w:r>
          </w:p>
        </w:tc>
      </w:tr>
      <w:tr w:rsidR="00016C55" w:rsidRPr="003271C0" w14:paraId="16B35C05" w14:textId="77777777" w:rsidTr="00016C55">
        <w:tc>
          <w:tcPr>
            <w:tcW w:w="1008" w:type="dxa"/>
          </w:tcPr>
          <w:p w14:paraId="16B35C02" w14:textId="77777777" w:rsidR="00016C55" w:rsidRPr="00420D48" w:rsidRDefault="00016C55" w:rsidP="00016C55">
            <w:pPr>
              <w:pStyle w:val="TableText"/>
              <w:jc w:val="center"/>
              <w:rPr>
                <w:b/>
              </w:rPr>
            </w:pPr>
          </w:p>
        </w:tc>
        <w:tc>
          <w:tcPr>
            <w:tcW w:w="1260" w:type="dxa"/>
          </w:tcPr>
          <w:p w14:paraId="16B35C03" w14:textId="77777777" w:rsidR="00016C55" w:rsidRPr="00BB7906" w:rsidRDefault="00016C55" w:rsidP="00016C55">
            <w:pPr>
              <w:pStyle w:val="TableText"/>
              <w:rPr>
                <w:rFonts w:ascii="Courier New" w:hAnsi="Courier New" w:cs="Courier New"/>
                <w:b/>
                <w:sz w:val="24"/>
                <w:szCs w:val="24"/>
              </w:rPr>
            </w:pPr>
            <w:r w:rsidRPr="00BB7906">
              <w:rPr>
                <w:rFonts w:ascii="Courier New" w:hAnsi="Courier New" w:cs="Courier New"/>
                <w:sz w:val="24"/>
                <w:szCs w:val="24"/>
              </w:rPr>
              <w:t>/</w:t>
            </w:r>
          </w:p>
        </w:tc>
        <w:tc>
          <w:tcPr>
            <w:tcW w:w="4140" w:type="dxa"/>
          </w:tcPr>
          <w:p w14:paraId="16B35C04" w14:textId="77777777" w:rsidR="00016C55" w:rsidRPr="003271C0" w:rsidRDefault="00016C55" w:rsidP="00016C55">
            <w:pPr>
              <w:pStyle w:val="TableText"/>
            </w:pPr>
            <w:r>
              <w:t>Separator</w:t>
            </w:r>
          </w:p>
        </w:tc>
      </w:tr>
      <w:tr w:rsidR="00016C55" w:rsidRPr="003271C0" w14:paraId="16B35C09" w14:textId="77777777" w:rsidTr="00016C55">
        <w:tc>
          <w:tcPr>
            <w:tcW w:w="1008" w:type="dxa"/>
          </w:tcPr>
          <w:p w14:paraId="16B35C06" w14:textId="77777777" w:rsidR="00016C55" w:rsidRPr="00420D48" w:rsidRDefault="00016C55" w:rsidP="00016C55">
            <w:pPr>
              <w:pStyle w:val="TableText"/>
              <w:jc w:val="center"/>
              <w:rPr>
                <w:b/>
              </w:rPr>
            </w:pPr>
          </w:p>
        </w:tc>
        <w:tc>
          <w:tcPr>
            <w:tcW w:w="1260" w:type="dxa"/>
          </w:tcPr>
          <w:p w14:paraId="16B35C07" w14:textId="77777777" w:rsidR="00016C55" w:rsidRPr="00625186" w:rsidRDefault="00016C55" w:rsidP="00016C55">
            <w:pPr>
              <w:pStyle w:val="TableText"/>
              <w:rPr>
                <w:rFonts w:ascii="Courier New" w:hAnsi="Courier New" w:cs="Courier New"/>
                <w:sz w:val="24"/>
                <w:szCs w:val="24"/>
              </w:rPr>
            </w:pPr>
            <w:r>
              <w:rPr>
                <w:rFonts w:ascii="Courier New" w:hAnsi="Courier New" w:cs="Courier New"/>
                <w:sz w:val="24"/>
                <w:szCs w:val="24"/>
              </w:rPr>
              <w:t>EC-</w:t>
            </w:r>
          </w:p>
        </w:tc>
        <w:tc>
          <w:tcPr>
            <w:tcW w:w="4140" w:type="dxa"/>
          </w:tcPr>
          <w:p w14:paraId="16B35C08" w14:textId="77777777" w:rsidR="00016C55" w:rsidRPr="003271C0" w:rsidRDefault="00016C55" w:rsidP="00016C55">
            <w:pPr>
              <w:pStyle w:val="TableText"/>
            </w:pPr>
            <w:r>
              <w:t>Extra Child Function Identifier</w:t>
            </w:r>
          </w:p>
        </w:tc>
      </w:tr>
      <w:tr w:rsidR="00016C55" w:rsidRPr="003271C0" w14:paraId="16B35C0D" w14:textId="77777777" w:rsidTr="00016C55">
        <w:tc>
          <w:tcPr>
            <w:tcW w:w="1008" w:type="dxa"/>
          </w:tcPr>
          <w:p w14:paraId="16B35C0A" w14:textId="77777777" w:rsidR="00016C55" w:rsidRDefault="00016C55" w:rsidP="00016C55">
            <w:pPr>
              <w:pStyle w:val="TableText"/>
              <w:jc w:val="center"/>
              <w:rPr>
                <w:b/>
              </w:rPr>
            </w:pPr>
            <w:r>
              <w:rPr>
                <w:b/>
              </w:rPr>
              <w:t>A</w:t>
            </w:r>
          </w:p>
        </w:tc>
        <w:tc>
          <w:tcPr>
            <w:tcW w:w="1260" w:type="dxa"/>
          </w:tcPr>
          <w:p w14:paraId="16B35C0B" w14:textId="77777777" w:rsidR="00016C55" w:rsidRPr="00BB7906" w:rsidRDefault="00016C55" w:rsidP="00016C55">
            <w:pPr>
              <w:pStyle w:val="TableText"/>
              <w:rPr>
                <w:rFonts w:ascii="Courier New" w:hAnsi="Courier New" w:cs="Courier New"/>
                <w:b/>
                <w:color w:val="002060"/>
                <w:sz w:val="24"/>
                <w:szCs w:val="24"/>
              </w:rPr>
            </w:pPr>
            <w:r>
              <w:rPr>
                <w:rFonts w:ascii="Courier New" w:eastAsiaTheme="minorHAnsi" w:hAnsi="Courier New" w:cs="Times New Roman"/>
                <w:b/>
                <w:color w:val="00B050"/>
                <w:sz w:val="24"/>
                <w:szCs w:val="24"/>
                <w:lang w:val="en-US"/>
              </w:rPr>
              <w:t>1</w:t>
            </w:r>
          </w:p>
        </w:tc>
        <w:tc>
          <w:tcPr>
            <w:tcW w:w="4140" w:type="dxa"/>
          </w:tcPr>
          <w:p w14:paraId="16B35C0C" w14:textId="77777777" w:rsidR="00016C55" w:rsidRDefault="00016C55" w:rsidP="00016C55">
            <w:pPr>
              <w:pStyle w:val="TableText"/>
            </w:pPr>
            <w:r>
              <w:t>Extra Child Number</w:t>
            </w:r>
          </w:p>
        </w:tc>
      </w:tr>
    </w:tbl>
    <w:p w14:paraId="16B35C0E" w14:textId="77777777" w:rsidR="00016C55" w:rsidRDefault="00016C55" w:rsidP="00016C55">
      <w:pPr>
        <w:rPr>
          <w:rFonts w:ascii="Arial" w:hAnsi="Arial" w:cs="Arial"/>
          <w:noProof/>
          <w:szCs w:val="24"/>
        </w:rPr>
      </w:pPr>
    </w:p>
    <w:p w14:paraId="16B35C0F" w14:textId="77777777" w:rsidR="00016C55" w:rsidRPr="006E37F0" w:rsidRDefault="006E37F0" w:rsidP="006E37F0">
      <w:pPr>
        <w:pStyle w:val="TableText"/>
        <w:pageBreakBefore/>
        <w:spacing w:before="120" w:after="120"/>
        <w:rPr>
          <w:b/>
          <w:sz w:val="20"/>
          <w:szCs w:val="20"/>
          <w:u w:val="single"/>
        </w:rPr>
      </w:pPr>
      <w:r>
        <w:rPr>
          <w:b/>
          <w:sz w:val="20"/>
          <w:szCs w:val="20"/>
          <w:u w:val="single"/>
        </w:rPr>
        <w:t xml:space="preserve">OTA </w:t>
      </w:r>
      <w:r w:rsidR="00016C55" w:rsidRPr="006E37F0">
        <w:rPr>
          <w:b/>
          <w:sz w:val="20"/>
          <w:szCs w:val="20"/>
          <w:u w:val="single"/>
        </w:rPr>
        <w:t xml:space="preserve">XML Request </w:t>
      </w:r>
      <w:r>
        <w:rPr>
          <w:b/>
          <w:sz w:val="20"/>
          <w:szCs w:val="20"/>
          <w:u w:val="single"/>
        </w:rPr>
        <w:t>@ResStatus=”Modify” – Example #3</w:t>
      </w:r>
      <w:r w:rsidR="00E73C79">
        <w:rPr>
          <w:b/>
          <w:sz w:val="20"/>
          <w:szCs w:val="20"/>
          <w:u w:val="single"/>
        </w:rPr>
        <w:t>B</w:t>
      </w:r>
    </w:p>
    <w:p w14:paraId="16B35C10"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0107A8">
        <w:rPr>
          <w:rFonts w:ascii="Arial" w:hAnsi="Arial" w:cs="Arial"/>
          <w:color w:val="0000FF"/>
          <w:sz w:val="16"/>
          <w:szCs w:val="16"/>
        </w:rPr>
        <w:t>&lt;</w:t>
      </w:r>
      <w:r w:rsidRPr="000107A8">
        <w:rPr>
          <w:rFonts w:ascii="Arial" w:hAnsi="Arial" w:cs="Arial"/>
          <w:color w:val="800000"/>
          <w:sz w:val="16"/>
          <w:szCs w:val="16"/>
        </w:rPr>
        <w:t>soap</w:t>
      </w:r>
      <w:r w:rsidRPr="00AF4064">
        <w:rPr>
          <w:rFonts w:ascii="Arial" w:hAnsi="Arial" w:cs="Arial"/>
          <w:color w:val="800000"/>
          <w:sz w:val="16"/>
          <w:szCs w:val="16"/>
        </w:rPr>
        <w:t>:Envelope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C11"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C12"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C13"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C14"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C15"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C16"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C17"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C18"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C19" w14:textId="77777777" w:rsidR="00152730" w:rsidRPr="000617E9" w:rsidRDefault="00152730" w:rsidP="0017245A">
      <w:pPr>
        <w:autoSpaceDE w:val="0"/>
        <w:autoSpaceDN w:val="0"/>
        <w:adjustRightInd w:val="0"/>
        <w:spacing w:after="0" w:line="240" w:lineRule="auto"/>
        <w:rPr>
          <w:rFonts w:ascii="Arial" w:hAnsi="Arial" w:cs="Arial"/>
          <w:color w:val="000000"/>
          <w:sz w:val="16"/>
          <w:szCs w:val="16"/>
        </w:rPr>
      </w:pPr>
      <w:r w:rsidRPr="000617E9">
        <w:rPr>
          <w:rFonts w:ascii="Arial" w:hAnsi="Arial" w:cs="Arial"/>
          <w:color w:val="000000"/>
          <w:sz w:val="16"/>
          <w:szCs w:val="16"/>
        </w:rPr>
        <w:tab/>
      </w:r>
      <w:r w:rsidRPr="000617E9">
        <w:rPr>
          <w:rFonts w:ascii="Arial" w:hAnsi="Arial" w:cs="Arial"/>
          <w:color w:val="000000"/>
          <w:sz w:val="16"/>
          <w:szCs w:val="16"/>
        </w:rPr>
        <w:tab/>
      </w:r>
      <w:r w:rsidRPr="000617E9">
        <w:rPr>
          <w:rFonts w:ascii="Arial" w:hAnsi="Arial" w:cs="Arial"/>
          <w:color w:val="0000FF"/>
          <w:sz w:val="16"/>
          <w:szCs w:val="16"/>
        </w:rPr>
        <w:t>&lt;</w:t>
      </w:r>
      <w:r w:rsidRPr="000617E9">
        <w:rPr>
          <w:rFonts w:ascii="Arial" w:hAnsi="Arial" w:cs="Arial"/>
          <w:color w:val="800000"/>
          <w:sz w:val="16"/>
          <w:szCs w:val="16"/>
        </w:rPr>
        <w:t>OTA_HotelRes</w:t>
      </w:r>
      <w:r w:rsidR="00863FE4" w:rsidRPr="000617E9">
        <w:rPr>
          <w:rFonts w:ascii="Arial" w:hAnsi="Arial" w:cs="Arial"/>
          <w:color w:val="800000"/>
          <w:sz w:val="16"/>
          <w:szCs w:val="16"/>
        </w:rPr>
        <w:t>Modify</w:t>
      </w:r>
      <w:r w:rsidRPr="000617E9">
        <w:rPr>
          <w:rFonts w:ascii="Arial" w:hAnsi="Arial" w:cs="Arial"/>
          <w:color w:val="800000"/>
          <w:sz w:val="16"/>
          <w:szCs w:val="16"/>
        </w:rPr>
        <w:t>RQ</w:t>
      </w:r>
      <w:r w:rsidRPr="000617E9">
        <w:rPr>
          <w:rFonts w:ascii="Arial" w:hAnsi="Arial" w:cs="Arial"/>
          <w:color w:val="FF0000"/>
          <w:sz w:val="16"/>
          <w:szCs w:val="16"/>
        </w:rPr>
        <w:t xml:space="preserve"> xmlns</w:t>
      </w:r>
      <w:r w:rsidRPr="000617E9">
        <w:rPr>
          <w:rFonts w:ascii="Arial" w:hAnsi="Arial" w:cs="Arial"/>
          <w:color w:val="0000FF"/>
          <w:sz w:val="16"/>
          <w:szCs w:val="16"/>
        </w:rPr>
        <w:t>="</w:t>
      </w:r>
      <w:r w:rsidRPr="000617E9">
        <w:rPr>
          <w:rFonts w:ascii="Arial" w:hAnsi="Arial" w:cs="Arial"/>
          <w:color w:val="000000"/>
          <w:sz w:val="16"/>
          <w:szCs w:val="16"/>
        </w:rPr>
        <w:t>http://www.opentravel.org/OTA/2003/05</w:t>
      </w:r>
      <w:r w:rsidRPr="000617E9">
        <w:rPr>
          <w:rFonts w:ascii="Arial" w:hAnsi="Arial" w:cs="Arial"/>
          <w:color w:val="0000FF"/>
          <w:sz w:val="16"/>
          <w:szCs w:val="16"/>
        </w:rPr>
        <w:t>"</w:t>
      </w:r>
      <w:r w:rsidRPr="000617E9">
        <w:rPr>
          <w:rFonts w:ascii="Arial" w:hAnsi="Arial" w:cs="Arial"/>
          <w:color w:val="FF0000"/>
          <w:sz w:val="16"/>
          <w:szCs w:val="16"/>
        </w:rPr>
        <w:t xml:space="preserve"> xmlns:ns2</w:t>
      </w:r>
      <w:r w:rsidRPr="000617E9">
        <w:rPr>
          <w:rFonts w:ascii="Arial" w:hAnsi="Arial" w:cs="Arial"/>
          <w:color w:val="0000FF"/>
          <w:sz w:val="16"/>
          <w:szCs w:val="16"/>
        </w:rPr>
        <w:t>="</w:t>
      </w:r>
      <w:r w:rsidRPr="000617E9">
        <w:rPr>
          <w:rFonts w:ascii="Arial" w:hAnsi="Arial" w:cs="Arial"/>
          <w:color w:val="000000"/>
          <w:sz w:val="16"/>
          <w:szCs w:val="16"/>
        </w:rPr>
        <w:t>http://xmlota.wspan.com/webservice/</w:t>
      </w:r>
      <w:r w:rsidRPr="000617E9">
        <w:rPr>
          <w:rFonts w:ascii="Arial" w:hAnsi="Arial" w:cs="Arial"/>
          <w:color w:val="0000FF"/>
          <w:sz w:val="16"/>
          <w:szCs w:val="16"/>
        </w:rPr>
        <w:t>"</w:t>
      </w:r>
      <w:r w:rsidRPr="000617E9">
        <w:rPr>
          <w:rFonts w:ascii="Arial" w:hAnsi="Arial" w:cs="Arial"/>
          <w:color w:val="FF0000"/>
          <w:sz w:val="16"/>
          <w:szCs w:val="16"/>
        </w:rPr>
        <w:t xml:space="preserve"> TransactionIdentifier</w:t>
      </w:r>
      <w:r w:rsidRPr="000617E9">
        <w:rPr>
          <w:rFonts w:ascii="Arial" w:hAnsi="Arial" w:cs="Arial"/>
          <w:color w:val="0000FF"/>
          <w:sz w:val="16"/>
          <w:szCs w:val="16"/>
        </w:rPr>
        <w:t>="</w:t>
      </w:r>
      <w:r w:rsidR="00476154">
        <w:rPr>
          <w:rFonts w:ascii="Arial" w:hAnsi="Arial" w:cs="Arial"/>
          <w:color w:val="000000"/>
          <w:sz w:val="16"/>
          <w:szCs w:val="16"/>
        </w:rPr>
        <w:t>CA</w:t>
      </w:r>
      <w:r w:rsidR="00476154" w:rsidRPr="000617E9">
        <w:rPr>
          <w:rFonts w:ascii="Arial" w:hAnsi="Arial" w:cs="Arial"/>
          <w:color w:val="000000"/>
          <w:sz w:val="16"/>
          <w:szCs w:val="16"/>
        </w:rPr>
        <w:t>04</w:t>
      </w:r>
      <w:r w:rsidR="00476154">
        <w:rPr>
          <w:rFonts w:ascii="Arial" w:hAnsi="Arial" w:cs="Arial"/>
          <w:color w:val="000000"/>
          <w:sz w:val="16"/>
          <w:szCs w:val="16"/>
        </w:rPr>
        <w:t>AZ</w:t>
      </w:r>
      <w:r w:rsidR="00476154" w:rsidRPr="000617E9">
        <w:rPr>
          <w:rFonts w:ascii="Arial" w:hAnsi="Arial" w:cs="Arial"/>
          <w:color w:val="000000"/>
          <w:sz w:val="16"/>
          <w:szCs w:val="16"/>
        </w:rPr>
        <w:t>41265831634</w:t>
      </w:r>
      <w:r w:rsidRPr="000617E9">
        <w:rPr>
          <w:rFonts w:ascii="Arial" w:hAnsi="Arial" w:cs="Arial"/>
          <w:color w:val="0000FF"/>
          <w:sz w:val="16"/>
          <w:szCs w:val="16"/>
        </w:rPr>
        <w:t>"</w:t>
      </w:r>
      <w:r w:rsidRPr="000617E9">
        <w:rPr>
          <w:rFonts w:ascii="Arial" w:hAnsi="Arial" w:cs="Arial"/>
          <w:color w:val="FF0000"/>
          <w:sz w:val="16"/>
          <w:szCs w:val="16"/>
        </w:rPr>
        <w:t xml:space="preserve"> Version</w:t>
      </w:r>
      <w:r w:rsidRPr="000617E9">
        <w:rPr>
          <w:rFonts w:ascii="Arial" w:hAnsi="Arial" w:cs="Arial"/>
          <w:color w:val="0000FF"/>
          <w:sz w:val="16"/>
          <w:szCs w:val="16"/>
        </w:rPr>
        <w:t>="</w:t>
      </w:r>
      <w:r w:rsidRPr="000617E9">
        <w:rPr>
          <w:rFonts w:ascii="Arial" w:hAnsi="Arial" w:cs="Arial"/>
          <w:color w:val="000000"/>
          <w:sz w:val="16"/>
          <w:szCs w:val="16"/>
        </w:rPr>
        <w:t>1.0</w:t>
      </w:r>
      <w:r w:rsidRPr="000617E9">
        <w:rPr>
          <w:rFonts w:ascii="Arial" w:hAnsi="Arial" w:cs="Arial"/>
          <w:color w:val="0000FF"/>
          <w:sz w:val="16"/>
          <w:szCs w:val="16"/>
        </w:rPr>
        <w:t>"</w:t>
      </w:r>
      <w:r w:rsidRPr="000617E9">
        <w:rPr>
          <w:rFonts w:ascii="Arial" w:hAnsi="Arial" w:cs="Arial"/>
          <w:color w:val="FF0000"/>
          <w:sz w:val="16"/>
          <w:szCs w:val="16"/>
        </w:rPr>
        <w:t xml:space="preserve"> Target</w:t>
      </w:r>
      <w:r w:rsidRPr="000617E9">
        <w:rPr>
          <w:rFonts w:ascii="Arial" w:hAnsi="Arial" w:cs="Arial"/>
          <w:color w:val="0000FF"/>
          <w:sz w:val="16"/>
          <w:szCs w:val="16"/>
        </w:rPr>
        <w:t>="</w:t>
      </w:r>
      <w:r w:rsidRPr="000617E9">
        <w:rPr>
          <w:rFonts w:ascii="Arial" w:hAnsi="Arial" w:cs="Arial"/>
          <w:color w:val="000000"/>
          <w:sz w:val="16"/>
          <w:szCs w:val="16"/>
        </w:rPr>
        <w:t>Production</w:t>
      </w:r>
      <w:r w:rsidRPr="000617E9">
        <w:rPr>
          <w:rFonts w:ascii="Arial" w:hAnsi="Arial" w:cs="Arial"/>
          <w:color w:val="0000FF"/>
          <w:sz w:val="16"/>
          <w:szCs w:val="16"/>
        </w:rPr>
        <w:t>"</w:t>
      </w:r>
      <w:r w:rsidRPr="000617E9">
        <w:rPr>
          <w:rFonts w:ascii="Arial" w:hAnsi="Arial" w:cs="Arial"/>
          <w:color w:val="FF0000"/>
          <w:sz w:val="16"/>
          <w:szCs w:val="16"/>
        </w:rPr>
        <w:t xml:space="preserve"> EchoToken</w:t>
      </w:r>
      <w:r w:rsidRPr="000617E9">
        <w:rPr>
          <w:rFonts w:ascii="Arial" w:hAnsi="Arial" w:cs="Arial"/>
          <w:color w:val="0000FF"/>
          <w:sz w:val="16"/>
          <w:szCs w:val="16"/>
        </w:rPr>
        <w:t>="</w:t>
      </w:r>
      <w:r w:rsidRPr="000617E9">
        <w:rPr>
          <w:rFonts w:ascii="Arial" w:hAnsi="Arial" w:cs="Arial"/>
          <w:color w:val="000000"/>
          <w:sz w:val="16"/>
          <w:szCs w:val="16"/>
        </w:rPr>
        <w:t>CS@P2451261499853873-021517</w:t>
      </w:r>
      <w:r w:rsidR="000107A8" w:rsidRPr="000617E9">
        <w:rPr>
          <w:rFonts w:ascii="Arial" w:hAnsi="Arial" w:cs="Arial"/>
          <w:color w:val="000000"/>
          <w:sz w:val="16"/>
          <w:szCs w:val="16"/>
        </w:rPr>
        <w:t>XX</w:t>
      </w:r>
      <w:r w:rsidRPr="000617E9">
        <w:rPr>
          <w:rFonts w:ascii="Arial" w:hAnsi="Arial" w:cs="Arial"/>
          <w:color w:val="000000"/>
          <w:sz w:val="16"/>
          <w:szCs w:val="16"/>
        </w:rPr>
        <w:t>CS</w:t>
      </w:r>
      <w:r w:rsidRPr="000617E9">
        <w:rPr>
          <w:rFonts w:ascii="Arial" w:hAnsi="Arial" w:cs="Arial"/>
          <w:color w:val="0000FF"/>
          <w:sz w:val="16"/>
          <w:szCs w:val="16"/>
        </w:rPr>
        <w:t>"</w:t>
      </w:r>
      <w:r w:rsidRPr="000617E9">
        <w:rPr>
          <w:rFonts w:ascii="Arial" w:hAnsi="Arial" w:cs="Arial"/>
          <w:color w:val="FF0000"/>
          <w:sz w:val="16"/>
          <w:szCs w:val="16"/>
        </w:rPr>
        <w:t xml:space="preserve"> ResStatus</w:t>
      </w:r>
      <w:r w:rsidRPr="000617E9">
        <w:rPr>
          <w:rFonts w:ascii="Arial" w:hAnsi="Arial" w:cs="Arial"/>
          <w:color w:val="0000FF"/>
          <w:sz w:val="16"/>
          <w:szCs w:val="16"/>
        </w:rPr>
        <w:t>="</w:t>
      </w:r>
      <w:r w:rsidRPr="000617E9">
        <w:rPr>
          <w:rFonts w:ascii="Arial" w:hAnsi="Arial" w:cs="Arial"/>
          <w:color w:val="000000"/>
          <w:sz w:val="16"/>
          <w:szCs w:val="16"/>
        </w:rPr>
        <w:t>Modify</w:t>
      </w:r>
      <w:r w:rsidRPr="000617E9">
        <w:rPr>
          <w:rFonts w:ascii="Arial" w:hAnsi="Arial" w:cs="Arial"/>
          <w:color w:val="0000FF"/>
          <w:sz w:val="16"/>
          <w:szCs w:val="16"/>
        </w:rPr>
        <w:t>"&gt;</w:t>
      </w:r>
    </w:p>
    <w:p w14:paraId="16B35C1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POS</w:t>
      </w:r>
      <w:r w:rsidRPr="006B07C7">
        <w:rPr>
          <w:rFonts w:ascii="Arial" w:hAnsi="Arial" w:cs="Arial"/>
          <w:color w:val="0000FF"/>
          <w:sz w:val="16"/>
          <w:szCs w:val="16"/>
          <w:highlight w:val="white"/>
        </w:rPr>
        <w:t>&gt;</w:t>
      </w:r>
    </w:p>
    <w:p w14:paraId="16B35C1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Source</w:t>
      </w:r>
      <w:r w:rsidRPr="006B07C7">
        <w:rPr>
          <w:rFonts w:ascii="Arial" w:hAnsi="Arial" w:cs="Arial"/>
          <w:color w:val="FF0000"/>
          <w:sz w:val="16"/>
          <w:szCs w:val="16"/>
          <w:highlight w:val="white"/>
        </w:rPr>
        <w:t xml:space="preserve"> AgentSine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IB</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PseudoCityCode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A2Z</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TerminalID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021517</w:t>
      </w:r>
      <w:r w:rsidRPr="006B07C7">
        <w:rPr>
          <w:rFonts w:ascii="Arial" w:hAnsi="Arial" w:cs="Arial"/>
          <w:color w:val="0000FF"/>
          <w:sz w:val="16"/>
          <w:szCs w:val="16"/>
          <w:highlight w:val="white"/>
        </w:rPr>
        <w:t>"&gt;</w:t>
      </w:r>
    </w:p>
    <w:p w14:paraId="16B35C1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RequestorID</w:t>
      </w:r>
      <w:r w:rsidRPr="006B07C7">
        <w:rPr>
          <w:rFonts w:ascii="Arial" w:hAnsi="Arial" w:cs="Arial"/>
          <w:color w:val="FF0000"/>
          <w:sz w:val="16"/>
          <w:szCs w:val="16"/>
          <w:highlight w:val="white"/>
        </w:rPr>
        <w:t xml:space="preserve"> 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17157976</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ID_Context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BSA</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5</w:t>
      </w:r>
      <w:r w:rsidRPr="006B07C7">
        <w:rPr>
          <w:rFonts w:ascii="Arial" w:hAnsi="Arial" w:cs="Arial"/>
          <w:color w:val="0000FF"/>
          <w:sz w:val="16"/>
          <w:szCs w:val="16"/>
          <w:highlight w:val="white"/>
        </w:rPr>
        <w:t>"/&gt;</w:t>
      </w:r>
    </w:p>
    <w:p w14:paraId="16B35C1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BookingChannel</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C1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CompanyName</w:t>
      </w:r>
      <w:r w:rsidRPr="006B07C7">
        <w:rPr>
          <w:rFonts w:ascii="Arial" w:hAnsi="Arial" w:cs="Arial"/>
          <w:color w:val="FF0000"/>
          <w:sz w:val="16"/>
          <w:szCs w:val="16"/>
          <w:highlight w:val="white"/>
        </w:rPr>
        <w:t xml:space="preserve"> 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C1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BookingChannel</w:t>
      </w:r>
      <w:r w:rsidRPr="006B07C7">
        <w:rPr>
          <w:rFonts w:ascii="Arial" w:hAnsi="Arial" w:cs="Arial"/>
          <w:color w:val="0000FF"/>
          <w:sz w:val="16"/>
          <w:szCs w:val="16"/>
          <w:highlight w:val="white"/>
        </w:rPr>
        <w:t>&gt;</w:t>
      </w:r>
    </w:p>
    <w:p w14:paraId="16B35C2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Source</w:t>
      </w:r>
      <w:r w:rsidRPr="006B07C7">
        <w:rPr>
          <w:rFonts w:ascii="Arial" w:hAnsi="Arial" w:cs="Arial"/>
          <w:color w:val="0000FF"/>
          <w:sz w:val="16"/>
          <w:szCs w:val="16"/>
          <w:highlight w:val="white"/>
        </w:rPr>
        <w:t>&gt;</w:t>
      </w:r>
    </w:p>
    <w:p w14:paraId="16B35C2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POS</w:t>
      </w:r>
      <w:r w:rsidRPr="006B07C7">
        <w:rPr>
          <w:rFonts w:ascii="Arial" w:hAnsi="Arial" w:cs="Arial"/>
          <w:color w:val="0000FF"/>
          <w:sz w:val="16"/>
          <w:szCs w:val="16"/>
          <w:highlight w:val="white"/>
        </w:rPr>
        <w:t>&gt;</w:t>
      </w:r>
    </w:p>
    <w:p w14:paraId="16B35C22" w14:textId="77777777" w:rsidR="00016C55" w:rsidRPr="00A1575C" w:rsidRDefault="00016C55" w:rsidP="0017245A">
      <w:pPr>
        <w:autoSpaceDE w:val="0"/>
        <w:autoSpaceDN w:val="0"/>
        <w:adjustRightInd w:val="0"/>
        <w:spacing w:after="0" w:line="240" w:lineRule="auto"/>
        <w:rPr>
          <w:rFonts w:ascii="Arial" w:hAnsi="Arial" w:cs="Arial"/>
          <w:color w:val="000000"/>
          <w:sz w:val="16"/>
          <w:szCs w:val="16"/>
        </w:rPr>
      </w:pPr>
      <w:r w:rsidRPr="00A1575C">
        <w:rPr>
          <w:rFonts w:ascii="Arial" w:hAnsi="Arial" w:cs="Arial"/>
          <w:color w:val="000000"/>
          <w:sz w:val="16"/>
          <w:szCs w:val="16"/>
        </w:rPr>
        <w:tab/>
      </w:r>
      <w:r w:rsidRPr="00A1575C">
        <w:rPr>
          <w:rFonts w:ascii="Arial" w:hAnsi="Arial" w:cs="Arial"/>
          <w:color w:val="000000"/>
          <w:sz w:val="16"/>
          <w:szCs w:val="16"/>
        </w:rPr>
        <w:tab/>
      </w:r>
      <w:r w:rsidRPr="00A1575C">
        <w:rPr>
          <w:rFonts w:ascii="Arial" w:hAnsi="Arial" w:cs="Arial"/>
          <w:color w:val="000000"/>
          <w:sz w:val="16"/>
          <w:szCs w:val="16"/>
        </w:rPr>
        <w:tab/>
      </w:r>
      <w:r w:rsidRPr="00A1575C">
        <w:rPr>
          <w:rFonts w:ascii="Arial" w:hAnsi="Arial" w:cs="Arial"/>
          <w:color w:val="0000FF"/>
          <w:sz w:val="16"/>
          <w:szCs w:val="16"/>
        </w:rPr>
        <w:t>&lt;</w:t>
      </w:r>
      <w:r w:rsidR="00863FE4" w:rsidRPr="00A1575C">
        <w:rPr>
          <w:rFonts w:ascii="Arial" w:hAnsi="Arial" w:cs="Arial"/>
          <w:color w:val="800000"/>
          <w:sz w:val="16"/>
          <w:szCs w:val="16"/>
        </w:rPr>
        <w:t xml:space="preserve"> HotelResModifies</w:t>
      </w:r>
      <w:r w:rsidRPr="00A1575C">
        <w:rPr>
          <w:rFonts w:ascii="Arial" w:hAnsi="Arial" w:cs="Arial"/>
          <w:color w:val="0000FF"/>
          <w:sz w:val="16"/>
          <w:szCs w:val="16"/>
        </w:rPr>
        <w:t>&gt;</w:t>
      </w:r>
    </w:p>
    <w:p w14:paraId="16B35C23" w14:textId="77777777" w:rsidR="00016C55" w:rsidRPr="00A1575C" w:rsidRDefault="00016C55" w:rsidP="0017245A">
      <w:pPr>
        <w:autoSpaceDE w:val="0"/>
        <w:autoSpaceDN w:val="0"/>
        <w:adjustRightInd w:val="0"/>
        <w:spacing w:after="0" w:line="240" w:lineRule="auto"/>
        <w:rPr>
          <w:rFonts w:ascii="Arial" w:hAnsi="Arial" w:cs="Arial"/>
          <w:color w:val="000000"/>
          <w:sz w:val="16"/>
          <w:szCs w:val="16"/>
        </w:rPr>
      </w:pPr>
      <w:r w:rsidRPr="00A1575C">
        <w:rPr>
          <w:rFonts w:ascii="Arial" w:hAnsi="Arial" w:cs="Arial"/>
          <w:color w:val="000000"/>
          <w:sz w:val="16"/>
          <w:szCs w:val="16"/>
        </w:rPr>
        <w:tab/>
      </w:r>
      <w:r w:rsidRPr="00A1575C">
        <w:rPr>
          <w:rFonts w:ascii="Arial" w:hAnsi="Arial" w:cs="Arial"/>
          <w:color w:val="000000"/>
          <w:sz w:val="16"/>
          <w:szCs w:val="16"/>
        </w:rPr>
        <w:tab/>
      </w:r>
      <w:r w:rsidRPr="00A1575C">
        <w:rPr>
          <w:rFonts w:ascii="Arial" w:hAnsi="Arial" w:cs="Arial"/>
          <w:color w:val="000000"/>
          <w:sz w:val="16"/>
          <w:szCs w:val="16"/>
        </w:rPr>
        <w:tab/>
      </w:r>
      <w:r w:rsidRPr="00A1575C">
        <w:rPr>
          <w:rFonts w:ascii="Arial" w:hAnsi="Arial" w:cs="Arial"/>
          <w:color w:val="000000"/>
          <w:sz w:val="16"/>
          <w:szCs w:val="16"/>
        </w:rPr>
        <w:tab/>
      </w:r>
      <w:r w:rsidRPr="00A1575C">
        <w:rPr>
          <w:rFonts w:ascii="Arial" w:hAnsi="Arial" w:cs="Arial"/>
          <w:color w:val="0000FF"/>
          <w:sz w:val="16"/>
          <w:szCs w:val="16"/>
        </w:rPr>
        <w:t>&lt;</w:t>
      </w:r>
      <w:r w:rsidR="00863FE4" w:rsidRPr="00A1575C">
        <w:rPr>
          <w:rFonts w:ascii="Arial" w:hAnsi="Arial" w:cs="Arial"/>
          <w:color w:val="800000"/>
          <w:sz w:val="16"/>
          <w:szCs w:val="16"/>
        </w:rPr>
        <w:t xml:space="preserve"> HotelResModify</w:t>
      </w:r>
      <w:r w:rsidRPr="00A1575C">
        <w:rPr>
          <w:rFonts w:ascii="Arial" w:hAnsi="Arial" w:cs="Arial"/>
          <w:color w:val="0000FF"/>
          <w:sz w:val="16"/>
          <w:szCs w:val="16"/>
        </w:rPr>
        <w:t>&gt;</w:t>
      </w:r>
    </w:p>
    <w:p w14:paraId="16B35C2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UniqueID</w:t>
      </w:r>
      <w:r w:rsidRPr="006B07C7">
        <w:rPr>
          <w:rFonts w:ascii="Arial" w:hAnsi="Arial" w:cs="Arial"/>
          <w:color w:val="FF0000"/>
          <w:sz w:val="16"/>
          <w:szCs w:val="16"/>
          <w:highlight w:val="white"/>
        </w:rPr>
        <w:t xml:space="preserve"> 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MSUWIC</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ID_Context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14</w:t>
      </w:r>
      <w:r w:rsidRPr="006B07C7">
        <w:rPr>
          <w:rFonts w:ascii="Arial" w:hAnsi="Arial" w:cs="Arial"/>
          <w:color w:val="0000FF"/>
          <w:sz w:val="16"/>
          <w:szCs w:val="16"/>
          <w:highlight w:val="white"/>
        </w:rPr>
        <w:t>"/&gt;</w:t>
      </w:r>
    </w:p>
    <w:p w14:paraId="16B35C2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C2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w:t>
      </w:r>
      <w:r w:rsidRPr="006B07C7">
        <w:rPr>
          <w:rFonts w:ascii="Arial" w:hAnsi="Arial" w:cs="Arial"/>
          <w:color w:val="0000FF"/>
          <w:sz w:val="16"/>
          <w:szCs w:val="16"/>
          <w:highlight w:val="white"/>
        </w:rPr>
        <w:t>&gt;</w:t>
      </w:r>
    </w:p>
    <w:p w14:paraId="16B35C2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RoomTypes</w:t>
      </w:r>
      <w:r w:rsidRPr="006B07C7">
        <w:rPr>
          <w:rFonts w:ascii="Arial" w:hAnsi="Arial" w:cs="Arial"/>
          <w:color w:val="0000FF"/>
          <w:sz w:val="16"/>
          <w:szCs w:val="16"/>
          <w:highlight w:val="white"/>
        </w:rPr>
        <w:t>&gt;</w:t>
      </w:r>
    </w:p>
    <w:p w14:paraId="16B35C2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w:t>
      </w:r>
      <w:r w:rsidRPr="006B07C7">
        <w:rPr>
          <w:rFonts w:ascii="Arial" w:hAnsi="Arial" w:cs="Arial"/>
          <w:color w:val="0000FF"/>
          <w:sz w:val="16"/>
          <w:szCs w:val="16"/>
          <w:highlight w:val="white"/>
        </w:rPr>
        <w:t>/&gt;</w:t>
      </w:r>
    </w:p>
    <w:p w14:paraId="16B35C2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RoomTypes</w:t>
      </w:r>
      <w:r w:rsidRPr="006B07C7">
        <w:rPr>
          <w:rFonts w:ascii="Arial" w:hAnsi="Arial" w:cs="Arial"/>
          <w:color w:val="0000FF"/>
          <w:sz w:val="16"/>
          <w:szCs w:val="16"/>
          <w:highlight w:val="white"/>
        </w:rPr>
        <w:t>&gt;</w:t>
      </w:r>
    </w:p>
    <w:p w14:paraId="16B35C2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RoomRates</w:t>
      </w:r>
      <w:r w:rsidRPr="006B07C7">
        <w:rPr>
          <w:rFonts w:ascii="Arial" w:hAnsi="Arial" w:cs="Arial"/>
          <w:color w:val="0000FF"/>
          <w:sz w:val="16"/>
          <w:szCs w:val="16"/>
          <w:highlight w:val="white"/>
        </w:rPr>
        <w:t>&gt;</w:t>
      </w:r>
    </w:p>
    <w:p w14:paraId="16B35C2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w:t>
      </w:r>
      <w:r w:rsidRPr="006B07C7">
        <w:rPr>
          <w:rFonts w:ascii="Arial" w:hAnsi="Arial" w:cs="Arial"/>
          <w:color w:val="FF0000"/>
          <w:sz w:val="16"/>
          <w:szCs w:val="16"/>
          <w:highlight w:val="white"/>
        </w:rPr>
        <w:t xml:space="preserve"> BookingCode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A1QRA1</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NumberOfUnits</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C2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Rates</w:t>
      </w:r>
      <w:r w:rsidRPr="006B07C7">
        <w:rPr>
          <w:rFonts w:ascii="Arial" w:hAnsi="Arial" w:cs="Arial"/>
          <w:color w:val="0000FF"/>
          <w:sz w:val="16"/>
          <w:szCs w:val="16"/>
          <w:highlight w:val="white"/>
        </w:rPr>
        <w:t>&gt;</w:t>
      </w:r>
    </w:p>
    <w:p w14:paraId="16B35C2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w:t>
      </w:r>
      <w:r w:rsidRPr="006B07C7">
        <w:rPr>
          <w:rFonts w:ascii="Arial" w:hAnsi="Arial" w:cs="Arial"/>
          <w:color w:val="FF0000"/>
          <w:sz w:val="16"/>
          <w:szCs w:val="16"/>
          <w:highlight w:val="white"/>
        </w:rPr>
        <w:t xml:space="preserve"> RateSource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HSB</w:t>
      </w:r>
      <w:r w:rsidRPr="006B07C7">
        <w:rPr>
          <w:rFonts w:ascii="Arial" w:hAnsi="Arial" w:cs="Arial"/>
          <w:color w:val="0000FF"/>
          <w:sz w:val="16"/>
          <w:szCs w:val="16"/>
          <w:highlight w:val="white"/>
        </w:rPr>
        <w:t>"/&gt;</w:t>
      </w:r>
    </w:p>
    <w:p w14:paraId="16B35C2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Rates</w:t>
      </w:r>
      <w:r w:rsidRPr="006B07C7">
        <w:rPr>
          <w:rFonts w:ascii="Arial" w:hAnsi="Arial" w:cs="Arial"/>
          <w:color w:val="0000FF"/>
          <w:sz w:val="16"/>
          <w:szCs w:val="16"/>
          <w:highlight w:val="white"/>
        </w:rPr>
        <w:t>&gt;</w:t>
      </w:r>
    </w:p>
    <w:p w14:paraId="16B35C2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w:t>
      </w:r>
      <w:r w:rsidRPr="006B07C7">
        <w:rPr>
          <w:rFonts w:ascii="Arial" w:hAnsi="Arial" w:cs="Arial"/>
          <w:color w:val="0000FF"/>
          <w:sz w:val="16"/>
          <w:szCs w:val="16"/>
          <w:highlight w:val="white"/>
        </w:rPr>
        <w:t>&gt;</w:t>
      </w:r>
    </w:p>
    <w:p w14:paraId="16B35C3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RoomRates</w:t>
      </w:r>
      <w:r w:rsidRPr="006B07C7">
        <w:rPr>
          <w:rFonts w:ascii="Arial" w:hAnsi="Arial" w:cs="Arial"/>
          <w:color w:val="0000FF"/>
          <w:sz w:val="16"/>
          <w:szCs w:val="16"/>
          <w:highlight w:val="white"/>
        </w:rPr>
        <w:t>&gt;</w:t>
      </w:r>
    </w:p>
    <w:p w14:paraId="16B35C3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GuestCounts</w:t>
      </w:r>
      <w:r w:rsidRPr="006B07C7">
        <w:rPr>
          <w:rFonts w:ascii="Arial" w:hAnsi="Arial" w:cs="Arial"/>
          <w:color w:val="FF0000"/>
          <w:sz w:val="16"/>
          <w:szCs w:val="16"/>
          <w:highlight w:val="white"/>
        </w:rPr>
        <w:t xml:space="preserve"> IsPerRoom</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true</w:t>
      </w:r>
      <w:r w:rsidRPr="006B07C7">
        <w:rPr>
          <w:rFonts w:ascii="Arial" w:hAnsi="Arial" w:cs="Arial"/>
          <w:color w:val="0000FF"/>
          <w:sz w:val="16"/>
          <w:szCs w:val="16"/>
          <w:highlight w:val="white"/>
        </w:rPr>
        <w:t>"&gt;</w:t>
      </w:r>
    </w:p>
    <w:p w14:paraId="16B35C3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GuestCount</w:t>
      </w:r>
      <w:r w:rsidRPr="006B07C7">
        <w:rPr>
          <w:rFonts w:ascii="Arial" w:hAnsi="Arial" w:cs="Arial"/>
          <w:color w:val="FF0000"/>
          <w:sz w:val="16"/>
          <w:szCs w:val="16"/>
          <w:highlight w:val="white"/>
        </w:rPr>
        <w:t xml:space="preserve"> AgeQualifyingCode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10</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Count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w:t>
      </w:r>
      <w:r w:rsidRPr="006B07C7">
        <w:rPr>
          <w:rFonts w:ascii="Arial" w:hAnsi="Arial" w:cs="Arial"/>
          <w:color w:val="0000FF"/>
          <w:sz w:val="16"/>
          <w:szCs w:val="16"/>
          <w:highlight w:val="white"/>
        </w:rPr>
        <w:t>"/&gt;</w:t>
      </w:r>
    </w:p>
    <w:p w14:paraId="16B35C33" w14:textId="0F163958"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2384" behindDoc="0" locked="0" layoutInCell="1" allowOverlap="1" wp14:anchorId="16B36238" wp14:editId="0FC18BA0">
                <wp:simplePos x="0" y="0"/>
                <wp:positionH relativeFrom="column">
                  <wp:posOffset>5356225</wp:posOffset>
                </wp:positionH>
                <wp:positionV relativeFrom="paragraph">
                  <wp:posOffset>76200</wp:posOffset>
                </wp:positionV>
                <wp:extent cx="1059180" cy="0"/>
                <wp:effectExtent l="22225" t="57150" r="13970" b="57150"/>
                <wp:wrapNone/>
                <wp:docPr id="234"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9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7" o:spid="_x0000_s1026" type="#_x0000_t32" style="position:absolute;margin-left:421.75pt;margin-top:6pt;width:83.4pt;height:0;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ERPgIAAGs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91360" behindDoc="0" locked="0" layoutInCell="1" allowOverlap="1" wp14:anchorId="16B36239" wp14:editId="6CFBCB70">
                <wp:simplePos x="0" y="0"/>
                <wp:positionH relativeFrom="column">
                  <wp:posOffset>6415405</wp:posOffset>
                </wp:positionH>
                <wp:positionV relativeFrom="paragraph">
                  <wp:posOffset>76200</wp:posOffset>
                </wp:positionV>
                <wp:extent cx="0" cy="109855"/>
                <wp:effectExtent l="5080" t="9525" r="13970" b="13970"/>
                <wp:wrapNone/>
                <wp:docPr id="233"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6" o:spid="_x0000_s1026" type="#_x0000_t32" style="position:absolute;margin-left:505.15pt;margin-top:6pt;width:0;height:8.6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"/>
            </w:pict>
          </mc:Fallback>
        </mc:AlternateContent>
      </w:r>
      <w:r>
        <w:rPr>
          <w:rFonts w:ascii="Arial" w:hAnsi="Arial" w:cs="Arial"/>
          <w:noProof/>
          <w:color w:val="000000"/>
          <w:sz w:val="16"/>
          <w:szCs w:val="16"/>
        </w:rPr>
        <mc:AlternateContent>
          <mc:Choice Requires="wps">
            <w:drawing>
              <wp:anchor distT="0" distB="0" distL="114300" distR="114300" simplePos="0" relativeHeight="251788288" behindDoc="0" locked="0" layoutInCell="1" allowOverlap="1" wp14:anchorId="16B3623A" wp14:editId="15727454">
                <wp:simplePos x="0" y="0"/>
                <wp:positionH relativeFrom="column">
                  <wp:posOffset>7029450</wp:posOffset>
                </wp:positionH>
                <wp:positionV relativeFrom="paragraph">
                  <wp:posOffset>76200</wp:posOffset>
                </wp:positionV>
                <wp:extent cx="333375" cy="228600"/>
                <wp:effectExtent l="9525" t="9525" r="9525" b="9525"/>
                <wp:wrapNone/>
                <wp:docPr id="232"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6"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146" style="position:absolute;margin-left:553.5pt;margin-top:6pt;width:26.25pt;height:1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">
                <v:textbox>
                  <w:txbxContent>
                    <w:p w14:paraId="16B363B6"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GuestCount</w:t>
      </w:r>
      <w:r w:rsidR="00016C55" w:rsidRPr="006B07C7">
        <w:rPr>
          <w:rFonts w:ascii="Arial" w:hAnsi="Arial" w:cs="Arial"/>
          <w:color w:val="FF0000"/>
          <w:sz w:val="16"/>
          <w:szCs w:val="16"/>
          <w:highlight w:val="white"/>
        </w:rPr>
        <w:t xml:space="preserve"> AgeQualifyingCode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8</w:t>
      </w:r>
      <w:r w:rsidR="00016C55" w:rsidRPr="006B07C7">
        <w:rPr>
          <w:rFonts w:ascii="Arial" w:hAnsi="Arial" w:cs="Arial"/>
          <w:color w:val="0000FF"/>
          <w:sz w:val="16"/>
          <w:szCs w:val="16"/>
          <w:highlight w:val="white"/>
        </w:rPr>
        <w:t>"/&gt;</w:t>
      </w:r>
    </w:p>
    <w:p w14:paraId="16B35C34" w14:textId="161EB14C"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0336" behindDoc="0" locked="0" layoutInCell="1" allowOverlap="1" wp14:anchorId="16B3623B" wp14:editId="373562DE">
                <wp:simplePos x="0" y="0"/>
                <wp:positionH relativeFrom="column">
                  <wp:posOffset>5803900</wp:posOffset>
                </wp:positionH>
                <wp:positionV relativeFrom="paragraph">
                  <wp:posOffset>69215</wp:posOffset>
                </wp:positionV>
                <wp:extent cx="1225550" cy="0"/>
                <wp:effectExtent l="22225" t="59690" r="9525" b="54610"/>
                <wp:wrapNone/>
                <wp:docPr id="231"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5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5" o:spid="_x0000_s1026" type="#_x0000_t32" style="position:absolute;margin-left:457pt;margin-top:5.45pt;width:96.5pt;height:0;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GuestCount</w:t>
      </w:r>
      <w:r w:rsidR="00016C55" w:rsidRPr="006B07C7">
        <w:rPr>
          <w:rFonts w:ascii="Arial" w:hAnsi="Arial" w:cs="Arial"/>
          <w:color w:val="FF0000"/>
          <w:sz w:val="16"/>
          <w:szCs w:val="16"/>
          <w:highlight w:val="white"/>
        </w:rPr>
        <w:t xml:space="preserve"> AgeQualifyingCode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8</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Count</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1</w:t>
      </w:r>
      <w:r w:rsidR="00016C55" w:rsidRPr="006B07C7">
        <w:rPr>
          <w:rFonts w:ascii="Arial" w:hAnsi="Arial" w:cs="Arial"/>
          <w:color w:val="0000FF"/>
          <w:sz w:val="16"/>
          <w:szCs w:val="16"/>
          <w:highlight w:val="white"/>
        </w:rPr>
        <w:t>"/&gt;</w:t>
      </w:r>
    </w:p>
    <w:p w14:paraId="16B35C3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GuestCounts</w:t>
      </w:r>
      <w:r w:rsidRPr="006B07C7">
        <w:rPr>
          <w:rFonts w:ascii="Arial" w:hAnsi="Arial" w:cs="Arial"/>
          <w:color w:val="0000FF"/>
          <w:sz w:val="16"/>
          <w:szCs w:val="16"/>
          <w:highlight w:val="white"/>
        </w:rPr>
        <w:t>&gt;</w:t>
      </w:r>
    </w:p>
    <w:p w14:paraId="16B35C3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TimeSpan</w:t>
      </w:r>
      <w:r w:rsidRPr="006B07C7">
        <w:rPr>
          <w:rFonts w:ascii="Arial" w:hAnsi="Arial" w:cs="Arial"/>
          <w:color w:val="FF0000"/>
          <w:sz w:val="16"/>
          <w:szCs w:val="16"/>
          <w:highlight w:val="white"/>
        </w:rPr>
        <w:t xml:space="preserve"> End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2010-01-20</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Start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2010-01-15</w:t>
      </w:r>
      <w:r w:rsidRPr="006B07C7">
        <w:rPr>
          <w:rFonts w:ascii="Arial" w:hAnsi="Arial" w:cs="Arial"/>
          <w:color w:val="0000FF"/>
          <w:sz w:val="16"/>
          <w:szCs w:val="16"/>
          <w:highlight w:val="white"/>
        </w:rPr>
        <w:t>"/&gt;</w:t>
      </w:r>
    </w:p>
    <w:p w14:paraId="16B35C3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BasicPropertyInfo</w:t>
      </w:r>
      <w:r w:rsidRPr="006B07C7">
        <w:rPr>
          <w:rFonts w:ascii="Arial" w:hAnsi="Arial" w:cs="Arial"/>
          <w:color w:val="FF0000"/>
          <w:sz w:val="16"/>
          <w:szCs w:val="16"/>
          <w:highlight w:val="white"/>
        </w:rPr>
        <w:t xml:space="preserve"> ChainCode</w:t>
      </w:r>
      <w:r w:rsidRPr="006B07C7">
        <w:rPr>
          <w:rFonts w:ascii="Arial" w:hAnsi="Arial" w:cs="Arial"/>
          <w:color w:val="0000FF"/>
          <w:sz w:val="16"/>
          <w:szCs w:val="16"/>
          <w:highlight w:val="white"/>
        </w:rPr>
        <w:t>="</w:t>
      </w:r>
      <w:r>
        <w:rPr>
          <w:rFonts w:ascii="Arial" w:hAnsi="Arial" w:cs="Arial"/>
          <w:color w:val="000000"/>
          <w:sz w:val="16"/>
          <w:szCs w:val="16"/>
          <w:highlight w:val="white"/>
        </w:rPr>
        <w:t>XX</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HotelCityCode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IST</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NVIST</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C3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w:t>
      </w:r>
      <w:r w:rsidRPr="006B07C7">
        <w:rPr>
          <w:rFonts w:ascii="Arial" w:hAnsi="Arial" w:cs="Arial"/>
          <w:color w:val="0000FF"/>
          <w:sz w:val="16"/>
          <w:szCs w:val="16"/>
          <w:highlight w:val="white"/>
        </w:rPr>
        <w:t>&gt;</w:t>
      </w:r>
    </w:p>
    <w:p w14:paraId="16B35C3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C3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ResGuests</w:t>
      </w:r>
      <w:r w:rsidRPr="006B07C7">
        <w:rPr>
          <w:rFonts w:ascii="Arial" w:hAnsi="Arial" w:cs="Arial"/>
          <w:color w:val="0000FF"/>
          <w:sz w:val="16"/>
          <w:szCs w:val="16"/>
          <w:highlight w:val="white"/>
        </w:rPr>
        <w:t>&gt;</w:t>
      </w:r>
    </w:p>
    <w:p w14:paraId="16B35C3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w:t>
      </w:r>
      <w:r w:rsidRPr="006B07C7">
        <w:rPr>
          <w:rFonts w:ascii="Arial" w:hAnsi="Arial" w:cs="Arial"/>
          <w:color w:val="FF0000"/>
          <w:sz w:val="16"/>
          <w:szCs w:val="16"/>
          <w:highlight w:val="white"/>
        </w:rPr>
        <w:t xml:space="preserve"> ResGuestRPH</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C3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Profiles</w:t>
      </w:r>
      <w:r w:rsidRPr="006B07C7">
        <w:rPr>
          <w:rFonts w:ascii="Arial" w:hAnsi="Arial" w:cs="Arial"/>
          <w:color w:val="0000FF"/>
          <w:sz w:val="16"/>
          <w:szCs w:val="16"/>
          <w:highlight w:val="white"/>
        </w:rPr>
        <w:t>&gt;</w:t>
      </w:r>
    </w:p>
    <w:p w14:paraId="16B35C3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ProfileInfo</w:t>
      </w:r>
      <w:r w:rsidRPr="006B07C7">
        <w:rPr>
          <w:rFonts w:ascii="Arial" w:hAnsi="Arial" w:cs="Arial"/>
          <w:color w:val="0000FF"/>
          <w:sz w:val="16"/>
          <w:szCs w:val="16"/>
          <w:highlight w:val="white"/>
        </w:rPr>
        <w:t>&gt;</w:t>
      </w:r>
    </w:p>
    <w:p w14:paraId="16B35C3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w:t>
      </w:r>
      <w:r w:rsidRPr="006B07C7">
        <w:rPr>
          <w:rFonts w:ascii="Arial" w:hAnsi="Arial" w:cs="Arial"/>
          <w:color w:val="FF0000"/>
          <w:sz w:val="16"/>
          <w:szCs w:val="16"/>
          <w:highlight w:val="white"/>
        </w:rPr>
        <w:t xml:space="preserve"> ProfileType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C3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Customer</w:t>
      </w:r>
      <w:r w:rsidRPr="006B07C7">
        <w:rPr>
          <w:rFonts w:ascii="Arial" w:hAnsi="Arial" w:cs="Arial"/>
          <w:color w:val="0000FF"/>
          <w:sz w:val="16"/>
          <w:szCs w:val="16"/>
          <w:highlight w:val="white"/>
        </w:rPr>
        <w:t>&gt;</w:t>
      </w:r>
    </w:p>
    <w:p w14:paraId="16B35C4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PersonName</w:t>
      </w:r>
      <w:r w:rsidRPr="006B07C7">
        <w:rPr>
          <w:rFonts w:ascii="Arial" w:hAnsi="Arial" w:cs="Arial"/>
          <w:color w:val="0000FF"/>
          <w:sz w:val="16"/>
          <w:szCs w:val="16"/>
          <w:highlight w:val="white"/>
        </w:rPr>
        <w:t>&gt;</w:t>
      </w:r>
    </w:p>
    <w:p w14:paraId="16B35C4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GivenName</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JAMES</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GivenName</w:t>
      </w:r>
      <w:r w:rsidRPr="006B07C7">
        <w:rPr>
          <w:rFonts w:ascii="Arial" w:hAnsi="Arial" w:cs="Arial"/>
          <w:color w:val="0000FF"/>
          <w:sz w:val="16"/>
          <w:szCs w:val="16"/>
          <w:highlight w:val="white"/>
        </w:rPr>
        <w:t>&gt;</w:t>
      </w:r>
    </w:p>
    <w:p w14:paraId="16B35C4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Surname</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MURRAY</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Surname</w:t>
      </w:r>
      <w:r w:rsidRPr="006B07C7">
        <w:rPr>
          <w:rFonts w:ascii="Arial" w:hAnsi="Arial" w:cs="Arial"/>
          <w:color w:val="0000FF"/>
          <w:sz w:val="16"/>
          <w:szCs w:val="16"/>
          <w:highlight w:val="white"/>
        </w:rPr>
        <w:t>&gt;</w:t>
      </w:r>
    </w:p>
    <w:p w14:paraId="16B35C4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PersonName</w:t>
      </w:r>
      <w:r w:rsidRPr="006B07C7">
        <w:rPr>
          <w:rFonts w:ascii="Arial" w:hAnsi="Arial" w:cs="Arial"/>
          <w:color w:val="0000FF"/>
          <w:sz w:val="16"/>
          <w:szCs w:val="16"/>
          <w:highlight w:val="white"/>
        </w:rPr>
        <w:t>&gt;</w:t>
      </w:r>
    </w:p>
    <w:p w14:paraId="16B35C4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Customer</w:t>
      </w:r>
      <w:r w:rsidRPr="006B07C7">
        <w:rPr>
          <w:rFonts w:ascii="Arial" w:hAnsi="Arial" w:cs="Arial"/>
          <w:color w:val="0000FF"/>
          <w:sz w:val="16"/>
          <w:szCs w:val="16"/>
          <w:highlight w:val="white"/>
        </w:rPr>
        <w:t>&gt;</w:t>
      </w:r>
    </w:p>
    <w:p w14:paraId="16B35C4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w:t>
      </w:r>
      <w:r w:rsidRPr="006B07C7">
        <w:rPr>
          <w:rFonts w:ascii="Arial" w:hAnsi="Arial" w:cs="Arial"/>
          <w:color w:val="0000FF"/>
          <w:sz w:val="16"/>
          <w:szCs w:val="16"/>
          <w:highlight w:val="white"/>
        </w:rPr>
        <w:t>&gt;</w:t>
      </w:r>
    </w:p>
    <w:p w14:paraId="16B35C4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ProfileInfo</w:t>
      </w:r>
      <w:r w:rsidRPr="006B07C7">
        <w:rPr>
          <w:rFonts w:ascii="Arial" w:hAnsi="Arial" w:cs="Arial"/>
          <w:color w:val="0000FF"/>
          <w:sz w:val="16"/>
          <w:szCs w:val="16"/>
          <w:highlight w:val="white"/>
        </w:rPr>
        <w:t>&gt;</w:t>
      </w:r>
    </w:p>
    <w:p w14:paraId="16B35C4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Profiles</w:t>
      </w:r>
      <w:r w:rsidRPr="006B07C7">
        <w:rPr>
          <w:rFonts w:ascii="Arial" w:hAnsi="Arial" w:cs="Arial"/>
          <w:color w:val="0000FF"/>
          <w:sz w:val="16"/>
          <w:szCs w:val="16"/>
          <w:highlight w:val="white"/>
        </w:rPr>
        <w:t>&gt;</w:t>
      </w:r>
    </w:p>
    <w:p w14:paraId="16B35C4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w:t>
      </w:r>
      <w:r w:rsidRPr="006B07C7">
        <w:rPr>
          <w:rFonts w:ascii="Arial" w:hAnsi="Arial" w:cs="Arial"/>
          <w:color w:val="0000FF"/>
          <w:sz w:val="16"/>
          <w:szCs w:val="16"/>
          <w:highlight w:val="white"/>
        </w:rPr>
        <w:t>&gt;</w:t>
      </w:r>
    </w:p>
    <w:p w14:paraId="16B35C4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ResGuests</w:t>
      </w:r>
      <w:r w:rsidRPr="006B07C7">
        <w:rPr>
          <w:rFonts w:ascii="Arial" w:hAnsi="Arial" w:cs="Arial"/>
          <w:color w:val="0000FF"/>
          <w:sz w:val="16"/>
          <w:szCs w:val="16"/>
          <w:highlight w:val="white"/>
        </w:rPr>
        <w:t>&gt;</w:t>
      </w:r>
    </w:p>
    <w:p w14:paraId="16B35C4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ResGlobalInfo</w:t>
      </w:r>
      <w:r w:rsidRPr="006B07C7">
        <w:rPr>
          <w:rFonts w:ascii="Arial" w:hAnsi="Arial" w:cs="Arial"/>
          <w:color w:val="0000FF"/>
          <w:sz w:val="16"/>
          <w:szCs w:val="16"/>
          <w:highlight w:val="white"/>
        </w:rPr>
        <w:t>&gt;</w:t>
      </w:r>
    </w:p>
    <w:p w14:paraId="16B35C4B" w14:textId="77777777" w:rsidR="00016C55" w:rsidRDefault="00016C55" w:rsidP="0017245A">
      <w:pPr>
        <w:autoSpaceDE w:val="0"/>
        <w:autoSpaceDN w:val="0"/>
        <w:adjustRightInd w:val="0"/>
        <w:spacing w:after="0" w:line="240" w:lineRule="auto"/>
        <w:rPr>
          <w:rFonts w:ascii="Arial" w:hAnsi="Arial" w:cs="Arial"/>
          <w:color w:val="0000FF"/>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HotelReservationIDs</w:t>
      </w:r>
      <w:r w:rsidRPr="006B07C7">
        <w:rPr>
          <w:rFonts w:ascii="Arial" w:hAnsi="Arial" w:cs="Arial"/>
          <w:color w:val="0000FF"/>
          <w:sz w:val="16"/>
          <w:szCs w:val="16"/>
          <w:highlight w:val="white"/>
        </w:rPr>
        <w:t>&gt;</w:t>
      </w:r>
    </w:p>
    <w:p w14:paraId="16B35C4C" w14:textId="77777777" w:rsidR="00D76899" w:rsidRPr="00A222D5" w:rsidRDefault="00D76899" w:rsidP="00D7689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HotelReservationID</w:t>
      </w:r>
      <w:r w:rsidRPr="00A222D5">
        <w:rPr>
          <w:rFonts w:ascii="Arial" w:hAnsi="Arial" w:cs="Arial"/>
          <w:color w:val="FF0000"/>
          <w:sz w:val="16"/>
          <w:szCs w:val="16"/>
        </w:rPr>
        <w:t xml:space="preserve"> ResID_SourceContext</w:t>
      </w:r>
      <w:r w:rsidRPr="00A222D5">
        <w:rPr>
          <w:rFonts w:ascii="Arial" w:hAnsi="Arial" w:cs="Arial"/>
          <w:color w:val="0000FF"/>
          <w:sz w:val="16"/>
          <w:szCs w:val="16"/>
        </w:rPr>
        <w:t>="</w:t>
      </w:r>
      <w:r w:rsidRPr="00A222D5">
        <w:rPr>
          <w:rFonts w:ascii="Arial" w:hAnsi="Arial" w:cs="Arial"/>
          <w:color w:val="000000"/>
          <w:sz w:val="16"/>
          <w:szCs w:val="16"/>
        </w:rPr>
        <w:t>XX</w:t>
      </w:r>
      <w:r w:rsidRPr="00A222D5">
        <w:rPr>
          <w:rFonts w:ascii="Arial" w:hAnsi="Arial" w:cs="Arial"/>
          <w:color w:val="0000FF"/>
          <w:sz w:val="16"/>
          <w:szCs w:val="16"/>
        </w:rPr>
        <w:t>"</w:t>
      </w:r>
      <w:r w:rsidRPr="00A222D5">
        <w:rPr>
          <w:rFonts w:ascii="Arial" w:hAnsi="Arial" w:cs="Arial"/>
          <w:color w:val="FF0000"/>
          <w:sz w:val="16"/>
          <w:szCs w:val="16"/>
        </w:rPr>
        <w:t xml:space="preserve"> ResID_Type</w:t>
      </w:r>
      <w:r w:rsidRPr="00A222D5">
        <w:rPr>
          <w:rFonts w:ascii="Arial" w:hAnsi="Arial" w:cs="Arial"/>
          <w:color w:val="0000FF"/>
          <w:sz w:val="16"/>
          <w:szCs w:val="16"/>
        </w:rPr>
        <w:t>="</w:t>
      </w:r>
      <w:r w:rsidRPr="00A222D5">
        <w:rPr>
          <w:rFonts w:ascii="Arial" w:hAnsi="Arial" w:cs="Arial"/>
          <w:color w:val="000000"/>
          <w:sz w:val="16"/>
          <w:szCs w:val="16"/>
        </w:rPr>
        <w:t>18</w:t>
      </w:r>
      <w:r w:rsidRPr="00A222D5">
        <w:rPr>
          <w:rFonts w:ascii="Arial" w:hAnsi="Arial" w:cs="Arial"/>
          <w:color w:val="0000FF"/>
          <w:sz w:val="16"/>
          <w:szCs w:val="16"/>
        </w:rPr>
        <w:t>"</w:t>
      </w:r>
      <w:r w:rsidRPr="00A222D5">
        <w:rPr>
          <w:rFonts w:ascii="Arial" w:hAnsi="Arial" w:cs="Arial"/>
          <w:color w:val="FF0000"/>
          <w:sz w:val="16"/>
          <w:szCs w:val="16"/>
        </w:rPr>
        <w:t xml:space="preserve"> ResID_Value</w:t>
      </w:r>
      <w:r w:rsidRPr="00A222D5">
        <w:rPr>
          <w:rFonts w:ascii="Arial" w:hAnsi="Arial" w:cs="Arial"/>
          <w:color w:val="0000FF"/>
          <w:sz w:val="16"/>
          <w:szCs w:val="16"/>
        </w:rPr>
        <w:t>="</w:t>
      </w:r>
      <w:r w:rsidRPr="00A222D5">
        <w:rPr>
          <w:rFonts w:ascii="Arial" w:hAnsi="Arial" w:cs="Arial"/>
          <w:color w:val="000000"/>
          <w:sz w:val="16"/>
          <w:szCs w:val="16"/>
        </w:rPr>
        <w:t>0000128873</w:t>
      </w:r>
      <w:r w:rsidRPr="00A222D5">
        <w:rPr>
          <w:rFonts w:ascii="Arial" w:hAnsi="Arial" w:cs="Arial"/>
          <w:color w:val="0000FF"/>
          <w:sz w:val="16"/>
          <w:szCs w:val="16"/>
        </w:rPr>
        <w:t>"/&gt;</w:t>
      </w:r>
    </w:p>
    <w:p w14:paraId="16B35C4D"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HotelReservationID</w:t>
      </w:r>
      <w:r w:rsidRPr="00A222D5">
        <w:rPr>
          <w:rFonts w:ascii="Arial" w:hAnsi="Arial" w:cs="Arial"/>
          <w:color w:val="FF0000"/>
          <w:sz w:val="16"/>
          <w:szCs w:val="16"/>
        </w:rPr>
        <w:t xml:space="preserve"> ResID_SourceContext</w:t>
      </w:r>
      <w:r w:rsidRPr="00A222D5">
        <w:rPr>
          <w:rFonts w:ascii="Arial" w:hAnsi="Arial" w:cs="Arial"/>
          <w:color w:val="0000FF"/>
          <w:sz w:val="16"/>
          <w:szCs w:val="16"/>
        </w:rPr>
        <w:t>="</w:t>
      </w:r>
      <w:r w:rsidRPr="00A222D5">
        <w:rPr>
          <w:rFonts w:ascii="Arial" w:hAnsi="Arial" w:cs="Arial"/>
          <w:color w:val="000000"/>
          <w:sz w:val="16"/>
          <w:szCs w:val="16"/>
        </w:rPr>
        <w:t>XX</w:t>
      </w:r>
      <w:r w:rsidRPr="00A222D5">
        <w:rPr>
          <w:rFonts w:ascii="Arial" w:hAnsi="Arial" w:cs="Arial"/>
          <w:color w:val="0000FF"/>
          <w:sz w:val="16"/>
          <w:szCs w:val="16"/>
        </w:rPr>
        <w:t>"</w:t>
      </w:r>
      <w:r w:rsidRPr="00A222D5">
        <w:rPr>
          <w:rFonts w:ascii="Arial" w:hAnsi="Arial" w:cs="Arial"/>
          <w:color w:val="FF0000"/>
          <w:sz w:val="16"/>
          <w:szCs w:val="16"/>
        </w:rPr>
        <w:t xml:space="preserve"> ResID_Type</w:t>
      </w:r>
      <w:r w:rsidRPr="00A222D5">
        <w:rPr>
          <w:rFonts w:ascii="Arial" w:hAnsi="Arial" w:cs="Arial"/>
          <w:color w:val="0000FF"/>
          <w:sz w:val="16"/>
          <w:szCs w:val="16"/>
        </w:rPr>
        <w:t>="</w:t>
      </w:r>
      <w:r w:rsidRPr="00A222D5">
        <w:rPr>
          <w:rFonts w:ascii="Arial" w:hAnsi="Arial" w:cs="Arial"/>
          <w:color w:val="000000"/>
          <w:sz w:val="16"/>
          <w:szCs w:val="16"/>
        </w:rPr>
        <w:t>14</w:t>
      </w:r>
      <w:r w:rsidRPr="00A222D5">
        <w:rPr>
          <w:rFonts w:ascii="Arial" w:hAnsi="Arial" w:cs="Arial"/>
          <w:color w:val="0000FF"/>
          <w:sz w:val="16"/>
          <w:szCs w:val="16"/>
        </w:rPr>
        <w:t>"</w:t>
      </w:r>
      <w:r w:rsidRPr="00A222D5">
        <w:rPr>
          <w:rFonts w:ascii="Arial" w:hAnsi="Arial" w:cs="Arial"/>
          <w:color w:val="FF0000"/>
          <w:sz w:val="16"/>
          <w:szCs w:val="16"/>
        </w:rPr>
        <w:t xml:space="preserve"> ResID_Value</w:t>
      </w:r>
      <w:r w:rsidRPr="00A222D5">
        <w:rPr>
          <w:rFonts w:ascii="Arial" w:hAnsi="Arial" w:cs="Arial"/>
          <w:color w:val="0000FF"/>
          <w:sz w:val="16"/>
          <w:szCs w:val="16"/>
        </w:rPr>
        <w:t>="</w:t>
      </w:r>
      <w:r w:rsidRPr="00A222D5">
        <w:rPr>
          <w:rFonts w:ascii="Arial" w:hAnsi="Arial" w:cs="Arial"/>
          <w:color w:val="000000"/>
          <w:sz w:val="16"/>
          <w:szCs w:val="16"/>
        </w:rPr>
        <w:t>5997KAE516</w:t>
      </w:r>
      <w:r w:rsidRPr="00A222D5">
        <w:rPr>
          <w:rFonts w:ascii="Arial" w:hAnsi="Arial" w:cs="Arial"/>
          <w:color w:val="0000FF"/>
          <w:sz w:val="16"/>
          <w:szCs w:val="16"/>
        </w:rPr>
        <w:t>"/&gt;</w:t>
      </w:r>
    </w:p>
    <w:p w14:paraId="16B35C4E"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HotelReservationIDs</w:t>
      </w:r>
      <w:r w:rsidRPr="00A222D5">
        <w:rPr>
          <w:rFonts w:ascii="Arial" w:hAnsi="Arial" w:cs="Arial"/>
          <w:color w:val="0000FF"/>
          <w:sz w:val="16"/>
          <w:szCs w:val="16"/>
        </w:rPr>
        <w:t>&gt;</w:t>
      </w:r>
    </w:p>
    <w:p w14:paraId="16B35C4F"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ResGlobalInfo</w:t>
      </w:r>
      <w:r w:rsidRPr="00A222D5">
        <w:rPr>
          <w:rFonts w:ascii="Arial" w:hAnsi="Arial" w:cs="Arial"/>
          <w:color w:val="0000FF"/>
          <w:sz w:val="16"/>
          <w:szCs w:val="16"/>
        </w:rPr>
        <w:t>&gt;</w:t>
      </w:r>
    </w:p>
    <w:p w14:paraId="16B35C50"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863FE4" w:rsidRPr="00A222D5">
        <w:rPr>
          <w:rFonts w:ascii="Arial" w:hAnsi="Arial" w:cs="Arial"/>
          <w:color w:val="800000"/>
          <w:sz w:val="16"/>
          <w:szCs w:val="16"/>
        </w:rPr>
        <w:t xml:space="preserve"> HotelResModify</w:t>
      </w:r>
      <w:r w:rsidRPr="00A222D5">
        <w:rPr>
          <w:rFonts w:ascii="Arial" w:hAnsi="Arial" w:cs="Arial"/>
          <w:color w:val="0000FF"/>
          <w:sz w:val="16"/>
          <w:szCs w:val="16"/>
        </w:rPr>
        <w:t>&gt;</w:t>
      </w:r>
    </w:p>
    <w:p w14:paraId="16B35C51"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863FE4" w:rsidRPr="00A222D5">
        <w:rPr>
          <w:rFonts w:ascii="Arial" w:hAnsi="Arial" w:cs="Arial"/>
          <w:color w:val="800000"/>
          <w:sz w:val="16"/>
          <w:szCs w:val="16"/>
        </w:rPr>
        <w:t>HotelResModifies</w:t>
      </w:r>
      <w:r w:rsidRPr="00A222D5">
        <w:rPr>
          <w:rFonts w:ascii="Arial" w:hAnsi="Arial" w:cs="Arial"/>
          <w:color w:val="0000FF"/>
          <w:sz w:val="16"/>
          <w:szCs w:val="16"/>
        </w:rPr>
        <w:t>&gt;</w:t>
      </w:r>
    </w:p>
    <w:p w14:paraId="16B35C52"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863FE4" w:rsidRPr="00A222D5">
        <w:rPr>
          <w:rFonts w:ascii="Arial" w:hAnsi="Arial" w:cs="Arial"/>
          <w:color w:val="800000"/>
          <w:sz w:val="16"/>
          <w:szCs w:val="16"/>
        </w:rPr>
        <w:t>Modify</w:t>
      </w:r>
      <w:r w:rsidRPr="00A222D5">
        <w:rPr>
          <w:rFonts w:ascii="Arial" w:hAnsi="Arial" w:cs="Arial"/>
          <w:color w:val="800000"/>
          <w:sz w:val="16"/>
          <w:szCs w:val="16"/>
        </w:rPr>
        <w:t>RQ</w:t>
      </w:r>
      <w:r w:rsidRPr="00A222D5">
        <w:rPr>
          <w:rFonts w:ascii="Arial" w:hAnsi="Arial" w:cs="Arial"/>
          <w:color w:val="0000FF"/>
          <w:sz w:val="16"/>
          <w:szCs w:val="16"/>
        </w:rPr>
        <w:t>&gt;</w:t>
      </w:r>
    </w:p>
    <w:p w14:paraId="16B35C53"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C54"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0000FF"/>
          <w:sz w:val="16"/>
          <w:szCs w:val="16"/>
        </w:rPr>
        <w:t>&gt;</w:t>
      </w:r>
    </w:p>
    <w:p w14:paraId="16B35C55" w14:textId="77777777" w:rsidR="00016C55" w:rsidRDefault="00016C55" w:rsidP="0017245A">
      <w:pPr>
        <w:spacing w:after="0"/>
        <w:rPr>
          <w:rFonts w:ascii="Arial" w:hAnsi="Arial" w:cs="Arial"/>
          <w:noProof/>
          <w:szCs w:val="24"/>
        </w:rPr>
      </w:pPr>
    </w:p>
    <w:p w14:paraId="16B35C56" w14:textId="77777777" w:rsidR="00016C55" w:rsidRPr="006E37F0" w:rsidRDefault="00016C55" w:rsidP="006E37F0">
      <w:pPr>
        <w:pStyle w:val="TableText"/>
        <w:pageBreakBefore/>
        <w:spacing w:before="120" w:after="120"/>
        <w:rPr>
          <w:b/>
          <w:sz w:val="20"/>
          <w:szCs w:val="20"/>
          <w:u w:val="single"/>
        </w:rPr>
      </w:pPr>
      <w:r w:rsidRPr="006E37F0">
        <w:rPr>
          <w:b/>
          <w:sz w:val="20"/>
          <w:szCs w:val="20"/>
          <w:u w:val="single"/>
        </w:rPr>
        <w:t xml:space="preserve">Worldspan Core GDS Response – </w:t>
      </w:r>
      <w:r w:rsidR="006E37F0">
        <w:rPr>
          <w:b/>
          <w:sz w:val="20"/>
          <w:szCs w:val="20"/>
          <w:u w:val="single"/>
        </w:rPr>
        <w:t>Example #3</w:t>
      </w:r>
      <w:r w:rsidR="00E73C79">
        <w:rPr>
          <w:b/>
          <w:sz w:val="20"/>
          <w:szCs w:val="20"/>
          <w:u w:val="single"/>
        </w:rPr>
        <w:t>B</w:t>
      </w:r>
    </w:p>
    <w:p w14:paraId="16B35C57" w14:textId="77777777" w:rsidR="00016C55" w:rsidRDefault="00016C55" w:rsidP="00016C55">
      <w:pPr>
        <w:rPr>
          <w:rFonts w:ascii="Arial" w:hAnsi="Arial" w:cs="Arial"/>
          <w:noProof/>
          <w:szCs w:val="24"/>
        </w:rPr>
      </w:pPr>
    </w:p>
    <w:p w14:paraId="16B35C58"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1  HHL XX SS01 IST IN15JAN OUT20JAN NVIST-XX NOVOTEL ISTANBUL   </w:t>
      </w:r>
    </w:p>
    <w:p w14:paraId="16B35C59"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/NP-2/R-A1QRA1/RG-EUR 124.00 /RD-EXECUTIVE ROOM WITH 1 QUEEN-SIZ </w:t>
      </w:r>
    </w:p>
    <w:p w14:paraId="16B35C5A"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E BED AND SOFA/BS-1P/NM-MURRAY JAMES/CXP-NO CHARGE APPLIES PRIOR </w:t>
      </w:r>
    </w:p>
    <w:p w14:paraId="16B35C5B" w14:textId="6543E216"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94432" behindDoc="0" locked="0" layoutInCell="1" allowOverlap="1" wp14:anchorId="16B3623C" wp14:editId="06542609">
                <wp:simplePos x="0" y="0"/>
                <wp:positionH relativeFrom="column">
                  <wp:posOffset>833755</wp:posOffset>
                </wp:positionH>
                <wp:positionV relativeFrom="paragraph">
                  <wp:posOffset>175895</wp:posOffset>
                </wp:positionV>
                <wp:extent cx="2166620" cy="0"/>
                <wp:effectExtent l="5080" t="13970" r="9525" b="5080"/>
                <wp:wrapNone/>
                <wp:docPr id="230"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6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9" o:spid="_x0000_s1026" type="#_x0000_t32" style="position:absolute;margin-left:65.65pt;margin-top:13.85pt;width:170.6pt;height: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"/>
            </w:pict>
          </mc:Fallback>
        </mc:AlternateContent>
      </w:r>
      <w:r>
        <w:rPr>
          <w:rFonts w:ascii="Courier New" w:hAnsi="Courier New" w:cs="Courier New"/>
          <w:noProof/>
          <w:sz w:val="20"/>
          <w:szCs w:val="20"/>
        </w:rPr>
        <mc:AlternateContent>
          <mc:Choice Requires="wps">
            <w:drawing>
              <wp:anchor distT="0" distB="0" distL="114300" distR="114300" simplePos="0" relativeHeight="251795456" behindDoc="0" locked="0" layoutInCell="1" allowOverlap="1" wp14:anchorId="16B3623D" wp14:editId="5B7F8544">
                <wp:simplePos x="0" y="0"/>
                <wp:positionH relativeFrom="column">
                  <wp:posOffset>3000375</wp:posOffset>
                </wp:positionH>
                <wp:positionV relativeFrom="paragraph">
                  <wp:posOffset>175260</wp:posOffset>
                </wp:positionV>
                <wp:extent cx="0" cy="147320"/>
                <wp:effectExtent l="57150" t="13335" r="57150" b="20320"/>
                <wp:wrapNone/>
                <wp:docPr id="229"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0" o:spid="_x0000_s1026" type="#_x0000_t32" style="position:absolute;margin-left:236.25pt;margin-top:13.8pt;width:0;height:11.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87264" behindDoc="0" locked="0" layoutInCell="1" allowOverlap="1" wp14:anchorId="16B3623E" wp14:editId="39B83AC8">
                <wp:simplePos x="0" y="0"/>
                <wp:positionH relativeFrom="column">
                  <wp:posOffset>500380</wp:posOffset>
                </wp:positionH>
                <wp:positionV relativeFrom="paragraph">
                  <wp:posOffset>29210</wp:posOffset>
                </wp:positionV>
                <wp:extent cx="333375" cy="228600"/>
                <wp:effectExtent l="5080" t="10160" r="13970" b="8890"/>
                <wp:wrapNone/>
                <wp:docPr id="228"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7"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147" style="position:absolute;left:0;text-align:left;margin-left:39.4pt;margin-top:2.3pt;width:26.25pt;height:1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">
                <v:textbox>
                  <w:txbxContent>
                    <w:p w14:paraId="16B363B7"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r w:rsidR="00016C55" w:rsidRPr="0017245A">
        <w:rPr>
          <w:rFonts w:ascii="Courier New" w:hAnsi="Courier New" w:cs="Courier New"/>
          <w:noProof/>
          <w:sz w:val="20"/>
          <w:szCs w:val="20"/>
        </w:rPr>
        <w:t xml:space="preserve"> TO 1800 ON THE DAYOF ARRIVAL. BEYOND THAT TIME THE 1ST NIGHTWIL </w:t>
      </w:r>
    </w:p>
    <w:p w14:paraId="16B35C5C" w14:textId="7BE2391C"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797504" behindDoc="0" locked="0" layoutInCell="1" allowOverlap="1" wp14:anchorId="16B3623F" wp14:editId="144D7DDD">
                <wp:simplePos x="0" y="0"/>
                <wp:positionH relativeFrom="column">
                  <wp:posOffset>2414905</wp:posOffset>
                </wp:positionH>
                <wp:positionV relativeFrom="paragraph">
                  <wp:posOffset>78740</wp:posOffset>
                </wp:positionV>
                <wp:extent cx="0" cy="142875"/>
                <wp:effectExtent l="52705" t="21590" r="61595" b="6985"/>
                <wp:wrapNone/>
                <wp:docPr id="227"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2" o:spid="_x0000_s1026" type="#_x0000_t32" style="position:absolute;margin-left:190.15pt;margin-top:6.2pt;width:0;height:11.2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96480" behindDoc="0" locked="0" layoutInCell="1" allowOverlap="1" wp14:anchorId="16B36240" wp14:editId="00AB9E0A">
                <wp:simplePos x="0" y="0"/>
                <wp:positionH relativeFrom="column">
                  <wp:posOffset>833755</wp:posOffset>
                </wp:positionH>
                <wp:positionV relativeFrom="paragraph">
                  <wp:posOffset>221615</wp:posOffset>
                </wp:positionV>
                <wp:extent cx="1581150" cy="14605"/>
                <wp:effectExtent l="5080" t="12065" r="13970" b="11430"/>
                <wp:wrapNone/>
                <wp:docPr id="226"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1150" cy="14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1" o:spid="_x0000_s1026" type="#_x0000_t32" style="position:absolute;margin-left:65.65pt;margin-top:17.45pt;width:124.5pt;height:1.1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"/>
            </w:pict>
          </mc:Fallback>
        </mc:AlternateContent>
      </w:r>
      <w:r>
        <w:rPr>
          <w:rFonts w:ascii="Courier New" w:hAnsi="Courier New" w:cs="Courier New"/>
          <w:noProof/>
          <w:sz w:val="20"/>
          <w:szCs w:val="20"/>
        </w:rPr>
        <mc:AlternateContent>
          <mc:Choice Requires="wps">
            <w:drawing>
              <wp:anchor distT="0" distB="0" distL="114300" distR="114300" simplePos="0" relativeHeight="251793408" behindDoc="0" locked="0" layoutInCell="1" allowOverlap="1" wp14:anchorId="16B36241" wp14:editId="13B3BE57">
                <wp:simplePos x="0" y="0"/>
                <wp:positionH relativeFrom="column">
                  <wp:posOffset>500380</wp:posOffset>
                </wp:positionH>
                <wp:positionV relativeFrom="paragraph">
                  <wp:posOffset>121920</wp:posOffset>
                </wp:positionV>
                <wp:extent cx="333375" cy="228600"/>
                <wp:effectExtent l="5080" t="7620" r="13970" b="11430"/>
                <wp:wrapNone/>
                <wp:docPr id="225"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8"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148" style="position:absolute;left:0;text-align:left;margin-left:39.4pt;margin-top:9.6pt;width:26.25pt;height:1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">
                <v:textbox>
                  <w:txbxContent>
                    <w:p w14:paraId="16B363B8"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sidR="00016C55" w:rsidRPr="0017245A">
        <w:rPr>
          <w:rFonts w:ascii="Courier New" w:hAnsi="Courier New" w:cs="Courier New"/>
          <w:noProof/>
          <w:sz w:val="20"/>
          <w:szCs w:val="20"/>
        </w:rPr>
        <w:t xml:space="preserve">L BE CHARGED./EC-NO CHARGE-1/CM-COMM - 10.00 PCT/CF-5997KAE516 | </w:t>
      </w:r>
    </w:p>
    <w:p w14:paraId="16B35C5D"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XX|¬                                                             </w:t>
      </w:r>
    </w:p>
    <w:p w14:paraId="16B35C5E"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w:t>
      </w:r>
    </w:p>
    <w:p w14:paraId="16B35C5F"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TTL-620.00 EUR/BAS 124.00¬                                       </w:t>
      </w:r>
    </w:p>
    <w:p w14:paraId="16B35C60"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w:t>
      </w:r>
    </w:p>
    <w:p w14:paraId="16B35C61"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THANK YOU FOR CHOOSING NOVOTEL HOTELSWE HAVE CONFIRMED 1 A1QRA1  </w:t>
      </w:r>
    </w:p>
    <w:p w14:paraId="16B35C62"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FOR 2 PERSONS |XX|¬                                              </w:t>
      </w:r>
    </w:p>
    <w:p w14:paraId="16B35C63"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&gt;                                                                </w:t>
      </w:r>
    </w:p>
    <w:p w14:paraId="16B35C64" w14:textId="77777777" w:rsidR="00EF1DEC" w:rsidRPr="00956A4D" w:rsidRDefault="00EF1DEC" w:rsidP="00EF1DEC">
      <w:pPr>
        <w:spacing w:after="0" w:line="240" w:lineRule="auto"/>
        <w:rPr>
          <w:rFonts w:ascii="Arial" w:hAnsi="Arial" w:cs="Arial"/>
          <w:noProof/>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417"/>
        <w:gridCol w:w="4140"/>
      </w:tblGrid>
      <w:tr w:rsidR="00EF1DEC" w14:paraId="16B35C68" w14:textId="77777777" w:rsidTr="00EF1DEC">
        <w:tc>
          <w:tcPr>
            <w:tcW w:w="1008" w:type="dxa"/>
            <w:tcBorders>
              <w:top w:val="single" w:sz="4" w:space="0" w:color="BFBFBF"/>
              <w:left w:val="single" w:sz="4" w:space="0" w:color="BFBFBF"/>
              <w:bottom w:val="single" w:sz="4" w:space="0" w:color="BFBFBF"/>
              <w:right w:val="single" w:sz="4" w:space="0" w:color="BFBFBF"/>
            </w:tcBorders>
            <w:shd w:val="pct12" w:color="auto" w:fill="auto"/>
            <w:hideMark/>
          </w:tcPr>
          <w:p w14:paraId="16B35C65" w14:textId="77777777" w:rsidR="00EF1DEC" w:rsidRDefault="00EF1DEC" w:rsidP="00EF1DEC">
            <w:pPr>
              <w:pStyle w:val="TableHeading"/>
            </w:pPr>
            <w:r>
              <w:t>Marker</w:t>
            </w:r>
          </w:p>
        </w:tc>
        <w:tc>
          <w:tcPr>
            <w:tcW w:w="1260" w:type="dxa"/>
            <w:tcBorders>
              <w:top w:val="single" w:sz="4" w:space="0" w:color="BFBFBF"/>
              <w:left w:val="single" w:sz="4" w:space="0" w:color="BFBFBF"/>
              <w:bottom w:val="single" w:sz="4" w:space="0" w:color="BFBFBF"/>
              <w:right w:val="single" w:sz="4" w:space="0" w:color="BFBFBF"/>
            </w:tcBorders>
            <w:shd w:val="pct12" w:color="auto" w:fill="auto"/>
            <w:hideMark/>
          </w:tcPr>
          <w:p w14:paraId="16B35C66" w14:textId="77777777" w:rsidR="00EF1DEC" w:rsidRDefault="00EF1DEC" w:rsidP="00EF1DEC">
            <w:pPr>
              <w:pStyle w:val="TableHeading"/>
            </w:pPr>
            <w:r>
              <w:t>Data Field</w:t>
            </w:r>
          </w:p>
        </w:tc>
        <w:tc>
          <w:tcPr>
            <w:tcW w:w="4140" w:type="dxa"/>
            <w:tcBorders>
              <w:top w:val="single" w:sz="4" w:space="0" w:color="BFBFBF"/>
              <w:left w:val="single" w:sz="4" w:space="0" w:color="BFBFBF"/>
              <w:bottom w:val="single" w:sz="4" w:space="0" w:color="BFBFBF"/>
              <w:right w:val="single" w:sz="4" w:space="0" w:color="BFBFBF"/>
            </w:tcBorders>
            <w:shd w:val="pct12" w:color="auto" w:fill="auto"/>
            <w:hideMark/>
          </w:tcPr>
          <w:p w14:paraId="16B35C67" w14:textId="77777777" w:rsidR="00EF1DEC" w:rsidRDefault="00EF1DEC" w:rsidP="00EF1DEC">
            <w:pPr>
              <w:pStyle w:val="TableHeading"/>
            </w:pPr>
            <w:r>
              <w:t>Description</w:t>
            </w:r>
          </w:p>
        </w:tc>
      </w:tr>
      <w:tr w:rsidR="00EF1DEC" w14:paraId="16B35C6C" w14:textId="77777777" w:rsidTr="00EF1DEC">
        <w:tc>
          <w:tcPr>
            <w:tcW w:w="1008" w:type="dxa"/>
            <w:tcBorders>
              <w:top w:val="single" w:sz="4" w:space="0" w:color="BFBFBF"/>
              <w:left w:val="single" w:sz="4" w:space="0" w:color="BFBFBF"/>
              <w:bottom w:val="single" w:sz="4" w:space="0" w:color="BFBFBF"/>
              <w:right w:val="single" w:sz="4" w:space="0" w:color="BFBFBF"/>
            </w:tcBorders>
          </w:tcPr>
          <w:p w14:paraId="16B35C69" w14:textId="77777777" w:rsidR="00EF1DEC" w:rsidRPr="00EF1DEC" w:rsidRDefault="00EF1DEC" w:rsidP="00EF1DEC">
            <w:pPr>
              <w:pStyle w:val="TableText"/>
              <w:jc w:val="center"/>
              <w:rPr>
                <w:b/>
              </w:rPr>
            </w:pPr>
            <w:r>
              <w:rPr>
                <w:b/>
              </w:rPr>
              <w:t>A</w:t>
            </w:r>
          </w:p>
        </w:tc>
        <w:tc>
          <w:tcPr>
            <w:tcW w:w="1260" w:type="dxa"/>
            <w:tcBorders>
              <w:top w:val="single" w:sz="4" w:space="0" w:color="BFBFBF"/>
              <w:left w:val="single" w:sz="4" w:space="0" w:color="BFBFBF"/>
              <w:bottom w:val="single" w:sz="4" w:space="0" w:color="BFBFBF"/>
              <w:right w:val="single" w:sz="4" w:space="0" w:color="BFBFBF"/>
            </w:tcBorders>
            <w:hideMark/>
          </w:tcPr>
          <w:p w14:paraId="16B35C6A" w14:textId="77777777" w:rsidR="00EF1DEC" w:rsidRPr="00EF1DEC" w:rsidRDefault="00EF1DEC" w:rsidP="00EF1DEC">
            <w:pPr>
              <w:pStyle w:val="TableText"/>
              <w:rPr>
                <w:sz w:val="20"/>
                <w:szCs w:val="20"/>
              </w:rPr>
            </w:pPr>
            <w:r w:rsidRPr="0017245A">
              <w:rPr>
                <w:rFonts w:ascii="Courier New" w:hAnsi="Courier New" w:cs="Courier New"/>
                <w:noProof/>
                <w:sz w:val="20"/>
                <w:szCs w:val="20"/>
              </w:rPr>
              <w:t>MSUWIC</w:t>
            </w:r>
          </w:p>
        </w:tc>
        <w:tc>
          <w:tcPr>
            <w:tcW w:w="4140" w:type="dxa"/>
            <w:tcBorders>
              <w:top w:val="single" w:sz="4" w:space="0" w:color="BFBFBF"/>
              <w:left w:val="single" w:sz="4" w:space="0" w:color="BFBFBF"/>
              <w:bottom w:val="single" w:sz="4" w:space="0" w:color="BFBFBF"/>
              <w:right w:val="single" w:sz="4" w:space="0" w:color="BFBFBF"/>
            </w:tcBorders>
            <w:hideMark/>
          </w:tcPr>
          <w:p w14:paraId="16B35C6B" w14:textId="77777777" w:rsidR="00EF1DEC" w:rsidRDefault="00EF1DEC" w:rsidP="00EF1DEC">
            <w:pPr>
              <w:pStyle w:val="TableText"/>
            </w:pPr>
            <w:r>
              <w:t>PNR Record Locator</w:t>
            </w:r>
          </w:p>
        </w:tc>
      </w:tr>
      <w:tr w:rsidR="00EF1DEC" w14:paraId="16B35C70" w14:textId="77777777" w:rsidTr="00EF1DEC">
        <w:tc>
          <w:tcPr>
            <w:tcW w:w="1008" w:type="dxa"/>
            <w:tcBorders>
              <w:top w:val="single" w:sz="4" w:space="0" w:color="BFBFBF"/>
              <w:left w:val="single" w:sz="4" w:space="0" w:color="BFBFBF"/>
              <w:bottom w:val="single" w:sz="4" w:space="0" w:color="BFBFBF"/>
              <w:right w:val="single" w:sz="4" w:space="0" w:color="BFBFBF"/>
            </w:tcBorders>
            <w:hideMark/>
          </w:tcPr>
          <w:p w14:paraId="16B35C6D" w14:textId="77777777" w:rsidR="00EF1DEC" w:rsidRDefault="00EF1DEC" w:rsidP="00EF1DEC">
            <w:pPr>
              <w:pStyle w:val="TableText"/>
              <w:jc w:val="center"/>
              <w:rPr>
                <w:b/>
              </w:rPr>
            </w:pPr>
            <w:r>
              <w:rPr>
                <w:b/>
              </w:rPr>
              <w:t>B</w:t>
            </w:r>
          </w:p>
        </w:tc>
        <w:tc>
          <w:tcPr>
            <w:tcW w:w="1260" w:type="dxa"/>
            <w:tcBorders>
              <w:top w:val="single" w:sz="4" w:space="0" w:color="BFBFBF"/>
              <w:left w:val="single" w:sz="4" w:space="0" w:color="BFBFBF"/>
              <w:bottom w:val="single" w:sz="4" w:space="0" w:color="BFBFBF"/>
              <w:right w:val="single" w:sz="4" w:space="0" w:color="BFBFBF"/>
            </w:tcBorders>
            <w:hideMark/>
          </w:tcPr>
          <w:p w14:paraId="16B35C6E" w14:textId="77777777" w:rsidR="00EF1DEC" w:rsidRPr="00EF1DEC" w:rsidRDefault="00EF1DEC" w:rsidP="00EF1DEC">
            <w:pPr>
              <w:pStyle w:val="TableText"/>
              <w:rPr>
                <w:rFonts w:ascii="Courier New" w:hAnsi="Courier New" w:cs="Courier New"/>
                <w:sz w:val="20"/>
                <w:szCs w:val="20"/>
              </w:rPr>
            </w:pPr>
            <w:r w:rsidRPr="0017245A">
              <w:rPr>
                <w:rFonts w:ascii="Courier New" w:hAnsi="Courier New" w:cs="Courier New"/>
                <w:noProof/>
                <w:sz w:val="20"/>
                <w:szCs w:val="20"/>
              </w:rPr>
              <w:t>5997KAE516</w:t>
            </w:r>
          </w:p>
        </w:tc>
        <w:tc>
          <w:tcPr>
            <w:tcW w:w="4140" w:type="dxa"/>
            <w:tcBorders>
              <w:top w:val="single" w:sz="4" w:space="0" w:color="BFBFBF"/>
              <w:left w:val="single" w:sz="4" w:space="0" w:color="BFBFBF"/>
              <w:bottom w:val="single" w:sz="4" w:space="0" w:color="BFBFBF"/>
              <w:right w:val="single" w:sz="4" w:space="0" w:color="BFBFBF"/>
            </w:tcBorders>
            <w:hideMark/>
          </w:tcPr>
          <w:p w14:paraId="16B35C6F" w14:textId="77777777" w:rsidR="00EF1DEC" w:rsidRDefault="00EF1DEC" w:rsidP="00EF1DEC">
            <w:pPr>
              <w:pStyle w:val="TableText"/>
            </w:pPr>
            <w:r>
              <w:t>Confirmation Number</w:t>
            </w:r>
          </w:p>
        </w:tc>
      </w:tr>
    </w:tbl>
    <w:p w14:paraId="16B35C71" w14:textId="77777777" w:rsidR="00EF1DEC" w:rsidRDefault="00EF1DEC" w:rsidP="00EF1DEC">
      <w:pPr>
        <w:spacing w:after="0" w:line="240" w:lineRule="auto"/>
        <w:rPr>
          <w:rFonts w:ascii="Arial" w:hAnsi="Arial" w:cs="Arial"/>
          <w:noProof/>
          <w:sz w:val="20"/>
          <w:szCs w:val="20"/>
        </w:rPr>
      </w:pPr>
    </w:p>
    <w:p w14:paraId="16B35C72" w14:textId="77777777" w:rsidR="00016C55" w:rsidRPr="006E37F0" w:rsidRDefault="006E37F0" w:rsidP="006E37F0">
      <w:pPr>
        <w:pStyle w:val="TableText"/>
        <w:pageBreakBefore/>
        <w:spacing w:before="120" w:after="120"/>
        <w:rPr>
          <w:b/>
          <w:sz w:val="20"/>
          <w:szCs w:val="20"/>
          <w:u w:val="single"/>
        </w:rPr>
      </w:pPr>
      <w:r>
        <w:rPr>
          <w:b/>
          <w:sz w:val="20"/>
          <w:szCs w:val="20"/>
          <w:u w:val="single"/>
        </w:rPr>
        <w:t xml:space="preserve">OTA </w:t>
      </w:r>
      <w:r w:rsidR="00016C55" w:rsidRPr="006E37F0">
        <w:rPr>
          <w:b/>
          <w:sz w:val="20"/>
          <w:szCs w:val="20"/>
          <w:u w:val="single"/>
        </w:rPr>
        <w:t xml:space="preserve">XML Response </w:t>
      </w:r>
      <w:r>
        <w:rPr>
          <w:b/>
          <w:sz w:val="20"/>
          <w:szCs w:val="20"/>
          <w:u w:val="single"/>
        </w:rPr>
        <w:t>@ResStatus=”Modified”</w:t>
      </w:r>
      <w:r w:rsidR="00016C55" w:rsidRPr="006E37F0">
        <w:rPr>
          <w:b/>
          <w:sz w:val="20"/>
          <w:szCs w:val="20"/>
          <w:u w:val="single"/>
        </w:rPr>
        <w:t xml:space="preserve">– </w:t>
      </w:r>
      <w:r>
        <w:rPr>
          <w:b/>
          <w:sz w:val="20"/>
          <w:szCs w:val="20"/>
          <w:u w:val="single"/>
        </w:rPr>
        <w:t>Example #3</w:t>
      </w:r>
      <w:r w:rsidR="00E73C79">
        <w:rPr>
          <w:b/>
          <w:sz w:val="20"/>
          <w:szCs w:val="20"/>
          <w:u w:val="single"/>
        </w:rPr>
        <w:t>B</w:t>
      </w:r>
    </w:p>
    <w:p w14:paraId="16B35C73"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C74"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C75"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C76"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C77"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C78"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C79"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C7A"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C7B" w14:textId="77777777" w:rsidR="00152730" w:rsidRPr="00AF4064" w:rsidRDefault="00152730" w:rsidP="0015273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C7C" w14:textId="77777777" w:rsidR="00152730" w:rsidRPr="00A222D5" w:rsidRDefault="00152730" w:rsidP="0017245A">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863FE4" w:rsidRPr="00A222D5">
        <w:rPr>
          <w:rFonts w:ascii="Arial" w:hAnsi="Arial" w:cs="Arial"/>
          <w:color w:val="800000"/>
          <w:sz w:val="16"/>
          <w:szCs w:val="16"/>
        </w:rPr>
        <w:t>Modify</w:t>
      </w:r>
      <w:r w:rsidRPr="00A222D5">
        <w:rPr>
          <w:rFonts w:ascii="Arial" w:hAnsi="Arial" w:cs="Arial"/>
          <w:color w:val="800000"/>
          <w:sz w:val="16"/>
          <w:szCs w:val="16"/>
        </w:rPr>
        <w:t>RS</w:t>
      </w:r>
      <w:r w:rsidRPr="00A222D5">
        <w:rPr>
          <w:rFonts w:ascii="Arial" w:hAnsi="Arial" w:cs="Arial"/>
          <w:color w:val="FF0000"/>
          <w:sz w:val="16"/>
          <w:szCs w:val="16"/>
        </w:rPr>
        <w:t xml:space="preserve"> xmlns</w:t>
      </w:r>
      <w:r w:rsidRPr="00A222D5">
        <w:rPr>
          <w:rFonts w:ascii="Arial" w:hAnsi="Arial" w:cs="Arial"/>
          <w:color w:val="0000FF"/>
          <w:sz w:val="16"/>
          <w:szCs w:val="16"/>
        </w:rPr>
        <w:t>="</w:t>
      </w:r>
      <w:r w:rsidRPr="00A222D5">
        <w:rPr>
          <w:rFonts w:ascii="Arial" w:hAnsi="Arial" w:cs="Arial"/>
          <w:color w:val="000000"/>
          <w:sz w:val="16"/>
          <w:szCs w:val="16"/>
        </w:rPr>
        <w:t>http://www.opentravel.org/OTA/2003/05</w:t>
      </w:r>
      <w:r w:rsidRPr="00A222D5">
        <w:rPr>
          <w:rFonts w:ascii="Arial" w:hAnsi="Arial" w:cs="Arial"/>
          <w:color w:val="0000FF"/>
          <w:sz w:val="16"/>
          <w:szCs w:val="16"/>
        </w:rPr>
        <w:t>"</w:t>
      </w:r>
      <w:r w:rsidRPr="00A222D5">
        <w:rPr>
          <w:rFonts w:ascii="Arial" w:hAnsi="Arial" w:cs="Arial"/>
          <w:color w:val="FF0000"/>
          <w:sz w:val="16"/>
          <w:szCs w:val="16"/>
        </w:rPr>
        <w:t xml:space="preserve"> EchoToken</w:t>
      </w:r>
      <w:r w:rsidRPr="00A222D5">
        <w:rPr>
          <w:rFonts w:ascii="Arial" w:hAnsi="Arial" w:cs="Arial"/>
          <w:color w:val="0000FF"/>
          <w:sz w:val="16"/>
          <w:szCs w:val="16"/>
        </w:rPr>
        <w:t>="</w:t>
      </w:r>
      <w:r w:rsidRPr="00A222D5">
        <w:rPr>
          <w:rFonts w:ascii="Arial" w:hAnsi="Arial" w:cs="Arial"/>
          <w:color w:val="000000"/>
          <w:sz w:val="16"/>
          <w:szCs w:val="16"/>
        </w:rPr>
        <w:t>CS@P2451261499853873-021517</w:t>
      </w:r>
      <w:r w:rsidR="000107A8" w:rsidRPr="00A222D5">
        <w:rPr>
          <w:rFonts w:ascii="Arial" w:hAnsi="Arial" w:cs="Arial"/>
          <w:color w:val="000000"/>
          <w:sz w:val="16"/>
          <w:szCs w:val="16"/>
        </w:rPr>
        <w:t>XX</w:t>
      </w:r>
      <w:r w:rsidRPr="00A222D5">
        <w:rPr>
          <w:rFonts w:ascii="Arial" w:hAnsi="Arial" w:cs="Arial"/>
          <w:color w:val="000000"/>
          <w:sz w:val="16"/>
          <w:szCs w:val="16"/>
        </w:rPr>
        <w:t>CS</w:t>
      </w:r>
      <w:r w:rsidRPr="00A222D5">
        <w:rPr>
          <w:rFonts w:ascii="Arial" w:hAnsi="Arial" w:cs="Arial"/>
          <w:color w:val="0000FF"/>
          <w:sz w:val="16"/>
          <w:szCs w:val="16"/>
        </w:rPr>
        <w:t>"</w:t>
      </w:r>
      <w:r w:rsidRPr="00A222D5">
        <w:rPr>
          <w:rFonts w:ascii="Arial" w:hAnsi="Arial" w:cs="Arial"/>
          <w:color w:val="FF0000"/>
          <w:sz w:val="16"/>
          <w:szCs w:val="16"/>
        </w:rPr>
        <w:t xml:space="preserve"> TimeStamp</w:t>
      </w:r>
      <w:r w:rsidRPr="00A222D5">
        <w:rPr>
          <w:rFonts w:ascii="Arial" w:hAnsi="Arial" w:cs="Arial"/>
          <w:color w:val="0000FF"/>
          <w:sz w:val="16"/>
          <w:szCs w:val="16"/>
        </w:rPr>
        <w:t>="</w:t>
      </w:r>
      <w:r w:rsidRPr="00A222D5">
        <w:rPr>
          <w:rFonts w:ascii="Arial" w:hAnsi="Arial" w:cs="Arial"/>
          <w:color w:val="000000"/>
          <w:sz w:val="16"/>
          <w:szCs w:val="16"/>
        </w:rPr>
        <w:t>2009-12-22T17:37:35.266+01:000</w:t>
      </w:r>
      <w:r w:rsidRPr="00A222D5">
        <w:rPr>
          <w:rFonts w:ascii="Arial" w:hAnsi="Arial" w:cs="Arial"/>
          <w:color w:val="0000FF"/>
          <w:sz w:val="16"/>
          <w:szCs w:val="16"/>
        </w:rPr>
        <w:t>"</w:t>
      </w:r>
      <w:r w:rsidRPr="00A222D5">
        <w:rPr>
          <w:rFonts w:ascii="Arial" w:hAnsi="Arial" w:cs="Arial"/>
          <w:color w:val="FF0000"/>
          <w:sz w:val="16"/>
          <w:szCs w:val="16"/>
        </w:rPr>
        <w:t xml:space="preserve"> Target</w:t>
      </w:r>
      <w:r w:rsidRPr="00A222D5">
        <w:rPr>
          <w:rFonts w:ascii="Arial" w:hAnsi="Arial" w:cs="Arial"/>
          <w:color w:val="0000FF"/>
          <w:sz w:val="16"/>
          <w:szCs w:val="16"/>
        </w:rPr>
        <w:t>="</w:t>
      </w:r>
      <w:r w:rsidRPr="00A222D5">
        <w:rPr>
          <w:rFonts w:ascii="Arial" w:hAnsi="Arial" w:cs="Arial"/>
          <w:color w:val="000000"/>
          <w:sz w:val="16"/>
          <w:szCs w:val="16"/>
        </w:rPr>
        <w:t>Production</w:t>
      </w:r>
      <w:r w:rsidRPr="00A222D5">
        <w:rPr>
          <w:rFonts w:ascii="Arial" w:hAnsi="Arial" w:cs="Arial"/>
          <w:color w:val="0000FF"/>
          <w:sz w:val="16"/>
          <w:szCs w:val="16"/>
        </w:rPr>
        <w:t>"</w:t>
      </w:r>
      <w:r w:rsidRPr="00A222D5">
        <w:rPr>
          <w:rFonts w:ascii="Arial" w:hAnsi="Arial" w:cs="Arial"/>
          <w:color w:val="FF0000"/>
          <w:sz w:val="16"/>
          <w:szCs w:val="16"/>
        </w:rPr>
        <w:t xml:space="preserve"> Version</w:t>
      </w:r>
      <w:r w:rsidRPr="00A222D5">
        <w:rPr>
          <w:rFonts w:ascii="Arial" w:hAnsi="Arial" w:cs="Arial"/>
          <w:color w:val="0000FF"/>
          <w:sz w:val="16"/>
          <w:szCs w:val="16"/>
        </w:rPr>
        <w:t>="</w:t>
      </w:r>
      <w:r w:rsidRPr="00A222D5">
        <w:rPr>
          <w:rFonts w:ascii="Arial" w:hAnsi="Arial" w:cs="Arial"/>
          <w:color w:val="000000"/>
          <w:sz w:val="16"/>
          <w:szCs w:val="16"/>
        </w:rPr>
        <w:t>1.006</w:t>
      </w:r>
      <w:r w:rsidRPr="00A222D5">
        <w:rPr>
          <w:rFonts w:ascii="Arial" w:hAnsi="Arial" w:cs="Arial"/>
          <w:color w:val="0000FF"/>
          <w:sz w:val="16"/>
          <w:szCs w:val="16"/>
        </w:rPr>
        <w:t>"</w:t>
      </w:r>
      <w:r w:rsidRPr="00A222D5">
        <w:rPr>
          <w:rFonts w:ascii="Arial" w:hAnsi="Arial" w:cs="Arial"/>
          <w:color w:val="FF0000"/>
          <w:sz w:val="16"/>
          <w:szCs w:val="16"/>
        </w:rPr>
        <w:t xml:space="preserve"> TransactionIdentifier</w:t>
      </w:r>
      <w:r w:rsidRPr="00A222D5">
        <w:rPr>
          <w:rFonts w:ascii="Arial" w:hAnsi="Arial" w:cs="Arial"/>
          <w:color w:val="0000FF"/>
          <w:sz w:val="16"/>
          <w:szCs w:val="16"/>
        </w:rPr>
        <w:t>="</w:t>
      </w:r>
      <w:r w:rsidR="00476154">
        <w:rPr>
          <w:rFonts w:ascii="Arial" w:hAnsi="Arial" w:cs="Arial"/>
          <w:color w:val="000000"/>
          <w:sz w:val="16"/>
          <w:szCs w:val="16"/>
        </w:rPr>
        <w:t>CA</w:t>
      </w:r>
      <w:r w:rsidR="00476154" w:rsidRPr="000617E9">
        <w:rPr>
          <w:rFonts w:ascii="Arial" w:hAnsi="Arial" w:cs="Arial"/>
          <w:color w:val="000000"/>
          <w:sz w:val="16"/>
          <w:szCs w:val="16"/>
        </w:rPr>
        <w:t>04</w:t>
      </w:r>
      <w:r w:rsidR="00476154">
        <w:rPr>
          <w:rFonts w:ascii="Arial" w:hAnsi="Arial" w:cs="Arial"/>
          <w:color w:val="000000"/>
          <w:sz w:val="16"/>
          <w:szCs w:val="16"/>
        </w:rPr>
        <w:t>AZ</w:t>
      </w:r>
      <w:r w:rsidR="00476154" w:rsidRPr="000617E9">
        <w:rPr>
          <w:rFonts w:ascii="Arial" w:hAnsi="Arial" w:cs="Arial"/>
          <w:color w:val="000000"/>
          <w:sz w:val="16"/>
          <w:szCs w:val="16"/>
        </w:rPr>
        <w:t>41265831634</w:t>
      </w:r>
      <w:r w:rsidRPr="00A222D5">
        <w:rPr>
          <w:rFonts w:ascii="Arial" w:hAnsi="Arial" w:cs="Arial"/>
          <w:color w:val="0000FF"/>
          <w:sz w:val="16"/>
          <w:szCs w:val="16"/>
        </w:rPr>
        <w:t>"</w:t>
      </w:r>
      <w:r w:rsidRPr="00A222D5">
        <w:rPr>
          <w:rFonts w:ascii="Arial" w:hAnsi="Arial" w:cs="Arial"/>
          <w:color w:val="FF0000"/>
          <w:sz w:val="16"/>
          <w:szCs w:val="16"/>
        </w:rPr>
        <w:t xml:space="preserve"> PrimaryLangID</w:t>
      </w:r>
      <w:r w:rsidRPr="00A222D5">
        <w:rPr>
          <w:rFonts w:ascii="Arial" w:hAnsi="Arial" w:cs="Arial"/>
          <w:color w:val="0000FF"/>
          <w:sz w:val="16"/>
          <w:szCs w:val="16"/>
        </w:rPr>
        <w:t>="</w:t>
      </w:r>
      <w:r w:rsidRPr="00A222D5">
        <w:rPr>
          <w:rFonts w:ascii="Arial" w:hAnsi="Arial" w:cs="Arial"/>
          <w:color w:val="000000"/>
          <w:sz w:val="16"/>
          <w:szCs w:val="16"/>
        </w:rPr>
        <w:t>en</w:t>
      </w:r>
      <w:r w:rsidRPr="00A222D5">
        <w:rPr>
          <w:rFonts w:ascii="Arial" w:hAnsi="Arial" w:cs="Arial"/>
          <w:color w:val="0000FF"/>
          <w:sz w:val="16"/>
          <w:szCs w:val="16"/>
        </w:rPr>
        <w:t>"</w:t>
      </w:r>
      <w:r w:rsidRPr="00A222D5">
        <w:rPr>
          <w:rFonts w:ascii="Arial" w:hAnsi="Arial" w:cs="Arial"/>
          <w:color w:val="FF0000"/>
          <w:sz w:val="16"/>
          <w:szCs w:val="16"/>
        </w:rPr>
        <w:t xml:space="preserve"> ResResponseType</w:t>
      </w:r>
      <w:r w:rsidRPr="00A222D5">
        <w:rPr>
          <w:rFonts w:ascii="Arial" w:hAnsi="Arial" w:cs="Arial"/>
          <w:color w:val="0000FF"/>
          <w:sz w:val="16"/>
          <w:szCs w:val="16"/>
        </w:rPr>
        <w:t>="</w:t>
      </w:r>
      <w:r w:rsidRPr="00A222D5">
        <w:rPr>
          <w:rFonts w:ascii="Arial" w:hAnsi="Arial" w:cs="Arial"/>
          <w:color w:val="000000"/>
          <w:sz w:val="16"/>
          <w:szCs w:val="16"/>
        </w:rPr>
        <w:t>Modified</w:t>
      </w:r>
      <w:r w:rsidRPr="00A222D5">
        <w:rPr>
          <w:rFonts w:ascii="Arial" w:hAnsi="Arial" w:cs="Arial"/>
          <w:color w:val="0000FF"/>
          <w:sz w:val="16"/>
          <w:szCs w:val="16"/>
        </w:rPr>
        <w:t>"&gt;</w:t>
      </w:r>
    </w:p>
    <w:p w14:paraId="16B35C7D"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POS</w:t>
      </w:r>
      <w:r w:rsidRPr="00A222D5">
        <w:rPr>
          <w:rFonts w:ascii="Arial" w:hAnsi="Arial" w:cs="Arial"/>
          <w:color w:val="0000FF"/>
          <w:sz w:val="16"/>
          <w:szCs w:val="16"/>
        </w:rPr>
        <w:t>&gt;</w:t>
      </w:r>
    </w:p>
    <w:p w14:paraId="16B35C7E"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Source</w:t>
      </w:r>
      <w:r w:rsidRPr="00A222D5">
        <w:rPr>
          <w:rFonts w:ascii="Arial" w:hAnsi="Arial" w:cs="Arial"/>
          <w:color w:val="FF0000"/>
          <w:sz w:val="16"/>
          <w:szCs w:val="16"/>
        </w:rPr>
        <w:t xml:space="preserve"> TerminalID</w:t>
      </w:r>
      <w:r w:rsidRPr="00A222D5">
        <w:rPr>
          <w:rFonts w:ascii="Arial" w:hAnsi="Arial" w:cs="Arial"/>
          <w:color w:val="0000FF"/>
          <w:sz w:val="16"/>
          <w:szCs w:val="16"/>
        </w:rPr>
        <w:t>="</w:t>
      </w:r>
      <w:r w:rsidRPr="00A222D5">
        <w:rPr>
          <w:rFonts w:ascii="Arial" w:hAnsi="Arial" w:cs="Arial"/>
          <w:color w:val="000000"/>
          <w:sz w:val="16"/>
          <w:szCs w:val="16"/>
        </w:rPr>
        <w:t>021517</w:t>
      </w:r>
      <w:r w:rsidRPr="00A222D5">
        <w:rPr>
          <w:rFonts w:ascii="Arial" w:hAnsi="Arial" w:cs="Arial"/>
          <w:color w:val="0000FF"/>
          <w:sz w:val="16"/>
          <w:szCs w:val="16"/>
        </w:rPr>
        <w:t>"&gt;</w:t>
      </w:r>
    </w:p>
    <w:p w14:paraId="16B35C7F"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BookingChannel</w:t>
      </w:r>
      <w:r w:rsidRPr="00A222D5">
        <w:rPr>
          <w:rFonts w:ascii="Arial" w:hAnsi="Arial" w:cs="Arial"/>
          <w:color w:val="FF0000"/>
          <w:sz w:val="16"/>
          <w:szCs w:val="16"/>
        </w:rPr>
        <w:t xml:space="preserve"> Type</w:t>
      </w:r>
      <w:r w:rsidRPr="00A222D5">
        <w:rPr>
          <w:rFonts w:ascii="Arial" w:hAnsi="Arial" w:cs="Arial"/>
          <w:color w:val="0000FF"/>
          <w:sz w:val="16"/>
          <w:szCs w:val="16"/>
        </w:rPr>
        <w:t>="</w:t>
      </w:r>
      <w:r w:rsidRPr="00A222D5">
        <w:rPr>
          <w:rFonts w:ascii="Arial" w:hAnsi="Arial" w:cs="Arial"/>
          <w:color w:val="000000"/>
          <w:sz w:val="16"/>
          <w:szCs w:val="16"/>
        </w:rPr>
        <w:t>1</w:t>
      </w:r>
      <w:r w:rsidRPr="00A222D5">
        <w:rPr>
          <w:rFonts w:ascii="Arial" w:hAnsi="Arial" w:cs="Arial"/>
          <w:color w:val="0000FF"/>
          <w:sz w:val="16"/>
          <w:szCs w:val="16"/>
        </w:rPr>
        <w:t>"&gt;</w:t>
      </w:r>
    </w:p>
    <w:p w14:paraId="16B35C80"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CompanyName</w:t>
      </w:r>
      <w:r w:rsidRPr="00A222D5">
        <w:rPr>
          <w:rFonts w:ascii="Arial" w:hAnsi="Arial" w:cs="Arial"/>
          <w:color w:val="FF0000"/>
          <w:sz w:val="16"/>
          <w:szCs w:val="16"/>
        </w:rPr>
        <w:t xml:space="preserve"> Code</w:t>
      </w:r>
      <w:r w:rsidRPr="00A222D5">
        <w:rPr>
          <w:rFonts w:ascii="Arial" w:hAnsi="Arial" w:cs="Arial"/>
          <w:color w:val="0000FF"/>
          <w:sz w:val="16"/>
          <w:szCs w:val="16"/>
        </w:rPr>
        <w:t>="</w:t>
      </w:r>
      <w:r w:rsidRPr="00A222D5">
        <w:rPr>
          <w:rFonts w:ascii="Arial" w:hAnsi="Arial" w:cs="Arial"/>
          <w:color w:val="000000"/>
          <w:sz w:val="16"/>
          <w:szCs w:val="16"/>
        </w:rPr>
        <w:t>1P</w:t>
      </w:r>
      <w:r w:rsidRPr="00A222D5">
        <w:rPr>
          <w:rFonts w:ascii="Arial" w:hAnsi="Arial" w:cs="Arial"/>
          <w:color w:val="0000FF"/>
          <w:sz w:val="16"/>
          <w:szCs w:val="16"/>
        </w:rPr>
        <w:t>"/&gt;</w:t>
      </w:r>
    </w:p>
    <w:p w14:paraId="16B35C81"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BookingChannel</w:t>
      </w:r>
      <w:r w:rsidRPr="00A222D5">
        <w:rPr>
          <w:rFonts w:ascii="Arial" w:hAnsi="Arial" w:cs="Arial"/>
          <w:color w:val="0000FF"/>
          <w:sz w:val="16"/>
          <w:szCs w:val="16"/>
        </w:rPr>
        <w:t>&gt;</w:t>
      </w:r>
    </w:p>
    <w:p w14:paraId="16B35C82"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Source</w:t>
      </w:r>
      <w:r w:rsidRPr="00A222D5">
        <w:rPr>
          <w:rFonts w:ascii="Arial" w:hAnsi="Arial" w:cs="Arial"/>
          <w:color w:val="0000FF"/>
          <w:sz w:val="16"/>
          <w:szCs w:val="16"/>
        </w:rPr>
        <w:t>&gt;</w:t>
      </w:r>
    </w:p>
    <w:p w14:paraId="16B35C83"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POS</w:t>
      </w:r>
      <w:r w:rsidRPr="00A222D5">
        <w:rPr>
          <w:rFonts w:ascii="Arial" w:hAnsi="Arial" w:cs="Arial"/>
          <w:color w:val="0000FF"/>
          <w:sz w:val="16"/>
          <w:szCs w:val="16"/>
        </w:rPr>
        <w:t>&gt;</w:t>
      </w:r>
    </w:p>
    <w:p w14:paraId="16B35C84"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Success</w:t>
      </w:r>
      <w:r w:rsidRPr="00A222D5">
        <w:rPr>
          <w:rFonts w:ascii="Arial" w:hAnsi="Arial" w:cs="Arial"/>
          <w:color w:val="0000FF"/>
          <w:sz w:val="16"/>
          <w:szCs w:val="16"/>
        </w:rPr>
        <w:t>/&gt;</w:t>
      </w:r>
    </w:p>
    <w:p w14:paraId="16B35C85"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863FE4" w:rsidRPr="00A222D5">
        <w:rPr>
          <w:rFonts w:ascii="Arial" w:hAnsi="Arial" w:cs="Arial"/>
          <w:color w:val="800000"/>
          <w:sz w:val="16"/>
          <w:szCs w:val="16"/>
        </w:rPr>
        <w:t>HotelResModifies</w:t>
      </w:r>
      <w:r w:rsidRPr="00A222D5">
        <w:rPr>
          <w:rFonts w:ascii="Arial" w:hAnsi="Arial" w:cs="Arial"/>
          <w:color w:val="0000FF"/>
          <w:sz w:val="16"/>
          <w:szCs w:val="16"/>
        </w:rPr>
        <w:t>&gt;</w:t>
      </w:r>
    </w:p>
    <w:p w14:paraId="16B35C86"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863FE4" w:rsidRPr="00A222D5">
        <w:rPr>
          <w:rFonts w:ascii="Arial" w:hAnsi="Arial" w:cs="Arial"/>
          <w:color w:val="800000"/>
          <w:sz w:val="16"/>
          <w:szCs w:val="16"/>
        </w:rPr>
        <w:t>HotelResModify</w:t>
      </w:r>
      <w:r w:rsidRPr="00A222D5">
        <w:rPr>
          <w:rFonts w:ascii="Arial" w:hAnsi="Arial" w:cs="Arial"/>
          <w:color w:val="0000FF"/>
          <w:sz w:val="16"/>
          <w:szCs w:val="16"/>
        </w:rPr>
        <w:t>&gt;</w:t>
      </w:r>
    </w:p>
    <w:p w14:paraId="16B35C8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UniqueID</w:t>
      </w:r>
      <w:r w:rsidRPr="006B07C7">
        <w:rPr>
          <w:rFonts w:ascii="Arial" w:hAnsi="Arial" w:cs="Arial"/>
          <w:color w:val="FF0000"/>
          <w:sz w:val="16"/>
          <w:szCs w:val="16"/>
          <w:highlight w:val="white"/>
        </w:rPr>
        <w:t xml:space="preserve"> 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MSUWIC</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ID_Context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14</w:t>
      </w:r>
      <w:r w:rsidRPr="006B07C7">
        <w:rPr>
          <w:rFonts w:ascii="Arial" w:hAnsi="Arial" w:cs="Arial"/>
          <w:color w:val="0000FF"/>
          <w:sz w:val="16"/>
          <w:szCs w:val="16"/>
          <w:highlight w:val="white"/>
        </w:rPr>
        <w:t>"/&gt;</w:t>
      </w:r>
    </w:p>
    <w:p w14:paraId="16B35C8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C8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w:t>
      </w:r>
      <w:r w:rsidRPr="006B07C7">
        <w:rPr>
          <w:rFonts w:ascii="Arial" w:hAnsi="Arial" w:cs="Arial"/>
          <w:color w:val="0000FF"/>
          <w:sz w:val="16"/>
          <w:szCs w:val="16"/>
          <w:highlight w:val="white"/>
        </w:rPr>
        <w:t>&gt;</w:t>
      </w:r>
    </w:p>
    <w:p w14:paraId="16B35C8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RoomTypes</w:t>
      </w:r>
      <w:r w:rsidRPr="006B07C7">
        <w:rPr>
          <w:rFonts w:ascii="Arial" w:hAnsi="Arial" w:cs="Arial"/>
          <w:color w:val="0000FF"/>
          <w:sz w:val="16"/>
          <w:szCs w:val="16"/>
          <w:highlight w:val="white"/>
        </w:rPr>
        <w:t>&gt;</w:t>
      </w:r>
    </w:p>
    <w:p w14:paraId="16B35C8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w:t>
      </w:r>
      <w:r w:rsidRPr="006B07C7">
        <w:rPr>
          <w:rFonts w:ascii="Arial" w:hAnsi="Arial" w:cs="Arial"/>
          <w:color w:val="0000FF"/>
          <w:sz w:val="16"/>
          <w:szCs w:val="16"/>
          <w:highlight w:val="white"/>
        </w:rPr>
        <w:t>/&gt;</w:t>
      </w:r>
    </w:p>
    <w:p w14:paraId="16B35C8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w:t>
      </w:r>
      <w:r w:rsidRPr="006B07C7">
        <w:rPr>
          <w:rFonts w:ascii="Arial" w:hAnsi="Arial" w:cs="Arial"/>
          <w:color w:val="0000FF"/>
          <w:sz w:val="16"/>
          <w:szCs w:val="16"/>
          <w:highlight w:val="white"/>
        </w:rPr>
        <w:t>&gt;</w:t>
      </w:r>
    </w:p>
    <w:p w14:paraId="16B35C8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RoomDescription</w:t>
      </w:r>
      <w:r w:rsidRPr="006B07C7">
        <w:rPr>
          <w:rFonts w:ascii="Arial" w:hAnsi="Arial" w:cs="Arial"/>
          <w:color w:val="0000FF"/>
          <w:sz w:val="16"/>
          <w:szCs w:val="16"/>
          <w:highlight w:val="white"/>
        </w:rPr>
        <w:t>&gt;</w:t>
      </w:r>
    </w:p>
    <w:p w14:paraId="16B35C8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Executive Room with 1 queen-size bed and sofa</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C8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RoomDescription</w:t>
      </w:r>
      <w:r w:rsidRPr="006B07C7">
        <w:rPr>
          <w:rFonts w:ascii="Arial" w:hAnsi="Arial" w:cs="Arial"/>
          <w:color w:val="0000FF"/>
          <w:sz w:val="16"/>
          <w:szCs w:val="16"/>
          <w:highlight w:val="white"/>
        </w:rPr>
        <w:t>&gt;</w:t>
      </w:r>
    </w:p>
    <w:p w14:paraId="16B35C9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w:t>
      </w:r>
      <w:r w:rsidRPr="006B07C7">
        <w:rPr>
          <w:rFonts w:ascii="Arial" w:hAnsi="Arial" w:cs="Arial"/>
          <w:color w:val="0000FF"/>
          <w:sz w:val="16"/>
          <w:szCs w:val="16"/>
          <w:highlight w:val="white"/>
        </w:rPr>
        <w:t>&gt;</w:t>
      </w:r>
    </w:p>
    <w:p w14:paraId="16B35C9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RoomTypes</w:t>
      </w:r>
      <w:r w:rsidRPr="006B07C7">
        <w:rPr>
          <w:rFonts w:ascii="Arial" w:hAnsi="Arial" w:cs="Arial"/>
          <w:color w:val="0000FF"/>
          <w:sz w:val="16"/>
          <w:szCs w:val="16"/>
          <w:highlight w:val="white"/>
        </w:rPr>
        <w:t>&gt;</w:t>
      </w:r>
    </w:p>
    <w:p w14:paraId="16B35C9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RatePlans</w:t>
      </w:r>
      <w:r w:rsidRPr="006B07C7">
        <w:rPr>
          <w:rFonts w:ascii="Arial" w:hAnsi="Arial" w:cs="Arial"/>
          <w:color w:val="0000FF"/>
          <w:sz w:val="16"/>
          <w:szCs w:val="16"/>
          <w:highlight w:val="white"/>
        </w:rPr>
        <w:t>&gt;</w:t>
      </w:r>
    </w:p>
    <w:p w14:paraId="16B35C9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RatePlan</w:t>
      </w:r>
      <w:r w:rsidRPr="006B07C7">
        <w:rPr>
          <w:rFonts w:ascii="Arial" w:hAnsi="Arial" w:cs="Arial"/>
          <w:color w:val="0000FF"/>
          <w:sz w:val="16"/>
          <w:szCs w:val="16"/>
          <w:highlight w:val="white"/>
        </w:rPr>
        <w:t>&gt;</w:t>
      </w:r>
    </w:p>
    <w:p w14:paraId="16B35C9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CancelPenalties</w:t>
      </w:r>
      <w:r w:rsidRPr="006B07C7">
        <w:rPr>
          <w:rFonts w:ascii="Arial" w:hAnsi="Arial" w:cs="Arial"/>
          <w:color w:val="0000FF"/>
          <w:sz w:val="16"/>
          <w:szCs w:val="16"/>
          <w:highlight w:val="white"/>
        </w:rPr>
        <w:t>&gt;</w:t>
      </w:r>
    </w:p>
    <w:p w14:paraId="16B35C9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CancelPenalty</w:t>
      </w:r>
      <w:r w:rsidRPr="006B07C7">
        <w:rPr>
          <w:rFonts w:ascii="Arial" w:hAnsi="Arial" w:cs="Arial"/>
          <w:color w:val="FF0000"/>
          <w:sz w:val="16"/>
          <w:szCs w:val="16"/>
          <w:highlight w:val="white"/>
        </w:rPr>
        <w:t xml:space="preserve"> PolicyCode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CXP</w:t>
      </w:r>
      <w:r w:rsidRPr="006B07C7">
        <w:rPr>
          <w:rFonts w:ascii="Arial" w:hAnsi="Arial" w:cs="Arial"/>
          <w:color w:val="0000FF"/>
          <w:sz w:val="16"/>
          <w:szCs w:val="16"/>
          <w:highlight w:val="white"/>
        </w:rPr>
        <w:t>"&gt;</w:t>
      </w:r>
    </w:p>
    <w:p w14:paraId="16B35C9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PenaltyDescription</w:t>
      </w:r>
      <w:r w:rsidRPr="006B07C7">
        <w:rPr>
          <w:rFonts w:ascii="Arial" w:hAnsi="Arial" w:cs="Arial"/>
          <w:color w:val="0000FF"/>
          <w:sz w:val="16"/>
          <w:szCs w:val="16"/>
          <w:highlight w:val="white"/>
        </w:rPr>
        <w:t>&gt;</w:t>
      </w:r>
    </w:p>
    <w:p w14:paraId="16B35C9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No charge applies prior to 18:00 on the day</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C9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of arrival. Beyond that time, the 1st night</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C9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will be charged.</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C9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PenaltyDescription</w:t>
      </w:r>
      <w:r w:rsidRPr="006B07C7">
        <w:rPr>
          <w:rFonts w:ascii="Arial" w:hAnsi="Arial" w:cs="Arial"/>
          <w:color w:val="0000FF"/>
          <w:sz w:val="16"/>
          <w:szCs w:val="16"/>
          <w:highlight w:val="white"/>
        </w:rPr>
        <w:t>&gt;</w:t>
      </w:r>
    </w:p>
    <w:p w14:paraId="16B35C9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CancelPenalty</w:t>
      </w:r>
      <w:r w:rsidRPr="006B07C7">
        <w:rPr>
          <w:rFonts w:ascii="Arial" w:hAnsi="Arial" w:cs="Arial"/>
          <w:color w:val="0000FF"/>
          <w:sz w:val="16"/>
          <w:szCs w:val="16"/>
          <w:highlight w:val="white"/>
        </w:rPr>
        <w:t>&gt;</w:t>
      </w:r>
    </w:p>
    <w:p w14:paraId="16B35C9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CancelPenalties</w:t>
      </w:r>
      <w:r w:rsidRPr="006B07C7">
        <w:rPr>
          <w:rFonts w:ascii="Arial" w:hAnsi="Arial" w:cs="Arial"/>
          <w:color w:val="0000FF"/>
          <w:sz w:val="16"/>
          <w:szCs w:val="16"/>
          <w:highlight w:val="white"/>
        </w:rPr>
        <w:t>&gt;</w:t>
      </w:r>
    </w:p>
    <w:p w14:paraId="16B35C9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Commission</w:t>
      </w:r>
      <w:r w:rsidRPr="006B07C7">
        <w:rPr>
          <w:rFonts w:ascii="Arial" w:hAnsi="Arial" w:cs="Arial"/>
          <w:color w:val="0000FF"/>
          <w:sz w:val="16"/>
          <w:szCs w:val="16"/>
          <w:highlight w:val="white"/>
        </w:rPr>
        <w:t>&gt;</w:t>
      </w:r>
    </w:p>
    <w:p w14:paraId="16B35C9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Comment</w:t>
      </w:r>
      <w:r w:rsidRPr="006B07C7">
        <w:rPr>
          <w:rFonts w:ascii="Arial" w:hAnsi="Arial" w:cs="Arial"/>
          <w:color w:val="0000FF"/>
          <w:sz w:val="16"/>
          <w:szCs w:val="16"/>
          <w:highlight w:val="white"/>
        </w:rPr>
        <w:t>&gt;</w:t>
      </w:r>
    </w:p>
    <w:p w14:paraId="16B35C9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Comm - 10.00 pct</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CA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Comment</w:t>
      </w:r>
      <w:r w:rsidRPr="006B07C7">
        <w:rPr>
          <w:rFonts w:ascii="Arial" w:hAnsi="Arial" w:cs="Arial"/>
          <w:color w:val="0000FF"/>
          <w:sz w:val="16"/>
          <w:szCs w:val="16"/>
          <w:highlight w:val="white"/>
        </w:rPr>
        <w:t>&gt;</w:t>
      </w:r>
    </w:p>
    <w:p w14:paraId="16B35CA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Commission</w:t>
      </w:r>
      <w:r w:rsidRPr="006B07C7">
        <w:rPr>
          <w:rFonts w:ascii="Arial" w:hAnsi="Arial" w:cs="Arial"/>
          <w:color w:val="0000FF"/>
          <w:sz w:val="16"/>
          <w:szCs w:val="16"/>
          <w:highlight w:val="white"/>
        </w:rPr>
        <w:t>&gt;</w:t>
      </w:r>
    </w:p>
    <w:p w14:paraId="16B35CA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RatePlan</w:t>
      </w:r>
      <w:r w:rsidRPr="006B07C7">
        <w:rPr>
          <w:rFonts w:ascii="Arial" w:hAnsi="Arial" w:cs="Arial"/>
          <w:color w:val="0000FF"/>
          <w:sz w:val="16"/>
          <w:szCs w:val="16"/>
          <w:highlight w:val="white"/>
        </w:rPr>
        <w:t>&gt;</w:t>
      </w:r>
    </w:p>
    <w:p w14:paraId="16B35CA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RatePlans</w:t>
      </w:r>
      <w:r w:rsidRPr="006B07C7">
        <w:rPr>
          <w:rFonts w:ascii="Arial" w:hAnsi="Arial" w:cs="Arial"/>
          <w:color w:val="0000FF"/>
          <w:sz w:val="16"/>
          <w:szCs w:val="16"/>
          <w:highlight w:val="white"/>
        </w:rPr>
        <w:t>&gt;</w:t>
      </w:r>
    </w:p>
    <w:p w14:paraId="16B35CA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RoomRates</w:t>
      </w:r>
      <w:r w:rsidRPr="006B07C7">
        <w:rPr>
          <w:rFonts w:ascii="Arial" w:hAnsi="Arial" w:cs="Arial"/>
          <w:color w:val="0000FF"/>
          <w:sz w:val="16"/>
          <w:szCs w:val="16"/>
          <w:highlight w:val="white"/>
        </w:rPr>
        <w:t>&gt;</w:t>
      </w:r>
    </w:p>
    <w:p w14:paraId="16B35CA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w:t>
      </w:r>
      <w:r w:rsidRPr="006B07C7">
        <w:rPr>
          <w:rFonts w:ascii="Arial" w:hAnsi="Arial" w:cs="Arial"/>
          <w:color w:val="FF0000"/>
          <w:sz w:val="16"/>
          <w:szCs w:val="16"/>
          <w:highlight w:val="white"/>
        </w:rPr>
        <w:t xml:space="preserve"> BookingCode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A1QRA1</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NumberOfUnits</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RoomTypeCode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A1Q</w:t>
      </w:r>
      <w:r w:rsidRPr="006B07C7">
        <w:rPr>
          <w:rFonts w:ascii="Arial" w:hAnsi="Arial" w:cs="Arial"/>
          <w:color w:val="0000FF"/>
          <w:sz w:val="16"/>
          <w:szCs w:val="16"/>
          <w:highlight w:val="white"/>
        </w:rPr>
        <w:t>"&gt;</w:t>
      </w:r>
    </w:p>
    <w:p w14:paraId="16B35CA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Rates</w:t>
      </w:r>
      <w:r w:rsidRPr="006B07C7">
        <w:rPr>
          <w:rFonts w:ascii="Arial" w:hAnsi="Arial" w:cs="Arial"/>
          <w:color w:val="0000FF"/>
          <w:sz w:val="16"/>
          <w:szCs w:val="16"/>
          <w:highlight w:val="white"/>
        </w:rPr>
        <w:t>&gt;</w:t>
      </w:r>
    </w:p>
    <w:p w14:paraId="16B35CA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w:t>
      </w:r>
      <w:r w:rsidRPr="006B07C7">
        <w:rPr>
          <w:rFonts w:ascii="Arial" w:hAnsi="Arial" w:cs="Arial"/>
          <w:color w:val="FF0000"/>
          <w:sz w:val="16"/>
          <w:szCs w:val="16"/>
          <w:highlight w:val="white"/>
        </w:rPr>
        <w:t xml:space="preserve"> EffectiveDate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2010-01-15</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GuaranteedInd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true</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RateTimeUnit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Day</w:t>
      </w:r>
      <w:r w:rsidRPr="006B07C7">
        <w:rPr>
          <w:rFonts w:ascii="Arial" w:hAnsi="Arial" w:cs="Arial"/>
          <w:color w:val="0000FF"/>
          <w:sz w:val="16"/>
          <w:szCs w:val="16"/>
          <w:highlight w:val="white"/>
        </w:rPr>
        <w:t>"&gt;</w:t>
      </w:r>
    </w:p>
    <w:p w14:paraId="16B35CA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Base</w:t>
      </w:r>
      <w:r w:rsidRPr="006B07C7">
        <w:rPr>
          <w:rFonts w:ascii="Arial" w:hAnsi="Arial" w:cs="Arial"/>
          <w:color w:val="FF0000"/>
          <w:sz w:val="16"/>
          <w:szCs w:val="16"/>
          <w:highlight w:val="white"/>
        </w:rPr>
        <w:t xml:space="preserve"> AmountBeforeTax</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12400</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CurrencyCode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EUR</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DecimalPlaces</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w:t>
      </w:r>
      <w:r w:rsidRPr="006B07C7">
        <w:rPr>
          <w:rFonts w:ascii="Arial" w:hAnsi="Arial" w:cs="Arial"/>
          <w:color w:val="0000FF"/>
          <w:sz w:val="16"/>
          <w:szCs w:val="16"/>
          <w:highlight w:val="white"/>
        </w:rPr>
        <w:t>"/&gt;</w:t>
      </w:r>
    </w:p>
    <w:p w14:paraId="16B35CA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AdditionalGuestAmounts</w:t>
      </w:r>
      <w:r w:rsidRPr="006B07C7">
        <w:rPr>
          <w:rFonts w:ascii="Arial" w:hAnsi="Arial" w:cs="Arial"/>
          <w:color w:val="0000FF"/>
          <w:sz w:val="16"/>
          <w:szCs w:val="16"/>
          <w:highlight w:val="white"/>
        </w:rPr>
        <w:t>&gt;</w:t>
      </w:r>
    </w:p>
    <w:p w14:paraId="16B35CAA" w14:textId="210DE539"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1663360" behindDoc="0" locked="0" layoutInCell="1" allowOverlap="1" wp14:anchorId="16B36242" wp14:editId="72D6447A">
                <wp:simplePos x="0" y="0"/>
                <wp:positionH relativeFrom="column">
                  <wp:posOffset>8829675</wp:posOffset>
                </wp:positionH>
                <wp:positionV relativeFrom="paragraph">
                  <wp:posOffset>77470</wp:posOffset>
                </wp:positionV>
                <wp:extent cx="333375" cy="228600"/>
                <wp:effectExtent l="9525" t="10795" r="9525" b="8255"/>
                <wp:wrapNone/>
                <wp:docPr id="22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9"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149" style="position:absolute;margin-left:695.25pt;margin-top:6.1pt;width:26.2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">
                <v:textbox>
                  <w:txbxContent>
                    <w:p w14:paraId="16B363B9"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Pr>
          <w:rFonts w:ascii="Arial" w:hAnsi="Arial" w:cs="Arial"/>
          <w:noProof/>
          <w:szCs w:val="24"/>
        </w:rPr>
        <mc:AlternateContent>
          <mc:Choice Requires="wps">
            <w:drawing>
              <wp:anchor distT="0" distB="0" distL="114300" distR="114300" simplePos="0" relativeHeight="251800576" behindDoc="0" locked="0" layoutInCell="1" allowOverlap="1" wp14:anchorId="16B36243" wp14:editId="62D55944">
                <wp:simplePos x="0" y="0"/>
                <wp:positionH relativeFrom="column">
                  <wp:posOffset>7696200</wp:posOffset>
                </wp:positionH>
                <wp:positionV relativeFrom="paragraph">
                  <wp:posOffset>53340</wp:posOffset>
                </wp:positionV>
                <wp:extent cx="328930" cy="0"/>
                <wp:effectExtent l="19050" t="53340" r="13970" b="60960"/>
                <wp:wrapNone/>
                <wp:docPr id="223"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9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5" o:spid="_x0000_s1026" type="#_x0000_t32" style="position:absolute;margin-left:606pt;margin-top:4.2pt;width:25.9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">
                <v:stroke endarrow="block"/>
              </v:shape>
            </w:pict>
          </mc:Fallback>
        </mc:AlternateContent>
      </w:r>
      <w:r>
        <w:rPr>
          <w:rFonts w:ascii="Arial" w:hAnsi="Arial" w:cs="Arial"/>
          <w:noProof/>
          <w:szCs w:val="24"/>
        </w:rPr>
        <mc:AlternateContent>
          <mc:Choice Requires="wps">
            <w:drawing>
              <wp:anchor distT="0" distB="0" distL="114300" distR="114300" simplePos="0" relativeHeight="251799552" behindDoc="0" locked="0" layoutInCell="1" allowOverlap="1" wp14:anchorId="16B36244" wp14:editId="1DD12064">
                <wp:simplePos x="0" y="0"/>
                <wp:positionH relativeFrom="column">
                  <wp:posOffset>8025130</wp:posOffset>
                </wp:positionH>
                <wp:positionV relativeFrom="paragraph">
                  <wp:posOffset>53340</wp:posOffset>
                </wp:positionV>
                <wp:extent cx="4445" cy="133350"/>
                <wp:effectExtent l="5080" t="5715" r="9525" b="13335"/>
                <wp:wrapNone/>
                <wp:docPr id="222"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4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631.9pt;margin-top:4.2pt;width:.35pt;height:10.5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AdditionalGuestAmount</w:t>
      </w:r>
      <w:r w:rsidR="00016C55" w:rsidRPr="006B07C7">
        <w:rPr>
          <w:rFonts w:ascii="Arial" w:hAnsi="Arial" w:cs="Arial"/>
          <w:color w:val="FF0000"/>
          <w:sz w:val="16"/>
          <w:szCs w:val="16"/>
          <w:highlight w:val="white"/>
        </w:rPr>
        <w:t xml:space="preserve"> AgeQualifyingCode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8</w:t>
      </w:r>
      <w:r w:rsidR="00016C55" w:rsidRPr="006B07C7">
        <w:rPr>
          <w:rFonts w:ascii="Arial" w:hAnsi="Arial" w:cs="Arial"/>
          <w:color w:val="0000FF"/>
          <w:sz w:val="16"/>
          <w:szCs w:val="16"/>
          <w:highlight w:val="white"/>
        </w:rPr>
        <w:t>"&gt;</w:t>
      </w:r>
    </w:p>
    <w:p w14:paraId="16B35CAB" w14:textId="65A00650"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8528" behindDoc="0" locked="0" layoutInCell="1" allowOverlap="1" wp14:anchorId="16B36245" wp14:editId="72D4B7E7">
                <wp:simplePos x="0" y="0"/>
                <wp:positionH relativeFrom="column">
                  <wp:posOffset>7482205</wp:posOffset>
                </wp:positionH>
                <wp:positionV relativeFrom="paragraph">
                  <wp:posOffset>69850</wp:posOffset>
                </wp:positionV>
                <wp:extent cx="1347470" cy="5080"/>
                <wp:effectExtent l="14605" t="60325" r="9525" b="48895"/>
                <wp:wrapNone/>
                <wp:docPr id="221"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7470"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589.15pt;margin-top:5.5pt;width:106.1pt;height:.4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Amount</w:t>
      </w:r>
      <w:r w:rsidR="00016C55" w:rsidRPr="006B07C7">
        <w:rPr>
          <w:rFonts w:ascii="Arial" w:hAnsi="Arial" w:cs="Arial"/>
          <w:color w:val="FF0000"/>
          <w:sz w:val="16"/>
          <w:szCs w:val="16"/>
          <w:highlight w:val="white"/>
        </w:rPr>
        <w:t xml:space="preserve"> AmountBeforeTax</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000</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CurrencyCode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EUR</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DecimalPlaces</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2</w:t>
      </w:r>
      <w:r w:rsidR="00016C55" w:rsidRPr="006B07C7">
        <w:rPr>
          <w:rFonts w:ascii="Arial" w:hAnsi="Arial" w:cs="Arial"/>
          <w:color w:val="0000FF"/>
          <w:sz w:val="16"/>
          <w:szCs w:val="16"/>
          <w:highlight w:val="white"/>
        </w:rPr>
        <w:t>"/&gt;</w:t>
      </w:r>
    </w:p>
    <w:p w14:paraId="16B35CA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AdditionalGuestAmount</w:t>
      </w:r>
      <w:r w:rsidRPr="006B07C7">
        <w:rPr>
          <w:rFonts w:ascii="Arial" w:hAnsi="Arial" w:cs="Arial"/>
          <w:color w:val="0000FF"/>
          <w:sz w:val="16"/>
          <w:szCs w:val="16"/>
          <w:highlight w:val="white"/>
        </w:rPr>
        <w:t>&gt;</w:t>
      </w:r>
    </w:p>
    <w:p w14:paraId="16B35CA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AdditionalGuestAmounts</w:t>
      </w:r>
      <w:r w:rsidRPr="006B07C7">
        <w:rPr>
          <w:rFonts w:ascii="Arial" w:hAnsi="Arial" w:cs="Arial"/>
          <w:color w:val="0000FF"/>
          <w:sz w:val="16"/>
          <w:szCs w:val="16"/>
          <w:highlight w:val="white"/>
        </w:rPr>
        <w:t>&gt;</w:t>
      </w:r>
    </w:p>
    <w:p w14:paraId="16B35CA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w:t>
      </w:r>
      <w:r w:rsidRPr="006B07C7">
        <w:rPr>
          <w:rFonts w:ascii="Arial" w:hAnsi="Arial" w:cs="Arial"/>
          <w:color w:val="0000FF"/>
          <w:sz w:val="16"/>
          <w:szCs w:val="16"/>
          <w:highlight w:val="white"/>
        </w:rPr>
        <w:t>&gt;</w:t>
      </w:r>
    </w:p>
    <w:p w14:paraId="16B35CA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Rates</w:t>
      </w:r>
      <w:r w:rsidRPr="006B07C7">
        <w:rPr>
          <w:rFonts w:ascii="Arial" w:hAnsi="Arial" w:cs="Arial"/>
          <w:color w:val="0000FF"/>
          <w:sz w:val="16"/>
          <w:szCs w:val="16"/>
          <w:highlight w:val="white"/>
        </w:rPr>
        <w:t>&gt;</w:t>
      </w:r>
    </w:p>
    <w:p w14:paraId="16B35CB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w:t>
      </w:r>
      <w:r w:rsidRPr="006B07C7">
        <w:rPr>
          <w:rFonts w:ascii="Arial" w:hAnsi="Arial" w:cs="Arial"/>
          <w:color w:val="0000FF"/>
          <w:sz w:val="16"/>
          <w:szCs w:val="16"/>
          <w:highlight w:val="white"/>
        </w:rPr>
        <w:t>&gt;</w:t>
      </w:r>
    </w:p>
    <w:p w14:paraId="16B35CB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RoomRates</w:t>
      </w:r>
      <w:r w:rsidRPr="006B07C7">
        <w:rPr>
          <w:rFonts w:ascii="Arial" w:hAnsi="Arial" w:cs="Arial"/>
          <w:color w:val="0000FF"/>
          <w:sz w:val="16"/>
          <w:szCs w:val="16"/>
          <w:highlight w:val="white"/>
        </w:rPr>
        <w:t>&gt;</w:t>
      </w:r>
    </w:p>
    <w:p w14:paraId="16B35CB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GuestCounts</w:t>
      </w:r>
      <w:r w:rsidRPr="006B07C7">
        <w:rPr>
          <w:rFonts w:ascii="Arial" w:hAnsi="Arial" w:cs="Arial"/>
          <w:color w:val="0000FF"/>
          <w:sz w:val="16"/>
          <w:szCs w:val="16"/>
          <w:highlight w:val="white"/>
        </w:rPr>
        <w:t>&gt;</w:t>
      </w:r>
    </w:p>
    <w:p w14:paraId="16B35CB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GuestCount</w:t>
      </w:r>
      <w:r w:rsidRPr="006B07C7">
        <w:rPr>
          <w:rFonts w:ascii="Arial" w:hAnsi="Arial" w:cs="Arial"/>
          <w:color w:val="FF0000"/>
          <w:sz w:val="16"/>
          <w:szCs w:val="16"/>
          <w:highlight w:val="white"/>
        </w:rPr>
        <w:t xml:space="preserve"> AgeQualifyingCode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10</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Count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w:t>
      </w:r>
      <w:r w:rsidRPr="006B07C7">
        <w:rPr>
          <w:rFonts w:ascii="Arial" w:hAnsi="Arial" w:cs="Arial"/>
          <w:color w:val="0000FF"/>
          <w:sz w:val="16"/>
          <w:szCs w:val="16"/>
          <w:highlight w:val="white"/>
        </w:rPr>
        <w:t>"/&gt;</w:t>
      </w:r>
    </w:p>
    <w:p w14:paraId="16B35CB4" w14:textId="635B7AAD"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03648" behindDoc="0" locked="0" layoutInCell="1" allowOverlap="1" wp14:anchorId="16B36246" wp14:editId="65861188">
                <wp:simplePos x="0" y="0"/>
                <wp:positionH relativeFrom="column">
                  <wp:posOffset>5356225</wp:posOffset>
                </wp:positionH>
                <wp:positionV relativeFrom="paragraph">
                  <wp:posOffset>68580</wp:posOffset>
                </wp:positionV>
                <wp:extent cx="954405" cy="0"/>
                <wp:effectExtent l="22225" t="59055" r="13970" b="55245"/>
                <wp:wrapNone/>
                <wp:docPr id="220"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4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8" o:spid="_x0000_s1026" type="#_x0000_t32" style="position:absolute;margin-left:421.75pt;margin-top:5.4pt;width:75.15pt;height:0;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02624" behindDoc="0" locked="0" layoutInCell="1" allowOverlap="1" wp14:anchorId="16B36247" wp14:editId="6487C106">
                <wp:simplePos x="0" y="0"/>
                <wp:positionH relativeFrom="column">
                  <wp:posOffset>6310630</wp:posOffset>
                </wp:positionH>
                <wp:positionV relativeFrom="paragraph">
                  <wp:posOffset>68580</wp:posOffset>
                </wp:positionV>
                <wp:extent cx="0" cy="114300"/>
                <wp:effectExtent l="5080" t="11430" r="13970" b="7620"/>
                <wp:wrapNone/>
                <wp:docPr id="21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496.9pt;margin-top:5.4pt;width:0;height:9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"/>
            </w:pict>
          </mc:Fallback>
        </mc:AlternateContent>
      </w:r>
      <w:r>
        <w:rPr>
          <w:rFonts w:ascii="Arial" w:hAnsi="Arial" w:cs="Arial"/>
          <w:noProof/>
          <w:color w:val="000000"/>
          <w:sz w:val="16"/>
          <w:szCs w:val="16"/>
        </w:rPr>
        <mc:AlternateContent>
          <mc:Choice Requires="wps">
            <w:drawing>
              <wp:anchor distT="0" distB="0" distL="114300" distR="114300" simplePos="0" relativeHeight="251789312" behindDoc="0" locked="0" layoutInCell="1" allowOverlap="1" wp14:anchorId="16B36248" wp14:editId="664A797F">
                <wp:simplePos x="0" y="0"/>
                <wp:positionH relativeFrom="column">
                  <wp:posOffset>6677660</wp:posOffset>
                </wp:positionH>
                <wp:positionV relativeFrom="paragraph">
                  <wp:posOffset>68580</wp:posOffset>
                </wp:positionV>
                <wp:extent cx="333375" cy="228600"/>
                <wp:effectExtent l="10160" t="11430" r="8890" b="7620"/>
                <wp:wrapNone/>
                <wp:docPr id="21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A"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150" style="position:absolute;margin-left:525.8pt;margin-top:5.4pt;width:26.25pt;height:1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">
                <v:textbox>
                  <w:txbxContent>
                    <w:p w14:paraId="16B363BA"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GuestCount</w:t>
      </w:r>
      <w:r w:rsidR="00016C55" w:rsidRPr="006B07C7">
        <w:rPr>
          <w:rFonts w:ascii="Arial" w:hAnsi="Arial" w:cs="Arial"/>
          <w:color w:val="FF0000"/>
          <w:sz w:val="16"/>
          <w:szCs w:val="16"/>
          <w:highlight w:val="white"/>
        </w:rPr>
        <w:t xml:space="preserve"> AgeQualifyingCode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8</w:t>
      </w:r>
      <w:r w:rsidR="00016C55" w:rsidRPr="006B07C7">
        <w:rPr>
          <w:rFonts w:ascii="Arial" w:hAnsi="Arial" w:cs="Arial"/>
          <w:color w:val="0000FF"/>
          <w:sz w:val="16"/>
          <w:szCs w:val="16"/>
          <w:highlight w:val="white"/>
        </w:rPr>
        <w:t>"/&gt;</w:t>
      </w:r>
    </w:p>
    <w:p w14:paraId="16B35CB5" w14:textId="3EF2420A" w:rsidR="00016C55" w:rsidRPr="006B07C7" w:rsidRDefault="009F4FEB" w:rsidP="0017245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01600" behindDoc="0" locked="0" layoutInCell="1" allowOverlap="1" wp14:anchorId="16B36249" wp14:editId="24F3FB09">
                <wp:simplePos x="0" y="0"/>
                <wp:positionH relativeFrom="column">
                  <wp:posOffset>5815330</wp:posOffset>
                </wp:positionH>
                <wp:positionV relativeFrom="paragraph">
                  <wp:posOffset>66040</wp:posOffset>
                </wp:positionV>
                <wp:extent cx="862330" cy="4445"/>
                <wp:effectExtent l="14605" t="56515" r="8890" b="53340"/>
                <wp:wrapNone/>
                <wp:docPr id="217"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6233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457.9pt;margin-top:5.2pt;width:67.9pt;height:.3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GuestCount</w:t>
      </w:r>
      <w:r w:rsidR="00016C55" w:rsidRPr="006B07C7">
        <w:rPr>
          <w:rFonts w:ascii="Arial" w:hAnsi="Arial" w:cs="Arial"/>
          <w:color w:val="FF0000"/>
          <w:sz w:val="16"/>
          <w:szCs w:val="16"/>
          <w:highlight w:val="white"/>
        </w:rPr>
        <w:t xml:space="preserve"> AgeQualifyingCode</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8</w:t>
      </w:r>
      <w:r w:rsidR="00016C55" w:rsidRPr="006B07C7">
        <w:rPr>
          <w:rFonts w:ascii="Arial" w:hAnsi="Arial" w:cs="Arial"/>
          <w:color w:val="0000FF"/>
          <w:sz w:val="16"/>
          <w:szCs w:val="16"/>
          <w:highlight w:val="white"/>
        </w:rPr>
        <w:t>"</w:t>
      </w:r>
      <w:r w:rsidR="00016C55" w:rsidRPr="006B07C7">
        <w:rPr>
          <w:rFonts w:ascii="Arial" w:hAnsi="Arial" w:cs="Arial"/>
          <w:color w:val="FF0000"/>
          <w:sz w:val="16"/>
          <w:szCs w:val="16"/>
          <w:highlight w:val="white"/>
        </w:rPr>
        <w:t xml:space="preserve"> Count</w:t>
      </w:r>
      <w:r w:rsidR="00016C55" w:rsidRPr="006B07C7">
        <w:rPr>
          <w:rFonts w:ascii="Arial" w:hAnsi="Arial" w:cs="Arial"/>
          <w:color w:val="0000FF"/>
          <w:sz w:val="16"/>
          <w:szCs w:val="16"/>
          <w:highlight w:val="white"/>
        </w:rPr>
        <w:t>="</w:t>
      </w:r>
      <w:r w:rsidR="00016C55" w:rsidRPr="006B07C7">
        <w:rPr>
          <w:rFonts w:ascii="Arial" w:hAnsi="Arial" w:cs="Arial"/>
          <w:color w:val="000000"/>
          <w:sz w:val="16"/>
          <w:szCs w:val="16"/>
          <w:highlight w:val="white"/>
        </w:rPr>
        <w:t>1</w:t>
      </w:r>
      <w:r w:rsidR="00016C55" w:rsidRPr="006B07C7">
        <w:rPr>
          <w:rFonts w:ascii="Arial" w:hAnsi="Arial" w:cs="Arial"/>
          <w:color w:val="0000FF"/>
          <w:sz w:val="16"/>
          <w:szCs w:val="16"/>
          <w:highlight w:val="white"/>
        </w:rPr>
        <w:t>"/&gt;</w:t>
      </w:r>
    </w:p>
    <w:p w14:paraId="16B35CB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GuestCounts</w:t>
      </w:r>
      <w:r w:rsidRPr="006B07C7">
        <w:rPr>
          <w:rFonts w:ascii="Arial" w:hAnsi="Arial" w:cs="Arial"/>
          <w:color w:val="0000FF"/>
          <w:sz w:val="16"/>
          <w:szCs w:val="16"/>
          <w:highlight w:val="white"/>
        </w:rPr>
        <w:t>&gt;</w:t>
      </w:r>
    </w:p>
    <w:p w14:paraId="16B35CB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TimeSpan</w:t>
      </w:r>
      <w:r w:rsidRPr="006B07C7">
        <w:rPr>
          <w:rFonts w:ascii="Arial" w:hAnsi="Arial" w:cs="Arial"/>
          <w:color w:val="FF0000"/>
          <w:sz w:val="16"/>
          <w:szCs w:val="16"/>
          <w:highlight w:val="white"/>
        </w:rPr>
        <w:t xml:space="preserve"> End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2010-01-20</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Start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2010-01-15</w:t>
      </w:r>
      <w:r w:rsidRPr="006B07C7">
        <w:rPr>
          <w:rFonts w:ascii="Arial" w:hAnsi="Arial" w:cs="Arial"/>
          <w:color w:val="0000FF"/>
          <w:sz w:val="16"/>
          <w:szCs w:val="16"/>
          <w:highlight w:val="white"/>
        </w:rPr>
        <w:t>"/&gt;</w:t>
      </w:r>
    </w:p>
    <w:p w14:paraId="16B35CB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Total</w:t>
      </w:r>
      <w:r w:rsidRPr="006B07C7">
        <w:rPr>
          <w:rFonts w:ascii="Arial" w:hAnsi="Arial" w:cs="Arial"/>
          <w:color w:val="FF0000"/>
          <w:sz w:val="16"/>
          <w:szCs w:val="16"/>
          <w:highlight w:val="white"/>
        </w:rPr>
        <w:t xml:space="preserve"> AdditionalFeesExcludedIndicator</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true</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AmountAfterTax</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62000</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CurrencyCode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EUR</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DecimalPlaces</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2</w:t>
      </w:r>
      <w:r w:rsidRPr="006B07C7">
        <w:rPr>
          <w:rFonts w:ascii="Arial" w:hAnsi="Arial" w:cs="Arial"/>
          <w:color w:val="0000FF"/>
          <w:sz w:val="16"/>
          <w:szCs w:val="16"/>
          <w:highlight w:val="white"/>
        </w:rPr>
        <w:t>"&gt;</w:t>
      </w:r>
    </w:p>
    <w:p w14:paraId="16B35CB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Taxes</w:t>
      </w:r>
      <w:r w:rsidRPr="006B07C7">
        <w:rPr>
          <w:rFonts w:ascii="Arial" w:hAnsi="Arial" w:cs="Arial"/>
          <w:color w:val="0000FF"/>
          <w:sz w:val="16"/>
          <w:szCs w:val="16"/>
          <w:highlight w:val="white"/>
        </w:rPr>
        <w:t>&gt;</w:t>
      </w:r>
    </w:p>
    <w:p w14:paraId="16B35CB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Tax</w:t>
      </w:r>
      <w:r w:rsidRPr="006B07C7">
        <w:rPr>
          <w:rFonts w:ascii="Arial" w:hAnsi="Arial" w:cs="Arial"/>
          <w:color w:val="FF0000"/>
          <w:sz w:val="16"/>
          <w:szCs w:val="16"/>
          <w:highlight w:val="white"/>
        </w:rPr>
        <w:t xml:space="preserve"> 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4</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Inclusive</w:t>
      </w:r>
      <w:r w:rsidRPr="006B07C7">
        <w:rPr>
          <w:rFonts w:ascii="Arial" w:hAnsi="Arial" w:cs="Arial"/>
          <w:color w:val="0000FF"/>
          <w:sz w:val="16"/>
          <w:szCs w:val="16"/>
          <w:highlight w:val="white"/>
        </w:rPr>
        <w:t>"&gt;</w:t>
      </w:r>
    </w:p>
    <w:p w14:paraId="16B35CB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Tax</w:t>
      </w:r>
      <w:r w:rsidRPr="006B07C7">
        <w:rPr>
          <w:rFonts w:ascii="Arial" w:hAnsi="Arial" w:cs="Arial"/>
          <w:color w:val="0000FF"/>
          <w:sz w:val="16"/>
          <w:szCs w:val="16"/>
          <w:highlight w:val="white"/>
        </w:rPr>
        <w:t>&gt;</w:t>
      </w:r>
    </w:p>
    <w:p w14:paraId="16B35CB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Taxes</w:t>
      </w:r>
      <w:r w:rsidRPr="006B07C7">
        <w:rPr>
          <w:rFonts w:ascii="Arial" w:hAnsi="Arial" w:cs="Arial"/>
          <w:color w:val="0000FF"/>
          <w:sz w:val="16"/>
          <w:szCs w:val="16"/>
          <w:highlight w:val="white"/>
        </w:rPr>
        <w:t>&gt;</w:t>
      </w:r>
    </w:p>
    <w:p w14:paraId="16B35CB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Total</w:t>
      </w:r>
      <w:r w:rsidRPr="006B07C7">
        <w:rPr>
          <w:rFonts w:ascii="Arial" w:hAnsi="Arial" w:cs="Arial"/>
          <w:color w:val="0000FF"/>
          <w:sz w:val="16"/>
          <w:szCs w:val="16"/>
          <w:highlight w:val="white"/>
        </w:rPr>
        <w:t>&gt;</w:t>
      </w:r>
    </w:p>
    <w:p w14:paraId="16B35CB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BasicPropertyInfo</w:t>
      </w:r>
      <w:r w:rsidRPr="006B07C7">
        <w:rPr>
          <w:rFonts w:ascii="Arial" w:hAnsi="Arial" w:cs="Arial"/>
          <w:color w:val="FF0000"/>
          <w:sz w:val="16"/>
          <w:szCs w:val="16"/>
          <w:highlight w:val="white"/>
        </w:rPr>
        <w:t xml:space="preserve"> ChainCode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XX</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NVIST</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CB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VendorMessages</w:t>
      </w:r>
      <w:r w:rsidRPr="006B07C7">
        <w:rPr>
          <w:rFonts w:ascii="Arial" w:hAnsi="Arial" w:cs="Arial"/>
          <w:color w:val="0000FF"/>
          <w:sz w:val="16"/>
          <w:szCs w:val="16"/>
          <w:highlight w:val="white"/>
        </w:rPr>
        <w:t>&gt;</w:t>
      </w:r>
    </w:p>
    <w:p w14:paraId="16B35CC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w:t>
      </w:r>
      <w:r w:rsidRPr="006B07C7">
        <w:rPr>
          <w:rFonts w:ascii="Arial" w:hAnsi="Arial" w:cs="Arial"/>
          <w:color w:val="FF0000"/>
          <w:sz w:val="16"/>
          <w:szCs w:val="16"/>
          <w:highlight w:val="white"/>
        </w:rPr>
        <w:t xml:space="preserve"> InfoType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3</w:t>
      </w:r>
      <w:r w:rsidRPr="006B07C7">
        <w:rPr>
          <w:rFonts w:ascii="Arial" w:hAnsi="Arial" w:cs="Arial"/>
          <w:color w:val="0000FF"/>
          <w:sz w:val="16"/>
          <w:szCs w:val="16"/>
          <w:highlight w:val="white"/>
        </w:rPr>
        <w:t>"&gt;</w:t>
      </w:r>
    </w:p>
    <w:p w14:paraId="16B35CC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SubSection</w:t>
      </w:r>
      <w:r w:rsidRPr="006B07C7">
        <w:rPr>
          <w:rFonts w:ascii="Arial" w:hAnsi="Arial" w:cs="Arial"/>
          <w:color w:val="0000FF"/>
          <w:sz w:val="16"/>
          <w:szCs w:val="16"/>
          <w:highlight w:val="white"/>
        </w:rPr>
        <w:t>&gt;</w:t>
      </w:r>
    </w:p>
    <w:p w14:paraId="16B35CC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Paragraph</w:t>
      </w:r>
      <w:r w:rsidRPr="006B07C7">
        <w:rPr>
          <w:rFonts w:ascii="Arial" w:hAnsi="Arial" w:cs="Arial"/>
          <w:color w:val="0000FF"/>
          <w:sz w:val="16"/>
          <w:szCs w:val="16"/>
          <w:highlight w:val="white"/>
        </w:rPr>
        <w:t>&gt;</w:t>
      </w:r>
    </w:p>
    <w:p w14:paraId="16B35CC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Thank you for choosing Novotel Hotels</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CC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We have confirmed 1 A1QRA1 for 2 Persons</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Text</w:t>
      </w:r>
      <w:r w:rsidRPr="006B07C7">
        <w:rPr>
          <w:rFonts w:ascii="Arial" w:hAnsi="Arial" w:cs="Arial"/>
          <w:color w:val="0000FF"/>
          <w:sz w:val="16"/>
          <w:szCs w:val="16"/>
          <w:highlight w:val="white"/>
        </w:rPr>
        <w:t>&gt;</w:t>
      </w:r>
    </w:p>
    <w:p w14:paraId="16B35CC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Paragraph</w:t>
      </w:r>
      <w:r w:rsidRPr="006B07C7">
        <w:rPr>
          <w:rFonts w:ascii="Arial" w:hAnsi="Arial" w:cs="Arial"/>
          <w:color w:val="0000FF"/>
          <w:sz w:val="16"/>
          <w:szCs w:val="16"/>
          <w:highlight w:val="white"/>
        </w:rPr>
        <w:t>&gt;</w:t>
      </w:r>
    </w:p>
    <w:p w14:paraId="16B35CC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SubSection</w:t>
      </w:r>
      <w:r w:rsidRPr="006B07C7">
        <w:rPr>
          <w:rFonts w:ascii="Arial" w:hAnsi="Arial" w:cs="Arial"/>
          <w:color w:val="0000FF"/>
          <w:sz w:val="16"/>
          <w:szCs w:val="16"/>
          <w:highlight w:val="white"/>
        </w:rPr>
        <w:t>&gt;</w:t>
      </w:r>
    </w:p>
    <w:p w14:paraId="16B35CC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w:t>
      </w:r>
      <w:r w:rsidRPr="006B07C7">
        <w:rPr>
          <w:rFonts w:ascii="Arial" w:hAnsi="Arial" w:cs="Arial"/>
          <w:color w:val="0000FF"/>
          <w:sz w:val="16"/>
          <w:szCs w:val="16"/>
          <w:highlight w:val="white"/>
        </w:rPr>
        <w:t>&gt;</w:t>
      </w:r>
    </w:p>
    <w:p w14:paraId="16B35CC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VendorMessages</w:t>
      </w:r>
      <w:r w:rsidRPr="006B07C7">
        <w:rPr>
          <w:rFonts w:ascii="Arial" w:hAnsi="Arial" w:cs="Arial"/>
          <w:color w:val="0000FF"/>
          <w:sz w:val="16"/>
          <w:szCs w:val="16"/>
          <w:highlight w:val="white"/>
        </w:rPr>
        <w:t>&gt;</w:t>
      </w:r>
    </w:p>
    <w:p w14:paraId="16B35CC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BasicPropertyInfo</w:t>
      </w:r>
      <w:r w:rsidRPr="006B07C7">
        <w:rPr>
          <w:rFonts w:ascii="Arial" w:hAnsi="Arial" w:cs="Arial"/>
          <w:color w:val="0000FF"/>
          <w:sz w:val="16"/>
          <w:szCs w:val="16"/>
          <w:highlight w:val="white"/>
        </w:rPr>
        <w:t>&gt;</w:t>
      </w:r>
    </w:p>
    <w:p w14:paraId="16B35CC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w:t>
      </w:r>
      <w:r w:rsidRPr="006B07C7">
        <w:rPr>
          <w:rFonts w:ascii="Arial" w:hAnsi="Arial" w:cs="Arial"/>
          <w:color w:val="0000FF"/>
          <w:sz w:val="16"/>
          <w:szCs w:val="16"/>
          <w:highlight w:val="white"/>
        </w:rPr>
        <w:t>&gt;</w:t>
      </w:r>
    </w:p>
    <w:p w14:paraId="16B35CC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CC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ResGuests</w:t>
      </w:r>
      <w:r w:rsidRPr="006B07C7">
        <w:rPr>
          <w:rFonts w:ascii="Arial" w:hAnsi="Arial" w:cs="Arial"/>
          <w:color w:val="0000FF"/>
          <w:sz w:val="16"/>
          <w:szCs w:val="16"/>
          <w:highlight w:val="white"/>
        </w:rPr>
        <w:t>&gt;</w:t>
      </w:r>
    </w:p>
    <w:p w14:paraId="16B35CC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w:t>
      </w:r>
      <w:r w:rsidRPr="006B07C7">
        <w:rPr>
          <w:rFonts w:ascii="Arial" w:hAnsi="Arial" w:cs="Arial"/>
          <w:color w:val="0000FF"/>
          <w:sz w:val="16"/>
          <w:szCs w:val="16"/>
          <w:highlight w:val="white"/>
        </w:rPr>
        <w:t>&gt;</w:t>
      </w:r>
    </w:p>
    <w:p w14:paraId="16B35CC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Profiles</w:t>
      </w:r>
      <w:r w:rsidRPr="006B07C7">
        <w:rPr>
          <w:rFonts w:ascii="Arial" w:hAnsi="Arial" w:cs="Arial"/>
          <w:color w:val="0000FF"/>
          <w:sz w:val="16"/>
          <w:szCs w:val="16"/>
          <w:highlight w:val="white"/>
        </w:rPr>
        <w:t>&gt;</w:t>
      </w:r>
    </w:p>
    <w:p w14:paraId="16B35CC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ProfileInfo</w:t>
      </w:r>
      <w:r w:rsidRPr="006B07C7">
        <w:rPr>
          <w:rFonts w:ascii="Arial" w:hAnsi="Arial" w:cs="Arial"/>
          <w:color w:val="0000FF"/>
          <w:sz w:val="16"/>
          <w:szCs w:val="16"/>
          <w:highlight w:val="white"/>
        </w:rPr>
        <w:t>&gt;</w:t>
      </w:r>
    </w:p>
    <w:p w14:paraId="16B35CD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w:t>
      </w:r>
      <w:r w:rsidRPr="006B07C7">
        <w:rPr>
          <w:rFonts w:ascii="Arial" w:hAnsi="Arial" w:cs="Arial"/>
          <w:color w:val="FF0000"/>
          <w:sz w:val="16"/>
          <w:szCs w:val="16"/>
          <w:highlight w:val="white"/>
        </w:rPr>
        <w:t xml:space="preserve"> ProfileType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CD1"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Customer</w:t>
      </w:r>
      <w:r w:rsidRPr="006B07C7">
        <w:rPr>
          <w:rFonts w:ascii="Arial" w:hAnsi="Arial" w:cs="Arial"/>
          <w:color w:val="0000FF"/>
          <w:sz w:val="16"/>
          <w:szCs w:val="16"/>
          <w:highlight w:val="white"/>
        </w:rPr>
        <w:t>&gt;</w:t>
      </w:r>
    </w:p>
    <w:p w14:paraId="16B35CD2"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PersonName</w:t>
      </w:r>
      <w:r w:rsidRPr="006B07C7">
        <w:rPr>
          <w:rFonts w:ascii="Arial" w:hAnsi="Arial" w:cs="Arial"/>
          <w:color w:val="0000FF"/>
          <w:sz w:val="16"/>
          <w:szCs w:val="16"/>
          <w:highlight w:val="white"/>
        </w:rPr>
        <w:t>&gt;</w:t>
      </w:r>
    </w:p>
    <w:p w14:paraId="16B35CD3"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GivenName</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JAMES</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GivenName</w:t>
      </w:r>
      <w:r w:rsidRPr="006B07C7">
        <w:rPr>
          <w:rFonts w:ascii="Arial" w:hAnsi="Arial" w:cs="Arial"/>
          <w:color w:val="0000FF"/>
          <w:sz w:val="16"/>
          <w:szCs w:val="16"/>
          <w:highlight w:val="white"/>
        </w:rPr>
        <w:t>&gt;</w:t>
      </w:r>
    </w:p>
    <w:p w14:paraId="16B35CD4"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Surname</w:t>
      </w:r>
      <w:r w:rsidRPr="006B07C7">
        <w:rPr>
          <w:rFonts w:ascii="Arial" w:hAnsi="Arial" w:cs="Arial"/>
          <w:color w:val="0000FF"/>
          <w:sz w:val="16"/>
          <w:szCs w:val="16"/>
          <w:highlight w:val="white"/>
        </w:rPr>
        <w:t>&gt;</w:t>
      </w:r>
      <w:r w:rsidRPr="006B07C7">
        <w:rPr>
          <w:rFonts w:ascii="Arial" w:hAnsi="Arial" w:cs="Arial"/>
          <w:color w:val="000000"/>
          <w:sz w:val="16"/>
          <w:szCs w:val="16"/>
          <w:highlight w:val="white"/>
        </w:rPr>
        <w:t>MURRAY</w:t>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Surname</w:t>
      </w:r>
      <w:r w:rsidRPr="006B07C7">
        <w:rPr>
          <w:rFonts w:ascii="Arial" w:hAnsi="Arial" w:cs="Arial"/>
          <w:color w:val="0000FF"/>
          <w:sz w:val="16"/>
          <w:szCs w:val="16"/>
          <w:highlight w:val="white"/>
        </w:rPr>
        <w:t>&gt;</w:t>
      </w:r>
    </w:p>
    <w:p w14:paraId="16B35CD5"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PersonName</w:t>
      </w:r>
      <w:r w:rsidRPr="006B07C7">
        <w:rPr>
          <w:rFonts w:ascii="Arial" w:hAnsi="Arial" w:cs="Arial"/>
          <w:color w:val="0000FF"/>
          <w:sz w:val="16"/>
          <w:szCs w:val="16"/>
          <w:highlight w:val="white"/>
        </w:rPr>
        <w:t>&gt;</w:t>
      </w:r>
    </w:p>
    <w:p w14:paraId="16B35CD6"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Customer</w:t>
      </w:r>
      <w:r w:rsidRPr="006B07C7">
        <w:rPr>
          <w:rFonts w:ascii="Arial" w:hAnsi="Arial" w:cs="Arial"/>
          <w:color w:val="0000FF"/>
          <w:sz w:val="16"/>
          <w:szCs w:val="16"/>
          <w:highlight w:val="white"/>
        </w:rPr>
        <w:t>&gt;</w:t>
      </w:r>
    </w:p>
    <w:p w14:paraId="16B35CD7"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w:t>
      </w:r>
      <w:r w:rsidRPr="006B07C7">
        <w:rPr>
          <w:rFonts w:ascii="Arial" w:hAnsi="Arial" w:cs="Arial"/>
          <w:color w:val="0000FF"/>
          <w:sz w:val="16"/>
          <w:szCs w:val="16"/>
          <w:highlight w:val="white"/>
        </w:rPr>
        <w:t>&gt;</w:t>
      </w:r>
    </w:p>
    <w:p w14:paraId="16B35CD8"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ProfileInfo</w:t>
      </w:r>
      <w:r w:rsidRPr="006B07C7">
        <w:rPr>
          <w:rFonts w:ascii="Arial" w:hAnsi="Arial" w:cs="Arial"/>
          <w:color w:val="0000FF"/>
          <w:sz w:val="16"/>
          <w:szCs w:val="16"/>
          <w:highlight w:val="white"/>
        </w:rPr>
        <w:t>&gt;</w:t>
      </w:r>
    </w:p>
    <w:p w14:paraId="16B35CD9"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Profiles</w:t>
      </w:r>
      <w:r w:rsidRPr="006B07C7">
        <w:rPr>
          <w:rFonts w:ascii="Arial" w:hAnsi="Arial" w:cs="Arial"/>
          <w:color w:val="0000FF"/>
          <w:sz w:val="16"/>
          <w:szCs w:val="16"/>
          <w:highlight w:val="white"/>
        </w:rPr>
        <w:t>&gt;</w:t>
      </w:r>
    </w:p>
    <w:p w14:paraId="16B35CDA"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w:t>
      </w:r>
      <w:r w:rsidRPr="006B07C7">
        <w:rPr>
          <w:rFonts w:ascii="Arial" w:hAnsi="Arial" w:cs="Arial"/>
          <w:color w:val="0000FF"/>
          <w:sz w:val="16"/>
          <w:szCs w:val="16"/>
          <w:highlight w:val="white"/>
        </w:rPr>
        <w:t>&gt;</w:t>
      </w:r>
    </w:p>
    <w:p w14:paraId="16B35CDB"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ResGuests</w:t>
      </w:r>
      <w:r w:rsidRPr="006B07C7">
        <w:rPr>
          <w:rFonts w:ascii="Arial" w:hAnsi="Arial" w:cs="Arial"/>
          <w:color w:val="0000FF"/>
          <w:sz w:val="16"/>
          <w:szCs w:val="16"/>
          <w:highlight w:val="white"/>
        </w:rPr>
        <w:t>&gt;</w:t>
      </w:r>
    </w:p>
    <w:p w14:paraId="16B35CDC"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ResGlobalInfo</w:t>
      </w:r>
      <w:r w:rsidRPr="006B07C7">
        <w:rPr>
          <w:rFonts w:ascii="Arial" w:hAnsi="Arial" w:cs="Arial"/>
          <w:color w:val="0000FF"/>
          <w:sz w:val="16"/>
          <w:szCs w:val="16"/>
          <w:highlight w:val="white"/>
        </w:rPr>
        <w:t>&gt;</w:t>
      </w:r>
    </w:p>
    <w:p w14:paraId="16B35CDD"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HotelReservationIDs</w:t>
      </w:r>
      <w:r w:rsidRPr="006B07C7">
        <w:rPr>
          <w:rFonts w:ascii="Arial" w:hAnsi="Arial" w:cs="Arial"/>
          <w:color w:val="0000FF"/>
          <w:sz w:val="16"/>
          <w:szCs w:val="16"/>
          <w:highlight w:val="white"/>
        </w:rPr>
        <w:t>&gt;</w:t>
      </w:r>
    </w:p>
    <w:p w14:paraId="16B35CDE"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w:t>
      </w:r>
      <w:r w:rsidRPr="006B07C7">
        <w:rPr>
          <w:rFonts w:ascii="Arial" w:hAnsi="Arial" w:cs="Arial"/>
          <w:color w:val="FF0000"/>
          <w:sz w:val="16"/>
          <w:szCs w:val="16"/>
          <w:highlight w:val="white"/>
        </w:rPr>
        <w:t xml:space="preserve"> ResID_SourceContext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XX</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ResID_Type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14</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ResID_Value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5997KAE516</w:t>
      </w:r>
      <w:r w:rsidRPr="006B07C7">
        <w:rPr>
          <w:rFonts w:ascii="Arial" w:hAnsi="Arial" w:cs="Arial"/>
          <w:color w:val="0000FF"/>
          <w:sz w:val="16"/>
          <w:szCs w:val="16"/>
          <w:highlight w:val="white"/>
        </w:rPr>
        <w:t>"/&gt;</w:t>
      </w:r>
    </w:p>
    <w:p w14:paraId="16B35CDF"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HotelReservationIDs</w:t>
      </w:r>
      <w:r w:rsidRPr="006B07C7">
        <w:rPr>
          <w:rFonts w:ascii="Arial" w:hAnsi="Arial" w:cs="Arial"/>
          <w:color w:val="0000FF"/>
          <w:sz w:val="16"/>
          <w:szCs w:val="16"/>
          <w:highlight w:val="white"/>
        </w:rPr>
        <w:t>&gt;</w:t>
      </w:r>
    </w:p>
    <w:p w14:paraId="16B35CE0" w14:textId="77777777" w:rsidR="00016C55" w:rsidRPr="006B07C7" w:rsidRDefault="00016C55" w:rsidP="0017245A">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ResGlobalInfo</w:t>
      </w:r>
      <w:r w:rsidRPr="006B07C7">
        <w:rPr>
          <w:rFonts w:ascii="Arial" w:hAnsi="Arial" w:cs="Arial"/>
          <w:color w:val="0000FF"/>
          <w:sz w:val="16"/>
          <w:szCs w:val="16"/>
          <w:highlight w:val="white"/>
        </w:rPr>
        <w:t>&gt;</w:t>
      </w:r>
    </w:p>
    <w:p w14:paraId="16B35CE1"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863FE4" w:rsidRPr="00A222D5">
        <w:rPr>
          <w:rFonts w:ascii="Arial" w:hAnsi="Arial" w:cs="Arial"/>
          <w:color w:val="800000"/>
          <w:sz w:val="16"/>
          <w:szCs w:val="16"/>
        </w:rPr>
        <w:t>HotelResModify</w:t>
      </w:r>
      <w:r w:rsidRPr="00A222D5">
        <w:rPr>
          <w:rFonts w:ascii="Arial" w:hAnsi="Arial" w:cs="Arial"/>
          <w:color w:val="0000FF"/>
          <w:sz w:val="16"/>
          <w:szCs w:val="16"/>
        </w:rPr>
        <w:t>&gt;</w:t>
      </w:r>
    </w:p>
    <w:p w14:paraId="16B35CE2"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863FE4" w:rsidRPr="00A222D5">
        <w:rPr>
          <w:rFonts w:ascii="Arial" w:hAnsi="Arial" w:cs="Arial"/>
          <w:color w:val="800000"/>
          <w:sz w:val="16"/>
          <w:szCs w:val="16"/>
        </w:rPr>
        <w:t>HotelResModifies</w:t>
      </w:r>
      <w:r w:rsidRPr="00A222D5">
        <w:rPr>
          <w:rFonts w:ascii="Arial" w:hAnsi="Arial" w:cs="Arial"/>
          <w:color w:val="0000FF"/>
          <w:sz w:val="16"/>
          <w:szCs w:val="16"/>
        </w:rPr>
        <w:t>&gt;</w:t>
      </w:r>
    </w:p>
    <w:p w14:paraId="16B35CE3" w14:textId="77777777" w:rsidR="00016C55" w:rsidRPr="00A222D5" w:rsidRDefault="00016C55" w:rsidP="0017245A">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863FE4" w:rsidRPr="00A222D5">
        <w:rPr>
          <w:rFonts w:ascii="Arial" w:hAnsi="Arial" w:cs="Arial"/>
          <w:color w:val="800000"/>
          <w:sz w:val="16"/>
          <w:szCs w:val="16"/>
        </w:rPr>
        <w:t>Modify</w:t>
      </w:r>
      <w:r w:rsidRPr="00A222D5">
        <w:rPr>
          <w:rFonts w:ascii="Arial" w:hAnsi="Arial" w:cs="Arial"/>
          <w:color w:val="800000"/>
          <w:sz w:val="16"/>
          <w:szCs w:val="16"/>
        </w:rPr>
        <w:t>RS</w:t>
      </w:r>
      <w:r w:rsidRPr="00A222D5">
        <w:rPr>
          <w:rFonts w:ascii="Arial" w:hAnsi="Arial" w:cs="Arial"/>
          <w:color w:val="0000FF"/>
          <w:sz w:val="16"/>
          <w:szCs w:val="16"/>
        </w:rPr>
        <w:t>&gt;</w:t>
      </w:r>
    </w:p>
    <w:p w14:paraId="16B35CE4" w14:textId="77777777" w:rsidR="00016C55" w:rsidRPr="00AF4064" w:rsidRDefault="00016C55" w:rsidP="0017245A">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CE5" w14:textId="77777777" w:rsidR="00016C55" w:rsidRPr="00AF4064" w:rsidRDefault="00016C55" w:rsidP="0017245A">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0000FF"/>
          <w:sz w:val="16"/>
          <w:szCs w:val="16"/>
        </w:rPr>
        <w:t>&gt;</w:t>
      </w:r>
    </w:p>
    <w:p w14:paraId="16B35CE6" w14:textId="77777777" w:rsidR="00016C55" w:rsidRDefault="00016C55" w:rsidP="0017245A">
      <w:pPr>
        <w:spacing w:after="0"/>
        <w:rPr>
          <w:rFonts w:ascii="Arial" w:hAnsi="Arial" w:cs="Arial"/>
          <w:noProof/>
          <w:szCs w:val="24"/>
        </w:rPr>
      </w:pPr>
    </w:p>
    <w:p w14:paraId="16B35CE7" w14:textId="77777777" w:rsidR="00016C55" w:rsidRPr="0017245A" w:rsidRDefault="00016C55" w:rsidP="0017245A">
      <w:pPr>
        <w:pStyle w:val="TableText"/>
        <w:pageBreakBefore/>
        <w:spacing w:before="120" w:after="120"/>
        <w:rPr>
          <w:b/>
          <w:sz w:val="20"/>
          <w:szCs w:val="20"/>
          <w:u w:val="single"/>
        </w:rPr>
      </w:pPr>
      <w:r w:rsidRPr="0017245A">
        <w:rPr>
          <w:b/>
          <w:sz w:val="20"/>
          <w:szCs w:val="20"/>
          <w:u w:val="single"/>
        </w:rPr>
        <w:t xml:space="preserve">Worldspan Core GDS Modify Committed Hotel Booking </w:t>
      </w:r>
      <w:r w:rsidR="006E37F0">
        <w:rPr>
          <w:b/>
          <w:sz w:val="20"/>
          <w:szCs w:val="20"/>
          <w:u w:val="single"/>
        </w:rPr>
        <w:t>(</w:t>
      </w:r>
      <w:r w:rsidRPr="0017245A">
        <w:rPr>
          <w:b/>
          <w:sz w:val="20"/>
          <w:szCs w:val="20"/>
          <w:u w:val="single"/>
        </w:rPr>
        <w:t>Commit</w:t>
      </w:r>
      <w:r w:rsidR="006E37F0">
        <w:rPr>
          <w:b/>
          <w:sz w:val="20"/>
          <w:szCs w:val="20"/>
          <w:u w:val="single"/>
        </w:rPr>
        <w:t>) – Example #3</w:t>
      </w:r>
      <w:r w:rsidR="00E73C79">
        <w:rPr>
          <w:b/>
          <w:sz w:val="20"/>
          <w:szCs w:val="20"/>
          <w:u w:val="single"/>
        </w:rPr>
        <w:t>B</w:t>
      </w:r>
    </w:p>
    <w:p w14:paraId="16B35CE8" w14:textId="77777777" w:rsidR="00016C55" w:rsidRDefault="00016C55" w:rsidP="0017245A">
      <w:pPr>
        <w:spacing w:after="0" w:line="240" w:lineRule="auto"/>
        <w:rPr>
          <w:rFonts w:ascii="Arial" w:hAnsi="Arial" w:cs="Arial"/>
          <w:noProof/>
          <w:szCs w:val="24"/>
        </w:rPr>
      </w:pPr>
    </w:p>
    <w:p w14:paraId="16B35CE9" w14:textId="589D9DC4" w:rsidR="00016C55" w:rsidRDefault="009F4FEB" w:rsidP="0017245A">
      <w:pPr>
        <w:spacing w:after="0" w:line="240" w:lineRule="auto"/>
        <w:rPr>
          <w:rFonts w:ascii="Arial" w:hAnsi="Arial" w:cs="Arial"/>
          <w:noProof/>
          <w:szCs w:val="24"/>
        </w:rPr>
      </w:pPr>
      <w:r>
        <w:rPr>
          <w:rFonts w:ascii="Arial" w:hAnsi="Arial" w:cs="Arial"/>
          <w:noProof/>
          <w:szCs w:val="24"/>
        </w:rPr>
        <mc:AlternateContent>
          <mc:Choice Requires="wps">
            <w:drawing>
              <wp:anchor distT="0" distB="0" distL="114300" distR="114300" simplePos="0" relativeHeight="251661312" behindDoc="0" locked="0" layoutInCell="1" allowOverlap="1" wp14:anchorId="16B3624A" wp14:editId="096090BF">
                <wp:simplePos x="0" y="0"/>
                <wp:positionH relativeFrom="column">
                  <wp:posOffset>266700</wp:posOffset>
                </wp:positionH>
                <wp:positionV relativeFrom="paragraph">
                  <wp:posOffset>86360</wp:posOffset>
                </wp:positionV>
                <wp:extent cx="333375" cy="228600"/>
                <wp:effectExtent l="9525" t="10160" r="9525" b="8890"/>
                <wp:wrapNone/>
                <wp:docPr id="2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B"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151" style="position:absolute;margin-left:21pt;margin-top:6.8pt;width:26.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">
                <v:textbox>
                  <w:txbxContent>
                    <w:p w14:paraId="16B363BB"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p>
    <w:p w14:paraId="16B35CEA" w14:textId="641A6128" w:rsidR="00016C55" w:rsidRPr="0017245A" w:rsidRDefault="009F4FEB" w:rsidP="0017245A">
      <w:pPr>
        <w:spacing w:after="0" w:line="480" w:lineRule="auto"/>
        <w:rPr>
          <w:rFonts w:ascii="Courier New" w:hAnsi="Courier New" w:cs="Courier New"/>
          <w:noProof/>
          <w:sz w:val="20"/>
          <w:szCs w:val="20"/>
        </w:rPr>
      </w:pPr>
      <w:r>
        <w:rPr>
          <w:rFonts w:ascii="Arial" w:hAnsi="Arial" w:cs="Arial"/>
          <w:noProof/>
          <w:szCs w:val="24"/>
        </w:rPr>
        <mc:AlternateContent>
          <mc:Choice Requires="wps">
            <w:drawing>
              <wp:anchor distT="0" distB="0" distL="114300" distR="114300" simplePos="0" relativeHeight="251806720" behindDoc="0" locked="0" layoutInCell="1" allowOverlap="1" wp14:anchorId="16B3624B" wp14:editId="52716AC8">
                <wp:simplePos x="0" y="0"/>
                <wp:positionH relativeFrom="column">
                  <wp:posOffset>990600</wp:posOffset>
                </wp:positionH>
                <wp:positionV relativeFrom="paragraph">
                  <wp:posOffset>27305</wp:posOffset>
                </wp:positionV>
                <wp:extent cx="0" cy="167005"/>
                <wp:effectExtent l="57150" t="8255" r="57150" b="15240"/>
                <wp:wrapNone/>
                <wp:docPr id="215"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1" o:spid="_x0000_s1026" type="#_x0000_t32" style="position:absolute;margin-left:78pt;margin-top:2.15pt;width:0;height:13.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XpMwIAAGAEAAAOAAAAZHJzL2Uyb0RvYy54bWysVMGO2jAQvVfqP1i+QxIKL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">
                <v:stroke endarrow="block"/>
              </v:shape>
            </w:pict>
          </mc:Fallback>
        </mc:AlternateContent>
      </w:r>
      <w:r>
        <w:rPr>
          <w:rFonts w:ascii="Arial" w:hAnsi="Arial" w:cs="Arial"/>
          <w:noProof/>
          <w:szCs w:val="24"/>
        </w:rPr>
        <mc:AlternateContent>
          <mc:Choice Requires="wps">
            <w:drawing>
              <wp:anchor distT="0" distB="0" distL="114300" distR="114300" simplePos="0" relativeHeight="251805696" behindDoc="0" locked="0" layoutInCell="1" allowOverlap="1" wp14:anchorId="16B3624C" wp14:editId="62F8B3B7">
                <wp:simplePos x="0" y="0"/>
                <wp:positionH relativeFrom="column">
                  <wp:posOffset>1447800</wp:posOffset>
                </wp:positionH>
                <wp:positionV relativeFrom="paragraph">
                  <wp:posOffset>27305</wp:posOffset>
                </wp:positionV>
                <wp:extent cx="0" cy="167005"/>
                <wp:effectExtent l="57150" t="8255" r="57150" b="15240"/>
                <wp:wrapNone/>
                <wp:docPr id="214"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114pt;margin-top:2.15pt;width:0;height:13.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MkNQIAAGAEAAAOAAAAZHJzL2Uyb0RvYy54bWysVE2P2yAQvVfqf0DcE9upk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">
                <v:stroke endarrow="block"/>
              </v:shape>
            </w:pict>
          </mc:Fallback>
        </mc:AlternateContent>
      </w:r>
      <w:r>
        <w:rPr>
          <w:rFonts w:ascii="Arial" w:hAnsi="Arial" w:cs="Arial"/>
          <w:noProof/>
          <w:szCs w:val="24"/>
        </w:rPr>
        <mc:AlternateContent>
          <mc:Choice Requires="wps">
            <w:drawing>
              <wp:anchor distT="0" distB="0" distL="114300" distR="114300" simplePos="0" relativeHeight="251804672" behindDoc="0" locked="0" layoutInCell="1" allowOverlap="1" wp14:anchorId="16B3624D" wp14:editId="740E288A">
                <wp:simplePos x="0" y="0"/>
                <wp:positionH relativeFrom="column">
                  <wp:posOffset>600075</wp:posOffset>
                </wp:positionH>
                <wp:positionV relativeFrom="paragraph">
                  <wp:posOffset>27305</wp:posOffset>
                </wp:positionV>
                <wp:extent cx="847725" cy="0"/>
                <wp:effectExtent l="9525" t="8255" r="9525" b="10795"/>
                <wp:wrapNone/>
                <wp:docPr id="213"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9" o:spid="_x0000_s1026" type="#_x0000_t32" style="position:absolute;margin-left:47.25pt;margin-top:2.15pt;width:66.75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LW9IAIAAD4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"/>
            </w:pict>
          </mc:Fallback>
        </mc:AlternateContent>
      </w:r>
    </w:p>
    <w:p w14:paraId="16B35CEB"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1P- MSUWIC ¬                                                     </w:t>
      </w:r>
    </w:p>
    <w:p w14:paraId="16B35CEC"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1.1MURRAY/JAMES*ADT¬                                            </w:t>
      </w:r>
    </w:p>
    <w:p w14:paraId="16B35CED"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1  HHL XX SS01 IST IN15JAN OUT20JAN NVIST-XX NOVOTEL ISTANBUL   </w:t>
      </w:r>
    </w:p>
    <w:p w14:paraId="16B35CEE"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/RG-EUR 124.00 /NM-MURRAY JAMES/CXP-NO CHARGE APPLIES PRIOR TO 1 </w:t>
      </w:r>
    </w:p>
    <w:p w14:paraId="16B35CEF"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800 ON THE DAYOF ARRIVAL. BEYOND THAT TIME THE 1ST NIGHTWILL BE  </w:t>
      </w:r>
    </w:p>
    <w:p w14:paraId="16B35CF0" w14:textId="5BF9DBE7" w:rsidR="00016C55" w:rsidRPr="0017245A" w:rsidRDefault="009F4FEB" w:rsidP="0017245A">
      <w:pPr>
        <w:spacing w:after="0" w:line="480" w:lineRule="auto"/>
        <w:ind w:left="1440"/>
        <w:rPr>
          <w:rFonts w:ascii="Courier New" w:hAnsi="Courier New" w:cs="Courier New"/>
          <w:noProof/>
          <w:sz w:val="20"/>
          <w:szCs w:val="20"/>
        </w:rPr>
      </w:pPr>
      <w:r>
        <w:rPr>
          <w:rFonts w:ascii="Courier New" w:hAnsi="Courier New" w:cs="Courier New"/>
          <w:noProof/>
          <w:sz w:val="20"/>
          <w:szCs w:val="20"/>
        </w:rPr>
        <mc:AlternateContent>
          <mc:Choice Requires="wps">
            <w:drawing>
              <wp:anchor distT="0" distB="0" distL="114300" distR="114300" simplePos="0" relativeHeight="251822080" behindDoc="0" locked="0" layoutInCell="1" allowOverlap="1" wp14:anchorId="16B3624E" wp14:editId="44892268">
                <wp:simplePos x="0" y="0"/>
                <wp:positionH relativeFrom="column">
                  <wp:posOffset>2009775</wp:posOffset>
                </wp:positionH>
                <wp:positionV relativeFrom="paragraph">
                  <wp:posOffset>108585</wp:posOffset>
                </wp:positionV>
                <wp:extent cx="0" cy="142875"/>
                <wp:effectExtent l="57150" t="22860" r="57150" b="5715"/>
                <wp:wrapNone/>
                <wp:docPr id="212"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6" o:spid="_x0000_s1026" type="#_x0000_t32" style="position:absolute;margin-left:158.25pt;margin-top:8.55pt;width:0;height:11.2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21056" behindDoc="0" locked="0" layoutInCell="1" allowOverlap="1" wp14:anchorId="16B3624F" wp14:editId="1A7D2F66">
                <wp:simplePos x="0" y="0"/>
                <wp:positionH relativeFrom="column">
                  <wp:posOffset>485775</wp:posOffset>
                </wp:positionH>
                <wp:positionV relativeFrom="paragraph">
                  <wp:posOffset>251460</wp:posOffset>
                </wp:positionV>
                <wp:extent cx="1524000" cy="635"/>
                <wp:effectExtent l="9525" t="13335" r="9525" b="5080"/>
                <wp:wrapNone/>
                <wp:docPr id="211"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5" o:spid="_x0000_s1026" type="#_x0000_t32" style="position:absolute;margin-left:38.25pt;margin-top:19.8pt;width:120pt;height:.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"/>
            </w:pict>
          </mc:Fallback>
        </mc:AlternateContent>
      </w:r>
      <w:r>
        <w:rPr>
          <w:rFonts w:ascii="Courier New" w:hAnsi="Courier New" w:cs="Courier New"/>
          <w:noProof/>
          <w:sz w:val="20"/>
          <w:szCs w:val="20"/>
        </w:rPr>
        <mc:AlternateContent>
          <mc:Choice Requires="wps">
            <w:drawing>
              <wp:anchor distT="0" distB="0" distL="114300" distR="114300" simplePos="0" relativeHeight="251820032" behindDoc="0" locked="0" layoutInCell="1" allowOverlap="1" wp14:anchorId="16B36250" wp14:editId="63FEE747">
                <wp:simplePos x="0" y="0"/>
                <wp:positionH relativeFrom="column">
                  <wp:posOffset>152400</wp:posOffset>
                </wp:positionH>
                <wp:positionV relativeFrom="paragraph">
                  <wp:posOffset>108585</wp:posOffset>
                </wp:positionV>
                <wp:extent cx="333375" cy="228600"/>
                <wp:effectExtent l="9525" t="13335" r="9525" b="5715"/>
                <wp:wrapNone/>
                <wp:docPr id="210"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C"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152" style="position:absolute;left:0;text-align:left;margin-left:12pt;margin-top:8.55pt;width:26.25pt;height: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">
                <v:textbox>
                  <w:txbxContent>
                    <w:p w14:paraId="16B363BC"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sidR="00016C55" w:rsidRPr="0017245A">
        <w:rPr>
          <w:rFonts w:ascii="Courier New" w:hAnsi="Courier New" w:cs="Courier New"/>
          <w:noProof/>
          <w:sz w:val="20"/>
          <w:szCs w:val="20"/>
        </w:rPr>
        <w:t xml:space="preserve">CHARGED./CF-5997KAE516 |XX|¬                                     </w:t>
      </w:r>
    </w:p>
    <w:p w14:paraId="16B35CF1"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P- 1.A2ZTEST¬                                                    </w:t>
      </w:r>
    </w:p>
    <w:p w14:paraId="16B35CF2"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T- 1.T/¬                                                         </w:t>
      </w:r>
    </w:p>
    <w:p w14:paraId="16B35CF3"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TKG FAX-NOT PRICED  FARE TYPE EX ¬                               </w:t>
      </w:r>
    </w:p>
    <w:p w14:paraId="16B35CF4"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 ITEMS SUPPRESSED ****/EDT/IH¬                               </w:t>
      </w:r>
    </w:p>
    <w:p w14:paraId="16B35CF5" w14:textId="77777777" w:rsidR="00016C55" w:rsidRPr="0017245A" w:rsidRDefault="00016C55" w:rsidP="0017245A">
      <w:pPr>
        <w:spacing w:after="0" w:line="480" w:lineRule="auto"/>
        <w:ind w:left="1440"/>
        <w:rPr>
          <w:rFonts w:ascii="Courier New" w:hAnsi="Courier New" w:cs="Courier New"/>
          <w:noProof/>
          <w:sz w:val="20"/>
          <w:szCs w:val="20"/>
        </w:rPr>
      </w:pPr>
      <w:r w:rsidRPr="0017245A">
        <w:rPr>
          <w:rFonts w:ascii="Courier New" w:hAnsi="Courier New" w:cs="Courier New"/>
          <w:noProof/>
          <w:sz w:val="20"/>
          <w:szCs w:val="20"/>
        </w:rPr>
        <w:t xml:space="preserve">&gt;                                                                </w:t>
      </w:r>
    </w:p>
    <w:p w14:paraId="16B35CF6" w14:textId="77777777" w:rsidR="00EF1DEC" w:rsidRPr="00956A4D" w:rsidRDefault="00EF1DEC" w:rsidP="00EF1DEC">
      <w:pPr>
        <w:spacing w:after="0" w:line="240" w:lineRule="auto"/>
        <w:rPr>
          <w:rFonts w:ascii="Arial" w:hAnsi="Arial" w:cs="Arial"/>
          <w:noProof/>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417"/>
        <w:gridCol w:w="4140"/>
      </w:tblGrid>
      <w:tr w:rsidR="00EF1DEC" w14:paraId="16B35CFA" w14:textId="77777777" w:rsidTr="00EF1DEC">
        <w:tc>
          <w:tcPr>
            <w:tcW w:w="1008" w:type="dxa"/>
            <w:tcBorders>
              <w:top w:val="single" w:sz="4" w:space="0" w:color="BFBFBF"/>
              <w:left w:val="single" w:sz="4" w:space="0" w:color="BFBFBF"/>
              <w:bottom w:val="single" w:sz="4" w:space="0" w:color="BFBFBF"/>
              <w:right w:val="single" w:sz="4" w:space="0" w:color="BFBFBF"/>
            </w:tcBorders>
            <w:shd w:val="pct12" w:color="auto" w:fill="auto"/>
            <w:hideMark/>
          </w:tcPr>
          <w:p w14:paraId="16B35CF7" w14:textId="77777777" w:rsidR="00EF1DEC" w:rsidRDefault="00EF1DEC" w:rsidP="00EF1DEC">
            <w:pPr>
              <w:pStyle w:val="TableHeading"/>
            </w:pPr>
            <w:r>
              <w:t>Marker</w:t>
            </w:r>
          </w:p>
        </w:tc>
        <w:tc>
          <w:tcPr>
            <w:tcW w:w="1260" w:type="dxa"/>
            <w:tcBorders>
              <w:top w:val="single" w:sz="4" w:space="0" w:color="BFBFBF"/>
              <w:left w:val="single" w:sz="4" w:space="0" w:color="BFBFBF"/>
              <w:bottom w:val="single" w:sz="4" w:space="0" w:color="BFBFBF"/>
              <w:right w:val="single" w:sz="4" w:space="0" w:color="BFBFBF"/>
            </w:tcBorders>
            <w:shd w:val="pct12" w:color="auto" w:fill="auto"/>
            <w:hideMark/>
          </w:tcPr>
          <w:p w14:paraId="16B35CF8" w14:textId="77777777" w:rsidR="00EF1DEC" w:rsidRDefault="00EF1DEC" w:rsidP="00EF1DEC">
            <w:pPr>
              <w:pStyle w:val="TableHeading"/>
            </w:pPr>
            <w:r>
              <w:t>Data Field</w:t>
            </w:r>
          </w:p>
        </w:tc>
        <w:tc>
          <w:tcPr>
            <w:tcW w:w="4140" w:type="dxa"/>
            <w:tcBorders>
              <w:top w:val="single" w:sz="4" w:space="0" w:color="BFBFBF"/>
              <w:left w:val="single" w:sz="4" w:space="0" w:color="BFBFBF"/>
              <w:bottom w:val="single" w:sz="4" w:space="0" w:color="BFBFBF"/>
              <w:right w:val="single" w:sz="4" w:space="0" w:color="BFBFBF"/>
            </w:tcBorders>
            <w:shd w:val="pct12" w:color="auto" w:fill="auto"/>
            <w:hideMark/>
          </w:tcPr>
          <w:p w14:paraId="16B35CF9" w14:textId="77777777" w:rsidR="00EF1DEC" w:rsidRDefault="00EF1DEC" w:rsidP="00EF1DEC">
            <w:pPr>
              <w:pStyle w:val="TableHeading"/>
            </w:pPr>
            <w:r>
              <w:t>Description</w:t>
            </w:r>
          </w:p>
        </w:tc>
      </w:tr>
      <w:tr w:rsidR="00EF1DEC" w14:paraId="16B35CFE" w14:textId="77777777" w:rsidTr="00EF1DEC">
        <w:tc>
          <w:tcPr>
            <w:tcW w:w="1008" w:type="dxa"/>
            <w:tcBorders>
              <w:top w:val="single" w:sz="4" w:space="0" w:color="BFBFBF"/>
              <w:left w:val="single" w:sz="4" w:space="0" w:color="BFBFBF"/>
              <w:bottom w:val="single" w:sz="4" w:space="0" w:color="BFBFBF"/>
              <w:right w:val="single" w:sz="4" w:space="0" w:color="BFBFBF"/>
            </w:tcBorders>
          </w:tcPr>
          <w:p w14:paraId="16B35CFB" w14:textId="77777777" w:rsidR="00EF1DEC" w:rsidRPr="00EF1DEC" w:rsidRDefault="00EF1DEC" w:rsidP="00EF1DEC">
            <w:pPr>
              <w:pStyle w:val="TableText"/>
              <w:jc w:val="center"/>
              <w:rPr>
                <w:b/>
              </w:rPr>
            </w:pPr>
            <w:r>
              <w:rPr>
                <w:b/>
              </w:rPr>
              <w:t>A</w:t>
            </w:r>
          </w:p>
        </w:tc>
        <w:tc>
          <w:tcPr>
            <w:tcW w:w="1260" w:type="dxa"/>
            <w:tcBorders>
              <w:top w:val="single" w:sz="4" w:space="0" w:color="BFBFBF"/>
              <w:left w:val="single" w:sz="4" w:space="0" w:color="BFBFBF"/>
              <w:bottom w:val="single" w:sz="4" w:space="0" w:color="BFBFBF"/>
              <w:right w:val="single" w:sz="4" w:space="0" w:color="BFBFBF"/>
            </w:tcBorders>
            <w:hideMark/>
          </w:tcPr>
          <w:p w14:paraId="16B35CFC" w14:textId="77777777" w:rsidR="00EF1DEC" w:rsidRPr="00EF1DEC" w:rsidRDefault="00EF1DEC" w:rsidP="00EF1DEC">
            <w:pPr>
              <w:pStyle w:val="TableText"/>
              <w:rPr>
                <w:sz w:val="20"/>
                <w:szCs w:val="20"/>
              </w:rPr>
            </w:pPr>
            <w:r w:rsidRPr="0017245A">
              <w:rPr>
                <w:rFonts w:ascii="Courier New" w:hAnsi="Courier New" w:cs="Courier New"/>
                <w:noProof/>
                <w:sz w:val="20"/>
                <w:szCs w:val="20"/>
              </w:rPr>
              <w:t>MSUWIC</w:t>
            </w:r>
          </w:p>
        </w:tc>
        <w:tc>
          <w:tcPr>
            <w:tcW w:w="4140" w:type="dxa"/>
            <w:tcBorders>
              <w:top w:val="single" w:sz="4" w:space="0" w:color="BFBFBF"/>
              <w:left w:val="single" w:sz="4" w:space="0" w:color="BFBFBF"/>
              <w:bottom w:val="single" w:sz="4" w:space="0" w:color="BFBFBF"/>
              <w:right w:val="single" w:sz="4" w:space="0" w:color="BFBFBF"/>
            </w:tcBorders>
            <w:hideMark/>
          </w:tcPr>
          <w:p w14:paraId="16B35CFD" w14:textId="77777777" w:rsidR="00EF1DEC" w:rsidRDefault="00EF1DEC" w:rsidP="00EF1DEC">
            <w:pPr>
              <w:pStyle w:val="TableText"/>
            </w:pPr>
            <w:r>
              <w:t>PNR Record Locator</w:t>
            </w:r>
          </w:p>
        </w:tc>
      </w:tr>
      <w:tr w:rsidR="00EF1DEC" w14:paraId="16B35D02" w14:textId="77777777" w:rsidTr="00EF1DEC">
        <w:tc>
          <w:tcPr>
            <w:tcW w:w="1008" w:type="dxa"/>
            <w:tcBorders>
              <w:top w:val="single" w:sz="4" w:space="0" w:color="BFBFBF"/>
              <w:left w:val="single" w:sz="4" w:space="0" w:color="BFBFBF"/>
              <w:bottom w:val="single" w:sz="4" w:space="0" w:color="BFBFBF"/>
              <w:right w:val="single" w:sz="4" w:space="0" w:color="BFBFBF"/>
            </w:tcBorders>
            <w:hideMark/>
          </w:tcPr>
          <w:p w14:paraId="16B35CFF" w14:textId="77777777" w:rsidR="00EF1DEC" w:rsidRDefault="00EF1DEC" w:rsidP="00EF1DEC">
            <w:pPr>
              <w:pStyle w:val="TableText"/>
              <w:jc w:val="center"/>
              <w:rPr>
                <w:b/>
              </w:rPr>
            </w:pPr>
            <w:r>
              <w:rPr>
                <w:b/>
              </w:rPr>
              <w:t>B</w:t>
            </w:r>
          </w:p>
        </w:tc>
        <w:tc>
          <w:tcPr>
            <w:tcW w:w="1260" w:type="dxa"/>
            <w:tcBorders>
              <w:top w:val="single" w:sz="4" w:space="0" w:color="BFBFBF"/>
              <w:left w:val="single" w:sz="4" w:space="0" w:color="BFBFBF"/>
              <w:bottom w:val="single" w:sz="4" w:space="0" w:color="BFBFBF"/>
              <w:right w:val="single" w:sz="4" w:space="0" w:color="BFBFBF"/>
            </w:tcBorders>
            <w:hideMark/>
          </w:tcPr>
          <w:p w14:paraId="16B35D00" w14:textId="77777777" w:rsidR="00EF1DEC" w:rsidRPr="00EF1DEC" w:rsidRDefault="00EF1DEC" w:rsidP="00EF1DEC">
            <w:pPr>
              <w:pStyle w:val="TableText"/>
              <w:rPr>
                <w:rFonts w:ascii="Courier New" w:hAnsi="Courier New" w:cs="Courier New"/>
                <w:sz w:val="20"/>
                <w:szCs w:val="20"/>
              </w:rPr>
            </w:pPr>
            <w:r w:rsidRPr="0017245A">
              <w:rPr>
                <w:rFonts w:ascii="Courier New" w:hAnsi="Courier New" w:cs="Courier New"/>
                <w:noProof/>
                <w:sz w:val="20"/>
                <w:szCs w:val="20"/>
              </w:rPr>
              <w:t>5997KAE516</w:t>
            </w:r>
          </w:p>
        </w:tc>
        <w:tc>
          <w:tcPr>
            <w:tcW w:w="4140" w:type="dxa"/>
            <w:tcBorders>
              <w:top w:val="single" w:sz="4" w:space="0" w:color="BFBFBF"/>
              <w:left w:val="single" w:sz="4" w:space="0" w:color="BFBFBF"/>
              <w:bottom w:val="single" w:sz="4" w:space="0" w:color="BFBFBF"/>
              <w:right w:val="single" w:sz="4" w:space="0" w:color="BFBFBF"/>
            </w:tcBorders>
            <w:hideMark/>
          </w:tcPr>
          <w:p w14:paraId="16B35D01" w14:textId="77777777" w:rsidR="00EF1DEC" w:rsidRDefault="00EF1DEC" w:rsidP="00EF1DEC">
            <w:pPr>
              <w:pStyle w:val="TableText"/>
            </w:pPr>
            <w:r>
              <w:t>Confirmation Number</w:t>
            </w:r>
          </w:p>
        </w:tc>
      </w:tr>
    </w:tbl>
    <w:p w14:paraId="16B35D03" w14:textId="77777777" w:rsidR="00EF1DEC" w:rsidRDefault="00EF1DEC" w:rsidP="00EF1DEC">
      <w:pPr>
        <w:spacing w:after="0" w:line="240" w:lineRule="auto"/>
        <w:rPr>
          <w:rFonts w:ascii="Arial" w:hAnsi="Arial" w:cs="Arial"/>
          <w:noProof/>
          <w:sz w:val="20"/>
          <w:szCs w:val="20"/>
        </w:rPr>
      </w:pPr>
    </w:p>
    <w:p w14:paraId="16B35D04" w14:textId="77777777" w:rsidR="00016C55" w:rsidRPr="00016C55" w:rsidRDefault="00016C55" w:rsidP="00016C55">
      <w:pPr>
        <w:pStyle w:val="TableText"/>
        <w:pageBreakBefore/>
        <w:spacing w:before="120" w:after="120"/>
        <w:rPr>
          <w:b/>
          <w:sz w:val="20"/>
          <w:szCs w:val="20"/>
          <w:u w:val="single"/>
        </w:rPr>
      </w:pPr>
      <w:r>
        <w:rPr>
          <w:b/>
          <w:sz w:val="20"/>
          <w:szCs w:val="20"/>
          <w:u w:val="single"/>
        </w:rPr>
        <w:t xml:space="preserve">OTA </w:t>
      </w:r>
      <w:r w:rsidRPr="00016C55">
        <w:rPr>
          <w:b/>
          <w:sz w:val="20"/>
          <w:szCs w:val="20"/>
          <w:u w:val="single"/>
        </w:rPr>
        <w:t xml:space="preserve">XML </w:t>
      </w:r>
      <w:r>
        <w:rPr>
          <w:b/>
          <w:sz w:val="20"/>
          <w:szCs w:val="20"/>
          <w:u w:val="single"/>
        </w:rPr>
        <w:t xml:space="preserve">Modify </w:t>
      </w:r>
      <w:r w:rsidRPr="00016C55">
        <w:rPr>
          <w:b/>
          <w:sz w:val="20"/>
          <w:szCs w:val="20"/>
          <w:u w:val="single"/>
        </w:rPr>
        <w:t>Response</w:t>
      </w:r>
      <w:r>
        <w:rPr>
          <w:b/>
          <w:sz w:val="20"/>
          <w:szCs w:val="20"/>
          <w:u w:val="single"/>
        </w:rPr>
        <w:t xml:space="preserve"> @ResStatus=”</w:t>
      </w:r>
      <w:r w:rsidRPr="00016C55">
        <w:rPr>
          <w:b/>
          <w:sz w:val="20"/>
          <w:szCs w:val="20"/>
          <w:u w:val="single"/>
        </w:rPr>
        <w:t>Commit</w:t>
      </w:r>
      <w:r>
        <w:rPr>
          <w:b/>
          <w:sz w:val="20"/>
          <w:szCs w:val="20"/>
          <w:u w:val="single"/>
        </w:rPr>
        <w:t>”</w:t>
      </w:r>
      <w:r w:rsidR="006E37F0">
        <w:rPr>
          <w:b/>
          <w:sz w:val="20"/>
          <w:szCs w:val="20"/>
          <w:u w:val="single"/>
        </w:rPr>
        <w:t xml:space="preserve"> – Example #3</w:t>
      </w:r>
      <w:r w:rsidR="00E73C79">
        <w:rPr>
          <w:b/>
          <w:sz w:val="20"/>
          <w:szCs w:val="20"/>
          <w:u w:val="single"/>
        </w:rPr>
        <w:t>B</w:t>
      </w:r>
    </w:p>
    <w:p w14:paraId="16B35D05"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D06"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D07"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D08"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D09"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D0A"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D0B"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D0C"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D0D" w14:textId="77777777" w:rsidR="009F339E" w:rsidRPr="00A222D5"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soap:Body</w:t>
      </w:r>
      <w:r w:rsidRPr="00A222D5">
        <w:rPr>
          <w:rFonts w:ascii="Arial" w:hAnsi="Arial" w:cs="Arial"/>
          <w:color w:val="0000FF"/>
          <w:sz w:val="16"/>
          <w:szCs w:val="16"/>
        </w:rPr>
        <w:t>&gt;</w:t>
      </w:r>
    </w:p>
    <w:p w14:paraId="16B35D0E" w14:textId="77777777" w:rsidR="009F339E" w:rsidRPr="00AF4064" w:rsidRDefault="009F339E" w:rsidP="009F339E">
      <w:pPr>
        <w:autoSpaceDE w:val="0"/>
        <w:autoSpaceDN w:val="0"/>
        <w:adjustRightInd w:val="0"/>
        <w:spacing w:after="0" w:line="240" w:lineRule="auto"/>
        <w:rPr>
          <w:rFonts w:ascii="Arial" w:hAnsi="Arial" w:cs="Arial"/>
          <w:color w:val="0000FF"/>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863FE4" w:rsidRPr="00A222D5">
        <w:rPr>
          <w:rFonts w:ascii="Arial" w:hAnsi="Arial" w:cs="Arial"/>
          <w:color w:val="800000"/>
          <w:sz w:val="16"/>
          <w:szCs w:val="16"/>
        </w:rPr>
        <w:t>Modify</w:t>
      </w:r>
      <w:r w:rsidRPr="00A222D5">
        <w:rPr>
          <w:rFonts w:ascii="Arial" w:hAnsi="Arial" w:cs="Arial"/>
          <w:color w:val="800000"/>
          <w:sz w:val="16"/>
          <w:szCs w:val="16"/>
        </w:rPr>
        <w:t>RQ</w:t>
      </w:r>
      <w:r w:rsidRPr="00A222D5">
        <w:rPr>
          <w:rFonts w:ascii="Arial" w:hAnsi="Arial" w:cs="Arial"/>
          <w:color w:val="FF0000"/>
          <w:sz w:val="16"/>
          <w:szCs w:val="16"/>
        </w:rPr>
        <w:t xml:space="preserve"> xmlns</w:t>
      </w:r>
      <w:r w:rsidRPr="00A222D5">
        <w:rPr>
          <w:rFonts w:ascii="Arial" w:hAnsi="Arial" w:cs="Arial"/>
          <w:color w:val="0000FF"/>
          <w:sz w:val="16"/>
          <w:szCs w:val="16"/>
        </w:rPr>
        <w:t>="</w:t>
      </w:r>
      <w:r w:rsidRPr="00A222D5">
        <w:rPr>
          <w:rFonts w:ascii="Arial" w:hAnsi="Arial" w:cs="Arial"/>
          <w:color w:val="000000"/>
          <w:sz w:val="16"/>
          <w:szCs w:val="16"/>
        </w:rPr>
        <w:t>http://www.opentravel.org/OTA/2003/05</w:t>
      </w:r>
      <w:r w:rsidRPr="00A222D5">
        <w:rPr>
          <w:rFonts w:ascii="Arial" w:hAnsi="Arial" w:cs="Arial"/>
          <w:color w:val="0000FF"/>
          <w:sz w:val="16"/>
          <w:szCs w:val="16"/>
        </w:rPr>
        <w:t>"</w:t>
      </w:r>
      <w:r w:rsidRPr="00A222D5">
        <w:rPr>
          <w:rFonts w:ascii="Arial" w:hAnsi="Arial" w:cs="Arial"/>
          <w:color w:val="FF0000"/>
          <w:sz w:val="16"/>
          <w:szCs w:val="16"/>
        </w:rPr>
        <w:t xml:space="preserve"> xmlns:ns2</w:t>
      </w:r>
      <w:r w:rsidRPr="00A222D5">
        <w:rPr>
          <w:rFonts w:ascii="Arial" w:hAnsi="Arial" w:cs="Arial"/>
          <w:color w:val="0000FF"/>
          <w:sz w:val="16"/>
          <w:szCs w:val="16"/>
        </w:rPr>
        <w:t>="</w:t>
      </w:r>
      <w:r w:rsidRPr="00A222D5">
        <w:rPr>
          <w:rFonts w:ascii="Arial" w:hAnsi="Arial" w:cs="Arial"/>
          <w:color w:val="000000"/>
          <w:sz w:val="16"/>
          <w:szCs w:val="16"/>
        </w:rPr>
        <w:t>http://xmlota.wspan.com/webservice/</w:t>
      </w:r>
      <w:r w:rsidRPr="00A222D5">
        <w:rPr>
          <w:rFonts w:ascii="Arial" w:hAnsi="Arial" w:cs="Arial"/>
          <w:color w:val="0000FF"/>
          <w:sz w:val="16"/>
          <w:szCs w:val="16"/>
        </w:rPr>
        <w:t>"</w:t>
      </w:r>
      <w:r w:rsidRPr="00A222D5">
        <w:rPr>
          <w:rFonts w:ascii="Arial" w:hAnsi="Arial" w:cs="Arial"/>
          <w:color w:val="FF0000"/>
          <w:sz w:val="16"/>
          <w:szCs w:val="16"/>
        </w:rPr>
        <w:t xml:space="preserve"> TransactionIdentifier</w:t>
      </w:r>
      <w:r w:rsidRPr="00A222D5">
        <w:rPr>
          <w:rFonts w:ascii="Arial" w:hAnsi="Arial" w:cs="Arial"/>
          <w:color w:val="0000FF"/>
          <w:sz w:val="16"/>
          <w:szCs w:val="16"/>
        </w:rPr>
        <w:t>="</w:t>
      </w:r>
      <w:r w:rsidR="00476154">
        <w:rPr>
          <w:rFonts w:ascii="Arial" w:hAnsi="Arial" w:cs="Arial"/>
          <w:color w:val="000000"/>
          <w:sz w:val="16"/>
          <w:szCs w:val="16"/>
        </w:rPr>
        <w:t>CA</w:t>
      </w:r>
      <w:r w:rsidR="00476154" w:rsidRPr="000617E9">
        <w:rPr>
          <w:rFonts w:ascii="Arial" w:hAnsi="Arial" w:cs="Arial"/>
          <w:color w:val="000000"/>
          <w:sz w:val="16"/>
          <w:szCs w:val="16"/>
        </w:rPr>
        <w:t>04</w:t>
      </w:r>
      <w:r w:rsidR="00476154">
        <w:rPr>
          <w:rFonts w:ascii="Arial" w:hAnsi="Arial" w:cs="Arial"/>
          <w:color w:val="000000"/>
          <w:sz w:val="16"/>
          <w:szCs w:val="16"/>
        </w:rPr>
        <w:t>AZ</w:t>
      </w:r>
      <w:r w:rsidR="00476154" w:rsidRPr="000617E9">
        <w:rPr>
          <w:rFonts w:ascii="Arial" w:hAnsi="Arial" w:cs="Arial"/>
          <w:color w:val="000000"/>
          <w:sz w:val="16"/>
          <w:szCs w:val="16"/>
        </w:rPr>
        <w:t>41265831634</w:t>
      </w:r>
      <w:r w:rsidRPr="00A222D5">
        <w:rPr>
          <w:rFonts w:ascii="Arial" w:hAnsi="Arial" w:cs="Arial"/>
          <w:color w:val="0000FF"/>
          <w:sz w:val="16"/>
          <w:szCs w:val="16"/>
        </w:rPr>
        <w:t>"</w:t>
      </w:r>
      <w:r w:rsidRPr="00A222D5">
        <w:rPr>
          <w:rFonts w:ascii="Arial" w:hAnsi="Arial" w:cs="Arial"/>
          <w:color w:val="FF0000"/>
          <w:sz w:val="16"/>
          <w:szCs w:val="16"/>
        </w:rPr>
        <w:t xml:space="preserve"> Version</w:t>
      </w:r>
      <w:r w:rsidRPr="00A222D5">
        <w:rPr>
          <w:rFonts w:ascii="Arial" w:hAnsi="Arial" w:cs="Arial"/>
          <w:color w:val="0000FF"/>
          <w:sz w:val="16"/>
          <w:szCs w:val="16"/>
        </w:rPr>
        <w:t>="</w:t>
      </w:r>
      <w:r w:rsidRPr="00A222D5">
        <w:rPr>
          <w:rFonts w:ascii="Arial" w:hAnsi="Arial" w:cs="Arial"/>
          <w:color w:val="000000"/>
          <w:sz w:val="16"/>
          <w:szCs w:val="16"/>
        </w:rPr>
        <w:t>1.0</w:t>
      </w:r>
      <w:r w:rsidRPr="00A222D5">
        <w:rPr>
          <w:rFonts w:ascii="Arial" w:hAnsi="Arial" w:cs="Arial"/>
          <w:color w:val="0000FF"/>
          <w:sz w:val="16"/>
          <w:szCs w:val="16"/>
        </w:rPr>
        <w:t>"</w:t>
      </w:r>
      <w:r w:rsidRPr="00A222D5">
        <w:rPr>
          <w:rFonts w:ascii="Arial" w:hAnsi="Arial" w:cs="Arial"/>
          <w:color w:val="FF0000"/>
          <w:sz w:val="16"/>
          <w:szCs w:val="16"/>
        </w:rPr>
        <w:t xml:space="preserve"> Target</w:t>
      </w:r>
      <w:r w:rsidRPr="00A222D5">
        <w:rPr>
          <w:rFonts w:ascii="Arial" w:hAnsi="Arial" w:cs="Arial"/>
          <w:color w:val="0000FF"/>
          <w:sz w:val="16"/>
          <w:szCs w:val="16"/>
        </w:rPr>
        <w:t>="</w:t>
      </w:r>
      <w:r w:rsidRPr="00A222D5">
        <w:rPr>
          <w:rFonts w:ascii="Arial" w:hAnsi="Arial" w:cs="Arial"/>
          <w:color w:val="000000"/>
          <w:sz w:val="16"/>
          <w:szCs w:val="16"/>
        </w:rPr>
        <w:t>Production</w:t>
      </w:r>
      <w:r w:rsidRPr="00A222D5">
        <w:rPr>
          <w:rFonts w:ascii="Arial" w:hAnsi="Arial" w:cs="Arial"/>
          <w:color w:val="0000FF"/>
          <w:sz w:val="16"/>
          <w:szCs w:val="16"/>
        </w:rPr>
        <w:t>"</w:t>
      </w:r>
      <w:r w:rsidRPr="00A222D5">
        <w:rPr>
          <w:rFonts w:ascii="Arial" w:hAnsi="Arial" w:cs="Arial"/>
          <w:color w:val="FF0000"/>
          <w:sz w:val="16"/>
          <w:szCs w:val="16"/>
        </w:rPr>
        <w:t xml:space="preserve"> EchoToken</w:t>
      </w:r>
      <w:r w:rsidRPr="00A222D5">
        <w:rPr>
          <w:rFonts w:ascii="Arial" w:hAnsi="Arial" w:cs="Arial"/>
          <w:color w:val="0000FF"/>
          <w:sz w:val="16"/>
          <w:szCs w:val="16"/>
        </w:rPr>
        <w:t>="</w:t>
      </w:r>
      <w:r w:rsidRPr="00A222D5">
        <w:rPr>
          <w:rFonts w:ascii="Arial" w:hAnsi="Arial" w:cs="Arial"/>
          <w:color w:val="000000"/>
          <w:sz w:val="16"/>
          <w:szCs w:val="16"/>
        </w:rPr>
        <w:t>ET@P2921261499906685-021517</w:t>
      </w:r>
      <w:r w:rsidR="000107A8" w:rsidRPr="00A222D5">
        <w:rPr>
          <w:rFonts w:ascii="Arial" w:hAnsi="Arial" w:cs="Arial"/>
          <w:color w:val="000000"/>
          <w:sz w:val="16"/>
          <w:szCs w:val="16"/>
        </w:rPr>
        <w:t>XX</w:t>
      </w:r>
      <w:r w:rsidRPr="00A222D5">
        <w:rPr>
          <w:rFonts w:ascii="Arial" w:hAnsi="Arial" w:cs="Arial"/>
          <w:color w:val="000000"/>
          <w:sz w:val="16"/>
          <w:szCs w:val="16"/>
        </w:rPr>
        <w:t>ET</w:t>
      </w:r>
      <w:r w:rsidRPr="00A222D5">
        <w:rPr>
          <w:rFonts w:ascii="Arial" w:hAnsi="Arial" w:cs="Arial"/>
          <w:color w:val="0000FF"/>
          <w:sz w:val="16"/>
          <w:szCs w:val="16"/>
        </w:rPr>
        <w:t>"</w:t>
      </w:r>
      <w:r w:rsidRPr="00A222D5">
        <w:rPr>
          <w:rFonts w:ascii="Arial" w:hAnsi="Arial" w:cs="Arial"/>
          <w:color w:val="FF0000"/>
          <w:sz w:val="16"/>
          <w:szCs w:val="16"/>
        </w:rPr>
        <w:t xml:space="preserve"> ResStatus</w:t>
      </w:r>
      <w:r w:rsidRPr="00A222D5">
        <w:rPr>
          <w:rFonts w:ascii="Arial" w:hAnsi="Arial" w:cs="Arial"/>
          <w:color w:val="0000FF"/>
          <w:sz w:val="16"/>
          <w:szCs w:val="16"/>
        </w:rPr>
        <w:t>="</w:t>
      </w:r>
      <w:r w:rsidRPr="00A222D5">
        <w:rPr>
          <w:rFonts w:ascii="Arial" w:hAnsi="Arial" w:cs="Arial"/>
          <w:color w:val="000000"/>
          <w:sz w:val="16"/>
          <w:szCs w:val="16"/>
        </w:rPr>
        <w:t>Commit</w:t>
      </w:r>
      <w:r w:rsidRPr="00A222D5">
        <w:rPr>
          <w:rFonts w:ascii="Arial" w:hAnsi="Arial" w:cs="Arial"/>
          <w:color w:val="0000FF"/>
          <w:sz w:val="16"/>
          <w:szCs w:val="16"/>
        </w:rPr>
        <w:t>"&gt;</w:t>
      </w:r>
    </w:p>
    <w:p w14:paraId="16B35D0F"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POS</w:t>
      </w:r>
      <w:r w:rsidRPr="006B07C7">
        <w:rPr>
          <w:rFonts w:ascii="Arial" w:hAnsi="Arial" w:cs="Arial"/>
          <w:color w:val="0000FF"/>
          <w:sz w:val="16"/>
          <w:szCs w:val="16"/>
          <w:highlight w:val="white"/>
        </w:rPr>
        <w:t>&gt;</w:t>
      </w:r>
    </w:p>
    <w:p w14:paraId="16B35D10"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Source</w:t>
      </w:r>
      <w:r w:rsidRPr="006B07C7">
        <w:rPr>
          <w:rFonts w:ascii="Arial" w:hAnsi="Arial" w:cs="Arial"/>
          <w:color w:val="FF0000"/>
          <w:sz w:val="16"/>
          <w:szCs w:val="16"/>
          <w:highlight w:val="white"/>
        </w:rPr>
        <w:t xml:space="preserve"> TerminalID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021517</w:t>
      </w:r>
      <w:r w:rsidRPr="006B07C7">
        <w:rPr>
          <w:rFonts w:ascii="Arial" w:hAnsi="Arial" w:cs="Arial"/>
          <w:color w:val="0000FF"/>
          <w:sz w:val="16"/>
          <w:szCs w:val="16"/>
          <w:highlight w:val="white"/>
        </w:rPr>
        <w:t>"&gt;</w:t>
      </w:r>
    </w:p>
    <w:p w14:paraId="16B35D11"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BookingChannel</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D12"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CompanyName</w:t>
      </w:r>
      <w:r w:rsidRPr="006B07C7">
        <w:rPr>
          <w:rFonts w:ascii="Arial" w:hAnsi="Arial" w:cs="Arial"/>
          <w:color w:val="FF0000"/>
          <w:sz w:val="16"/>
          <w:szCs w:val="16"/>
          <w:highlight w:val="white"/>
        </w:rPr>
        <w:t xml:space="preserve"> 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D13" w14:textId="67C0988B" w:rsidR="00016C55" w:rsidRPr="006B07C7" w:rsidRDefault="009F4FEB" w:rsidP="00016C55">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1662336" behindDoc="0" locked="0" layoutInCell="1" allowOverlap="1" wp14:anchorId="16B36251" wp14:editId="5343B697">
                <wp:simplePos x="0" y="0"/>
                <wp:positionH relativeFrom="column">
                  <wp:posOffset>3576955</wp:posOffset>
                </wp:positionH>
                <wp:positionV relativeFrom="paragraph">
                  <wp:posOffset>45085</wp:posOffset>
                </wp:positionV>
                <wp:extent cx="333375" cy="228600"/>
                <wp:effectExtent l="5080" t="6985" r="13970" b="12065"/>
                <wp:wrapNone/>
                <wp:docPr id="20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D"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153" style="position:absolute;margin-left:281.65pt;margin-top:3.55pt;width:26.2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">
                <v:textbox>
                  <w:txbxContent>
                    <w:p w14:paraId="16B363BD"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BookingChannel</w:t>
      </w:r>
      <w:r w:rsidR="00016C55" w:rsidRPr="006B07C7">
        <w:rPr>
          <w:rFonts w:ascii="Arial" w:hAnsi="Arial" w:cs="Arial"/>
          <w:color w:val="0000FF"/>
          <w:sz w:val="16"/>
          <w:szCs w:val="16"/>
          <w:highlight w:val="white"/>
        </w:rPr>
        <w:t>&gt;</w:t>
      </w:r>
    </w:p>
    <w:p w14:paraId="16B35D14"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Source</w:t>
      </w:r>
      <w:r w:rsidRPr="006B07C7">
        <w:rPr>
          <w:rFonts w:ascii="Arial" w:hAnsi="Arial" w:cs="Arial"/>
          <w:color w:val="0000FF"/>
          <w:sz w:val="16"/>
          <w:szCs w:val="16"/>
          <w:highlight w:val="white"/>
        </w:rPr>
        <w:t>&gt;</w:t>
      </w:r>
    </w:p>
    <w:p w14:paraId="16B35D15" w14:textId="2B3AB629" w:rsidR="00016C55" w:rsidRPr="006B07C7" w:rsidRDefault="009F4FEB" w:rsidP="00016C55">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07744" behindDoc="0" locked="0" layoutInCell="1" allowOverlap="1" wp14:anchorId="16B36252" wp14:editId="434E3B03">
                <wp:simplePos x="0" y="0"/>
                <wp:positionH relativeFrom="column">
                  <wp:posOffset>3729355</wp:posOffset>
                </wp:positionH>
                <wp:positionV relativeFrom="paragraph">
                  <wp:posOffset>40005</wp:posOffset>
                </wp:positionV>
                <wp:extent cx="0" cy="160020"/>
                <wp:effectExtent l="5080" t="11430" r="13970" b="9525"/>
                <wp:wrapNone/>
                <wp:docPr id="208"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2" o:spid="_x0000_s1026" type="#_x0000_t32" style="position:absolute;margin-left:293.65pt;margin-top:3.15pt;width:0;height:12.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POS</w:t>
      </w:r>
      <w:r w:rsidR="00016C55" w:rsidRPr="006B07C7">
        <w:rPr>
          <w:rFonts w:ascii="Arial" w:hAnsi="Arial" w:cs="Arial"/>
          <w:color w:val="0000FF"/>
          <w:sz w:val="16"/>
          <w:szCs w:val="16"/>
          <w:highlight w:val="white"/>
        </w:rPr>
        <w:t>&gt;</w:t>
      </w:r>
    </w:p>
    <w:p w14:paraId="16B35D16" w14:textId="20C23E71" w:rsidR="00016C55" w:rsidRPr="00A222D5" w:rsidRDefault="009F4FEB" w:rsidP="00016C55">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10816" behindDoc="0" locked="0" layoutInCell="1" allowOverlap="1" wp14:anchorId="16B36253" wp14:editId="34183BFE">
                <wp:simplePos x="0" y="0"/>
                <wp:positionH relativeFrom="column">
                  <wp:posOffset>4119880</wp:posOffset>
                </wp:positionH>
                <wp:positionV relativeFrom="paragraph">
                  <wp:posOffset>83185</wp:posOffset>
                </wp:positionV>
                <wp:extent cx="0" cy="142875"/>
                <wp:effectExtent l="52705" t="6985" r="61595" b="21590"/>
                <wp:wrapNone/>
                <wp:docPr id="207"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5" o:spid="_x0000_s1026" type="#_x0000_t32" style="position:absolute;margin-left:324.4pt;margin-top:6.55pt;width:0;height:11.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R1Ng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09792" behindDoc="0" locked="0" layoutInCell="1" allowOverlap="1" wp14:anchorId="16B36254" wp14:editId="1104D1F4">
                <wp:simplePos x="0" y="0"/>
                <wp:positionH relativeFrom="column">
                  <wp:posOffset>3157855</wp:posOffset>
                </wp:positionH>
                <wp:positionV relativeFrom="paragraph">
                  <wp:posOffset>83185</wp:posOffset>
                </wp:positionV>
                <wp:extent cx="0" cy="142875"/>
                <wp:effectExtent l="52705" t="6985" r="61595" b="21590"/>
                <wp:wrapNone/>
                <wp:docPr id="206"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248.65pt;margin-top:6.55pt;width:0;height:11.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K4NA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08768" behindDoc="0" locked="0" layoutInCell="1" allowOverlap="1" wp14:anchorId="16B36255" wp14:editId="2D499D99">
                <wp:simplePos x="0" y="0"/>
                <wp:positionH relativeFrom="column">
                  <wp:posOffset>3157855</wp:posOffset>
                </wp:positionH>
                <wp:positionV relativeFrom="paragraph">
                  <wp:posOffset>83185</wp:posOffset>
                </wp:positionV>
                <wp:extent cx="962025" cy="0"/>
                <wp:effectExtent l="5080" t="6985" r="13970" b="12065"/>
                <wp:wrapNone/>
                <wp:docPr id="205"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3" o:spid="_x0000_s1026" type="#_x0000_t32" style="position:absolute;margin-left:248.65pt;margin-top:6.55pt;width:75.7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377AB7" w:rsidRPr="00A222D5">
        <w:rPr>
          <w:rFonts w:ascii="Arial" w:hAnsi="Arial" w:cs="Arial"/>
          <w:color w:val="800000"/>
          <w:sz w:val="16"/>
          <w:szCs w:val="16"/>
        </w:rPr>
        <w:t>HotelResModifies</w:t>
      </w:r>
      <w:r w:rsidR="00016C55" w:rsidRPr="00A222D5">
        <w:rPr>
          <w:rFonts w:ascii="Arial" w:hAnsi="Arial" w:cs="Arial"/>
          <w:color w:val="0000FF"/>
          <w:sz w:val="16"/>
          <w:szCs w:val="16"/>
        </w:rPr>
        <w:t>&gt;</w:t>
      </w:r>
    </w:p>
    <w:p w14:paraId="16B35D17"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HotelResModify</w:t>
      </w:r>
      <w:r w:rsidRPr="00A222D5">
        <w:rPr>
          <w:rFonts w:ascii="Arial" w:hAnsi="Arial" w:cs="Arial"/>
          <w:color w:val="0000FF"/>
          <w:sz w:val="16"/>
          <w:szCs w:val="16"/>
        </w:rPr>
        <w:t>&gt;</w:t>
      </w:r>
    </w:p>
    <w:p w14:paraId="16B35D18"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UniqueID</w:t>
      </w:r>
      <w:r w:rsidRPr="006B07C7">
        <w:rPr>
          <w:rFonts w:ascii="Arial" w:hAnsi="Arial" w:cs="Arial"/>
          <w:color w:val="FF0000"/>
          <w:sz w:val="16"/>
          <w:szCs w:val="16"/>
          <w:highlight w:val="white"/>
        </w:rPr>
        <w:t xml:space="preserve"> 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MSUWIC</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ID_Context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14</w:t>
      </w:r>
      <w:r w:rsidRPr="006B07C7">
        <w:rPr>
          <w:rFonts w:ascii="Arial" w:hAnsi="Arial" w:cs="Arial"/>
          <w:color w:val="0000FF"/>
          <w:sz w:val="16"/>
          <w:szCs w:val="16"/>
          <w:highlight w:val="white"/>
        </w:rPr>
        <w:t>"/&gt;</w:t>
      </w:r>
    </w:p>
    <w:p w14:paraId="16B35D19"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D1A"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w:t>
      </w:r>
      <w:r w:rsidRPr="006B07C7">
        <w:rPr>
          <w:rFonts w:ascii="Arial" w:hAnsi="Arial" w:cs="Arial"/>
          <w:color w:val="0000FF"/>
          <w:sz w:val="16"/>
          <w:szCs w:val="16"/>
          <w:highlight w:val="white"/>
        </w:rPr>
        <w:t>&gt;</w:t>
      </w:r>
    </w:p>
    <w:p w14:paraId="16B35D1B"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BasicPropertyInfo</w:t>
      </w:r>
      <w:r w:rsidRPr="006B07C7">
        <w:rPr>
          <w:rFonts w:ascii="Arial" w:hAnsi="Arial" w:cs="Arial"/>
          <w:color w:val="FF0000"/>
          <w:sz w:val="16"/>
          <w:szCs w:val="16"/>
          <w:highlight w:val="white"/>
        </w:rPr>
        <w:t xml:space="preserve"> ChainCode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XX</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HotelCityCode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IST</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NVIST</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HotelCodeContext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D1C" w14:textId="3ED12084" w:rsidR="00016C55" w:rsidRPr="006B07C7" w:rsidRDefault="009F4FEB" w:rsidP="00016C55">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11840" behindDoc="0" locked="0" layoutInCell="1" allowOverlap="1" wp14:anchorId="16B36256" wp14:editId="1EEB2AAE">
                <wp:simplePos x="0" y="0"/>
                <wp:positionH relativeFrom="column">
                  <wp:posOffset>7005955</wp:posOffset>
                </wp:positionH>
                <wp:positionV relativeFrom="paragraph">
                  <wp:posOffset>22225</wp:posOffset>
                </wp:positionV>
                <wp:extent cx="333375" cy="228600"/>
                <wp:effectExtent l="5080" t="12700" r="13970" b="6350"/>
                <wp:wrapNone/>
                <wp:docPr id="204"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E"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154" style="position:absolute;margin-left:551.65pt;margin-top:1.75pt;width:26.25pt;height:1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">
                <v:textbox>
                  <w:txbxContent>
                    <w:p w14:paraId="16B363BE" w14:textId="77777777" w:rsidR="00337B9C" w:rsidRPr="001D188B" w:rsidRDefault="00337B9C" w:rsidP="00016C55">
                      <w:pPr>
                        <w:jc w:val="center"/>
                        <w:rPr>
                          <w:rFonts w:ascii="Arial" w:hAnsi="Arial" w:cs="Arial"/>
                          <w:b/>
                          <w:sz w:val="22"/>
                        </w:rPr>
                      </w:pPr>
                      <w:r w:rsidRPr="001D188B">
                        <w:rPr>
                          <w:rFonts w:ascii="Arial" w:hAnsi="Arial" w:cs="Arial"/>
                          <w:b/>
                          <w:sz w:val="22"/>
                        </w:rPr>
                        <w:t>B</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RoomStay</w:t>
      </w:r>
      <w:r w:rsidR="00016C55" w:rsidRPr="006B07C7">
        <w:rPr>
          <w:rFonts w:ascii="Arial" w:hAnsi="Arial" w:cs="Arial"/>
          <w:color w:val="0000FF"/>
          <w:sz w:val="16"/>
          <w:szCs w:val="16"/>
          <w:highlight w:val="white"/>
        </w:rPr>
        <w:t>&gt;</w:t>
      </w:r>
    </w:p>
    <w:p w14:paraId="16B35D1D"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RoomStays</w:t>
      </w:r>
      <w:r w:rsidRPr="006B07C7">
        <w:rPr>
          <w:rFonts w:ascii="Arial" w:hAnsi="Arial" w:cs="Arial"/>
          <w:color w:val="0000FF"/>
          <w:sz w:val="16"/>
          <w:szCs w:val="16"/>
          <w:highlight w:val="white"/>
        </w:rPr>
        <w:t>&gt;</w:t>
      </w:r>
    </w:p>
    <w:p w14:paraId="16B35D1E" w14:textId="1C8369A8" w:rsidR="00016C55" w:rsidRPr="006B07C7" w:rsidRDefault="009F4FEB" w:rsidP="00016C55">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12864" behindDoc="0" locked="0" layoutInCell="1" allowOverlap="1" wp14:anchorId="16B36257" wp14:editId="622E125D">
                <wp:simplePos x="0" y="0"/>
                <wp:positionH relativeFrom="column">
                  <wp:posOffset>7172325</wp:posOffset>
                </wp:positionH>
                <wp:positionV relativeFrom="paragraph">
                  <wp:posOffset>17145</wp:posOffset>
                </wp:positionV>
                <wp:extent cx="0" cy="207645"/>
                <wp:effectExtent l="57150" t="7620" r="57150" b="22860"/>
                <wp:wrapNone/>
                <wp:docPr id="203"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7" o:spid="_x0000_s1026" type="#_x0000_t32" style="position:absolute;margin-left:564.75pt;margin-top:1.35pt;width:0;height:16.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kXFNQ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">
                <v:stroke endarrow="block"/>
              </v:shape>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ResGlobalInfo</w:t>
      </w:r>
      <w:r w:rsidR="00016C55" w:rsidRPr="006B07C7">
        <w:rPr>
          <w:rFonts w:ascii="Arial" w:hAnsi="Arial" w:cs="Arial"/>
          <w:color w:val="0000FF"/>
          <w:sz w:val="16"/>
          <w:szCs w:val="16"/>
          <w:highlight w:val="white"/>
        </w:rPr>
        <w:t>&gt;</w:t>
      </w:r>
    </w:p>
    <w:p w14:paraId="16B35D1F"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HotelReservationIDs</w:t>
      </w:r>
      <w:r w:rsidRPr="006B07C7">
        <w:rPr>
          <w:rFonts w:ascii="Arial" w:hAnsi="Arial" w:cs="Arial"/>
          <w:color w:val="0000FF"/>
          <w:sz w:val="16"/>
          <w:szCs w:val="16"/>
          <w:highlight w:val="white"/>
        </w:rPr>
        <w:t>&gt;</w:t>
      </w:r>
    </w:p>
    <w:p w14:paraId="16B35D20"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w:t>
      </w:r>
      <w:r w:rsidRPr="006B07C7">
        <w:rPr>
          <w:rFonts w:ascii="Arial" w:hAnsi="Arial" w:cs="Arial"/>
          <w:color w:val="FF0000"/>
          <w:sz w:val="16"/>
          <w:szCs w:val="16"/>
          <w:highlight w:val="white"/>
        </w:rPr>
        <w:t xml:space="preserve"> ResID_SourceContext</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XX</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ResID_Type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14</w:t>
      </w:r>
      <w:r w:rsidRPr="006B07C7">
        <w:rPr>
          <w:rFonts w:ascii="Arial" w:hAnsi="Arial" w:cs="Arial"/>
          <w:color w:val="0000FF"/>
          <w:sz w:val="16"/>
          <w:szCs w:val="16"/>
          <w:highlight w:val="white"/>
        </w:rPr>
        <w:t>"</w:t>
      </w:r>
      <w:r w:rsidRPr="006B07C7">
        <w:rPr>
          <w:rFonts w:ascii="Arial" w:hAnsi="Arial" w:cs="Arial"/>
          <w:color w:val="FF0000"/>
          <w:sz w:val="16"/>
          <w:szCs w:val="16"/>
          <w:highlight w:val="white"/>
        </w:rPr>
        <w:t xml:space="preserve"> ResID_Value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5997KAE516</w:t>
      </w:r>
      <w:r w:rsidRPr="006B07C7">
        <w:rPr>
          <w:rFonts w:ascii="Arial" w:hAnsi="Arial" w:cs="Arial"/>
          <w:color w:val="0000FF"/>
          <w:sz w:val="16"/>
          <w:szCs w:val="16"/>
          <w:highlight w:val="white"/>
        </w:rPr>
        <w:t>"/&gt;</w:t>
      </w:r>
    </w:p>
    <w:p w14:paraId="16B35D21"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HotelReservationIDs</w:t>
      </w:r>
      <w:r w:rsidRPr="006B07C7">
        <w:rPr>
          <w:rFonts w:ascii="Arial" w:hAnsi="Arial" w:cs="Arial"/>
          <w:color w:val="0000FF"/>
          <w:sz w:val="16"/>
          <w:szCs w:val="16"/>
          <w:highlight w:val="white"/>
        </w:rPr>
        <w:t>&gt;</w:t>
      </w:r>
    </w:p>
    <w:p w14:paraId="16B35D22"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ResGlobalInfo</w:t>
      </w:r>
      <w:r w:rsidRPr="006B07C7">
        <w:rPr>
          <w:rFonts w:ascii="Arial" w:hAnsi="Arial" w:cs="Arial"/>
          <w:color w:val="0000FF"/>
          <w:sz w:val="16"/>
          <w:szCs w:val="16"/>
          <w:highlight w:val="white"/>
        </w:rPr>
        <w:t>&gt;</w:t>
      </w:r>
    </w:p>
    <w:p w14:paraId="16B35D23"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HotelResModify</w:t>
      </w:r>
      <w:r w:rsidRPr="00A222D5">
        <w:rPr>
          <w:rFonts w:ascii="Arial" w:hAnsi="Arial" w:cs="Arial"/>
          <w:color w:val="0000FF"/>
          <w:sz w:val="16"/>
          <w:szCs w:val="16"/>
        </w:rPr>
        <w:t>&gt;</w:t>
      </w:r>
    </w:p>
    <w:p w14:paraId="16B35D24"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HotelResModifies</w:t>
      </w:r>
      <w:r w:rsidRPr="00A222D5">
        <w:rPr>
          <w:rFonts w:ascii="Arial" w:hAnsi="Arial" w:cs="Arial"/>
          <w:color w:val="0000FF"/>
          <w:sz w:val="16"/>
          <w:szCs w:val="16"/>
        </w:rPr>
        <w:t>&gt;</w:t>
      </w:r>
    </w:p>
    <w:p w14:paraId="16B35D25"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377AB7" w:rsidRPr="00A222D5">
        <w:rPr>
          <w:rFonts w:ascii="Arial" w:hAnsi="Arial" w:cs="Arial"/>
          <w:color w:val="800000"/>
          <w:sz w:val="16"/>
          <w:szCs w:val="16"/>
        </w:rPr>
        <w:t>Modify</w:t>
      </w:r>
      <w:r w:rsidRPr="00A222D5">
        <w:rPr>
          <w:rFonts w:ascii="Arial" w:hAnsi="Arial" w:cs="Arial"/>
          <w:color w:val="800000"/>
          <w:sz w:val="16"/>
          <w:szCs w:val="16"/>
        </w:rPr>
        <w:t>RQ</w:t>
      </w:r>
      <w:r w:rsidRPr="00A222D5">
        <w:rPr>
          <w:rFonts w:ascii="Arial" w:hAnsi="Arial" w:cs="Arial"/>
          <w:color w:val="0000FF"/>
          <w:sz w:val="16"/>
          <w:szCs w:val="16"/>
        </w:rPr>
        <w:t>&gt;</w:t>
      </w:r>
    </w:p>
    <w:p w14:paraId="16B35D26" w14:textId="77777777" w:rsidR="009F339E" w:rsidRPr="00A222D5" w:rsidRDefault="009F339E" w:rsidP="009F339E">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soap:Body</w:t>
      </w:r>
      <w:r w:rsidRPr="00A222D5">
        <w:rPr>
          <w:rFonts w:ascii="Arial" w:hAnsi="Arial" w:cs="Arial"/>
          <w:color w:val="0000FF"/>
          <w:sz w:val="16"/>
          <w:szCs w:val="16"/>
        </w:rPr>
        <w:t>&gt;</w:t>
      </w:r>
    </w:p>
    <w:p w14:paraId="16B35D27"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FF"/>
          <w:sz w:val="16"/>
          <w:szCs w:val="16"/>
        </w:rPr>
        <w:t>&lt;/</w:t>
      </w:r>
      <w:r w:rsidRPr="00A222D5">
        <w:rPr>
          <w:rFonts w:ascii="Arial" w:hAnsi="Arial" w:cs="Arial"/>
          <w:color w:val="800000"/>
          <w:sz w:val="16"/>
          <w:szCs w:val="16"/>
        </w:rPr>
        <w:t>soap:Envelope</w:t>
      </w:r>
      <w:r w:rsidRPr="00A222D5">
        <w:rPr>
          <w:rFonts w:ascii="Arial" w:hAnsi="Arial" w:cs="Arial"/>
          <w:color w:val="0000FF"/>
          <w:sz w:val="16"/>
          <w:szCs w:val="16"/>
        </w:rPr>
        <w:t>&gt;</w:t>
      </w:r>
    </w:p>
    <w:p w14:paraId="16B35D28" w14:textId="77777777" w:rsidR="00016C55" w:rsidRDefault="00016C55" w:rsidP="00016C55">
      <w:pPr>
        <w:spacing w:after="0"/>
        <w:rPr>
          <w:rFonts w:ascii="Arial" w:hAnsi="Arial" w:cs="Arial"/>
          <w:noProof/>
          <w:szCs w:val="24"/>
        </w:rPr>
      </w:pPr>
    </w:p>
    <w:p w14:paraId="16B35D29" w14:textId="77777777" w:rsidR="00016C55" w:rsidRPr="00016C55" w:rsidRDefault="00016C55" w:rsidP="00016C55">
      <w:pPr>
        <w:pStyle w:val="TableText"/>
        <w:pageBreakBefore/>
        <w:spacing w:before="120" w:after="120"/>
        <w:rPr>
          <w:b/>
          <w:sz w:val="20"/>
          <w:szCs w:val="20"/>
          <w:u w:val="single"/>
        </w:rPr>
      </w:pPr>
      <w:r>
        <w:rPr>
          <w:b/>
          <w:sz w:val="20"/>
          <w:szCs w:val="20"/>
          <w:u w:val="single"/>
        </w:rPr>
        <w:t xml:space="preserve">OTA </w:t>
      </w:r>
      <w:r w:rsidRPr="00016C55">
        <w:rPr>
          <w:b/>
          <w:sz w:val="20"/>
          <w:szCs w:val="20"/>
          <w:u w:val="single"/>
        </w:rPr>
        <w:t xml:space="preserve">XML </w:t>
      </w:r>
      <w:r>
        <w:rPr>
          <w:b/>
          <w:sz w:val="20"/>
          <w:szCs w:val="20"/>
          <w:u w:val="single"/>
        </w:rPr>
        <w:t xml:space="preserve">Modify </w:t>
      </w:r>
      <w:r w:rsidRPr="00016C55">
        <w:rPr>
          <w:b/>
          <w:sz w:val="20"/>
          <w:szCs w:val="20"/>
          <w:u w:val="single"/>
        </w:rPr>
        <w:t>Response</w:t>
      </w:r>
      <w:r>
        <w:rPr>
          <w:b/>
          <w:sz w:val="20"/>
          <w:szCs w:val="20"/>
          <w:u w:val="single"/>
        </w:rPr>
        <w:t xml:space="preserve"> @ResStatus=”</w:t>
      </w:r>
      <w:r w:rsidRPr="00016C55">
        <w:rPr>
          <w:b/>
          <w:sz w:val="20"/>
          <w:szCs w:val="20"/>
          <w:u w:val="single"/>
        </w:rPr>
        <w:t>Commit</w:t>
      </w:r>
      <w:r>
        <w:rPr>
          <w:b/>
          <w:sz w:val="20"/>
          <w:szCs w:val="20"/>
          <w:u w:val="single"/>
        </w:rPr>
        <w:t>ted”</w:t>
      </w:r>
      <w:r w:rsidR="006E37F0">
        <w:rPr>
          <w:b/>
          <w:sz w:val="20"/>
          <w:szCs w:val="20"/>
          <w:u w:val="single"/>
        </w:rPr>
        <w:t xml:space="preserve"> – Example #3</w:t>
      </w:r>
    </w:p>
    <w:p w14:paraId="16B35D2A"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D2B"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D2C"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D2D"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D2E"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D2F"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D30"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D31"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D32" w14:textId="77777777" w:rsidR="009F339E" w:rsidRPr="00AF4064" w:rsidRDefault="009F339E" w:rsidP="009F339E">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D33" w14:textId="77777777" w:rsidR="009F339E" w:rsidRPr="00AF4064" w:rsidRDefault="009F339E" w:rsidP="009F339E">
      <w:pPr>
        <w:autoSpaceDE w:val="0"/>
        <w:autoSpaceDN w:val="0"/>
        <w:adjustRightInd w:val="0"/>
        <w:spacing w:after="0" w:line="240" w:lineRule="auto"/>
        <w:rPr>
          <w:rFonts w:ascii="Arial" w:hAnsi="Arial" w:cs="Arial"/>
          <w:color w:val="0000FF"/>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F85194">
        <w:rPr>
          <w:rFonts w:ascii="Arial" w:hAnsi="Arial" w:cs="Arial"/>
          <w:color w:val="0000FF"/>
          <w:sz w:val="16"/>
          <w:szCs w:val="16"/>
        </w:rPr>
        <w:t>&lt;</w:t>
      </w:r>
      <w:r w:rsidRPr="00F85194">
        <w:rPr>
          <w:rFonts w:ascii="Arial" w:hAnsi="Arial" w:cs="Arial"/>
          <w:color w:val="800000"/>
          <w:sz w:val="16"/>
          <w:szCs w:val="16"/>
        </w:rPr>
        <w:t>OTA_HotelRes</w:t>
      </w:r>
      <w:r w:rsidR="00377AB7" w:rsidRPr="00F85194">
        <w:rPr>
          <w:rFonts w:ascii="Arial" w:hAnsi="Arial" w:cs="Arial"/>
          <w:color w:val="800000"/>
          <w:sz w:val="16"/>
          <w:szCs w:val="16"/>
        </w:rPr>
        <w:t>Modify</w:t>
      </w:r>
      <w:r w:rsidRPr="00F85194">
        <w:rPr>
          <w:rFonts w:ascii="Arial" w:hAnsi="Arial" w:cs="Arial"/>
          <w:color w:val="800000"/>
          <w:sz w:val="16"/>
          <w:szCs w:val="16"/>
        </w:rPr>
        <w:t>RS</w:t>
      </w:r>
      <w:r w:rsidRPr="00F85194">
        <w:rPr>
          <w:rFonts w:ascii="Arial" w:hAnsi="Arial" w:cs="Arial"/>
          <w:color w:val="FF0000"/>
          <w:sz w:val="16"/>
          <w:szCs w:val="16"/>
        </w:rPr>
        <w:t xml:space="preserve"> xmlns</w:t>
      </w:r>
      <w:r w:rsidRPr="00F85194">
        <w:rPr>
          <w:rFonts w:ascii="Arial" w:hAnsi="Arial" w:cs="Arial"/>
          <w:color w:val="0000FF"/>
          <w:sz w:val="16"/>
          <w:szCs w:val="16"/>
        </w:rPr>
        <w:t>="</w:t>
      </w:r>
      <w:r w:rsidRPr="00F85194">
        <w:rPr>
          <w:rFonts w:ascii="Arial" w:hAnsi="Arial" w:cs="Arial"/>
          <w:color w:val="000000"/>
          <w:sz w:val="16"/>
          <w:szCs w:val="16"/>
        </w:rPr>
        <w:t>http://www.opentravel.org/OTA/2003/05</w:t>
      </w:r>
      <w:r w:rsidRPr="00F85194">
        <w:rPr>
          <w:rFonts w:ascii="Arial" w:hAnsi="Arial" w:cs="Arial"/>
          <w:color w:val="0000FF"/>
          <w:sz w:val="16"/>
          <w:szCs w:val="16"/>
        </w:rPr>
        <w:t>"</w:t>
      </w:r>
      <w:r w:rsidRPr="00F85194">
        <w:rPr>
          <w:rFonts w:ascii="Arial" w:hAnsi="Arial" w:cs="Arial"/>
          <w:color w:val="FF0000"/>
          <w:sz w:val="16"/>
          <w:szCs w:val="16"/>
        </w:rPr>
        <w:t xml:space="preserve"> EchoToken</w:t>
      </w:r>
      <w:r w:rsidRPr="00F85194">
        <w:rPr>
          <w:rFonts w:ascii="Arial" w:hAnsi="Arial" w:cs="Arial"/>
          <w:color w:val="0000FF"/>
          <w:sz w:val="16"/>
          <w:szCs w:val="16"/>
        </w:rPr>
        <w:t>="</w:t>
      </w:r>
      <w:r w:rsidRPr="00F85194">
        <w:rPr>
          <w:rFonts w:ascii="Arial" w:hAnsi="Arial" w:cs="Arial"/>
          <w:color w:val="000000"/>
          <w:sz w:val="16"/>
          <w:szCs w:val="16"/>
        </w:rPr>
        <w:t>ET@P2921261499906685-021517</w:t>
      </w:r>
      <w:r w:rsidR="000107A8" w:rsidRPr="00F85194">
        <w:rPr>
          <w:rFonts w:ascii="Arial" w:hAnsi="Arial" w:cs="Arial"/>
          <w:color w:val="000000"/>
          <w:sz w:val="16"/>
          <w:szCs w:val="16"/>
        </w:rPr>
        <w:t>XX</w:t>
      </w:r>
      <w:r w:rsidRPr="00F85194">
        <w:rPr>
          <w:rFonts w:ascii="Arial" w:hAnsi="Arial" w:cs="Arial"/>
          <w:color w:val="000000"/>
          <w:sz w:val="16"/>
          <w:szCs w:val="16"/>
        </w:rPr>
        <w:t>ET</w:t>
      </w:r>
      <w:r w:rsidRPr="00F85194">
        <w:rPr>
          <w:rFonts w:ascii="Arial" w:hAnsi="Arial" w:cs="Arial"/>
          <w:color w:val="0000FF"/>
          <w:sz w:val="16"/>
          <w:szCs w:val="16"/>
        </w:rPr>
        <w:t>"</w:t>
      </w:r>
      <w:r w:rsidRPr="00F85194">
        <w:rPr>
          <w:rFonts w:ascii="Arial" w:hAnsi="Arial" w:cs="Arial"/>
          <w:color w:val="FF0000"/>
          <w:sz w:val="16"/>
          <w:szCs w:val="16"/>
        </w:rPr>
        <w:t xml:space="preserve"> TimeStamp</w:t>
      </w:r>
      <w:r w:rsidRPr="00F85194">
        <w:rPr>
          <w:rFonts w:ascii="Arial" w:hAnsi="Arial" w:cs="Arial"/>
          <w:color w:val="0000FF"/>
          <w:sz w:val="16"/>
          <w:szCs w:val="16"/>
        </w:rPr>
        <w:t>="</w:t>
      </w:r>
      <w:r w:rsidRPr="00F85194">
        <w:rPr>
          <w:rFonts w:ascii="Arial" w:hAnsi="Arial" w:cs="Arial"/>
          <w:color w:val="000000"/>
          <w:sz w:val="16"/>
          <w:szCs w:val="16"/>
        </w:rPr>
        <w:t>2009-12-22T17:38:28.079+01:00</w:t>
      </w:r>
      <w:r w:rsidRPr="00F85194">
        <w:rPr>
          <w:rFonts w:ascii="Arial" w:hAnsi="Arial" w:cs="Arial"/>
          <w:color w:val="0000FF"/>
          <w:sz w:val="16"/>
          <w:szCs w:val="16"/>
        </w:rPr>
        <w:t>"</w:t>
      </w:r>
      <w:r w:rsidRPr="00F85194">
        <w:rPr>
          <w:rFonts w:ascii="Arial" w:hAnsi="Arial" w:cs="Arial"/>
          <w:color w:val="FF0000"/>
          <w:sz w:val="16"/>
          <w:szCs w:val="16"/>
        </w:rPr>
        <w:t xml:space="preserve"> Target</w:t>
      </w:r>
      <w:r w:rsidRPr="00F85194">
        <w:rPr>
          <w:rFonts w:ascii="Arial" w:hAnsi="Arial" w:cs="Arial"/>
          <w:color w:val="0000FF"/>
          <w:sz w:val="16"/>
          <w:szCs w:val="16"/>
        </w:rPr>
        <w:t>="</w:t>
      </w:r>
      <w:r w:rsidRPr="00F85194">
        <w:rPr>
          <w:rFonts w:ascii="Arial" w:hAnsi="Arial" w:cs="Arial"/>
          <w:color w:val="000000"/>
          <w:sz w:val="16"/>
          <w:szCs w:val="16"/>
        </w:rPr>
        <w:t>Production</w:t>
      </w:r>
      <w:r w:rsidRPr="00F85194">
        <w:rPr>
          <w:rFonts w:ascii="Arial" w:hAnsi="Arial" w:cs="Arial"/>
          <w:color w:val="0000FF"/>
          <w:sz w:val="16"/>
          <w:szCs w:val="16"/>
        </w:rPr>
        <w:t>"</w:t>
      </w:r>
      <w:r w:rsidRPr="00F85194">
        <w:rPr>
          <w:rFonts w:ascii="Arial" w:hAnsi="Arial" w:cs="Arial"/>
          <w:color w:val="FF0000"/>
          <w:sz w:val="16"/>
          <w:szCs w:val="16"/>
        </w:rPr>
        <w:t xml:space="preserve"> Version</w:t>
      </w:r>
      <w:r w:rsidRPr="00F85194">
        <w:rPr>
          <w:rFonts w:ascii="Arial" w:hAnsi="Arial" w:cs="Arial"/>
          <w:color w:val="0000FF"/>
          <w:sz w:val="16"/>
          <w:szCs w:val="16"/>
        </w:rPr>
        <w:t>="</w:t>
      </w:r>
      <w:r w:rsidRPr="00F85194">
        <w:rPr>
          <w:rFonts w:ascii="Arial" w:hAnsi="Arial" w:cs="Arial"/>
          <w:color w:val="000000"/>
          <w:sz w:val="16"/>
          <w:szCs w:val="16"/>
        </w:rPr>
        <w:t>1.006</w:t>
      </w:r>
      <w:r w:rsidRPr="00F85194">
        <w:rPr>
          <w:rFonts w:ascii="Arial" w:hAnsi="Arial" w:cs="Arial"/>
          <w:color w:val="0000FF"/>
          <w:sz w:val="16"/>
          <w:szCs w:val="16"/>
        </w:rPr>
        <w:t>"</w:t>
      </w:r>
      <w:r w:rsidRPr="00F85194">
        <w:rPr>
          <w:rFonts w:ascii="Arial" w:hAnsi="Arial" w:cs="Arial"/>
          <w:color w:val="FF0000"/>
          <w:sz w:val="16"/>
          <w:szCs w:val="16"/>
        </w:rPr>
        <w:t xml:space="preserve"> TransactionIdentifier</w:t>
      </w:r>
      <w:r w:rsidRPr="00F85194">
        <w:rPr>
          <w:rFonts w:ascii="Arial" w:hAnsi="Arial" w:cs="Arial"/>
          <w:color w:val="0000FF"/>
          <w:sz w:val="16"/>
          <w:szCs w:val="16"/>
        </w:rPr>
        <w:t>="</w:t>
      </w:r>
      <w:r w:rsidR="00476154">
        <w:rPr>
          <w:rFonts w:ascii="Arial" w:hAnsi="Arial" w:cs="Arial"/>
          <w:color w:val="000000"/>
          <w:sz w:val="16"/>
          <w:szCs w:val="16"/>
        </w:rPr>
        <w:t>CA</w:t>
      </w:r>
      <w:r w:rsidR="00476154" w:rsidRPr="000617E9">
        <w:rPr>
          <w:rFonts w:ascii="Arial" w:hAnsi="Arial" w:cs="Arial"/>
          <w:color w:val="000000"/>
          <w:sz w:val="16"/>
          <w:szCs w:val="16"/>
        </w:rPr>
        <w:t>04</w:t>
      </w:r>
      <w:r w:rsidR="00476154">
        <w:rPr>
          <w:rFonts w:ascii="Arial" w:hAnsi="Arial" w:cs="Arial"/>
          <w:color w:val="000000"/>
          <w:sz w:val="16"/>
          <w:szCs w:val="16"/>
        </w:rPr>
        <w:t>AZ</w:t>
      </w:r>
      <w:r w:rsidR="00476154" w:rsidRPr="000617E9">
        <w:rPr>
          <w:rFonts w:ascii="Arial" w:hAnsi="Arial" w:cs="Arial"/>
          <w:color w:val="000000"/>
          <w:sz w:val="16"/>
          <w:szCs w:val="16"/>
        </w:rPr>
        <w:t>41265831634</w:t>
      </w:r>
      <w:r w:rsidRPr="00F85194">
        <w:rPr>
          <w:rFonts w:ascii="Arial" w:hAnsi="Arial" w:cs="Arial"/>
          <w:color w:val="0000FF"/>
          <w:sz w:val="16"/>
          <w:szCs w:val="16"/>
        </w:rPr>
        <w:t>"</w:t>
      </w:r>
      <w:r w:rsidRPr="00F85194">
        <w:rPr>
          <w:rFonts w:ascii="Arial" w:hAnsi="Arial" w:cs="Arial"/>
          <w:color w:val="FF0000"/>
          <w:sz w:val="16"/>
          <w:szCs w:val="16"/>
        </w:rPr>
        <w:t xml:space="preserve"> PrimaryLangID</w:t>
      </w:r>
      <w:r w:rsidRPr="00F85194">
        <w:rPr>
          <w:rFonts w:ascii="Arial" w:hAnsi="Arial" w:cs="Arial"/>
          <w:color w:val="0000FF"/>
          <w:sz w:val="16"/>
          <w:szCs w:val="16"/>
        </w:rPr>
        <w:t>="</w:t>
      </w:r>
      <w:r w:rsidRPr="00F85194">
        <w:rPr>
          <w:rFonts w:ascii="Arial" w:hAnsi="Arial" w:cs="Arial"/>
          <w:color w:val="000000"/>
          <w:sz w:val="16"/>
          <w:szCs w:val="16"/>
        </w:rPr>
        <w:t>en</w:t>
      </w:r>
      <w:r w:rsidRPr="00F85194">
        <w:rPr>
          <w:rFonts w:ascii="Arial" w:hAnsi="Arial" w:cs="Arial"/>
          <w:color w:val="0000FF"/>
          <w:sz w:val="16"/>
          <w:szCs w:val="16"/>
        </w:rPr>
        <w:t>"</w:t>
      </w:r>
      <w:r w:rsidRPr="00F85194">
        <w:rPr>
          <w:rFonts w:ascii="Arial" w:hAnsi="Arial" w:cs="Arial"/>
          <w:color w:val="FF0000"/>
          <w:sz w:val="16"/>
          <w:szCs w:val="16"/>
        </w:rPr>
        <w:t xml:space="preserve"> ResResponseType</w:t>
      </w:r>
      <w:r w:rsidRPr="00F85194">
        <w:rPr>
          <w:rFonts w:ascii="Arial" w:hAnsi="Arial" w:cs="Arial"/>
          <w:color w:val="0000FF"/>
          <w:sz w:val="16"/>
          <w:szCs w:val="16"/>
        </w:rPr>
        <w:t>="</w:t>
      </w:r>
      <w:r w:rsidRPr="00F85194">
        <w:rPr>
          <w:rFonts w:ascii="Arial" w:hAnsi="Arial" w:cs="Arial"/>
          <w:color w:val="000000"/>
          <w:sz w:val="16"/>
          <w:szCs w:val="16"/>
        </w:rPr>
        <w:t>Committed</w:t>
      </w:r>
      <w:r w:rsidRPr="00F85194">
        <w:rPr>
          <w:rFonts w:ascii="Arial" w:hAnsi="Arial" w:cs="Arial"/>
          <w:color w:val="0000FF"/>
          <w:sz w:val="16"/>
          <w:szCs w:val="16"/>
        </w:rPr>
        <w:t>"&gt;</w:t>
      </w:r>
    </w:p>
    <w:p w14:paraId="16B35D34"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POS</w:t>
      </w:r>
      <w:r w:rsidRPr="006B07C7">
        <w:rPr>
          <w:rFonts w:ascii="Arial" w:hAnsi="Arial" w:cs="Arial"/>
          <w:color w:val="0000FF"/>
          <w:sz w:val="16"/>
          <w:szCs w:val="16"/>
          <w:highlight w:val="white"/>
        </w:rPr>
        <w:t>&gt;</w:t>
      </w:r>
    </w:p>
    <w:p w14:paraId="16B35D35"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Source</w:t>
      </w:r>
      <w:r w:rsidRPr="006B07C7">
        <w:rPr>
          <w:rFonts w:ascii="Arial" w:hAnsi="Arial" w:cs="Arial"/>
          <w:color w:val="FF0000"/>
          <w:sz w:val="16"/>
          <w:szCs w:val="16"/>
          <w:highlight w:val="white"/>
        </w:rPr>
        <w:t xml:space="preserve"> TerminalID</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021517</w:t>
      </w:r>
      <w:r w:rsidRPr="006B07C7">
        <w:rPr>
          <w:rFonts w:ascii="Arial" w:hAnsi="Arial" w:cs="Arial"/>
          <w:color w:val="0000FF"/>
          <w:sz w:val="16"/>
          <w:szCs w:val="16"/>
          <w:highlight w:val="white"/>
        </w:rPr>
        <w:t>"&gt;</w:t>
      </w:r>
    </w:p>
    <w:p w14:paraId="16B35D36"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BookingChannel</w:t>
      </w:r>
      <w:r w:rsidRPr="006B07C7">
        <w:rPr>
          <w:rFonts w:ascii="Arial" w:hAnsi="Arial" w:cs="Arial"/>
          <w:color w:val="FF0000"/>
          <w:sz w:val="16"/>
          <w:szCs w:val="16"/>
          <w:highlight w:val="white"/>
        </w:rPr>
        <w:t xml:space="preserve"> Type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w:t>
      </w:r>
      <w:r w:rsidRPr="006B07C7">
        <w:rPr>
          <w:rFonts w:ascii="Arial" w:hAnsi="Arial" w:cs="Arial"/>
          <w:color w:val="0000FF"/>
          <w:sz w:val="16"/>
          <w:szCs w:val="16"/>
          <w:highlight w:val="white"/>
        </w:rPr>
        <w:t>"&gt;</w:t>
      </w:r>
    </w:p>
    <w:p w14:paraId="16B35D37"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CompanyName</w:t>
      </w:r>
      <w:r w:rsidRPr="006B07C7">
        <w:rPr>
          <w:rFonts w:ascii="Arial" w:hAnsi="Arial" w:cs="Arial"/>
          <w:color w:val="FF0000"/>
          <w:sz w:val="16"/>
          <w:szCs w:val="16"/>
          <w:highlight w:val="white"/>
        </w:rPr>
        <w:t xml:space="preserve"> Code</w:t>
      </w:r>
      <w:r w:rsidRPr="006B07C7">
        <w:rPr>
          <w:rFonts w:ascii="Arial" w:hAnsi="Arial" w:cs="Arial"/>
          <w:color w:val="0000FF"/>
          <w:sz w:val="16"/>
          <w:szCs w:val="16"/>
          <w:highlight w:val="white"/>
        </w:rPr>
        <w:t>="</w:t>
      </w:r>
      <w:r w:rsidRPr="006B07C7">
        <w:rPr>
          <w:rFonts w:ascii="Arial" w:hAnsi="Arial" w:cs="Arial"/>
          <w:color w:val="000000"/>
          <w:sz w:val="16"/>
          <w:szCs w:val="16"/>
          <w:highlight w:val="white"/>
        </w:rPr>
        <w:t>1P</w:t>
      </w:r>
      <w:r w:rsidRPr="006B07C7">
        <w:rPr>
          <w:rFonts w:ascii="Arial" w:hAnsi="Arial" w:cs="Arial"/>
          <w:color w:val="0000FF"/>
          <w:sz w:val="16"/>
          <w:szCs w:val="16"/>
          <w:highlight w:val="white"/>
        </w:rPr>
        <w:t>"/&gt;</w:t>
      </w:r>
    </w:p>
    <w:p w14:paraId="16B35D38"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BookingChannel</w:t>
      </w:r>
      <w:r w:rsidRPr="006B07C7">
        <w:rPr>
          <w:rFonts w:ascii="Arial" w:hAnsi="Arial" w:cs="Arial"/>
          <w:color w:val="0000FF"/>
          <w:sz w:val="16"/>
          <w:szCs w:val="16"/>
          <w:highlight w:val="white"/>
        </w:rPr>
        <w:t>&gt;</w:t>
      </w:r>
    </w:p>
    <w:p w14:paraId="16B35D39" w14:textId="6972DF87" w:rsidR="00016C55" w:rsidRPr="006B07C7" w:rsidRDefault="009F4FEB" w:rsidP="00016C55">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1660288" behindDoc="0" locked="0" layoutInCell="1" allowOverlap="1" wp14:anchorId="16B36258" wp14:editId="1F3FB0EB">
                <wp:simplePos x="0" y="0"/>
                <wp:positionH relativeFrom="column">
                  <wp:posOffset>3476625</wp:posOffset>
                </wp:positionH>
                <wp:positionV relativeFrom="paragraph">
                  <wp:posOffset>5080</wp:posOffset>
                </wp:positionV>
                <wp:extent cx="333375" cy="228600"/>
                <wp:effectExtent l="9525" t="5080" r="9525" b="13970"/>
                <wp:wrapNone/>
                <wp:docPr id="2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BF"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155" style="position:absolute;margin-left:273.75pt;margin-top:.4pt;width:26.2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">
                <v:textbox>
                  <w:txbxContent>
                    <w:p w14:paraId="16B363BF" w14:textId="77777777" w:rsidR="00337B9C" w:rsidRPr="001D188B" w:rsidRDefault="00337B9C" w:rsidP="00016C55">
                      <w:pPr>
                        <w:jc w:val="center"/>
                        <w:rPr>
                          <w:rFonts w:ascii="Arial" w:hAnsi="Arial" w:cs="Arial"/>
                          <w:b/>
                          <w:sz w:val="22"/>
                        </w:rPr>
                      </w:pPr>
                      <w:r w:rsidRPr="001D188B">
                        <w:rPr>
                          <w:rFonts w:ascii="Arial" w:hAnsi="Arial" w:cs="Arial"/>
                          <w:b/>
                          <w:sz w:val="22"/>
                        </w:rPr>
                        <w:t>A</w:t>
                      </w:r>
                    </w:p>
                  </w:txbxContent>
                </v:textbox>
              </v:rect>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Source</w:t>
      </w:r>
      <w:r w:rsidR="00016C55" w:rsidRPr="006B07C7">
        <w:rPr>
          <w:rFonts w:ascii="Arial" w:hAnsi="Arial" w:cs="Arial"/>
          <w:color w:val="0000FF"/>
          <w:sz w:val="16"/>
          <w:szCs w:val="16"/>
          <w:highlight w:val="white"/>
        </w:rPr>
        <w:t>&gt;</w:t>
      </w:r>
    </w:p>
    <w:p w14:paraId="16B35D3A" w14:textId="77777777" w:rsidR="00016C55" w:rsidRPr="006B07C7" w:rsidRDefault="00016C55" w:rsidP="00016C55">
      <w:pPr>
        <w:autoSpaceDE w:val="0"/>
        <w:autoSpaceDN w:val="0"/>
        <w:adjustRightInd w:val="0"/>
        <w:spacing w:after="0" w:line="240" w:lineRule="auto"/>
        <w:rPr>
          <w:rFonts w:ascii="Arial" w:hAnsi="Arial" w:cs="Arial"/>
          <w:color w:val="000000"/>
          <w:sz w:val="16"/>
          <w:szCs w:val="16"/>
          <w:highlight w:val="white"/>
        </w:rPr>
      </w:pP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00"/>
          <w:sz w:val="16"/>
          <w:szCs w:val="16"/>
          <w:highlight w:val="white"/>
        </w:rPr>
        <w:tab/>
      </w:r>
      <w:r w:rsidRPr="006B07C7">
        <w:rPr>
          <w:rFonts w:ascii="Arial" w:hAnsi="Arial" w:cs="Arial"/>
          <w:color w:val="0000FF"/>
          <w:sz w:val="16"/>
          <w:szCs w:val="16"/>
          <w:highlight w:val="white"/>
        </w:rPr>
        <w:t>&lt;/</w:t>
      </w:r>
      <w:r w:rsidRPr="006B07C7">
        <w:rPr>
          <w:rFonts w:ascii="Arial" w:hAnsi="Arial" w:cs="Arial"/>
          <w:color w:val="800000"/>
          <w:sz w:val="16"/>
          <w:szCs w:val="16"/>
          <w:highlight w:val="white"/>
        </w:rPr>
        <w:t>POS</w:t>
      </w:r>
      <w:r w:rsidRPr="006B07C7">
        <w:rPr>
          <w:rFonts w:ascii="Arial" w:hAnsi="Arial" w:cs="Arial"/>
          <w:color w:val="0000FF"/>
          <w:sz w:val="16"/>
          <w:szCs w:val="16"/>
          <w:highlight w:val="white"/>
        </w:rPr>
        <w:t>&gt;</w:t>
      </w:r>
    </w:p>
    <w:p w14:paraId="16B35D3B" w14:textId="79F5CF6E" w:rsidR="00016C55" w:rsidRPr="006B07C7" w:rsidRDefault="009F4FEB" w:rsidP="00016C55">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14912" behindDoc="0" locked="0" layoutInCell="1" allowOverlap="1" wp14:anchorId="16B36259" wp14:editId="4D3B609A">
                <wp:simplePos x="0" y="0"/>
                <wp:positionH relativeFrom="column">
                  <wp:posOffset>3643630</wp:posOffset>
                </wp:positionH>
                <wp:positionV relativeFrom="paragraph">
                  <wp:posOffset>0</wp:posOffset>
                </wp:positionV>
                <wp:extent cx="4445" cy="186690"/>
                <wp:effectExtent l="5080" t="9525" r="9525" b="13335"/>
                <wp:wrapNone/>
                <wp:docPr id="201"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186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9" o:spid="_x0000_s1026" type="#_x0000_t32" style="position:absolute;margin-left:286.9pt;margin-top:0;width:.35pt;height:14.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"/>
            </w:pict>
          </mc:Fallback>
        </mc:AlternateContent>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00"/>
          <w:sz w:val="16"/>
          <w:szCs w:val="16"/>
          <w:highlight w:val="white"/>
        </w:rPr>
        <w:tab/>
      </w:r>
      <w:r w:rsidR="00016C55" w:rsidRPr="006B07C7">
        <w:rPr>
          <w:rFonts w:ascii="Arial" w:hAnsi="Arial" w:cs="Arial"/>
          <w:color w:val="0000FF"/>
          <w:sz w:val="16"/>
          <w:szCs w:val="16"/>
          <w:highlight w:val="white"/>
        </w:rPr>
        <w:t>&lt;</w:t>
      </w:r>
      <w:r w:rsidR="00016C55" w:rsidRPr="006B07C7">
        <w:rPr>
          <w:rFonts w:ascii="Arial" w:hAnsi="Arial" w:cs="Arial"/>
          <w:color w:val="800000"/>
          <w:sz w:val="16"/>
          <w:szCs w:val="16"/>
          <w:highlight w:val="white"/>
        </w:rPr>
        <w:t>Success</w:t>
      </w:r>
      <w:r w:rsidR="00016C55" w:rsidRPr="006B07C7">
        <w:rPr>
          <w:rFonts w:ascii="Arial" w:hAnsi="Arial" w:cs="Arial"/>
          <w:color w:val="0000FF"/>
          <w:sz w:val="16"/>
          <w:szCs w:val="16"/>
          <w:highlight w:val="white"/>
        </w:rPr>
        <w:t>/&gt;</w:t>
      </w:r>
    </w:p>
    <w:p w14:paraId="16B35D3C" w14:textId="0D825B8B" w:rsidR="00016C55" w:rsidRPr="00A222D5" w:rsidRDefault="009F4FEB" w:rsidP="00016C55">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17984" behindDoc="0" locked="0" layoutInCell="1" allowOverlap="1" wp14:anchorId="16B3625A" wp14:editId="59CC4BBC">
                <wp:simplePos x="0" y="0"/>
                <wp:positionH relativeFrom="column">
                  <wp:posOffset>4133850</wp:posOffset>
                </wp:positionH>
                <wp:positionV relativeFrom="paragraph">
                  <wp:posOffset>69850</wp:posOffset>
                </wp:positionV>
                <wp:extent cx="0" cy="171450"/>
                <wp:effectExtent l="57150" t="12700" r="57150" b="15875"/>
                <wp:wrapNone/>
                <wp:docPr id="20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2" o:spid="_x0000_s1026" type="#_x0000_t32" style="position:absolute;margin-left:325.5pt;margin-top:5.5pt;width:0;height:1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H/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15936" behindDoc="0" locked="0" layoutInCell="1" allowOverlap="1" wp14:anchorId="16B3625B" wp14:editId="46D510AC">
                <wp:simplePos x="0" y="0"/>
                <wp:positionH relativeFrom="column">
                  <wp:posOffset>3195955</wp:posOffset>
                </wp:positionH>
                <wp:positionV relativeFrom="paragraph">
                  <wp:posOffset>69850</wp:posOffset>
                </wp:positionV>
                <wp:extent cx="937895" cy="0"/>
                <wp:effectExtent l="5080" t="12700" r="9525" b="6350"/>
                <wp:wrapNone/>
                <wp:docPr id="199"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7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0" o:spid="_x0000_s1026" type="#_x0000_t32" style="position:absolute;margin-left:251.65pt;margin-top:5.5pt;width:73.85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1816960" behindDoc="0" locked="0" layoutInCell="1" allowOverlap="1" wp14:anchorId="16B3625C" wp14:editId="2CC39084">
                <wp:simplePos x="0" y="0"/>
                <wp:positionH relativeFrom="column">
                  <wp:posOffset>3195955</wp:posOffset>
                </wp:positionH>
                <wp:positionV relativeFrom="paragraph">
                  <wp:posOffset>69850</wp:posOffset>
                </wp:positionV>
                <wp:extent cx="0" cy="142875"/>
                <wp:effectExtent l="52705" t="12700" r="61595" b="15875"/>
                <wp:wrapNone/>
                <wp:docPr id="198"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1" o:spid="_x0000_s1026" type="#_x0000_t32" style="position:absolute;margin-left:251.65pt;margin-top:5.5pt;width:0;height:11.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">
                <v:stroke endarrow="block"/>
              </v:shape>
            </w:pict>
          </mc:Fallback>
        </mc:AlternateContent>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FF"/>
          <w:sz w:val="16"/>
          <w:szCs w:val="16"/>
        </w:rPr>
        <w:t>&lt;</w:t>
      </w:r>
      <w:r w:rsidR="00377AB7" w:rsidRPr="00A222D5">
        <w:rPr>
          <w:rFonts w:ascii="Arial" w:hAnsi="Arial" w:cs="Arial"/>
          <w:color w:val="800000"/>
          <w:sz w:val="16"/>
          <w:szCs w:val="16"/>
        </w:rPr>
        <w:t>HotelResModifies</w:t>
      </w:r>
      <w:r w:rsidR="00016C55" w:rsidRPr="00A222D5">
        <w:rPr>
          <w:rFonts w:ascii="Arial" w:hAnsi="Arial" w:cs="Arial"/>
          <w:color w:val="0000FF"/>
          <w:sz w:val="16"/>
          <w:szCs w:val="16"/>
        </w:rPr>
        <w:t>&gt;</w:t>
      </w:r>
    </w:p>
    <w:p w14:paraId="16B35D3D"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HotelResModify</w:t>
      </w:r>
      <w:r w:rsidRPr="00A222D5">
        <w:rPr>
          <w:rFonts w:ascii="Arial" w:hAnsi="Arial" w:cs="Arial"/>
          <w:color w:val="0000FF"/>
          <w:sz w:val="16"/>
          <w:szCs w:val="16"/>
        </w:rPr>
        <w:t>&gt;</w:t>
      </w:r>
    </w:p>
    <w:p w14:paraId="16B35D3E"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UniqueID</w:t>
      </w:r>
      <w:r w:rsidRPr="00A222D5">
        <w:rPr>
          <w:rFonts w:ascii="Arial" w:hAnsi="Arial" w:cs="Arial"/>
          <w:color w:val="FF0000"/>
          <w:sz w:val="16"/>
          <w:szCs w:val="16"/>
        </w:rPr>
        <w:t xml:space="preserve"> ID</w:t>
      </w:r>
      <w:r w:rsidRPr="00A222D5">
        <w:rPr>
          <w:rFonts w:ascii="Arial" w:hAnsi="Arial" w:cs="Arial"/>
          <w:color w:val="0000FF"/>
          <w:sz w:val="16"/>
          <w:szCs w:val="16"/>
        </w:rPr>
        <w:t>="</w:t>
      </w:r>
      <w:r w:rsidRPr="00A222D5">
        <w:rPr>
          <w:rFonts w:ascii="Arial" w:hAnsi="Arial" w:cs="Arial"/>
          <w:color w:val="000000"/>
          <w:sz w:val="16"/>
          <w:szCs w:val="16"/>
        </w:rPr>
        <w:t>MSUWIC</w:t>
      </w:r>
      <w:r w:rsidRPr="00A222D5">
        <w:rPr>
          <w:rFonts w:ascii="Arial" w:hAnsi="Arial" w:cs="Arial"/>
          <w:color w:val="0000FF"/>
          <w:sz w:val="16"/>
          <w:szCs w:val="16"/>
        </w:rPr>
        <w:t>"</w:t>
      </w:r>
      <w:r w:rsidRPr="00A222D5">
        <w:rPr>
          <w:rFonts w:ascii="Arial" w:hAnsi="Arial" w:cs="Arial"/>
          <w:color w:val="FF0000"/>
          <w:sz w:val="16"/>
          <w:szCs w:val="16"/>
        </w:rPr>
        <w:t xml:space="preserve"> ID_Context</w:t>
      </w:r>
      <w:r w:rsidRPr="00A222D5">
        <w:rPr>
          <w:rFonts w:ascii="Arial" w:hAnsi="Arial" w:cs="Arial"/>
          <w:color w:val="0000FF"/>
          <w:sz w:val="16"/>
          <w:szCs w:val="16"/>
        </w:rPr>
        <w:t>="</w:t>
      </w:r>
      <w:r w:rsidRPr="00A222D5">
        <w:rPr>
          <w:rFonts w:ascii="Arial" w:hAnsi="Arial" w:cs="Arial"/>
          <w:color w:val="000000"/>
          <w:sz w:val="16"/>
          <w:szCs w:val="16"/>
        </w:rPr>
        <w:t>1P</w:t>
      </w:r>
      <w:r w:rsidRPr="00A222D5">
        <w:rPr>
          <w:rFonts w:ascii="Arial" w:hAnsi="Arial" w:cs="Arial"/>
          <w:color w:val="0000FF"/>
          <w:sz w:val="16"/>
          <w:szCs w:val="16"/>
        </w:rPr>
        <w:t>"</w:t>
      </w:r>
      <w:r w:rsidRPr="00A222D5">
        <w:rPr>
          <w:rFonts w:ascii="Arial" w:hAnsi="Arial" w:cs="Arial"/>
          <w:color w:val="FF0000"/>
          <w:sz w:val="16"/>
          <w:szCs w:val="16"/>
        </w:rPr>
        <w:t xml:space="preserve"> Type</w:t>
      </w:r>
      <w:r w:rsidRPr="00A222D5">
        <w:rPr>
          <w:rFonts w:ascii="Arial" w:hAnsi="Arial" w:cs="Arial"/>
          <w:color w:val="0000FF"/>
          <w:sz w:val="16"/>
          <w:szCs w:val="16"/>
        </w:rPr>
        <w:t>="</w:t>
      </w:r>
      <w:r w:rsidRPr="00A222D5">
        <w:rPr>
          <w:rFonts w:ascii="Arial" w:hAnsi="Arial" w:cs="Arial"/>
          <w:color w:val="000000"/>
          <w:sz w:val="16"/>
          <w:szCs w:val="16"/>
        </w:rPr>
        <w:t>14</w:t>
      </w:r>
      <w:r w:rsidRPr="00A222D5">
        <w:rPr>
          <w:rFonts w:ascii="Arial" w:hAnsi="Arial" w:cs="Arial"/>
          <w:color w:val="0000FF"/>
          <w:sz w:val="16"/>
          <w:szCs w:val="16"/>
        </w:rPr>
        <w:t>"/&gt;</w:t>
      </w:r>
    </w:p>
    <w:p w14:paraId="16B35D3F"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RoomStays</w:t>
      </w:r>
      <w:r w:rsidRPr="00A222D5">
        <w:rPr>
          <w:rFonts w:ascii="Arial" w:hAnsi="Arial" w:cs="Arial"/>
          <w:color w:val="0000FF"/>
          <w:sz w:val="16"/>
          <w:szCs w:val="16"/>
        </w:rPr>
        <w:t>&gt;</w:t>
      </w:r>
    </w:p>
    <w:p w14:paraId="16B35D40"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RoomStay</w:t>
      </w:r>
      <w:r w:rsidRPr="00A222D5">
        <w:rPr>
          <w:rFonts w:ascii="Arial" w:hAnsi="Arial" w:cs="Arial"/>
          <w:color w:val="0000FF"/>
          <w:sz w:val="16"/>
          <w:szCs w:val="16"/>
        </w:rPr>
        <w:t>&gt;</w:t>
      </w:r>
    </w:p>
    <w:p w14:paraId="16B35D41"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BasicPropertyInfo</w:t>
      </w:r>
      <w:r w:rsidRPr="00A222D5">
        <w:rPr>
          <w:rFonts w:ascii="Arial" w:hAnsi="Arial" w:cs="Arial"/>
          <w:color w:val="FF0000"/>
          <w:sz w:val="16"/>
          <w:szCs w:val="16"/>
        </w:rPr>
        <w:t xml:space="preserve"> ChainCode</w:t>
      </w:r>
      <w:r w:rsidRPr="00A222D5">
        <w:rPr>
          <w:rFonts w:ascii="Arial" w:hAnsi="Arial" w:cs="Arial"/>
          <w:color w:val="0000FF"/>
          <w:sz w:val="16"/>
          <w:szCs w:val="16"/>
        </w:rPr>
        <w:t>="</w:t>
      </w:r>
      <w:r w:rsidRPr="00A222D5">
        <w:rPr>
          <w:rFonts w:ascii="Arial" w:hAnsi="Arial" w:cs="Arial"/>
          <w:color w:val="000000"/>
          <w:sz w:val="16"/>
          <w:szCs w:val="16"/>
        </w:rPr>
        <w:t>XX</w:t>
      </w:r>
      <w:r w:rsidRPr="00A222D5">
        <w:rPr>
          <w:rFonts w:ascii="Arial" w:hAnsi="Arial" w:cs="Arial"/>
          <w:color w:val="0000FF"/>
          <w:sz w:val="16"/>
          <w:szCs w:val="16"/>
        </w:rPr>
        <w:t>"/&gt;</w:t>
      </w:r>
    </w:p>
    <w:p w14:paraId="16B35D42" w14:textId="71A21D76" w:rsidR="00016C55" w:rsidRPr="00A222D5" w:rsidRDefault="009F4FEB" w:rsidP="00016C55">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299264" behindDoc="0" locked="0" layoutInCell="1" allowOverlap="1" wp14:anchorId="16B3625D" wp14:editId="72CB0595">
                <wp:simplePos x="0" y="0"/>
                <wp:positionH relativeFrom="column">
                  <wp:posOffset>7086600</wp:posOffset>
                </wp:positionH>
                <wp:positionV relativeFrom="paragraph">
                  <wp:posOffset>-2540</wp:posOffset>
                </wp:positionV>
                <wp:extent cx="333375" cy="228600"/>
                <wp:effectExtent l="9525" t="6985" r="9525" b="12065"/>
                <wp:wrapNone/>
                <wp:docPr id="19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C0" w14:textId="77777777" w:rsidR="00337B9C" w:rsidRPr="001D188B" w:rsidRDefault="00337B9C" w:rsidP="00E73C79">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4" o:spid="_x0000_s1156" style="position:absolute;margin-left:558pt;margin-top:-.2pt;width:26.25pt;height:18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">
                <v:textbox>
                  <w:txbxContent>
                    <w:p w14:paraId="16B363C0" w14:textId="77777777" w:rsidR="00337B9C" w:rsidRPr="001D188B" w:rsidRDefault="00337B9C" w:rsidP="00E73C79">
                      <w:pPr>
                        <w:jc w:val="center"/>
                        <w:rPr>
                          <w:rFonts w:ascii="Arial" w:hAnsi="Arial" w:cs="Arial"/>
                          <w:b/>
                          <w:sz w:val="22"/>
                        </w:rPr>
                      </w:pPr>
                      <w:r>
                        <w:rPr>
                          <w:rFonts w:ascii="Arial" w:hAnsi="Arial" w:cs="Arial"/>
                          <w:b/>
                          <w:sz w:val="22"/>
                        </w:rPr>
                        <w:t>B</w:t>
                      </w:r>
                    </w:p>
                  </w:txbxContent>
                </v:textbox>
              </v:rect>
            </w:pict>
          </mc:Fallback>
        </mc:AlternateContent>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FF"/>
          <w:sz w:val="16"/>
          <w:szCs w:val="16"/>
        </w:rPr>
        <w:t>&lt;/</w:t>
      </w:r>
      <w:r w:rsidR="00016C55" w:rsidRPr="00A222D5">
        <w:rPr>
          <w:rFonts w:ascii="Arial" w:hAnsi="Arial" w:cs="Arial"/>
          <w:color w:val="800000"/>
          <w:sz w:val="16"/>
          <w:szCs w:val="16"/>
        </w:rPr>
        <w:t>RoomStay</w:t>
      </w:r>
      <w:r w:rsidR="00016C55" w:rsidRPr="00A222D5">
        <w:rPr>
          <w:rFonts w:ascii="Arial" w:hAnsi="Arial" w:cs="Arial"/>
          <w:color w:val="0000FF"/>
          <w:sz w:val="16"/>
          <w:szCs w:val="16"/>
        </w:rPr>
        <w:t>&gt;</w:t>
      </w:r>
    </w:p>
    <w:p w14:paraId="16B35D43" w14:textId="48685922" w:rsidR="00016C55" w:rsidRPr="00A222D5" w:rsidRDefault="009F4FEB" w:rsidP="00016C55">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19008" behindDoc="0" locked="0" layoutInCell="1" allowOverlap="1" wp14:anchorId="16B3625E" wp14:editId="3E6BCB70">
                <wp:simplePos x="0" y="0"/>
                <wp:positionH relativeFrom="column">
                  <wp:posOffset>7272655</wp:posOffset>
                </wp:positionH>
                <wp:positionV relativeFrom="paragraph">
                  <wp:posOffset>109220</wp:posOffset>
                </wp:positionV>
                <wp:extent cx="9525" cy="238125"/>
                <wp:effectExtent l="43180" t="13970" r="61595" b="24130"/>
                <wp:wrapNone/>
                <wp:docPr id="196"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3" o:spid="_x0000_s1026" type="#_x0000_t32" style="position:absolute;margin-left:572.65pt;margin-top:8.6pt;width:.75pt;height:18.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">
                <v:stroke endarrow="block"/>
              </v:shape>
            </w:pict>
          </mc:Fallback>
        </mc:AlternateContent>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00"/>
          <w:sz w:val="16"/>
          <w:szCs w:val="16"/>
        </w:rPr>
        <w:tab/>
      </w:r>
      <w:r w:rsidR="00016C55" w:rsidRPr="00A222D5">
        <w:rPr>
          <w:rFonts w:ascii="Arial" w:hAnsi="Arial" w:cs="Arial"/>
          <w:color w:val="0000FF"/>
          <w:sz w:val="16"/>
          <w:szCs w:val="16"/>
        </w:rPr>
        <w:t>&lt;/</w:t>
      </w:r>
      <w:r w:rsidR="00016C55" w:rsidRPr="00A222D5">
        <w:rPr>
          <w:rFonts w:ascii="Arial" w:hAnsi="Arial" w:cs="Arial"/>
          <w:color w:val="800000"/>
          <w:sz w:val="16"/>
          <w:szCs w:val="16"/>
        </w:rPr>
        <w:t>RoomStays</w:t>
      </w:r>
      <w:r w:rsidR="00016C55" w:rsidRPr="00A222D5">
        <w:rPr>
          <w:rFonts w:ascii="Arial" w:hAnsi="Arial" w:cs="Arial"/>
          <w:color w:val="0000FF"/>
          <w:sz w:val="16"/>
          <w:szCs w:val="16"/>
        </w:rPr>
        <w:t>&gt;</w:t>
      </w:r>
    </w:p>
    <w:p w14:paraId="16B35D44"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ResGlobalInfo</w:t>
      </w:r>
      <w:r w:rsidRPr="00A222D5">
        <w:rPr>
          <w:rFonts w:ascii="Arial" w:hAnsi="Arial" w:cs="Arial"/>
          <w:color w:val="0000FF"/>
          <w:sz w:val="16"/>
          <w:szCs w:val="16"/>
        </w:rPr>
        <w:t>&gt;</w:t>
      </w:r>
    </w:p>
    <w:p w14:paraId="16B35D45"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HotelReservationIDs</w:t>
      </w:r>
      <w:r w:rsidRPr="00A222D5">
        <w:rPr>
          <w:rFonts w:ascii="Arial" w:hAnsi="Arial" w:cs="Arial"/>
          <w:color w:val="0000FF"/>
          <w:sz w:val="16"/>
          <w:szCs w:val="16"/>
        </w:rPr>
        <w:t>&gt;</w:t>
      </w:r>
    </w:p>
    <w:p w14:paraId="16B35D46"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HotelReservationID</w:t>
      </w:r>
      <w:r w:rsidRPr="00A222D5">
        <w:rPr>
          <w:rFonts w:ascii="Arial" w:hAnsi="Arial" w:cs="Arial"/>
          <w:color w:val="FF0000"/>
          <w:sz w:val="16"/>
          <w:szCs w:val="16"/>
        </w:rPr>
        <w:t xml:space="preserve"> ResID_SourceContext</w:t>
      </w:r>
      <w:r w:rsidRPr="00A222D5">
        <w:rPr>
          <w:rFonts w:ascii="Arial" w:hAnsi="Arial" w:cs="Arial"/>
          <w:color w:val="0000FF"/>
          <w:sz w:val="16"/>
          <w:szCs w:val="16"/>
        </w:rPr>
        <w:t>="</w:t>
      </w:r>
      <w:r w:rsidRPr="00A222D5">
        <w:rPr>
          <w:rFonts w:ascii="Arial" w:hAnsi="Arial" w:cs="Arial"/>
          <w:color w:val="000000"/>
          <w:sz w:val="16"/>
          <w:szCs w:val="16"/>
        </w:rPr>
        <w:t>XX</w:t>
      </w:r>
      <w:r w:rsidRPr="00A222D5">
        <w:rPr>
          <w:rFonts w:ascii="Arial" w:hAnsi="Arial" w:cs="Arial"/>
          <w:color w:val="0000FF"/>
          <w:sz w:val="16"/>
          <w:szCs w:val="16"/>
        </w:rPr>
        <w:t>"</w:t>
      </w:r>
      <w:r w:rsidRPr="00A222D5">
        <w:rPr>
          <w:rFonts w:ascii="Arial" w:hAnsi="Arial" w:cs="Arial"/>
          <w:color w:val="FF0000"/>
          <w:sz w:val="16"/>
          <w:szCs w:val="16"/>
        </w:rPr>
        <w:t xml:space="preserve"> ResID_Type</w:t>
      </w:r>
      <w:r w:rsidRPr="00A222D5">
        <w:rPr>
          <w:rFonts w:ascii="Arial" w:hAnsi="Arial" w:cs="Arial"/>
          <w:color w:val="0000FF"/>
          <w:sz w:val="16"/>
          <w:szCs w:val="16"/>
        </w:rPr>
        <w:t>="</w:t>
      </w:r>
      <w:r w:rsidRPr="00A222D5">
        <w:rPr>
          <w:rFonts w:ascii="Arial" w:hAnsi="Arial" w:cs="Arial"/>
          <w:color w:val="000000"/>
          <w:sz w:val="16"/>
          <w:szCs w:val="16"/>
        </w:rPr>
        <w:t>14</w:t>
      </w:r>
      <w:r w:rsidRPr="00A222D5">
        <w:rPr>
          <w:rFonts w:ascii="Arial" w:hAnsi="Arial" w:cs="Arial"/>
          <w:color w:val="0000FF"/>
          <w:sz w:val="16"/>
          <w:szCs w:val="16"/>
        </w:rPr>
        <w:t>"</w:t>
      </w:r>
      <w:r w:rsidRPr="00A222D5">
        <w:rPr>
          <w:rFonts w:ascii="Arial" w:hAnsi="Arial" w:cs="Arial"/>
          <w:color w:val="FF0000"/>
          <w:sz w:val="16"/>
          <w:szCs w:val="16"/>
        </w:rPr>
        <w:t xml:space="preserve"> ResID_Value</w:t>
      </w:r>
      <w:r w:rsidRPr="00A222D5">
        <w:rPr>
          <w:rFonts w:ascii="Arial" w:hAnsi="Arial" w:cs="Arial"/>
          <w:color w:val="0000FF"/>
          <w:sz w:val="16"/>
          <w:szCs w:val="16"/>
        </w:rPr>
        <w:t>="</w:t>
      </w:r>
      <w:r w:rsidRPr="00A222D5">
        <w:rPr>
          <w:rFonts w:ascii="Arial" w:hAnsi="Arial" w:cs="Arial"/>
          <w:color w:val="000000"/>
          <w:sz w:val="16"/>
          <w:szCs w:val="16"/>
        </w:rPr>
        <w:t>5997KAE516</w:t>
      </w:r>
      <w:r w:rsidRPr="00A222D5">
        <w:rPr>
          <w:rFonts w:ascii="Arial" w:hAnsi="Arial" w:cs="Arial"/>
          <w:color w:val="0000FF"/>
          <w:sz w:val="16"/>
          <w:szCs w:val="16"/>
        </w:rPr>
        <w:t>"/&gt;</w:t>
      </w:r>
    </w:p>
    <w:p w14:paraId="16B35D47"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HotelReservationIDs</w:t>
      </w:r>
      <w:r w:rsidRPr="00A222D5">
        <w:rPr>
          <w:rFonts w:ascii="Arial" w:hAnsi="Arial" w:cs="Arial"/>
          <w:color w:val="0000FF"/>
          <w:sz w:val="16"/>
          <w:szCs w:val="16"/>
        </w:rPr>
        <w:t>&gt;</w:t>
      </w:r>
    </w:p>
    <w:p w14:paraId="16B35D48"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ResGlobalInfo</w:t>
      </w:r>
      <w:r w:rsidRPr="00A222D5">
        <w:rPr>
          <w:rFonts w:ascii="Arial" w:hAnsi="Arial" w:cs="Arial"/>
          <w:color w:val="0000FF"/>
          <w:sz w:val="16"/>
          <w:szCs w:val="16"/>
        </w:rPr>
        <w:t>&gt;</w:t>
      </w:r>
    </w:p>
    <w:p w14:paraId="16B35D49"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HotelResModify</w:t>
      </w:r>
      <w:r w:rsidRPr="00A222D5">
        <w:rPr>
          <w:rFonts w:ascii="Arial" w:hAnsi="Arial" w:cs="Arial"/>
          <w:color w:val="0000FF"/>
          <w:sz w:val="16"/>
          <w:szCs w:val="16"/>
        </w:rPr>
        <w:t>&gt;</w:t>
      </w:r>
    </w:p>
    <w:p w14:paraId="16B35D4A"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HotelResModifies</w:t>
      </w:r>
      <w:r w:rsidRPr="00A222D5">
        <w:rPr>
          <w:rFonts w:ascii="Arial" w:hAnsi="Arial" w:cs="Arial"/>
          <w:color w:val="0000FF"/>
          <w:sz w:val="16"/>
          <w:szCs w:val="16"/>
        </w:rPr>
        <w:t>&gt;</w:t>
      </w:r>
    </w:p>
    <w:p w14:paraId="16B35D4B" w14:textId="77777777" w:rsidR="00016C55" w:rsidRPr="00A222D5"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377AB7" w:rsidRPr="00A222D5">
        <w:rPr>
          <w:rFonts w:ascii="Arial" w:hAnsi="Arial" w:cs="Arial"/>
          <w:color w:val="800000"/>
          <w:sz w:val="16"/>
          <w:szCs w:val="16"/>
        </w:rPr>
        <w:t>Modify</w:t>
      </w:r>
      <w:r w:rsidRPr="00A222D5">
        <w:rPr>
          <w:rFonts w:ascii="Arial" w:hAnsi="Arial" w:cs="Arial"/>
          <w:color w:val="800000"/>
          <w:sz w:val="16"/>
          <w:szCs w:val="16"/>
        </w:rPr>
        <w:t>RS</w:t>
      </w:r>
      <w:r w:rsidRPr="00A222D5">
        <w:rPr>
          <w:rFonts w:ascii="Arial" w:hAnsi="Arial" w:cs="Arial"/>
          <w:color w:val="0000FF"/>
          <w:sz w:val="16"/>
          <w:szCs w:val="16"/>
        </w:rPr>
        <w:t>&gt;</w:t>
      </w:r>
    </w:p>
    <w:p w14:paraId="16B35D4C" w14:textId="77777777" w:rsidR="00016C55" w:rsidRPr="00AF4064" w:rsidRDefault="00016C55" w:rsidP="00016C55">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S:Body</w:t>
      </w:r>
      <w:r w:rsidRPr="00A222D5">
        <w:rPr>
          <w:rFonts w:ascii="Arial" w:hAnsi="Arial" w:cs="Arial"/>
          <w:color w:val="0000FF"/>
          <w:sz w:val="16"/>
          <w:szCs w:val="16"/>
        </w:rPr>
        <w:t>&gt;</w:t>
      </w:r>
    </w:p>
    <w:p w14:paraId="16B35D4D" w14:textId="77777777" w:rsidR="00016C55" w:rsidRPr="00AF4064" w:rsidRDefault="00016C55" w:rsidP="00016C55">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0000FF"/>
          <w:sz w:val="16"/>
          <w:szCs w:val="16"/>
        </w:rPr>
        <w:t>&gt;</w:t>
      </w:r>
    </w:p>
    <w:p w14:paraId="16B35D4E" w14:textId="77777777" w:rsidR="00016C55" w:rsidRDefault="00016C55" w:rsidP="00016C55">
      <w:pPr>
        <w:spacing w:after="0"/>
        <w:rPr>
          <w:rFonts w:ascii="Arial" w:hAnsi="Arial" w:cs="Arial"/>
          <w:sz w:val="20"/>
          <w:szCs w:val="20"/>
        </w:rPr>
      </w:pPr>
    </w:p>
    <w:p w14:paraId="16B35D4F" w14:textId="77777777" w:rsidR="00016C55" w:rsidRDefault="00016C55" w:rsidP="005C777F">
      <w:pPr>
        <w:spacing w:after="0"/>
        <w:rPr>
          <w:rFonts w:ascii="Arial" w:hAnsi="Arial" w:cs="Arial"/>
          <w:sz w:val="20"/>
          <w:szCs w:val="20"/>
        </w:rPr>
      </w:pPr>
    </w:p>
    <w:p w14:paraId="16B35D50" w14:textId="77777777" w:rsidR="00DB71C1" w:rsidRDefault="00DB71C1">
      <w:pPr>
        <w:spacing w:after="0" w:line="240" w:lineRule="auto"/>
        <w:rPr>
          <w:rFonts w:ascii="Arial" w:hAnsi="Arial" w:cs="Arial"/>
          <w:b/>
          <w:bCs/>
          <w:color w:val="0B2265"/>
          <w:sz w:val="32"/>
          <w:szCs w:val="32"/>
        </w:rPr>
      </w:pPr>
      <w:r>
        <w:rPr>
          <w:color w:val="0B2265"/>
          <w:sz w:val="32"/>
          <w:szCs w:val="32"/>
        </w:rPr>
        <w:br w:type="page"/>
      </w:r>
    </w:p>
    <w:p w14:paraId="16B35D51" w14:textId="77777777" w:rsidR="00DB71C1" w:rsidRPr="00551F9F" w:rsidRDefault="00DB71C1" w:rsidP="00DB71C1">
      <w:pPr>
        <w:pStyle w:val="Heading3"/>
        <w:spacing w:before="360" w:after="240"/>
        <w:rPr>
          <w:rFonts w:eastAsia="Times New Roman"/>
          <w:color w:val="0B2265"/>
          <w:sz w:val="32"/>
          <w:szCs w:val="32"/>
          <w:lang w:eastAsia="en-US"/>
        </w:rPr>
      </w:pPr>
      <w:bookmarkStart w:id="199" w:name="_Toc351022546"/>
      <w:r>
        <w:rPr>
          <w:rFonts w:eastAsia="Times New Roman"/>
          <w:color w:val="0B2265"/>
          <w:sz w:val="32"/>
          <w:szCs w:val="32"/>
          <w:lang w:eastAsia="en-US"/>
        </w:rPr>
        <w:t xml:space="preserve">Apollo </w:t>
      </w:r>
      <w:r w:rsidRPr="00551F9F">
        <w:rPr>
          <w:rFonts w:eastAsia="Times New Roman"/>
          <w:color w:val="0B2265"/>
          <w:sz w:val="32"/>
          <w:szCs w:val="32"/>
          <w:lang w:eastAsia="en-US"/>
        </w:rPr>
        <w:t xml:space="preserve">Core </w:t>
      </w:r>
      <w:r>
        <w:rPr>
          <w:rFonts w:eastAsia="Times New Roman"/>
          <w:color w:val="0B2265"/>
          <w:sz w:val="32"/>
          <w:szCs w:val="32"/>
          <w:lang w:eastAsia="en-US"/>
        </w:rPr>
        <w:t xml:space="preserve">GDS Modify Committed Booking - </w:t>
      </w:r>
      <w:r w:rsidRPr="00551F9F">
        <w:rPr>
          <w:rFonts w:eastAsia="Times New Roman"/>
          <w:color w:val="0B2265"/>
          <w:sz w:val="32"/>
          <w:szCs w:val="32"/>
          <w:lang w:eastAsia="en-US"/>
        </w:rPr>
        <w:t>Example #</w:t>
      </w:r>
      <w:r>
        <w:rPr>
          <w:rFonts w:eastAsia="Times New Roman"/>
          <w:color w:val="0B2265"/>
          <w:sz w:val="32"/>
          <w:szCs w:val="32"/>
          <w:lang w:eastAsia="en-US"/>
        </w:rPr>
        <w:t>4</w:t>
      </w:r>
      <w:r w:rsidR="00E73C79">
        <w:rPr>
          <w:rFonts w:eastAsia="Times New Roman"/>
          <w:color w:val="0B2265"/>
          <w:sz w:val="32"/>
          <w:szCs w:val="32"/>
          <w:lang w:eastAsia="en-US"/>
        </w:rPr>
        <w:t>A &amp; 4B</w:t>
      </w:r>
      <w:bookmarkEnd w:id="199"/>
    </w:p>
    <w:p w14:paraId="16B35D52" w14:textId="77777777" w:rsidR="00CE47FC" w:rsidRPr="00CE47FC" w:rsidRDefault="00CE47FC" w:rsidP="00CE47FC">
      <w:pPr>
        <w:spacing w:line="240" w:lineRule="auto"/>
        <w:rPr>
          <w:sz w:val="20"/>
          <w:szCs w:val="20"/>
          <w:u w:val="single"/>
        </w:rPr>
      </w:pPr>
      <w:r w:rsidRPr="00CE47FC">
        <w:rPr>
          <w:rFonts w:ascii="Arial" w:hAnsi="Arial" w:cs="Arial"/>
          <w:b/>
          <w:sz w:val="20"/>
          <w:szCs w:val="20"/>
          <w:u w:val="single"/>
        </w:rPr>
        <w:t>Apollo Core GDS Passenger Name Record (PNR) – Example #4</w:t>
      </w:r>
      <w:r w:rsidR="00E73C79">
        <w:rPr>
          <w:rFonts w:ascii="Arial" w:hAnsi="Arial" w:cs="Arial"/>
          <w:b/>
          <w:sz w:val="20"/>
          <w:szCs w:val="20"/>
          <w:u w:val="single"/>
        </w:rPr>
        <w:t>A</w:t>
      </w:r>
    </w:p>
    <w:p w14:paraId="16B35D53" w14:textId="54D2A640" w:rsidR="00332C7C" w:rsidRDefault="009F4FEB" w:rsidP="00CE47FC">
      <w:pPr>
        <w:spacing w:after="0" w:line="480" w:lineRule="auto"/>
        <w:ind w:left="1440"/>
        <w:rPr>
          <w:rFonts w:ascii="Courier New" w:hAnsi="Courier New" w:cs="Courier New"/>
          <w:sz w:val="20"/>
          <w:szCs w:val="20"/>
        </w:rPr>
      </w:pPr>
      <w:r>
        <w:rPr>
          <w:rFonts w:ascii="Arial" w:hAnsi="Arial" w:cs="Arial"/>
          <w:noProof/>
          <w:color w:val="000000"/>
          <w:sz w:val="16"/>
          <w:szCs w:val="16"/>
        </w:rPr>
        <mc:AlternateContent>
          <mc:Choice Requires="wps">
            <w:drawing>
              <wp:anchor distT="0" distB="0" distL="114300" distR="114300" simplePos="0" relativeHeight="251813888" behindDoc="0" locked="0" layoutInCell="1" allowOverlap="1" wp14:anchorId="16B3625F" wp14:editId="72D79DEE">
                <wp:simplePos x="0" y="0"/>
                <wp:positionH relativeFrom="column">
                  <wp:posOffset>264795</wp:posOffset>
                </wp:positionH>
                <wp:positionV relativeFrom="paragraph">
                  <wp:posOffset>236220</wp:posOffset>
                </wp:positionV>
                <wp:extent cx="333375" cy="228600"/>
                <wp:effectExtent l="7620" t="7620" r="11430" b="11430"/>
                <wp:wrapNone/>
                <wp:docPr id="195"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C1" w14:textId="77777777" w:rsidR="00337B9C" w:rsidRPr="001D188B" w:rsidRDefault="00337B9C" w:rsidP="00016C55">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157" style="position:absolute;left:0;text-align:left;margin-left:20.85pt;margin-top:18.6pt;width:26.25pt;height:1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">
                <v:textbox>
                  <w:txbxContent>
                    <w:p w14:paraId="16B363C1" w14:textId="77777777" w:rsidR="00337B9C" w:rsidRPr="001D188B" w:rsidRDefault="00337B9C" w:rsidP="00016C55">
                      <w:pPr>
                        <w:jc w:val="center"/>
                        <w:rPr>
                          <w:rFonts w:ascii="Arial" w:hAnsi="Arial" w:cs="Arial"/>
                          <w:b/>
                          <w:sz w:val="22"/>
                        </w:rPr>
                      </w:pPr>
                      <w:r>
                        <w:rPr>
                          <w:rFonts w:ascii="Arial" w:hAnsi="Arial" w:cs="Arial"/>
                          <w:b/>
                          <w:sz w:val="22"/>
                        </w:rPr>
                        <w:t>A</w:t>
                      </w:r>
                    </w:p>
                  </w:txbxContent>
                </v:textbox>
              </v:rect>
            </w:pict>
          </mc:Fallback>
        </mc:AlternateContent>
      </w:r>
    </w:p>
    <w:p w14:paraId="16B35D54" w14:textId="0BEB3070" w:rsidR="00CE47FC" w:rsidRPr="00CE47FC" w:rsidRDefault="009F4FEB" w:rsidP="00CE47FC">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97216" behindDoc="0" locked="0" layoutInCell="1" allowOverlap="1" wp14:anchorId="16B36260" wp14:editId="3B4CC9EC">
                <wp:simplePos x="0" y="0"/>
                <wp:positionH relativeFrom="column">
                  <wp:posOffset>598170</wp:posOffset>
                </wp:positionH>
                <wp:positionV relativeFrom="paragraph">
                  <wp:posOffset>72390</wp:posOffset>
                </wp:positionV>
                <wp:extent cx="238125" cy="0"/>
                <wp:effectExtent l="7620" t="53340" r="20955" b="60960"/>
                <wp:wrapNone/>
                <wp:docPr id="194" name="Auto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2" o:spid="_x0000_s1026" type="#_x0000_t32" style="position:absolute;margin-left:47.1pt;margin-top:5.7pt;width:18.75pt;height:0;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">
                <v:stroke endarrow="block"/>
              </v:shape>
            </w:pict>
          </mc:Fallback>
        </mc:AlternateContent>
      </w:r>
      <w:r w:rsidR="00CE47FC" w:rsidRPr="00CE47FC">
        <w:rPr>
          <w:rFonts w:ascii="Courier New" w:hAnsi="Courier New" w:cs="Courier New"/>
          <w:sz w:val="20"/>
          <w:szCs w:val="20"/>
        </w:rPr>
        <w:t xml:space="preserve">QNHW12/50 XDBKR E032750 AG 14537482 03DEC                       </w:t>
      </w:r>
    </w:p>
    <w:p w14:paraId="16B35D55" w14:textId="77777777" w:rsidR="00CE47FC" w:rsidRPr="00CE47FC" w:rsidRDefault="00CE47FC" w:rsidP="00CE47FC">
      <w:pPr>
        <w:spacing w:after="0" w:line="480" w:lineRule="auto"/>
        <w:ind w:left="1440"/>
        <w:rPr>
          <w:rFonts w:ascii="Courier New" w:hAnsi="Courier New" w:cs="Courier New"/>
          <w:sz w:val="20"/>
          <w:szCs w:val="20"/>
        </w:rPr>
      </w:pPr>
      <w:r w:rsidRPr="00CE47FC">
        <w:rPr>
          <w:rFonts w:ascii="Courier New" w:hAnsi="Courier New" w:cs="Courier New"/>
          <w:sz w:val="20"/>
          <w:szCs w:val="20"/>
        </w:rPr>
        <w:t xml:space="preserve"> 1.1APOLLO/TEST                                                 </w:t>
      </w:r>
    </w:p>
    <w:p w14:paraId="16B35D56" w14:textId="7FEEE187" w:rsidR="00CE47FC" w:rsidRPr="00CE47FC" w:rsidRDefault="009F4FEB" w:rsidP="00CE47FC">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96192" behindDoc="0" locked="0" layoutInCell="1" allowOverlap="1" wp14:anchorId="16B36261" wp14:editId="42F9B057">
                <wp:simplePos x="0" y="0"/>
                <wp:positionH relativeFrom="column">
                  <wp:posOffset>6275070</wp:posOffset>
                </wp:positionH>
                <wp:positionV relativeFrom="paragraph">
                  <wp:posOffset>240030</wp:posOffset>
                </wp:positionV>
                <wp:extent cx="333375" cy="228600"/>
                <wp:effectExtent l="7620" t="11430" r="11430" b="7620"/>
                <wp:wrapNone/>
                <wp:docPr id="193"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16B363C2" w14:textId="77777777" w:rsidR="00337B9C" w:rsidRPr="001D188B" w:rsidRDefault="00337B9C" w:rsidP="0076368A">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1" o:spid="_x0000_s1158" style="position:absolute;left:0;text-align:left;margin-left:494.1pt;margin-top:18.9pt;width:26.25pt;height:18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">
                <v:textbox>
                  <w:txbxContent>
                    <w:p w14:paraId="16B363C2" w14:textId="77777777" w:rsidR="00337B9C" w:rsidRPr="001D188B" w:rsidRDefault="00337B9C" w:rsidP="0076368A">
                      <w:pPr>
                        <w:jc w:val="center"/>
                        <w:rPr>
                          <w:rFonts w:ascii="Arial" w:hAnsi="Arial" w:cs="Arial"/>
                          <w:b/>
                          <w:sz w:val="22"/>
                        </w:rPr>
                      </w:pPr>
                      <w:r>
                        <w:rPr>
                          <w:rFonts w:ascii="Arial" w:hAnsi="Arial" w:cs="Arial"/>
                          <w:b/>
                          <w:sz w:val="22"/>
                        </w:rPr>
                        <w:t>B</w:t>
                      </w:r>
                    </w:p>
                  </w:txbxContent>
                </v:textbox>
              </v:rect>
            </w:pict>
          </mc:Fallback>
        </mc:AlternateContent>
      </w:r>
      <w:r w:rsidR="00CE47FC" w:rsidRPr="00CE47FC">
        <w:rPr>
          <w:rFonts w:ascii="Courier New" w:hAnsi="Courier New" w:cs="Courier New"/>
          <w:sz w:val="20"/>
          <w:szCs w:val="20"/>
        </w:rPr>
        <w:t xml:space="preserve"> 1 HHL XX HK1 IST 15JAN-18JAN  3NT 49251  NOVOTEL ISTANBUL      </w:t>
      </w:r>
    </w:p>
    <w:p w14:paraId="16B35D57" w14:textId="55B57F0A" w:rsidR="00CE47FC" w:rsidRPr="00CE47FC" w:rsidRDefault="009F4FEB" w:rsidP="00CE47FC">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98240" behindDoc="0" locked="0" layoutInCell="1" allowOverlap="1" wp14:anchorId="16B36262" wp14:editId="54622F18">
                <wp:simplePos x="0" y="0"/>
                <wp:positionH relativeFrom="column">
                  <wp:posOffset>5884545</wp:posOffset>
                </wp:positionH>
                <wp:positionV relativeFrom="paragraph">
                  <wp:posOffset>66675</wp:posOffset>
                </wp:positionV>
                <wp:extent cx="390525" cy="0"/>
                <wp:effectExtent l="17145" t="57150" r="11430" b="57150"/>
                <wp:wrapNone/>
                <wp:docPr id="192" name="AutoShap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3" o:spid="_x0000_s1026" type="#_x0000_t32" style="position:absolute;margin-left:463.35pt;margin-top:5.25pt;width:30.75pt;height:0;flip:x;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">
                <v:stroke endarrow="block"/>
              </v:shape>
            </w:pict>
          </mc:Fallback>
        </mc:AlternateContent>
      </w:r>
      <w:r w:rsidR="00CE47FC" w:rsidRPr="00CE47FC">
        <w:rPr>
          <w:rFonts w:ascii="Courier New" w:hAnsi="Courier New" w:cs="Courier New"/>
          <w:sz w:val="20"/>
          <w:szCs w:val="20"/>
        </w:rPr>
        <w:t>1A1QRA1 -2/RG-EUR124.00/AGT14537482/NM-APOLLO TEST/CF-5997KAE508</w:t>
      </w:r>
    </w:p>
    <w:p w14:paraId="16B35D58" w14:textId="77777777" w:rsidR="00CE47FC" w:rsidRPr="00CE47FC" w:rsidRDefault="00CE47FC" w:rsidP="00CE47FC">
      <w:pPr>
        <w:spacing w:after="0" w:line="480" w:lineRule="auto"/>
        <w:ind w:left="1440"/>
        <w:rPr>
          <w:rFonts w:ascii="Courier New" w:hAnsi="Courier New" w:cs="Courier New"/>
          <w:sz w:val="20"/>
          <w:szCs w:val="20"/>
        </w:rPr>
      </w:pPr>
      <w:r w:rsidRPr="00CE47FC">
        <w:rPr>
          <w:rFonts w:ascii="Courier New" w:hAnsi="Courier New" w:cs="Courier New"/>
          <w:sz w:val="20"/>
          <w:szCs w:val="20"/>
        </w:rPr>
        <w:t xml:space="preserve"> *                                                              </w:t>
      </w:r>
    </w:p>
    <w:p w14:paraId="16B35D59" w14:textId="77777777" w:rsidR="00CE47FC" w:rsidRPr="00CE47FC" w:rsidRDefault="00CE47FC" w:rsidP="00CE47FC">
      <w:pPr>
        <w:spacing w:after="0" w:line="480" w:lineRule="auto"/>
        <w:ind w:left="1440"/>
        <w:rPr>
          <w:rFonts w:ascii="Courier New" w:hAnsi="Courier New" w:cs="Courier New"/>
          <w:sz w:val="20"/>
          <w:szCs w:val="20"/>
        </w:rPr>
      </w:pPr>
      <w:r w:rsidRPr="00CE47FC">
        <w:rPr>
          <w:rFonts w:ascii="Courier New" w:hAnsi="Courier New" w:cs="Courier New"/>
          <w:sz w:val="20"/>
          <w:szCs w:val="20"/>
        </w:rPr>
        <w:t xml:space="preserve">*** ITINERARY REMARKS EXIST  *** &gt;RM*·                          </w:t>
      </w:r>
    </w:p>
    <w:p w14:paraId="16B35D5A" w14:textId="77777777" w:rsidR="00CE47FC" w:rsidRPr="00CE47FC" w:rsidRDefault="00CE47FC" w:rsidP="00CE47FC">
      <w:pPr>
        <w:spacing w:after="0" w:line="480" w:lineRule="auto"/>
        <w:ind w:left="1440"/>
        <w:rPr>
          <w:rFonts w:ascii="Courier New" w:hAnsi="Courier New" w:cs="Courier New"/>
          <w:sz w:val="20"/>
          <w:szCs w:val="20"/>
        </w:rPr>
      </w:pPr>
      <w:r w:rsidRPr="00CE47FC">
        <w:rPr>
          <w:rFonts w:ascii="Courier New" w:hAnsi="Courier New" w:cs="Courier New"/>
          <w:sz w:val="20"/>
          <w:szCs w:val="20"/>
        </w:rPr>
        <w:t xml:space="preserve">*** ADDITIONAL ITINERARY DATA EXISTS ***&gt;*I·                    </w:t>
      </w:r>
    </w:p>
    <w:p w14:paraId="16B35D5B" w14:textId="77777777" w:rsidR="00CE47FC" w:rsidRPr="00CE47FC" w:rsidRDefault="00CE47FC" w:rsidP="00CE47FC">
      <w:pPr>
        <w:spacing w:after="0" w:line="480" w:lineRule="auto"/>
        <w:ind w:left="1440"/>
        <w:rPr>
          <w:rFonts w:ascii="Courier New" w:hAnsi="Courier New" w:cs="Courier New"/>
          <w:sz w:val="20"/>
          <w:szCs w:val="20"/>
        </w:rPr>
      </w:pPr>
      <w:r w:rsidRPr="00CE47FC">
        <w:rPr>
          <w:rFonts w:ascii="Courier New" w:hAnsi="Courier New" w:cs="Courier New"/>
          <w:sz w:val="20"/>
          <w:szCs w:val="20"/>
        </w:rPr>
        <w:t xml:space="preserve">FONE-DENB/303 398-5933                                          </w:t>
      </w:r>
    </w:p>
    <w:p w14:paraId="16B35D5C" w14:textId="77777777" w:rsidR="00CE47FC" w:rsidRPr="00CE47FC" w:rsidRDefault="00CE47FC" w:rsidP="00CE47FC">
      <w:pPr>
        <w:spacing w:after="0" w:line="480" w:lineRule="auto"/>
        <w:ind w:left="1440"/>
        <w:rPr>
          <w:rFonts w:ascii="Courier New" w:hAnsi="Courier New" w:cs="Courier New"/>
          <w:sz w:val="20"/>
          <w:szCs w:val="20"/>
        </w:rPr>
      </w:pPr>
      <w:r w:rsidRPr="00CE47FC">
        <w:rPr>
          <w:rFonts w:ascii="Courier New" w:hAnsi="Courier New" w:cs="Courier New"/>
          <w:sz w:val="20"/>
          <w:szCs w:val="20"/>
        </w:rPr>
        <w:t>GFAX-OSI1V-XX49251ARR15JAN CXL:CANCEL. FEES APPLY ON DAY OF ARRI</w:t>
      </w:r>
    </w:p>
    <w:p w14:paraId="16B35D5D" w14:textId="77777777" w:rsidR="00CE47FC" w:rsidRPr="00CE47FC" w:rsidRDefault="00CE47FC" w:rsidP="00CE47FC">
      <w:pPr>
        <w:spacing w:after="0" w:line="480" w:lineRule="auto"/>
        <w:ind w:left="1440"/>
        <w:rPr>
          <w:rFonts w:ascii="Courier New" w:hAnsi="Courier New" w:cs="Courier New"/>
          <w:sz w:val="20"/>
          <w:szCs w:val="20"/>
        </w:rPr>
      </w:pPr>
      <w:r w:rsidRPr="00CE47FC">
        <w:rPr>
          <w:rFonts w:ascii="Courier New" w:hAnsi="Courier New" w:cs="Courier New"/>
          <w:sz w:val="20"/>
          <w:szCs w:val="20"/>
        </w:rPr>
        <w:t xml:space="preserve">VAL AT 18:00                                                    </w:t>
      </w:r>
    </w:p>
    <w:p w14:paraId="16B35D5E" w14:textId="77777777" w:rsidR="00EF1DEC" w:rsidRPr="00956A4D" w:rsidRDefault="00EF1DEC" w:rsidP="00EF1DEC">
      <w:pPr>
        <w:spacing w:after="0" w:line="240" w:lineRule="auto"/>
        <w:rPr>
          <w:rFonts w:ascii="Arial" w:hAnsi="Arial" w:cs="Arial"/>
          <w:noProof/>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417"/>
        <w:gridCol w:w="4140"/>
      </w:tblGrid>
      <w:tr w:rsidR="00EF1DEC" w14:paraId="16B35D62" w14:textId="77777777" w:rsidTr="00EF1DEC">
        <w:tc>
          <w:tcPr>
            <w:tcW w:w="1008" w:type="dxa"/>
            <w:tcBorders>
              <w:top w:val="single" w:sz="4" w:space="0" w:color="BFBFBF"/>
              <w:left w:val="single" w:sz="4" w:space="0" w:color="BFBFBF"/>
              <w:bottom w:val="single" w:sz="4" w:space="0" w:color="BFBFBF"/>
              <w:right w:val="single" w:sz="4" w:space="0" w:color="BFBFBF"/>
            </w:tcBorders>
            <w:shd w:val="pct12" w:color="auto" w:fill="auto"/>
            <w:hideMark/>
          </w:tcPr>
          <w:p w14:paraId="16B35D5F" w14:textId="77777777" w:rsidR="00EF1DEC" w:rsidRDefault="00EF1DEC" w:rsidP="00EF1DEC">
            <w:pPr>
              <w:pStyle w:val="TableHeading"/>
            </w:pPr>
            <w:r>
              <w:t>Marker</w:t>
            </w:r>
          </w:p>
        </w:tc>
        <w:tc>
          <w:tcPr>
            <w:tcW w:w="1260" w:type="dxa"/>
            <w:tcBorders>
              <w:top w:val="single" w:sz="4" w:space="0" w:color="BFBFBF"/>
              <w:left w:val="single" w:sz="4" w:space="0" w:color="BFBFBF"/>
              <w:bottom w:val="single" w:sz="4" w:space="0" w:color="BFBFBF"/>
              <w:right w:val="single" w:sz="4" w:space="0" w:color="BFBFBF"/>
            </w:tcBorders>
            <w:shd w:val="pct12" w:color="auto" w:fill="auto"/>
            <w:hideMark/>
          </w:tcPr>
          <w:p w14:paraId="16B35D60" w14:textId="77777777" w:rsidR="00EF1DEC" w:rsidRDefault="00EF1DEC" w:rsidP="00EF1DEC">
            <w:pPr>
              <w:pStyle w:val="TableHeading"/>
            </w:pPr>
            <w:r>
              <w:t>Data Field</w:t>
            </w:r>
          </w:p>
        </w:tc>
        <w:tc>
          <w:tcPr>
            <w:tcW w:w="4140" w:type="dxa"/>
            <w:tcBorders>
              <w:top w:val="single" w:sz="4" w:space="0" w:color="BFBFBF"/>
              <w:left w:val="single" w:sz="4" w:space="0" w:color="BFBFBF"/>
              <w:bottom w:val="single" w:sz="4" w:space="0" w:color="BFBFBF"/>
              <w:right w:val="single" w:sz="4" w:space="0" w:color="BFBFBF"/>
            </w:tcBorders>
            <w:shd w:val="pct12" w:color="auto" w:fill="auto"/>
            <w:hideMark/>
          </w:tcPr>
          <w:p w14:paraId="16B35D61" w14:textId="77777777" w:rsidR="00EF1DEC" w:rsidRDefault="00EF1DEC" w:rsidP="00EF1DEC">
            <w:pPr>
              <w:pStyle w:val="TableHeading"/>
            </w:pPr>
            <w:r>
              <w:t>Description</w:t>
            </w:r>
          </w:p>
        </w:tc>
      </w:tr>
      <w:tr w:rsidR="00EF1DEC" w14:paraId="16B35D66" w14:textId="77777777" w:rsidTr="00EF1DEC">
        <w:tc>
          <w:tcPr>
            <w:tcW w:w="1008" w:type="dxa"/>
            <w:tcBorders>
              <w:top w:val="single" w:sz="4" w:space="0" w:color="BFBFBF"/>
              <w:left w:val="single" w:sz="4" w:space="0" w:color="BFBFBF"/>
              <w:bottom w:val="single" w:sz="4" w:space="0" w:color="BFBFBF"/>
              <w:right w:val="single" w:sz="4" w:space="0" w:color="BFBFBF"/>
            </w:tcBorders>
          </w:tcPr>
          <w:p w14:paraId="16B35D63" w14:textId="77777777" w:rsidR="00EF1DEC" w:rsidRPr="00EF1DEC" w:rsidRDefault="00EF1DEC" w:rsidP="00EF1DEC">
            <w:pPr>
              <w:pStyle w:val="TableText"/>
              <w:jc w:val="center"/>
              <w:rPr>
                <w:b/>
              </w:rPr>
            </w:pPr>
            <w:r>
              <w:rPr>
                <w:b/>
              </w:rPr>
              <w:t>A</w:t>
            </w:r>
          </w:p>
        </w:tc>
        <w:tc>
          <w:tcPr>
            <w:tcW w:w="1260" w:type="dxa"/>
            <w:tcBorders>
              <w:top w:val="single" w:sz="4" w:space="0" w:color="BFBFBF"/>
              <w:left w:val="single" w:sz="4" w:space="0" w:color="BFBFBF"/>
              <w:bottom w:val="single" w:sz="4" w:space="0" w:color="BFBFBF"/>
              <w:right w:val="single" w:sz="4" w:space="0" w:color="BFBFBF"/>
            </w:tcBorders>
            <w:hideMark/>
          </w:tcPr>
          <w:p w14:paraId="16B35D64" w14:textId="77777777" w:rsidR="00EF1DEC" w:rsidRPr="00EF1DEC" w:rsidRDefault="00EF1DEC" w:rsidP="00EF1DEC">
            <w:pPr>
              <w:pStyle w:val="TableText"/>
              <w:rPr>
                <w:sz w:val="20"/>
                <w:szCs w:val="20"/>
              </w:rPr>
            </w:pPr>
            <w:r w:rsidRPr="00CE47FC">
              <w:rPr>
                <w:rFonts w:ascii="Courier New" w:hAnsi="Courier New" w:cs="Courier New"/>
                <w:sz w:val="20"/>
                <w:szCs w:val="20"/>
              </w:rPr>
              <w:t>QNHW12</w:t>
            </w:r>
          </w:p>
        </w:tc>
        <w:tc>
          <w:tcPr>
            <w:tcW w:w="4140" w:type="dxa"/>
            <w:tcBorders>
              <w:top w:val="single" w:sz="4" w:space="0" w:color="BFBFBF"/>
              <w:left w:val="single" w:sz="4" w:space="0" w:color="BFBFBF"/>
              <w:bottom w:val="single" w:sz="4" w:space="0" w:color="BFBFBF"/>
              <w:right w:val="single" w:sz="4" w:space="0" w:color="BFBFBF"/>
            </w:tcBorders>
            <w:hideMark/>
          </w:tcPr>
          <w:p w14:paraId="16B35D65" w14:textId="77777777" w:rsidR="00EF1DEC" w:rsidRDefault="00EF1DEC" w:rsidP="00EF1DEC">
            <w:pPr>
              <w:pStyle w:val="TableText"/>
            </w:pPr>
            <w:r>
              <w:t>PNR Record Locator</w:t>
            </w:r>
          </w:p>
        </w:tc>
      </w:tr>
      <w:tr w:rsidR="00EF1DEC" w14:paraId="16B35D6A" w14:textId="77777777" w:rsidTr="00EF1DEC">
        <w:tc>
          <w:tcPr>
            <w:tcW w:w="1008" w:type="dxa"/>
            <w:tcBorders>
              <w:top w:val="single" w:sz="4" w:space="0" w:color="BFBFBF"/>
              <w:left w:val="single" w:sz="4" w:space="0" w:color="BFBFBF"/>
              <w:bottom w:val="single" w:sz="4" w:space="0" w:color="BFBFBF"/>
              <w:right w:val="single" w:sz="4" w:space="0" w:color="BFBFBF"/>
            </w:tcBorders>
            <w:hideMark/>
          </w:tcPr>
          <w:p w14:paraId="16B35D67" w14:textId="77777777" w:rsidR="00EF1DEC" w:rsidRDefault="00EF1DEC" w:rsidP="00EF1DEC">
            <w:pPr>
              <w:pStyle w:val="TableText"/>
              <w:jc w:val="center"/>
              <w:rPr>
                <w:b/>
              </w:rPr>
            </w:pPr>
            <w:r>
              <w:rPr>
                <w:b/>
              </w:rPr>
              <w:t>B</w:t>
            </w:r>
          </w:p>
        </w:tc>
        <w:tc>
          <w:tcPr>
            <w:tcW w:w="1260" w:type="dxa"/>
            <w:tcBorders>
              <w:top w:val="single" w:sz="4" w:space="0" w:color="BFBFBF"/>
              <w:left w:val="single" w:sz="4" w:space="0" w:color="BFBFBF"/>
              <w:bottom w:val="single" w:sz="4" w:space="0" w:color="BFBFBF"/>
              <w:right w:val="single" w:sz="4" w:space="0" w:color="BFBFBF"/>
            </w:tcBorders>
            <w:hideMark/>
          </w:tcPr>
          <w:p w14:paraId="16B35D68" w14:textId="77777777" w:rsidR="00EF1DEC" w:rsidRPr="00EF1DEC" w:rsidRDefault="00EF1DEC" w:rsidP="00EF1DEC">
            <w:pPr>
              <w:pStyle w:val="TableText"/>
              <w:rPr>
                <w:rFonts w:ascii="Courier New" w:hAnsi="Courier New" w:cs="Courier New"/>
                <w:sz w:val="20"/>
                <w:szCs w:val="20"/>
              </w:rPr>
            </w:pPr>
            <w:r w:rsidRPr="00CE47FC">
              <w:rPr>
                <w:rFonts w:ascii="Courier New" w:hAnsi="Courier New" w:cs="Courier New"/>
                <w:sz w:val="20"/>
                <w:szCs w:val="20"/>
              </w:rPr>
              <w:t>5997KAE508</w:t>
            </w:r>
          </w:p>
        </w:tc>
        <w:tc>
          <w:tcPr>
            <w:tcW w:w="4140" w:type="dxa"/>
            <w:tcBorders>
              <w:top w:val="single" w:sz="4" w:space="0" w:color="BFBFBF"/>
              <w:left w:val="single" w:sz="4" w:space="0" w:color="BFBFBF"/>
              <w:bottom w:val="single" w:sz="4" w:space="0" w:color="BFBFBF"/>
              <w:right w:val="single" w:sz="4" w:space="0" w:color="BFBFBF"/>
            </w:tcBorders>
            <w:hideMark/>
          </w:tcPr>
          <w:p w14:paraId="16B35D69" w14:textId="77777777" w:rsidR="00EF1DEC" w:rsidRDefault="00EF1DEC" w:rsidP="00EF1DEC">
            <w:pPr>
              <w:pStyle w:val="TableText"/>
            </w:pPr>
            <w:r>
              <w:t>Confirmation Number</w:t>
            </w:r>
          </w:p>
        </w:tc>
      </w:tr>
    </w:tbl>
    <w:p w14:paraId="16B35D6B" w14:textId="77777777" w:rsidR="00CE47FC" w:rsidRPr="00CE47FC" w:rsidRDefault="00CE47FC" w:rsidP="00CE47FC">
      <w:pPr>
        <w:spacing w:after="0"/>
        <w:rPr>
          <w:rFonts w:ascii="Arial" w:hAnsi="Arial" w:cs="Arial"/>
          <w:sz w:val="20"/>
          <w:szCs w:val="20"/>
        </w:rPr>
      </w:pPr>
    </w:p>
    <w:p w14:paraId="16B35D6C" w14:textId="77777777" w:rsidR="00CE47FC" w:rsidRPr="00332C7C" w:rsidRDefault="00332C7C" w:rsidP="00332C7C">
      <w:pPr>
        <w:pStyle w:val="TableText"/>
        <w:pageBreakBefore/>
        <w:spacing w:before="120" w:after="120"/>
        <w:rPr>
          <w:b/>
          <w:sz w:val="20"/>
          <w:szCs w:val="20"/>
          <w:u w:val="single"/>
        </w:rPr>
      </w:pPr>
      <w:r w:rsidRPr="00332C7C">
        <w:rPr>
          <w:b/>
          <w:sz w:val="20"/>
          <w:szCs w:val="20"/>
          <w:u w:val="single"/>
        </w:rPr>
        <w:t xml:space="preserve">Apollo Core </w:t>
      </w:r>
      <w:r w:rsidR="00CE47FC" w:rsidRPr="00332C7C">
        <w:rPr>
          <w:b/>
          <w:sz w:val="20"/>
          <w:szCs w:val="20"/>
          <w:u w:val="single"/>
        </w:rPr>
        <w:t>GDS Modify Committed Hotel Booking</w:t>
      </w:r>
      <w:r w:rsidRPr="00332C7C">
        <w:rPr>
          <w:b/>
          <w:sz w:val="20"/>
          <w:szCs w:val="20"/>
          <w:u w:val="single"/>
        </w:rPr>
        <w:t xml:space="preserve"> (</w:t>
      </w:r>
      <w:r w:rsidR="00CE47FC" w:rsidRPr="00332C7C">
        <w:rPr>
          <w:b/>
          <w:sz w:val="20"/>
          <w:szCs w:val="20"/>
          <w:u w:val="single"/>
        </w:rPr>
        <w:t>Change Check-out Date to 20 Jan</w:t>
      </w:r>
      <w:r w:rsidRPr="00332C7C">
        <w:rPr>
          <w:b/>
          <w:sz w:val="20"/>
          <w:szCs w:val="20"/>
          <w:u w:val="single"/>
        </w:rPr>
        <w:t>) – Example #4</w:t>
      </w:r>
      <w:r w:rsidR="00E73C79">
        <w:rPr>
          <w:b/>
          <w:sz w:val="20"/>
          <w:szCs w:val="20"/>
          <w:u w:val="single"/>
        </w:rPr>
        <w:t>A</w:t>
      </w:r>
    </w:p>
    <w:p w14:paraId="16B35D6D" w14:textId="77777777" w:rsidR="00CE47FC" w:rsidRPr="00CE47FC" w:rsidRDefault="00CE47FC" w:rsidP="00CE47FC">
      <w:pPr>
        <w:spacing w:after="0"/>
        <w:rPr>
          <w:rFonts w:ascii="Arial" w:hAnsi="Arial" w:cs="Arial"/>
          <w:sz w:val="20"/>
          <w:szCs w:val="20"/>
        </w:rPr>
      </w:pPr>
    </w:p>
    <w:p w14:paraId="16B35D6E" w14:textId="6A088ADF"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213248" behindDoc="0" locked="0" layoutInCell="1" allowOverlap="1" wp14:anchorId="16B36263" wp14:editId="3484E9C2">
                <wp:simplePos x="0" y="0"/>
                <wp:positionH relativeFrom="column">
                  <wp:posOffset>709295</wp:posOffset>
                </wp:positionH>
                <wp:positionV relativeFrom="paragraph">
                  <wp:posOffset>20320</wp:posOffset>
                </wp:positionV>
                <wp:extent cx="400050" cy="228600"/>
                <wp:effectExtent l="13970" t="10795" r="5080" b="8255"/>
                <wp:wrapNone/>
                <wp:docPr id="191"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3"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3" o:spid="_x0000_s1159" style="position:absolute;margin-left:55.85pt;margin-top:1.6pt;width:31.5pt;height:18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">
                <v:textbox>
                  <w:txbxContent>
                    <w:p w14:paraId="16B363C3"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2215296" behindDoc="0" locked="0" layoutInCell="1" allowOverlap="1" wp14:anchorId="16B36264" wp14:editId="0E920E55">
                <wp:simplePos x="0" y="0"/>
                <wp:positionH relativeFrom="column">
                  <wp:posOffset>257175</wp:posOffset>
                </wp:positionH>
                <wp:positionV relativeFrom="paragraph">
                  <wp:posOffset>20320</wp:posOffset>
                </wp:positionV>
                <wp:extent cx="400050" cy="228600"/>
                <wp:effectExtent l="9525" t="10795" r="9525" b="8255"/>
                <wp:wrapNone/>
                <wp:docPr id="190"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4" w14:textId="77777777" w:rsidR="00337B9C" w:rsidRPr="00CE47FC" w:rsidRDefault="00337B9C" w:rsidP="00CE47FC">
                            <w:pPr>
                              <w:jc w:val="center"/>
                              <w:rPr>
                                <w:sz w:val="22"/>
                              </w:rPr>
                            </w:pPr>
                            <w:r w:rsidRPr="00CE47FC">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5" o:spid="_x0000_s1160" style="position:absolute;margin-left:20.25pt;margin-top:1.6pt;width:31.5pt;height:18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">
                <v:textbox>
                  <w:txbxContent>
                    <w:p w14:paraId="16B363C4" w14:textId="77777777" w:rsidR="00337B9C" w:rsidRPr="00CE47FC" w:rsidRDefault="00337B9C" w:rsidP="00CE47FC">
                      <w:pPr>
                        <w:jc w:val="center"/>
                        <w:rPr>
                          <w:sz w:val="22"/>
                        </w:rPr>
                      </w:pPr>
                      <w:r w:rsidRPr="00CE47FC">
                        <w:rPr>
                          <w:rFonts w:ascii="Arial" w:hAnsi="Arial" w:cs="Arial"/>
                          <w:b/>
                          <w:sz w:val="22"/>
                        </w:rPr>
                        <w:t>A</w:t>
                      </w:r>
                    </w:p>
                  </w:txbxContent>
                </v:textbox>
              </v:rect>
            </w:pict>
          </mc:Fallback>
        </mc:AlternateContent>
      </w:r>
    </w:p>
    <w:p w14:paraId="16B35D6F" w14:textId="07FCBED5"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218368" behindDoc="0" locked="0" layoutInCell="1" allowOverlap="1" wp14:anchorId="16B36265" wp14:editId="1C65C9D5">
                <wp:simplePos x="0" y="0"/>
                <wp:positionH relativeFrom="column">
                  <wp:posOffset>885825</wp:posOffset>
                </wp:positionH>
                <wp:positionV relativeFrom="paragraph">
                  <wp:posOffset>104775</wp:posOffset>
                </wp:positionV>
                <wp:extent cx="0" cy="190500"/>
                <wp:effectExtent l="57150" t="9525" r="57150" b="19050"/>
                <wp:wrapNone/>
                <wp:docPr id="189" name="Auto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8" o:spid="_x0000_s1026" type="#_x0000_t32" style="position:absolute;margin-left:69.75pt;margin-top:8.25pt;width:0;height:1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ZqNgIAAGA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2216320" behindDoc="0" locked="0" layoutInCell="1" allowOverlap="1" wp14:anchorId="16B36266" wp14:editId="0B7C6954">
                <wp:simplePos x="0" y="0"/>
                <wp:positionH relativeFrom="column">
                  <wp:posOffset>428625</wp:posOffset>
                </wp:positionH>
                <wp:positionV relativeFrom="paragraph">
                  <wp:posOffset>104775</wp:posOffset>
                </wp:positionV>
                <wp:extent cx="0" cy="190500"/>
                <wp:effectExtent l="57150" t="9525" r="57150" b="19050"/>
                <wp:wrapNone/>
                <wp:docPr id="188" name="Auto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6" o:spid="_x0000_s1026" type="#_x0000_t32" style="position:absolute;margin-left:33.75pt;margin-top:8.25pt;width:0;height:1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oa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">
                <v:stroke endarrow="block"/>
              </v:shape>
            </w:pict>
          </mc:Fallback>
        </mc:AlternateContent>
      </w:r>
    </w:p>
    <w:p w14:paraId="16B35D70" w14:textId="77777777" w:rsidR="00CE47FC" w:rsidRPr="00CE47FC" w:rsidRDefault="00CE47FC" w:rsidP="00CE47FC">
      <w:pPr>
        <w:spacing w:after="0"/>
        <w:rPr>
          <w:rFonts w:ascii="Arial" w:hAnsi="Arial" w:cs="Arial"/>
          <w:sz w:val="20"/>
          <w:szCs w:val="20"/>
        </w:rPr>
      </w:pPr>
    </w:p>
    <w:p w14:paraId="16B35D71" w14:textId="08349CA5" w:rsidR="00CE47FC" w:rsidRPr="00CE47FC" w:rsidRDefault="009F4FEB" w:rsidP="00CE47FC">
      <w:pPr>
        <w:spacing w:after="0" w:line="240" w:lineRule="auto"/>
        <w:rPr>
          <w:rFonts w:ascii="Courier New" w:hAnsi="Courier New" w:cs="Courier New"/>
          <w:szCs w:val="24"/>
        </w:rPr>
      </w:pPr>
      <w:r>
        <w:rPr>
          <w:rFonts w:ascii="Courier New" w:hAnsi="Courier New" w:cs="Courier New"/>
          <w:noProof/>
          <w:szCs w:val="24"/>
        </w:rPr>
        <mc:AlternateContent>
          <mc:Choice Requires="wps">
            <w:drawing>
              <wp:anchor distT="0" distB="0" distL="114300" distR="114300" simplePos="0" relativeHeight="252219392" behindDoc="0" locked="0" layoutInCell="1" allowOverlap="1" wp14:anchorId="16B36267" wp14:editId="6AD4FE81">
                <wp:simplePos x="0" y="0"/>
                <wp:positionH relativeFrom="column">
                  <wp:posOffset>1409700</wp:posOffset>
                </wp:positionH>
                <wp:positionV relativeFrom="paragraph">
                  <wp:posOffset>131445</wp:posOffset>
                </wp:positionV>
                <wp:extent cx="0" cy="152400"/>
                <wp:effectExtent l="57150" t="17145" r="57150" b="11430"/>
                <wp:wrapNone/>
                <wp:docPr id="187" name="Auto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9" o:spid="_x0000_s1026" type="#_x0000_t32" style="position:absolute;margin-left:111pt;margin-top:10.35pt;width:0;height:12pt;flip:y;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217344" behindDoc="0" locked="0" layoutInCell="1" allowOverlap="1" wp14:anchorId="16B36268" wp14:editId="46E231C3">
                <wp:simplePos x="0" y="0"/>
                <wp:positionH relativeFrom="column">
                  <wp:posOffset>514350</wp:posOffset>
                </wp:positionH>
                <wp:positionV relativeFrom="paragraph">
                  <wp:posOffset>131445</wp:posOffset>
                </wp:positionV>
                <wp:extent cx="0" cy="152400"/>
                <wp:effectExtent l="57150" t="17145" r="57150" b="11430"/>
                <wp:wrapNone/>
                <wp:docPr id="186" name="Auto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7" o:spid="_x0000_s1026" type="#_x0000_t32" style="position:absolute;margin-left:40.5pt;margin-top:10.35pt;width:0;height:12pt;flip: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mOPAIAAGoEAAAOAAAAZHJzL2Uyb0RvYy54bWysVMGO2yAQvVfqPyDuie3UyS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">
                <v:stroke endarrow="block"/>
              </v:shape>
            </w:pict>
          </mc:Fallback>
        </mc:AlternateContent>
      </w:r>
      <w:r w:rsidR="00CE47FC" w:rsidRPr="00CE47FC">
        <w:rPr>
          <w:rFonts w:ascii="Courier New" w:hAnsi="Courier New" w:cs="Courier New"/>
          <w:szCs w:val="24"/>
        </w:rPr>
        <w:t>&gt;HOM</w:t>
      </w:r>
      <w:r w:rsidR="00CE47FC" w:rsidRPr="00CE47FC">
        <w:rPr>
          <w:rFonts w:ascii="Courier New" w:hAnsi="Courier New" w:cs="Courier New"/>
          <w:b/>
          <w:color w:val="FF0000"/>
          <w:szCs w:val="24"/>
        </w:rPr>
        <w:t>1</w:t>
      </w:r>
      <w:r w:rsidR="00CE47FC" w:rsidRPr="00CE47FC">
        <w:rPr>
          <w:rFonts w:ascii="Courier New" w:hAnsi="Courier New" w:cs="Courier New"/>
          <w:b/>
          <w:color w:val="00B0F0"/>
          <w:szCs w:val="24"/>
        </w:rPr>
        <w:t>D</w:t>
      </w:r>
      <w:r w:rsidR="00CE47FC" w:rsidRPr="00CE47FC">
        <w:rPr>
          <w:rFonts w:ascii="Courier New" w:hAnsi="Courier New" w:cs="Courier New"/>
          <w:szCs w:val="24"/>
        </w:rPr>
        <w:t>/</w:t>
      </w:r>
      <w:r w:rsidR="00CE47FC" w:rsidRPr="00CE47FC">
        <w:rPr>
          <w:rFonts w:ascii="Courier New" w:hAnsi="Courier New" w:cs="Courier New"/>
          <w:b/>
          <w:color w:val="00B050"/>
          <w:szCs w:val="24"/>
        </w:rPr>
        <w:t>15JAN</w:t>
      </w:r>
      <w:r w:rsidR="00CE47FC" w:rsidRPr="00CE47FC">
        <w:rPr>
          <w:rFonts w:ascii="Courier New" w:hAnsi="Courier New" w:cs="Courier New"/>
          <w:szCs w:val="24"/>
        </w:rPr>
        <w:t>-</w:t>
      </w:r>
      <w:r w:rsidR="00CE47FC" w:rsidRPr="00CE47FC">
        <w:rPr>
          <w:rFonts w:ascii="Courier New" w:hAnsi="Courier New" w:cs="Courier New"/>
          <w:b/>
          <w:color w:val="FF00FF"/>
          <w:szCs w:val="24"/>
        </w:rPr>
        <w:t>20JAN</w:t>
      </w:r>
    </w:p>
    <w:p w14:paraId="16B35D72" w14:textId="237567A1"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212224" behindDoc="0" locked="0" layoutInCell="1" allowOverlap="1" wp14:anchorId="16B36269" wp14:editId="04509BCB">
                <wp:simplePos x="0" y="0"/>
                <wp:positionH relativeFrom="column">
                  <wp:posOffset>1195070</wp:posOffset>
                </wp:positionH>
                <wp:positionV relativeFrom="paragraph">
                  <wp:posOffset>111125</wp:posOffset>
                </wp:positionV>
                <wp:extent cx="400050" cy="228600"/>
                <wp:effectExtent l="13970" t="6350" r="5080" b="12700"/>
                <wp:wrapNone/>
                <wp:docPr id="185" name="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5"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2" o:spid="_x0000_s1161" style="position:absolute;margin-left:94.1pt;margin-top:8.75pt;width:31.5pt;height:18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">
                <v:textbox>
                  <w:txbxContent>
                    <w:p w14:paraId="16B363C5"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2214272" behindDoc="0" locked="0" layoutInCell="1" allowOverlap="1" wp14:anchorId="16B3626A" wp14:editId="7B5BFA7B">
                <wp:simplePos x="0" y="0"/>
                <wp:positionH relativeFrom="column">
                  <wp:posOffset>309245</wp:posOffset>
                </wp:positionH>
                <wp:positionV relativeFrom="paragraph">
                  <wp:posOffset>111125</wp:posOffset>
                </wp:positionV>
                <wp:extent cx="400050" cy="228600"/>
                <wp:effectExtent l="13970" t="6350" r="5080" b="12700"/>
                <wp:wrapNone/>
                <wp:docPr id="184"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6"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4" o:spid="_x0000_s1162" style="position:absolute;margin-left:24.35pt;margin-top:8.75pt;width:31.5pt;height:18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">
                <v:textbox>
                  <w:txbxContent>
                    <w:p w14:paraId="16B363C6"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v:textbox>
              </v:rect>
            </w:pict>
          </mc:Fallback>
        </mc:AlternateContent>
      </w:r>
    </w:p>
    <w:p w14:paraId="16B35D73" w14:textId="77777777" w:rsidR="00CE47FC" w:rsidRPr="00CE47FC" w:rsidRDefault="00CE47FC" w:rsidP="00CE47FC">
      <w:pPr>
        <w:spacing w:after="0"/>
        <w:rPr>
          <w:rFonts w:ascii="Arial" w:hAnsi="Arial" w:cs="Arial"/>
          <w:sz w:val="20"/>
          <w:szCs w:val="20"/>
        </w:rPr>
      </w:pPr>
    </w:p>
    <w:p w14:paraId="16B35D74" w14:textId="77777777" w:rsidR="00CE47FC" w:rsidRPr="00CE47FC" w:rsidRDefault="00CE47FC" w:rsidP="00CE47FC">
      <w:pPr>
        <w:spacing w:after="0"/>
        <w:rPr>
          <w:rFonts w:ascii="Arial" w:hAnsi="Arial" w:cs="Arial"/>
          <w:sz w:val="20"/>
          <w:szCs w:val="20"/>
        </w:rPr>
      </w:pPr>
    </w:p>
    <w:p w14:paraId="16B35D75" w14:textId="77777777" w:rsidR="00CE47FC" w:rsidRPr="00CE47FC" w:rsidRDefault="00CE47FC" w:rsidP="00CE47FC">
      <w:pPr>
        <w:spacing w:after="0"/>
        <w:rPr>
          <w:rFonts w:ascii="Arial" w:hAnsi="Arial" w:cs="Arial"/>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CE47FC" w:rsidRPr="003271C0" w14:paraId="16B35D79" w14:textId="77777777" w:rsidTr="00EF1DEC">
        <w:tc>
          <w:tcPr>
            <w:tcW w:w="1008" w:type="dxa"/>
            <w:shd w:val="pct12" w:color="auto" w:fill="auto"/>
          </w:tcPr>
          <w:p w14:paraId="16B35D76" w14:textId="77777777" w:rsidR="00CE47FC" w:rsidRPr="003271C0" w:rsidRDefault="00CE47FC" w:rsidP="00EF1DEC">
            <w:pPr>
              <w:pStyle w:val="TableHeading"/>
            </w:pPr>
            <w:r w:rsidRPr="003271C0">
              <w:t>Marker</w:t>
            </w:r>
          </w:p>
        </w:tc>
        <w:tc>
          <w:tcPr>
            <w:tcW w:w="1260" w:type="dxa"/>
            <w:shd w:val="pct12" w:color="auto" w:fill="auto"/>
          </w:tcPr>
          <w:p w14:paraId="16B35D77" w14:textId="77777777" w:rsidR="00CE47FC" w:rsidRPr="003271C0" w:rsidRDefault="00CE47FC" w:rsidP="00EF1DEC">
            <w:pPr>
              <w:pStyle w:val="TableHeading"/>
            </w:pPr>
            <w:r w:rsidRPr="003271C0">
              <w:t>Dat</w:t>
            </w:r>
            <w:r>
              <w:t>a</w:t>
            </w:r>
            <w:r w:rsidRPr="003271C0">
              <w:t xml:space="preserve"> Field</w:t>
            </w:r>
          </w:p>
        </w:tc>
        <w:tc>
          <w:tcPr>
            <w:tcW w:w="4140" w:type="dxa"/>
            <w:shd w:val="pct12" w:color="auto" w:fill="auto"/>
          </w:tcPr>
          <w:p w14:paraId="16B35D78" w14:textId="77777777" w:rsidR="00CE47FC" w:rsidRPr="003271C0" w:rsidRDefault="00CE47FC" w:rsidP="00EF1DEC">
            <w:pPr>
              <w:pStyle w:val="TableHeading"/>
            </w:pPr>
            <w:r w:rsidRPr="003271C0">
              <w:t>Description</w:t>
            </w:r>
          </w:p>
        </w:tc>
      </w:tr>
      <w:tr w:rsidR="00CE47FC" w:rsidRPr="003271C0" w14:paraId="16B35D7D" w14:textId="77777777" w:rsidTr="00EF1DEC">
        <w:tc>
          <w:tcPr>
            <w:tcW w:w="1008" w:type="dxa"/>
          </w:tcPr>
          <w:p w14:paraId="16B35D7A" w14:textId="77777777" w:rsidR="00CE47FC" w:rsidRPr="003271C0" w:rsidRDefault="00CE47FC" w:rsidP="00EF1DEC">
            <w:pPr>
              <w:pStyle w:val="TableText"/>
            </w:pPr>
          </w:p>
        </w:tc>
        <w:tc>
          <w:tcPr>
            <w:tcW w:w="1260" w:type="dxa"/>
          </w:tcPr>
          <w:p w14:paraId="16B35D7B" w14:textId="77777777" w:rsidR="00CE47FC" w:rsidRPr="003271C0" w:rsidRDefault="00CE47FC" w:rsidP="00EF1DEC">
            <w:pPr>
              <w:pStyle w:val="TableText"/>
            </w:pPr>
            <w:r w:rsidRPr="003271C0">
              <w:t>H</w:t>
            </w:r>
            <w:r>
              <w:t>OM</w:t>
            </w:r>
          </w:p>
        </w:tc>
        <w:tc>
          <w:tcPr>
            <w:tcW w:w="4140" w:type="dxa"/>
          </w:tcPr>
          <w:p w14:paraId="16B35D7C" w14:textId="77777777" w:rsidR="00CE47FC" w:rsidRPr="003271C0" w:rsidRDefault="00CE47FC" w:rsidP="00EF1DEC">
            <w:pPr>
              <w:pStyle w:val="TableText"/>
            </w:pPr>
            <w:r w:rsidRPr="003271C0">
              <w:t>Function Identifier</w:t>
            </w:r>
            <w:r>
              <w:t xml:space="preserve">  (Hotel Modify)</w:t>
            </w:r>
          </w:p>
        </w:tc>
      </w:tr>
      <w:tr w:rsidR="00CE47FC" w:rsidRPr="003271C0" w14:paraId="16B35D81" w14:textId="77777777" w:rsidTr="00EF1DEC">
        <w:tc>
          <w:tcPr>
            <w:tcW w:w="1008" w:type="dxa"/>
          </w:tcPr>
          <w:p w14:paraId="16B35D7E" w14:textId="77777777" w:rsidR="00CE47FC" w:rsidRPr="00420D48" w:rsidRDefault="00CE47FC" w:rsidP="00EF1DEC">
            <w:pPr>
              <w:pStyle w:val="TableText"/>
              <w:jc w:val="center"/>
              <w:rPr>
                <w:b/>
              </w:rPr>
            </w:pPr>
            <w:r w:rsidRPr="00420D48">
              <w:rPr>
                <w:b/>
              </w:rPr>
              <w:t>A</w:t>
            </w:r>
          </w:p>
        </w:tc>
        <w:tc>
          <w:tcPr>
            <w:tcW w:w="1260" w:type="dxa"/>
          </w:tcPr>
          <w:p w14:paraId="16B35D7F" w14:textId="77777777" w:rsidR="00CE47FC" w:rsidRPr="008C20C1" w:rsidRDefault="00CE47FC" w:rsidP="00EF1DEC">
            <w:pPr>
              <w:pStyle w:val="TableText"/>
              <w:rPr>
                <w:b/>
                <w:color w:val="FF0000"/>
              </w:rPr>
            </w:pPr>
            <w:r w:rsidRPr="008C20C1">
              <w:rPr>
                <w:rFonts w:ascii="Courier New" w:hAnsi="Courier New" w:cs="Courier New"/>
                <w:b/>
                <w:color w:val="FF0000"/>
                <w:sz w:val="24"/>
                <w:szCs w:val="24"/>
              </w:rPr>
              <w:t>1</w:t>
            </w:r>
          </w:p>
        </w:tc>
        <w:tc>
          <w:tcPr>
            <w:tcW w:w="4140" w:type="dxa"/>
          </w:tcPr>
          <w:p w14:paraId="16B35D80" w14:textId="77777777" w:rsidR="00CE47FC" w:rsidRPr="003271C0" w:rsidRDefault="00CE47FC" w:rsidP="00EF1DEC">
            <w:pPr>
              <w:pStyle w:val="TableText"/>
            </w:pPr>
            <w:r>
              <w:t>Segment Number</w:t>
            </w:r>
          </w:p>
        </w:tc>
      </w:tr>
      <w:tr w:rsidR="00CE47FC" w:rsidRPr="003271C0" w14:paraId="16B35D85" w14:textId="77777777" w:rsidTr="00EF1DEC">
        <w:tc>
          <w:tcPr>
            <w:tcW w:w="1008" w:type="dxa"/>
          </w:tcPr>
          <w:p w14:paraId="16B35D82" w14:textId="77777777" w:rsidR="00CE47FC" w:rsidRDefault="00CE47FC" w:rsidP="00EF1DEC">
            <w:pPr>
              <w:pStyle w:val="TableText"/>
              <w:jc w:val="center"/>
              <w:rPr>
                <w:b/>
              </w:rPr>
            </w:pPr>
            <w:r>
              <w:rPr>
                <w:b/>
              </w:rPr>
              <w:t>B</w:t>
            </w:r>
          </w:p>
        </w:tc>
        <w:tc>
          <w:tcPr>
            <w:tcW w:w="1260" w:type="dxa"/>
          </w:tcPr>
          <w:p w14:paraId="16B35D83" w14:textId="77777777" w:rsidR="00CE47FC" w:rsidRPr="008C20C1" w:rsidRDefault="00CE47FC" w:rsidP="00EF1DEC">
            <w:pPr>
              <w:pStyle w:val="TableText"/>
              <w:rPr>
                <w:rFonts w:ascii="Courier New" w:hAnsi="Courier New" w:cs="Courier New"/>
                <w:b/>
                <w:color w:val="00B0F0"/>
                <w:sz w:val="24"/>
                <w:szCs w:val="24"/>
              </w:rPr>
            </w:pPr>
            <w:r w:rsidRPr="008C20C1">
              <w:rPr>
                <w:rFonts w:ascii="Courier New" w:hAnsi="Courier New" w:cs="Courier New"/>
                <w:b/>
                <w:color w:val="00B0F0"/>
                <w:sz w:val="24"/>
                <w:szCs w:val="24"/>
              </w:rPr>
              <w:t>D</w:t>
            </w:r>
          </w:p>
        </w:tc>
        <w:tc>
          <w:tcPr>
            <w:tcW w:w="4140" w:type="dxa"/>
          </w:tcPr>
          <w:p w14:paraId="16B35D84" w14:textId="77777777" w:rsidR="00CE47FC" w:rsidRDefault="00CE47FC" w:rsidP="00EF1DEC">
            <w:pPr>
              <w:pStyle w:val="TableText"/>
            </w:pPr>
            <w:r>
              <w:t>Date Modification Code</w:t>
            </w:r>
          </w:p>
        </w:tc>
      </w:tr>
      <w:tr w:rsidR="00CE47FC" w:rsidRPr="003271C0" w14:paraId="16B35D89" w14:textId="77777777" w:rsidTr="00EF1DEC">
        <w:tc>
          <w:tcPr>
            <w:tcW w:w="1008" w:type="dxa"/>
          </w:tcPr>
          <w:p w14:paraId="16B35D86" w14:textId="77777777" w:rsidR="00CE47FC" w:rsidRPr="00420D48" w:rsidRDefault="00CE47FC" w:rsidP="00EF1DEC">
            <w:pPr>
              <w:pStyle w:val="TableText"/>
              <w:jc w:val="center"/>
              <w:rPr>
                <w:b/>
              </w:rPr>
            </w:pPr>
          </w:p>
        </w:tc>
        <w:tc>
          <w:tcPr>
            <w:tcW w:w="1260" w:type="dxa"/>
          </w:tcPr>
          <w:p w14:paraId="16B35D87" w14:textId="77777777" w:rsidR="00CE47FC" w:rsidRPr="008C20C1" w:rsidRDefault="00CE47FC" w:rsidP="00EF1DEC">
            <w:pPr>
              <w:pStyle w:val="TableText"/>
            </w:pPr>
            <w:r w:rsidRPr="008C20C1">
              <w:rPr>
                <w:rFonts w:ascii="Courier New" w:hAnsi="Courier New" w:cs="Courier New"/>
                <w:sz w:val="24"/>
                <w:szCs w:val="24"/>
              </w:rPr>
              <w:t>/</w:t>
            </w:r>
          </w:p>
        </w:tc>
        <w:tc>
          <w:tcPr>
            <w:tcW w:w="4140" w:type="dxa"/>
          </w:tcPr>
          <w:p w14:paraId="16B35D88" w14:textId="77777777" w:rsidR="00CE47FC" w:rsidRPr="003271C0" w:rsidRDefault="00CE47FC" w:rsidP="00EF1DEC">
            <w:pPr>
              <w:pStyle w:val="TableText"/>
            </w:pPr>
            <w:r>
              <w:t>Format Data Separator</w:t>
            </w:r>
          </w:p>
        </w:tc>
      </w:tr>
      <w:tr w:rsidR="00CE47FC" w:rsidRPr="003271C0" w14:paraId="16B35D8D" w14:textId="77777777" w:rsidTr="00EF1DEC">
        <w:tc>
          <w:tcPr>
            <w:tcW w:w="1008" w:type="dxa"/>
          </w:tcPr>
          <w:p w14:paraId="16B35D8A" w14:textId="77777777" w:rsidR="00CE47FC" w:rsidRPr="00420D48" w:rsidRDefault="00CE47FC" w:rsidP="00EF1DEC">
            <w:pPr>
              <w:pStyle w:val="TableText"/>
              <w:jc w:val="center"/>
              <w:rPr>
                <w:b/>
              </w:rPr>
            </w:pPr>
            <w:r>
              <w:rPr>
                <w:b/>
              </w:rPr>
              <w:t>C</w:t>
            </w:r>
          </w:p>
        </w:tc>
        <w:tc>
          <w:tcPr>
            <w:tcW w:w="1260" w:type="dxa"/>
          </w:tcPr>
          <w:p w14:paraId="16B35D8B" w14:textId="77777777" w:rsidR="00CE47FC" w:rsidRPr="008C20C1" w:rsidRDefault="00CE47FC" w:rsidP="00EF1DEC">
            <w:pPr>
              <w:pStyle w:val="TableText"/>
              <w:rPr>
                <w:b/>
                <w:color w:val="00B050"/>
              </w:rPr>
            </w:pPr>
            <w:r w:rsidRPr="008C20C1">
              <w:rPr>
                <w:rFonts w:ascii="Courier New" w:hAnsi="Courier New" w:cs="Courier New"/>
                <w:b/>
                <w:color w:val="00B050"/>
                <w:sz w:val="24"/>
                <w:szCs w:val="24"/>
              </w:rPr>
              <w:t>15JAN</w:t>
            </w:r>
          </w:p>
        </w:tc>
        <w:tc>
          <w:tcPr>
            <w:tcW w:w="4140" w:type="dxa"/>
          </w:tcPr>
          <w:p w14:paraId="16B35D8C" w14:textId="77777777" w:rsidR="00CE47FC" w:rsidRPr="003271C0" w:rsidRDefault="00CE47FC" w:rsidP="00EF1DEC">
            <w:pPr>
              <w:pStyle w:val="TableText"/>
            </w:pPr>
            <w:r>
              <w:t>Check In Date</w:t>
            </w:r>
          </w:p>
        </w:tc>
      </w:tr>
      <w:tr w:rsidR="00CE47FC" w:rsidRPr="003271C0" w14:paraId="16B35D91" w14:textId="77777777" w:rsidTr="00EF1DEC">
        <w:tc>
          <w:tcPr>
            <w:tcW w:w="1008" w:type="dxa"/>
          </w:tcPr>
          <w:p w14:paraId="16B35D8E" w14:textId="77777777" w:rsidR="00CE47FC" w:rsidRPr="00420D48" w:rsidRDefault="00CE47FC" w:rsidP="00EF1DEC">
            <w:pPr>
              <w:pStyle w:val="TableText"/>
              <w:jc w:val="center"/>
              <w:rPr>
                <w:b/>
              </w:rPr>
            </w:pPr>
          </w:p>
        </w:tc>
        <w:tc>
          <w:tcPr>
            <w:tcW w:w="1260" w:type="dxa"/>
          </w:tcPr>
          <w:p w14:paraId="16B35D8F" w14:textId="77777777" w:rsidR="00CE47FC" w:rsidRPr="008C20C1" w:rsidRDefault="00CE47FC" w:rsidP="00EF1DEC">
            <w:pPr>
              <w:pStyle w:val="TableText"/>
              <w:rPr>
                <w:rFonts w:ascii="Courier New" w:hAnsi="Courier New" w:cs="Courier New"/>
                <w:sz w:val="24"/>
                <w:szCs w:val="24"/>
              </w:rPr>
            </w:pPr>
            <w:r w:rsidRPr="008C20C1">
              <w:rPr>
                <w:rFonts w:ascii="Courier New" w:hAnsi="Courier New" w:cs="Courier New"/>
                <w:sz w:val="24"/>
                <w:szCs w:val="24"/>
              </w:rPr>
              <w:t>-</w:t>
            </w:r>
          </w:p>
        </w:tc>
        <w:tc>
          <w:tcPr>
            <w:tcW w:w="4140" w:type="dxa"/>
          </w:tcPr>
          <w:p w14:paraId="16B35D90" w14:textId="77777777" w:rsidR="00CE47FC" w:rsidRDefault="00CE47FC" w:rsidP="00EF1DEC">
            <w:pPr>
              <w:pStyle w:val="TableText"/>
            </w:pPr>
            <w:r>
              <w:t>Format Data Separator</w:t>
            </w:r>
          </w:p>
        </w:tc>
      </w:tr>
      <w:tr w:rsidR="00CE47FC" w:rsidRPr="003271C0" w14:paraId="16B35D95" w14:textId="77777777" w:rsidTr="00EF1DEC">
        <w:tc>
          <w:tcPr>
            <w:tcW w:w="1008" w:type="dxa"/>
          </w:tcPr>
          <w:p w14:paraId="16B35D92" w14:textId="77777777" w:rsidR="00CE47FC" w:rsidRPr="00420D48" w:rsidRDefault="00CE47FC" w:rsidP="00EF1DEC">
            <w:pPr>
              <w:pStyle w:val="TableText"/>
              <w:jc w:val="center"/>
              <w:rPr>
                <w:b/>
              </w:rPr>
            </w:pPr>
            <w:r>
              <w:rPr>
                <w:b/>
              </w:rPr>
              <w:t>D</w:t>
            </w:r>
          </w:p>
        </w:tc>
        <w:tc>
          <w:tcPr>
            <w:tcW w:w="1260" w:type="dxa"/>
          </w:tcPr>
          <w:p w14:paraId="16B35D93" w14:textId="77777777" w:rsidR="00CE47FC" w:rsidRPr="008C20C1" w:rsidRDefault="00CE47FC" w:rsidP="00EF1DEC">
            <w:pPr>
              <w:pStyle w:val="TableText"/>
              <w:rPr>
                <w:b/>
                <w:color w:val="FF00FF"/>
              </w:rPr>
            </w:pPr>
            <w:r w:rsidRPr="008C20C1">
              <w:rPr>
                <w:rFonts w:ascii="Courier New" w:hAnsi="Courier New" w:cs="Courier New"/>
                <w:b/>
                <w:color w:val="FF00FF"/>
                <w:sz w:val="24"/>
                <w:szCs w:val="24"/>
              </w:rPr>
              <w:t>20JAN</w:t>
            </w:r>
          </w:p>
        </w:tc>
        <w:tc>
          <w:tcPr>
            <w:tcW w:w="4140" w:type="dxa"/>
          </w:tcPr>
          <w:p w14:paraId="16B35D94" w14:textId="77777777" w:rsidR="00CE47FC" w:rsidRPr="003271C0" w:rsidRDefault="00CE47FC" w:rsidP="00EF1DEC">
            <w:pPr>
              <w:pStyle w:val="TableText"/>
            </w:pPr>
            <w:r>
              <w:t>New Check Out Date</w:t>
            </w:r>
          </w:p>
        </w:tc>
      </w:tr>
    </w:tbl>
    <w:p w14:paraId="16B35D96" w14:textId="77777777" w:rsidR="00CE47FC" w:rsidRPr="00CE47FC" w:rsidRDefault="00CE47FC" w:rsidP="00CE47FC">
      <w:pPr>
        <w:spacing w:after="0"/>
        <w:rPr>
          <w:rFonts w:ascii="Arial" w:hAnsi="Arial" w:cs="Arial"/>
          <w:sz w:val="20"/>
          <w:szCs w:val="20"/>
        </w:rPr>
      </w:pPr>
    </w:p>
    <w:p w14:paraId="16B35D97" w14:textId="77777777" w:rsidR="00CE47FC" w:rsidRPr="00332C7C" w:rsidRDefault="00E73C79" w:rsidP="00332C7C">
      <w:pPr>
        <w:pStyle w:val="TableText"/>
        <w:pageBreakBefore/>
        <w:spacing w:before="120" w:after="120"/>
        <w:rPr>
          <w:b/>
          <w:sz w:val="20"/>
          <w:szCs w:val="20"/>
          <w:u w:val="single"/>
        </w:rPr>
      </w:pPr>
      <w:r>
        <w:rPr>
          <w:b/>
          <w:sz w:val="20"/>
          <w:szCs w:val="20"/>
          <w:u w:val="single"/>
        </w:rPr>
        <w:t xml:space="preserve">OTA XML </w:t>
      </w:r>
      <w:r w:rsidR="00CE47FC" w:rsidRPr="00332C7C">
        <w:rPr>
          <w:b/>
          <w:sz w:val="20"/>
          <w:szCs w:val="20"/>
          <w:u w:val="single"/>
        </w:rPr>
        <w:t>Modify Request Message</w:t>
      </w:r>
      <w:r>
        <w:rPr>
          <w:b/>
          <w:sz w:val="20"/>
          <w:szCs w:val="20"/>
          <w:u w:val="single"/>
        </w:rPr>
        <w:t xml:space="preserve"> @ResStatue=”Initiate” – Example #4A</w:t>
      </w:r>
    </w:p>
    <w:p w14:paraId="16B35D98"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FF0000"/>
          <w:sz w:val="16"/>
          <w:szCs w:val="16"/>
        </w:rPr>
        <w:t xml:space="preserve"> xmlns:soap</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D99"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D9A"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FF0000"/>
          <w:sz w:val="16"/>
          <w:szCs w:val="16"/>
        </w:rPr>
        <w:t xml:space="preserve"> xmlns:ns2</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"&gt;</w:t>
      </w:r>
    </w:p>
    <w:p w14:paraId="16B35D9B"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userid</w:t>
      </w:r>
      <w:r w:rsidRPr="00AF4064">
        <w:rPr>
          <w:rFonts w:ascii="Arial" w:hAnsi="Arial" w:cs="Arial"/>
          <w:color w:val="0000FF"/>
          <w:sz w:val="16"/>
          <w:szCs w:val="16"/>
        </w:rPr>
        <w:t>&gt;</w:t>
      </w:r>
    </w:p>
    <w:p w14:paraId="16B35D9C"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password</w:t>
      </w:r>
      <w:r w:rsidRPr="00AF4064">
        <w:rPr>
          <w:rFonts w:ascii="Arial" w:hAnsi="Arial" w:cs="Arial"/>
          <w:color w:val="0000FF"/>
          <w:sz w:val="16"/>
          <w:szCs w:val="16"/>
        </w:rPr>
        <w:t>&gt;</w:t>
      </w:r>
    </w:p>
    <w:p w14:paraId="16B35D9D"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payloadVersion</w:t>
      </w:r>
      <w:r w:rsidRPr="00AF4064">
        <w:rPr>
          <w:rFonts w:ascii="Arial" w:hAnsi="Arial" w:cs="Arial"/>
          <w:color w:val="0000FF"/>
          <w:sz w:val="16"/>
          <w:szCs w:val="16"/>
        </w:rPr>
        <w:t>&gt;</w:t>
      </w:r>
    </w:p>
    <w:p w14:paraId="16B35D9E"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authentication</w:t>
      </w:r>
      <w:r w:rsidRPr="00AF4064">
        <w:rPr>
          <w:rFonts w:ascii="Arial" w:hAnsi="Arial" w:cs="Arial"/>
          <w:color w:val="0000FF"/>
          <w:sz w:val="16"/>
          <w:szCs w:val="16"/>
        </w:rPr>
        <w:t>&gt;</w:t>
      </w:r>
    </w:p>
    <w:p w14:paraId="16B35D9F"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soap:Header</w:t>
      </w:r>
      <w:r w:rsidRPr="00AF4064">
        <w:rPr>
          <w:rFonts w:ascii="Arial" w:hAnsi="Arial" w:cs="Arial"/>
          <w:color w:val="0000FF"/>
          <w:sz w:val="16"/>
          <w:szCs w:val="16"/>
        </w:rPr>
        <w:t>&gt;</w:t>
      </w:r>
    </w:p>
    <w:p w14:paraId="16B35DA0"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DA1" w14:textId="77777777" w:rsidR="00BA6890" w:rsidRPr="00AF4064" w:rsidRDefault="00BA6890" w:rsidP="00BA6890">
      <w:pPr>
        <w:autoSpaceDE w:val="0"/>
        <w:autoSpaceDN w:val="0"/>
        <w:adjustRightInd w:val="0"/>
        <w:spacing w:after="0" w:line="240" w:lineRule="auto"/>
        <w:rPr>
          <w:rFonts w:ascii="Arial" w:hAnsi="Arial" w:cs="Arial"/>
          <w:color w:val="0000FF"/>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OTA_HotelResModifyRQ</w:t>
      </w:r>
      <w:r w:rsidRPr="00A222D5">
        <w:rPr>
          <w:rFonts w:ascii="Arial" w:hAnsi="Arial" w:cs="Arial"/>
          <w:color w:val="FF0000"/>
          <w:sz w:val="16"/>
          <w:szCs w:val="16"/>
        </w:rPr>
        <w:t xml:space="preserve"> xmlns</w:t>
      </w:r>
      <w:r w:rsidRPr="00A222D5">
        <w:rPr>
          <w:rFonts w:ascii="Arial" w:hAnsi="Arial" w:cs="Arial"/>
          <w:color w:val="0000FF"/>
          <w:sz w:val="16"/>
          <w:szCs w:val="16"/>
        </w:rPr>
        <w:t>="</w:t>
      </w:r>
      <w:r w:rsidRPr="00A222D5">
        <w:rPr>
          <w:rFonts w:ascii="Arial" w:hAnsi="Arial" w:cs="Arial"/>
          <w:color w:val="000000"/>
          <w:sz w:val="16"/>
          <w:szCs w:val="16"/>
        </w:rPr>
        <w:t>http://www.opentravel.org/OTA/2003/05</w:t>
      </w:r>
      <w:r w:rsidRPr="00A222D5">
        <w:rPr>
          <w:rFonts w:ascii="Arial" w:hAnsi="Arial" w:cs="Arial"/>
          <w:color w:val="0000FF"/>
          <w:sz w:val="16"/>
          <w:szCs w:val="16"/>
        </w:rPr>
        <w:t>"</w:t>
      </w:r>
      <w:r w:rsidRPr="00A222D5">
        <w:rPr>
          <w:rFonts w:ascii="Arial" w:hAnsi="Arial" w:cs="Arial"/>
          <w:color w:val="FF0000"/>
          <w:sz w:val="16"/>
          <w:szCs w:val="16"/>
        </w:rPr>
        <w:t xml:space="preserve"> xmlns:ns2</w:t>
      </w:r>
      <w:r w:rsidRPr="00A222D5">
        <w:rPr>
          <w:rFonts w:ascii="Arial" w:hAnsi="Arial" w:cs="Arial"/>
          <w:color w:val="0000FF"/>
          <w:sz w:val="16"/>
          <w:szCs w:val="16"/>
        </w:rPr>
        <w:t>="</w:t>
      </w:r>
      <w:r w:rsidRPr="00A222D5">
        <w:rPr>
          <w:rFonts w:ascii="Arial" w:hAnsi="Arial" w:cs="Arial"/>
          <w:color w:val="000000"/>
          <w:sz w:val="16"/>
          <w:szCs w:val="16"/>
        </w:rPr>
        <w:t>http://xmlota.wspan.com/webservice/</w:t>
      </w:r>
      <w:r w:rsidRPr="00A222D5">
        <w:rPr>
          <w:rFonts w:ascii="Arial" w:hAnsi="Arial" w:cs="Arial"/>
          <w:color w:val="0000FF"/>
          <w:sz w:val="16"/>
          <w:szCs w:val="16"/>
        </w:rPr>
        <w:t>"</w:t>
      </w:r>
      <w:r w:rsidRPr="00A222D5">
        <w:rPr>
          <w:rFonts w:ascii="Arial" w:hAnsi="Arial" w:cs="Arial"/>
          <w:color w:val="FF0000"/>
          <w:sz w:val="16"/>
          <w:szCs w:val="16"/>
        </w:rPr>
        <w:t xml:space="preserve"> TransactionIdentifier</w:t>
      </w:r>
      <w:r w:rsidRPr="00A222D5">
        <w:rPr>
          <w:rFonts w:ascii="Arial" w:hAnsi="Arial" w:cs="Arial"/>
          <w:color w:val="0000FF"/>
          <w:sz w:val="16"/>
          <w:szCs w:val="16"/>
        </w:rPr>
        <w:t>="</w:t>
      </w:r>
      <w:r w:rsidR="00746DBC" w:rsidRPr="00A222D5">
        <w:rPr>
          <w:rFonts w:ascii="Arial" w:hAnsi="Arial" w:cs="Arial"/>
          <w:color w:val="000000"/>
          <w:sz w:val="16"/>
          <w:szCs w:val="16"/>
        </w:rPr>
        <w:t>F55934</w:t>
      </w:r>
      <w:r w:rsidR="00746DBC">
        <w:rPr>
          <w:rFonts w:ascii="Arial" w:hAnsi="Arial" w:cs="Arial"/>
          <w:color w:val="000000"/>
          <w:sz w:val="16"/>
          <w:szCs w:val="16"/>
        </w:rPr>
        <w:t>87421VMTLR4</w:t>
      </w:r>
      <w:r w:rsidRPr="00A222D5">
        <w:rPr>
          <w:rFonts w:ascii="Arial" w:hAnsi="Arial" w:cs="Arial"/>
          <w:color w:val="0000FF"/>
          <w:sz w:val="16"/>
          <w:szCs w:val="16"/>
        </w:rPr>
        <w:t>"</w:t>
      </w:r>
      <w:r w:rsidRPr="00A222D5">
        <w:rPr>
          <w:rFonts w:ascii="Arial" w:hAnsi="Arial" w:cs="Arial"/>
          <w:color w:val="FF0000"/>
          <w:sz w:val="16"/>
          <w:szCs w:val="16"/>
        </w:rPr>
        <w:t xml:space="preserve"> Version</w:t>
      </w:r>
      <w:r w:rsidRPr="00A222D5">
        <w:rPr>
          <w:rFonts w:ascii="Arial" w:hAnsi="Arial" w:cs="Arial"/>
          <w:color w:val="0000FF"/>
          <w:sz w:val="16"/>
          <w:szCs w:val="16"/>
        </w:rPr>
        <w:t>="</w:t>
      </w:r>
      <w:r w:rsidRPr="00A222D5">
        <w:rPr>
          <w:rFonts w:ascii="Arial" w:hAnsi="Arial" w:cs="Arial"/>
          <w:color w:val="000000"/>
          <w:sz w:val="16"/>
          <w:szCs w:val="16"/>
        </w:rPr>
        <w:t>1.0</w:t>
      </w:r>
      <w:r w:rsidRPr="00A222D5">
        <w:rPr>
          <w:rFonts w:ascii="Arial" w:hAnsi="Arial" w:cs="Arial"/>
          <w:color w:val="0000FF"/>
          <w:sz w:val="16"/>
          <w:szCs w:val="16"/>
        </w:rPr>
        <w:t>"</w:t>
      </w:r>
      <w:r w:rsidRPr="00A222D5">
        <w:rPr>
          <w:rFonts w:ascii="Arial" w:hAnsi="Arial" w:cs="Arial"/>
          <w:color w:val="FF0000"/>
          <w:sz w:val="16"/>
          <w:szCs w:val="16"/>
        </w:rPr>
        <w:t xml:space="preserve"> Target</w:t>
      </w:r>
      <w:r w:rsidRPr="00A222D5">
        <w:rPr>
          <w:rFonts w:ascii="Arial" w:hAnsi="Arial" w:cs="Arial"/>
          <w:color w:val="0000FF"/>
          <w:sz w:val="16"/>
          <w:szCs w:val="16"/>
        </w:rPr>
        <w:t>="</w:t>
      </w:r>
      <w:r w:rsidRPr="00A222D5">
        <w:rPr>
          <w:rFonts w:ascii="Arial" w:hAnsi="Arial" w:cs="Arial"/>
          <w:color w:val="000000"/>
          <w:sz w:val="16"/>
          <w:szCs w:val="16"/>
        </w:rPr>
        <w:t>Production</w:t>
      </w:r>
      <w:r w:rsidRPr="00A222D5">
        <w:rPr>
          <w:rFonts w:ascii="Arial" w:hAnsi="Arial" w:cs="Arial"/>
          <w:color w:val="0000FF"/>
          <w:sz w:val="16"/>
          <w:szCs w:val="16"/>
        </w:rPr>
        <w:t>"</w:t>
      </w:r>
      <w:r w:rsidRPr="00A222D5">
        <w:rPr>
          <w:rFonts w:ascii="Arial" w:hAnsi="Arial" w:cs="Arial"/>
          <w:color w:val="FF0000"/>
          <w:sz w:val="16"/>
          <w:szCs w:val="16"/>
        </w:rPr>
        <w:t xml:space="preserve"> EchoToken</w:t>
      </w:r>
      <w:r w:rsidRPr="00A222D5">
        <w:rPr>
          <w:rFonts w:ascii="Arial" w:hAnsi="Arial" w:cs="Arial"/>
          <w:color w:val="0000FF"/>
          <w:sz w:val="16"/>
          <w:szCs w:val="16"/>
        </w:rPr>
        <w:t>="</w:t>
      </w:r>
      <w:r w:rsidRPr="00A222D5">
        <w:rPr>
          <w:rFonts w:ascii="Arial" w:hAnsi="Arial" w:cs="Arial"/>
          <w:color w:val="000000"/>
          <w:sz w:val="16"/>
          <w:szCs w:val="16"/>
        </w:rPr>
        <w:t>F55934</w:t>
      </w:r>
      <w:r w:rsidR="00616622">
        <w:rPr>
          <w:rFonts w:ascii="Arial" w:hAnsi="Arial" w:cs="Arial"/>
          <w:color w:val="000000"/>
          <w:sz w:val="16"/>
          <w:szCs w:val="16"/>
        </w:rPr>
        <w:t>87421VMTLR43</w:t>
      </w:r>
      <w:r w:rsidRPr="00A222D5">
        <w:rPr>
          <w:rFonts w:ascii="Arial" w:hAnsi="Arial" w:cs="Arial"/>
          <w:color w:val="0000FF"/>
          <w:sz w:val="16"/>
          <w:szCs w:val="16"/>
        </w:rPr>
        <w:t>"</w:t>
      </w:r>
      <w:r w:rsidRPr="00A222D5">
        <w:rPr>
          <w:rFonts w:ascii="Arial" w:hAnsi="Arial" w:cs="Arial"/>
          <w:color w:val="FF0000"/>
          <w:sz w:val="16"/>
          <w:szCs w:val="16"/>
        </w:rPr>
        <w:t xml:space="preserve"> ResStatus</w:t>
      </w:r>
      <w:r w:rsidRPr="00A222D5">
        <w:rPr>
          <w:rFonts w:ascii="Arial" w:hAnsi="Arial" w:cs="Arial"/>
          <w:color w:val="0000FF"/>
          <w:sz w:val="16"/>
          <w:szCs w:val="16"/>
        </w:rPr>
        <w:t>="</w:t>
      </w:r>
      <w:r w:rsidRPr="00A222D5">
        <w:rPr>
          <w:rFonts w:ascii="Arial" w:hAnsi="Arial" w:cs="Arial"/>
          <w:color w:val="000000"/>
          <w:sz w:val="16"/>
          <w:szCs w:val="16"/>
        </w:rPr>
        <w:t>Initiate</w:t>
      </w:r>
      <w:r w:rsidRPr="00A222D5">
        <w:rPr>
          <w:rFonts w:ascii="Arial" w:hAnsi="Arial" w:cs="Arial"/>
          <w:color w:val="0000FF"/>
          <w:sz w:val="16"/>
          <w:szCs w:val="16"/>
        </w:rPr>
        <w:t>"&gt;</w:t>
      </w:r>
    </w:p>
    <w:p w14:paraId="16B35DA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POS</w:t>
      </w:r>
      <w:r w:rsidRPr="00332C7C">
        <w:rPr>
          <w:rFonts w:ascii="Arial" w:hAnsi="Arial" w:cs="Arial"/>
          <w:color w:val="0000FF"/>
          <w:sz w:val="16"/>
          <w:szCs w:val="16"/>
          <w:highlight w:val="white"/>
        </w:rPr>
        <w:t>&gt;</w:t>
      </w:r>
    </w:p>
    <w:p w14:paraId="16B35DA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Source</w:t>
      </w:r>
      <w:r w:rsidRPr="00332C7C">
        <w:rPr>
          <w:rFonts w:ascii="Arial" w:hAnsi="Arial" w:cs="Arial"/>
          <w:color w:val="FF0000"/>
          <w:sz w:val="16"/>
          <w:szCs w:val="16"/>
          <w:highlight w:val="white"/>
        </w:rPr>
        <w:t xml:space="preserve"> AgentSine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UAE032750</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TerminalID</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F55934</w:t>
      </w:r>
      <w:r w:rsidRPr="00332C7C">
        <w:rPr>
          <w:rFonts w:ascii="Arial" w:hAnsi="Arial" w:cs="Arial"/>
          <w:color w:val="0000FF"/>
          <w:sz w:val="16"/>
          <w:szCs w:val="16"/>
          <w:highlight w:val="white"/>
        </w:rPr>
        <w:t>"&gt;</w:t>
      </w:r>
    </w:p>
    <w:p w14:paraId="16B35DA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RequestorID</w:t>
      </w:r>
      <w:r w:rsidRPr="00332C7C">
        <w:rPr>
          <w:rFonts w:ascii="Arial" w:hAnsi="Arial" w:cs="Arial"/>
          <w:color w:val="FF0000"/>
          <w:sz w:val="16"/>
          <w:szCs w:val="16"/>
          <w:highlight w:val="white"/>
        </w:rPr>
        <w:t xml:space="preserve"> ID</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14537482</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ID_Context</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BSM</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Type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5</w:t>
      </w:r>
      <w:r w:rsidRPr="00332C7C">
        <w:rPr>
          <w:rFonts w:ascii="Arial" w:hAnsi="Arial" w:cs="Arial"/>
          <w:color w:val="0000FF"/>
          <w:sz w:val="16"/>
          <w:szCs w:val="16"/>
          <w:highlight w:val="white"/>
        </w:rPr>
        <w:t>"/&gt;</w:t>
      </w:r>
    </w:p>
    <w:p w14:paraId="16B35DA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BookingChannel</w:t>
      </w:r>
      <w:r w:rsidRPr="00332C7C">
        <w:rPr>
          <w:rFonts w:ascii="Arial" w:hAnsi="Arial" w:cs="Arial"/>
          <w:color w:val="FF0000"/>
          <w:sz w:val="16"/>
          <w:szCs w:val="16"/>
          <w:highlight w:val="white"/>
        </w:rPr>
        <w:t xml:space="preserve"> Type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w:t>
      </w:r>
      <w:r w:rsidRPr="00332C7C">
        <w:rPr>
          <w:rFonts w:ascii="Arial" w:hAnsi="Arial" w:cs="Arial"/>
          <w:color w:val="0000FF"/>
          <w:sz w:val="16"/>
          <w:szCs w:val="16"/>
          <w:highlight w:val="white"/>
        </w:rPr>
        <w:t>"&gt;</w:t>
      </w:r>
    </w:p>
    <w:p w14:paraId="16B35DA6"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CompanyName</w:t>
      </w:r>
      <w:r w:rsidRPr="00332C7C">
        <w:rPr>
          <w:rFonts w:ascii="Arial" w:hAnsi="Arial" w:cs="Arial"/>
          <w:color w:val="FF0000"/>
          <w:sz w:val="16"/>
          <w:szCs w:val="16"/>
          <w:highlight w:val="white"/>
        </w:rPr>
        <w:t xml:space="preserve"> 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1V</w:t>
      </w:r>
      <w:r w:rsidRPr="00332C7C">
        <w:rPr>
          <w:rFonts w:ascii="Arial" w:hAnsi="Arial" w:cs="Arial"/>
          <w:color w:val="0000FF"/>
          <w:sz w:val="16"/>
          <w:szCs w:val="16"/>
          <w:highlight w:val="white"/>
        </w:rPr>
        <w:t>"/&gt;</w:t>
      </w:r>
    </w:p>
    <w:p w14:paraId="16B35DA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BookingChannel</w:t>
      </w:r>
      <w:r w:rsidRPr="00332C7C">
        <w:rPr>
          <w:rFonts w:ascii="Arial" w:hAnsi="Arial" w:cs="Arial"/>
          <w:color w:val="0000FF"/>
          <w:sz w:val="16"/>
          <w:szCs w:val="16"/>
          <w:highlight w:val="white"/>
        </w:rPr>
        <w:t>&gt;</w:t>
      </w:r>
    </w:p>
    <w:p w14:paraId="16B35DA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Source</w:t>
      </w:r>
      <w:r w:rsidRPr="00332C7C">
        <w:rPr>
          <w:rFonts w:ascii="Arial" w:hAnsi="Arial" w:cs="Arial"/>
          <w:color w:val="0000FF"/>
          <w:sz w:val="16"/>
          <w:szCs w:val="16"/>
          <w:highlight w:val="white"/>
        </w:rPr>
        <w:t>&gt;</w:t>
      </w:r>
    </w:p>
    <w:p w14:paraId="16B35DA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POS</w:t>
      </w:r>
      <w:r w:rsidRPr="00332C7C">
        <w:rPr>
          <w:rFonts w:ascii="Arial" w:hAnsi="Arial" w:cs="Arial"/>
          <w:color w:val="0000FF"/>
          <w:sz w:val="16"/>
          <w:szCs w:val="16"/>
          <w:highlight w:val="white"/>
        </w:rPr>
        <w:t>&gt;</w:t>
      </w:r>
    </w:p>
    <w:p w14:paraId="16B35DA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HotelResModifies</w:t>
      </w:r>
      <w:r w:rsidRPr="00332C7C">
        <w:rPr>
          <w:rFonts w:ascii="Arial" w:hAnsi="Arial" w:cs="Arial"/>
          <w:color w:val="0000FF"/>
          <w:sz w:val="16"/>
          <w:szCs w:val="16"/>
          <w:highlight w:val="white"/>
        </w:rPr>
        <w:t>&gt;</w:t>
      </w:r>
    </w:p>
    <w:p w14:paraId="16B35DA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HotelResModify</w:t>
      </w:r>
      <w:r w:rsidRPr="00332C7C">
        <w:rPr>
          <w:rFonts w:ascii="Arial" w:hAnsi="Arial" w:cs="Arial"/>
          <w:color w:val="0000FF"/>
          <w:sz w:val="16"/>
          <w:szCs w:val="16"/>
          <w:highlight w:val="white"/>
        </w:rPr>
        <w:t>&gt;</w:t>
      </w:r>
    </w:p>
    <w:p w14:paraId="16B35DA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RoomStays</w:t>
      </w:r>
      <w:r w:rsidRPr="00332C7C">
        <w:rPr>
          <w:rFonts w:ascii="Arial" w:hAnsi="Arial" w:cs="Arial"/>
          <w:color w:val="0000FF"/>
          <w:sz w:val="16"/>
          <w:szCs w:val="16"/>
          <w:highlight w:val="white"/>
        </w:rPr>
        <w:t>&gt;</w:t>
      </w:r>
    </w:p>
    <w:p w14:paraId="16B35DA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RoomStay</w:t>
      </w:r>
      <w:r w:rsidRPr="00332C7C">
        <w:rPr>
          <w:rFonts w:ascii="Arial" w:hAnsi="Arial" w:cs="Arial"/>
          <w:color w:val="0000FF"/>
          <w:sz w:val="16"/>
          <w:szCs w:val="16"/>
          <w:highlight w:val="white"/>
        </w:rPr>
        <w:t>&gt;</w:t>
      </w:r>
    </w:p>
    <w:p w14:paraId="16B35DA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RoomRates</w:t>
      </w:r>
      <w:r w:rsidRPr="00332C7C">
        <w:rPr>
          <w:rFonts w:ascii="Arial" w:hAnsi="Arial" w:cs="Arial"/>
          <w:color w:val="0000FF"/>
          <w:sz w:val="16"/>
          <w:szCs w:val="16"/>
          <w:highlight w:val="white"/>
        </w:rPr>
        <w:t>&gt;</w:t>
      </w:r>
    </w:p>
    <w:p w14:paraId="16B35DA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w:t>
      </w:r>
      <w:r w:rsidRPr="00332C7C">
        <w:rPr>
          <w:rFonts w:ascii="Arial" w:hAnsi="Arial" w:cs="Arial"/>
          <w:color w:val="FF0000"/>
          <w:sz w:val="16"/>
          <w:szCs w:val="16"/>
          <w:highlight w:val="white"/>
        </w:rPr>
        <w:t xml:space="preserve"> BookingCode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A1QRA1</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NumberOfUnits</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w:t>
      </w:r>
      <w:r w:rsidRPr="00332C7C">
        <w:rPr>
          <w:rFonts w:ascii="Arial" w:hAnsi="Arial" w:cs="Arial"/>
          <w:color w:val="0000FF"/>
          <w:sz w:val="16"/>
          <w:szCs w:val="16"/>
          <w:highlight w:val="white"/>
        </w:rPr>
        <w:t>"&gt;</w:t>
      </w:r>
    </w:p>
    <w:p w14:paraId="16B35DB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Rates</w:t>
      </w:r>
      <w:r w:rsidRPr="00332C7C">
        <w:rPr>
          <w:rFonts w:ascii="Arial" w:hAnsi="Arial" w:cs="Arial"/>
          <w:color w:val="0000FF"/>
          <w:sz w:val="16"/>
          <w:szCs w:val="16"/>
          <w:highlight w:val="white"/>
        </w:rPr>
        <w:t>&gt;</w:t>
      </w:r>
    </w:p>
    <w:p w14:paraId="16B35DB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w:t>
      </w:r>
      <w:r w:rsidRPr="00332C7C">
        <w:rPr>
          <w:rFonts w:ascii="Arial" w:hAnsi="Arial" w:cs="Arial"/>
          <w:color w:val="0000FF"/>
          <w:sz w:val="16"/>
          <w:szCs w:val="16"/>
          <w:highlight w:val="white"/>
        </w:rPr>
        <w:t>&gt;</w:t>
      </w:r>
    </w:p>
    <w:p w14:paraId="16B35DB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Total</w:t>
      </w:r>
      <w:r w:rsidRPr="00332C7C">
        <w:rPr>
          <w:rFonts w:ascii="Arial" w:hAnsi="Arial" w:cs="Arial"/>
          <w:color w:val="FF0000"/>
          <w:sz w:val="16"/>
          <w:szCs w:val="16"/>
          <w:highlight w:val="white"/>
        </w:rPr>
        <w:t xml:space="preserve"> AdditionalFeesExcludedIndicator</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true</w:t>
      </w:r>
      <w:r w:rsidRPr="00332C7C">
        <w:rPr>
          <w:rFonts w:ascii="Arial" w:hAnsi="Arial" w:cs="Arial"/>
          <w:color w:val="0000FF"/>
          <w:sz w:val="16"/>
          <w:szCs w:val="16"/>
          <w:highlight w:val="white"/>
        </w:rPr>
        <w:t>"/&gt;</w:t>
      </w:r>
    </w:p>
    <w:p w14:paraId="16B35DB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w:t>
      </w:r>
      <w:r w:rsidRPr="00332C7C">
        <w:rPr>
          <w:rFonts w:ascii="Arial" w:hAnsi="Arial" w:cs="Arial"/>
          <w:color w:val="0000FF"/>
          <w:sz w:val="16"/>
          <w:szCs w:val="16"/>
          <w:highlight w:val="white"/>
        </w:rPr>
        <w:t>&gt;</w:t>
      </w:r>
    </w:p>
    <w:p w14:paraId="16B35DB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&lt;/Rates&gt;</w:t>
      </w:r>
    </w:p>
    <w:p w14:paraId="16B35DB5" w14:textId="0CEBA2DC"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b/>
          <w:noProof/>
          <w:sz w:val="16"/>
          <w:szCs w:val="16"/>
        </w:rPr>
        <mc:AlternateContent>
          <mc:Choice Requires="wps">
            <w:drawing>
              <wp:anchor distT="0" distB="0" distL="114300" distR="114300" simplePos="0" relativeHeight="252281856" behindDoc="0" locked="0" layoutInCell="1" allowOverlap="1" wp14:anchorId="16B3626B" wp14:editId="0F1DFFD1">
                <wp:simplePos x="0" y="0"/>
                <wp:positionH relativeFrom="column">
                  <wp:posOffset>6505575</wp:posOffset>
                </wp:positionH>
                <wp:positionV relativeFrom="paragraph">
                  <wp:posOffset>27305</wp:posOffset>
                </wp:positionV>
                <wp:extent cx="400050" cy="228600"/>
                <wp:effectExtent l="9525" t="8255" r="9525" b="10795"/>
                <wp:wrapNone/>
                <wp:docPr id="183"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7"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0" o:spid="_x0000_s1163" style="position:absolute;margin-left:512.25pt;margin-top:2.15pt;width:31.5pt;height:18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">
                <v:textbox>
                  <w:txbxContent>
                    <w:p w14:paraId="16B363C7"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t>&lt;/RoomRate&gt;</w:t>
      </w:r>
    </w:p>
    <w:p w14:paraId="16B35DB6" w14:textId="0251A6DD"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84928" behindDoc="0" locked="0" layoutInCell="1" allowOverlap="1" wp14:anchorId="16B3626C" wp14:editId="2611575F">
                <wp:simplePos x="0" y="0"/>
                <wp:positionH relativeFrom="column">
                  <wp:posOffset>6181725</wp:posOffset>
                </wp:positionH>
                <wp:positionV relativeFrom="paragraph">
                  <wp:posOffset>34290</wp:posOffset>
                </wp:positionV>
                <wp:extent cx="0" cy="323850"/>
                <wp:effectExtent l="9525" t="5715" r="9525" b="13335"/>
                <wp:wrapNone/>
                <wp:docPr id="182" name="Auto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3" o:spid="_x0000_s1026" type="#_x0000_t32" style="position:absolute;margin-left:486.75pt;margin-top:2.7pt;width:0;height:25.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2283904" behindDoc="0" locked="0" layoutInCell="1" allowOverlap="1" wp14:anchorId="16B3626D" wp14:editId="74F78794">
                <wp:simplePos x="0" y="0"/>
                <wp:positionH relativeFrom="column">
                  <wp:posOffset>6181725</wp:posOffset>
                </wp:positionH>
                <wp:positionV relativeFrom="paragraph">
                  <wp:posOffset>34290</wp:posOffset>
                </wp:positionV>
                <wp:extent cx="323850" cy="0"/>
                <wp:effectExtent l="9525" t="5715" r="9525" b="13335"/>
                <wp:wrapNone/>
                <wp:docPr id="181" name="Auto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2" o:spid="_x0000_s1026" type="#_x0000_t32" style="position:absolute;margin-left:486.75pt;margin-top:2.7pt;width:25.5pt;height:0;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"/>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t>&lt;/RoomRates&gt;</w:t>
      </w:r>
    </w:p>
    <w:p w14:paraId="16B35DB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&lt;GuestCounts IsPerRoom="true"&gt;</w:t>
      </w:r>
    </w:p>
    <w:p w14:paraId="16B35DB8" w14:textId="1878E433"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82880" behindDoc="0" locked="0" layoutInCell="1" allowOverlap="1" wp14:anchorId="16B3626E" wp14:editId="05C95970">
                <wp:simplePos x="0" y="0"/>
                <wp:positionH relativeFrom="column">
                  <wp:posOffset>6505575</wp:posOffset>
                </wp:positionH>
                <wp:positionV relativeFrom="paragraph">
                  <wp:posOffset>57785</wp:posOffset>
                </wp:positionV>
                <wp:extent cx="400050" cy="228600"/>
                <wp:effectExtent l="9525" t="10160" r="9525" b="8890"/>
                <wp:wrapNone/>
                <wp:docPr id="180"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8"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1" o:spid="_x0000_s1164" style="position:absolute;margin-left:512.25pt;margin-top:4.55pt;width:31.5pt;height:18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">
                <v:textbox>
                  <w:txbxContent>
                    <w:p w14:paraId="16B363C8"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t>&lt;GuestCount AgeQualifyingCode="10" Count="2"/&gt;</w:t>
      </w:r>
    </w:p>
    <w:p w14:paraId="16B35DB9" w14:textId="2F97C72D"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86976" behindDoc="0" locked="0" layoutInCell="1" allowOverlap="1" wp14:anchorId="16B3626F" wp14:editId="74DF24E8">
                <wp:simplePos x="0" y="0"/>
                <wp:positionH relativeFrom="column">
                  <wp:posOffset>4257675</wp:posOffset>
                </wp:positionH>
                <wp:positionV relativeFrom="paragraph">
                  <wp:posOffset>7620</wp:posOffset>
                </wp:positionV>
                <wp:extent cx="0" cy="161925"/>
                <wp:effectExtent l="57150" t="7620" r="57150" b="20955"/>
                <wp:wrapNone/>
                <wp:docPr id="179" name="AutoShap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5" o:spid="_x0000_s1026" type="#_x0000_t32" style="position:absolute;margin-left:335.25pt;margin-top:.6pt;width:0;height:12.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85952" behindDoc="0" locked="0" layoutInCell="1" allowOverlap="1" wp14:anchorId="16B36270" wp14:editId="7C7963CD">
                <wp:simplePos x="0" y="0"/>
                <wp:positionH relativeFrom="column">
                  <wp:posOffset>4257675</wp:posOffset>
                </wp:positionH>
                <wp:positionV relativeFrom="paragraph">
                  <wp:posOffset>7620</wp:posOffset>
                </wp:positionV>
                <wp:extent cx="1924050" cy="0"/>
                <wp:effectExtent l="9525" t="7620" r="9525" b="11430"/>
                <wp:wrapNone/>
                <wp:docPr id="178" name="Auto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4" o:spid="_x0000_s1026" type="#_x0000_t32" style="position:absolute;margin-left:335.25pt;margin-top:.6pt;width:151.5pt;height:0;flip:x;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"/>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t>&lt;/GuestCounts&gt;</w:t>
      </w:r>
    </w:p>
    <w:p w14:paraId="16B35DBA" w14:textId="424937B5"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88000" behindDoc="0" locked="0" layoutInCell="1" allowOverlap="1" wp14:anchorId="16B36271" wp14:editId="49B51090">
                <wp:simplePos x="0" y="0"/>
                <wp:positionH relativeFrom="column">
                  <wp:posOffset>5486400</wp:posOffset>
                </wp:positionH>
                <wp:positionV relativeFrom="paragraph">
                  <wp:posOffset>52705</wp:posOffset>
                </wp:positionV>
                <wp:extent cx="1019175" cy="0"/>
                <wp:effectExtent l="19050" t="52705" r="9525" b="61595"/>
                <wp:wrapNone/>
                <wp:docPr id="177" name="AutoShap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6" o:spid="_x0000_s1026" type="#_x0000_t32" style="position:absolute;margin-left:6in;margin-top:4.15pt;width:80.25pt;height:0;flip:x;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008PQIAAGs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t>&lt;TimeSpan End="2010-01-20" Start="2010-01-15"/&gt;</w:t>
      </w:r>
    </w:p>
    <w:p w14:paraId="16B35DB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&lt;BasicPropertyInfo ChainCode="XX" HotelCode="49251" HotelCodeContext="1V"/&gt;</w:t>
      </w:r>
    </w:p>
    <w:p w14:paraId="16B35DB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&lt;/RoomStay&gt;</w:t>
      </w:r>
    </w:p>
    <w:p w14:paraId="16B35DB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&lt;/RoomStays&gt;</w:t>
      </w:r>
    </w:p>
    <w:p w14:paraId="16B35DB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&lt;ResGuests&gt;</w:t>
      </w:r>
    </w:p>
    <w:p w14:paraId="16B35DB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 ResGuestRPH="1"&gt;</w:t>
      </w:r>
    </w:p>
    <w:p w14:paraId="16B35DC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&lt;Profiles&gt;</w:t>
      </w:r>
    </w:p>
    <w:p w14:paraId="16B35DC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&lt;ProfileInfo&gt;</w:t>
      </w:r>
    </w:p>
    <w:p w14:paraId="16B35DC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 ProfileType="1"&gt;</w:t>
      </w:r>
    </w:p>
    <w:p w14:paraId="16B35DC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&lt;Customer&gt;</w:t>
      </w:r>
    </w:p>
    <w:p w14:paraId="16B35DC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&lt;PersonName&gt;</w:t>
      </w:r>
    </w:p>
    <w:p w14:paraId="16B35DC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&lt;GivenName&gt;TEST&lt;/GivenName&gt;</w:t>
      </w:r>
    </w:p>
    <w:p w14:paraId="16B35DC6"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&lt;Surname&gt;APOLLO&lt;/Surname&gt;</w:t>
      </w:r>
    </w:p>
    <w:p w14:paraId="16B35DC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&lt;/PersonName&gt;</w:t>
      </w:r>
    </w:p>
    <w:p w14:paraId="16B35DC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&lt;/Customer&gt;</w:t>
      </w:r>
    </w:p>
    <w:p w14:paraId="16B35DC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&lt;/Profile&gt;</w:t>
      </w:r>
    </w:p>
    <w:p w14:paraId="16B35DC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&lt;/ProfileInfo&gt;</w:t>
      </w:r>
    </w:p>
    <w:p w14:paraId="16B35DC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&lt;/Profiles&gt;</w:t>
      </w:r>
    </w:p>
    <w:p w14:paraId="16B35DC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&lt;/ResGuest&gt;</w:t>
      </w:r>
    </w:p>
    <w:p w14:paraId="16B35DC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&lt;/ResGuests&gt;</w:t>
      </w:r>
    </w:p>
    <w:p w14:paraId="16B35DC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&lt;ResGlobalInfo&gt;</w:t>
      </w:r>
    </w:p>
    <w:p w14:paraId="16B35DCF" w14:textId="77777777" w:rsidR="00CE47F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&lt;HotelReservationIDs&gt;</w:t>
      </w:r>
    </w:p>
    <w:p w14:paraId="16B35DD0" w14:textId="77777777" w:rsidR="00D76899" w:rsidRPr="00A222D5" w:rsidRDefault="00D76899" w:rsidP="00D7689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HotelReservationID</w:t>
      </w:r>
      <w:r w:rsidRPr="00A222D5">
        <w:rPr>
          <w:rFonts w:ascii="Arial" w:hAnsi="Arial" w:cs="Arial"/>
          <w:color w:val="FF0000"/>
          <w:sz w:val="16"/>
          <w:szCs w:val="16"/>
        </w:rPr>
        <w:t xml:space="preserve"> ResID_SourceContext</w:t>
      </w:r>
      <w:r w:rsidRPr="00A222D5">
        <w:rPr>
          <w:rFonts w:ascii="Arial" w:hAnsi="Arial" w:cs="Arial"/>
          <w:color w:val="0000FF"/>
          <w:sz w:val="16"/>
          <w:szCs w:val="16"/>
        </w:rPr>
        <w:t>="</w:t>
      </w:r>
      <w:r w:rsidRPr="00A222D5">
        <w:rPr>
          <w:rFonts w:ascii="Arial" w:hAnsi="Arial" w:cs="Arial"/>
          <w:color w:val="000000"/>
          <w:sz w:val="16"/>
          <w:szCs w:val="16"/>
        </w:rPr>
        <w:t>XX</w:t>
      </w:r>
      <w:r w:rsidRPr="00A222D5">
        <w:rPr>
          <w:rFonts w:ascii="Arial" w:hAnsi="Arial" w:cs="Arial"/>
          <w:color w:val="0000FF"/>
          <w:sz w:val="16"/>
          <w:szCs w:val="16"/>
        </w:rPr>
        <w:t>"</w:t>
      </w:r>
      <w:r w:rsidRPr="00A222D5">
        <w:rPr>
          <w:rFonts w:ascii="Arial" w:hAnsi="Arial" w:cs="Arial"/>
          <w:color w:val="FF0000"/>
          <w:sz w:val="16"/>
          <w:szCs w:val="16"/>
        </w:rPr>
        <w:t xml:space="preserve"> ResID_Type</w:t>
      </w:r>
      <w:r w:rsidRPr="00A222D5">
        <w:rPr>
          <w:rFonts w:ascii="Arial" w:hAnsi="Arial" w:cs="Arial"/>
          <w:color w:val="0000FF"/>
          <w:sz w:val="16"/>
          <w:szCs w:val="16"/>
        </w:rPr>
        <w:t>="</w:t>
      </w:r>
      <w:r w:rsidRPr="00A222D5">
        <w:rPr>
          <w:rFonts w:ascii="Arial" w:hAnsi="Arial" w:cs="Arial"/>
          <w:color w:val="000000"/>
          <w:sz w:val="16"/>
          <w:szCs w:val="16"/>
        </w:rPr>
        <w:t>18</w:t>
      </w:r>
      <w:r w:rsidRPr="00A222D5">
        <w:rPr>
          <w:rFonts w:ascii="Arial" w:hAnsi="Arial" w:cs="Arial"/>
          <w:color w:val="0000FF"/>
          <w:sz w:val="16"/>
          <w:szCs w:val="16"/>
        </w:rPr>
        <w:t>"</w:t>
      </w:r>
      <w:r w:rsidRPr="00A222D5">
        <w:rPr>
          <w:rFonts w:ascii="Arial" w:hAnsi="Arial" w:cs="Arial"/>
          <w:color w:val="FF0000"/>
          <w:sz w:val="16"/>
          <w:szCs w:val="16"/>
        </w:rPr>
        <w:t xml:space="preserve"> ResID_Value</w:t>
      </w:r>
      <w:r w:rsidRPr="00A222D5">
        <w:rPr>
          <w:rFonts w:ascii="Arial" w:hAnsi="Arial" w:cs="Arial"/>
          <w:color w:val="0000FF"/>
          <w:sz w:val="16"/>
          <w:szCs w:val="16"/>
        </w:rPr>
        <w:t>="</w:t>
      </w:r>
      <w:r w:rsidRPr="00A222D5">
        <w:rPr>
          <w:rFonts w:ascii="Arial" w:hAnsi="Arial" w:cs="Arial"/>
          <w:color w:val="000000"/>
          <w:sz w:val="16"/>
          <w:szCs w:val="16"/>
        </w:rPr>
        <w:t>GITOKRTAD113220028148120</w:t>
      </w:r>
      <w:r w:rsidRPr="00A222D5">
        <w:rPr>
          <w:rFonts w:ascii="Arial" w:hAnsi="Arial" w:cs="Arial"/>
          <w:color w:val="0000FF"/>
          <w:sz w:val="16"/>
          <w:szCs w:val="16"/>
        </w:rPr>
        <w:t>"/&gt;</w:t>
      </w:r>
    </w:p>
    <w:p w14:paraId="16B35DD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&lt;HotelReservationID ResID_SourceContext="XX" ResID_Type="14" ResID_Value="5997KAE508"/&gt;</w:t>
      </w:r>
    </w:p>
    <w:p w14:paraId="16B35DD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&lt;/HotelReservationIDs&gt;</w:t>
      </w:r>
    </w:p>
    <w:p w14:paraId="16B35DD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&lt;/ResGlobalInfo&gt;</w:t>
      </w:r>
    </w:p>
    <w:p w14:paraId="16B35DD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&lt;/HotelResModify&gt;</w:t>
      </w:r>
    </w:p>
    <w:p w14:paraId="16B35DD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&lt;/HotelResModifies&gt;</w:t>
      </w:r>
    </w:p>
    <w:p w14:paraId="16B35DD6"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&lt;/OTA_HotelResModifyRQ&gt;</w:t>
      </w:r>
    </w:p>
    <w:p w14:paraId="16B35DD7"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soap:Body</w:t>
      </w:r>
      <w:r w:rsidRPr="00AF4064">
        <w:rPr>
          <w:rFonts w:ascii="Arial" w:hAnsi="Arial" w:cs="Arial"/>
          <w:color w:val="0000FF"/>
          <w:sz w:val="16"/>
          <w:szCs w:val="16"/>
        </w:rPr>
        <w:t>&gt;</w:t>
      </w:r>
    </w:p>
    <w:p w14:paraId="16B35DD8" w14:textId="77777777" w:rsidR="00BA6890" w:rsidRPr="00AF4064" w:rsidRDefault="00BA6890" w:rsidP="00BA6890">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soap:Envelope</w:t>
      </w:r>
      <w:r w:rsidRPr="00AF4064">
        <w:rPr>
          <w:rFonts w:ascii="Arial" w:hAnsi="Arial" w:cs="Arial"/>
          <w:color w:val="0000FF"/>
          <w:sz w:val="16"/>
          <w:szCs w:val="16"/>
        </w:rPr>
        <w:t>&gt;</w:t>
      </w:r>
    </w:p>
    <w:p w14:paraId="16B35DD9" w14:textId="77777777" w:rsidR="00CE47FC" w:rsidRPr="00BA6890" w:rsidRDefault="00CE47FC" w:rsidP="00332C7C">
      <w:pPr>
        <w:spacing w:after="0"/>
        <w:rPr>
          <w:rFonts w:ascii="Arial" w:hAnsi="Arial" w:cs="Arial"/>
          <w:sz w:val="16"/>
          <w:szCs w:val="16"/>
        </w:rPr>
      </w:pPr>
    </w:p>
    <w:p w14:paraId="16B35DDA" w14:textId="77777777" w:rsidR="00CE47FC" w:rsidRPr="00CE47FC" w:rsidRDefault="00CE47FC" w:rsidP="00CE47FC">
      <w:pPr>
        <w:spacing w:after="0"/>
        <w:rPr>
          <w:rFonts w:ascii="Arial" w:hAnsi="Arial" w:cs="Arial"/>
          <w:sz w:val="20"/>
          <w:szCs w:val="20"/>
        </w:rPr>
      </w:pPr>
    </w:p>
    <w:p w14:paraId="16B35DDB" w14:textId="77777777" w:rsidR="00CE47FC" w:rsidRPr="00CE47FC" w:rsidRDefault="00CE47FC" w:rsidP="00CE47FC">
      <w:pPr>
        <w:spacing w:after="0"/>
        <w:rPr>
          <w:rFonts w:ascii="Arial" w:hAnsi="Arial" w:cs="Arial"/>
          <w:sz w:val="20"/>
          <w:szCs w:val="20"/>
        </w:rPr>
      </w:pPr>
    </w:p>
    <w:p w14:paraId="16B35DDC" w14:textId="77777777" w:rsidR="00CE47FC" w:rsidRPr="00332C7C" w:rsidRDefault="00E73C79" w:rsidP="00332C7C">
      <w:pPr>
        <w:pStyle w:val="TableText"/>
        <w:pageBreakBefore/>
        <w:spacing w:before="120" w:after="120"/>
        <w:rPr>
          <w:b/>
          <w:sz w:val="20"/>
          <w:szCs w:val="20"/>
          <w:u w:val="single"/>
        </w:rPr>
      </w:pPr>
      <w:r>
        <w:rPr>
          <w:b/>
          <w:sz w:val="20"/>
          <w:szCs w:val="20"/>
          <w:u w:val="single"/>
        </w:rPr>
        <w:t xml:space="preserve">Apollo Core </w:t>
      </w:r>
      <w:r w:rsidR="00CE47FC" w:rsidRPr="00332C7C">
        <w:rPr>
          <w:b/>
          <w:sz w:val="20"/>
          <w:szCs w:val="20"/>
          <w:u w:val="single"/>
        </w:rPr>
        <w:t>GDS Modify Response</w:t>
      </w:r>
      <w:r>
        <w:rPr>
          <w:b/>
          <w:sz w:val="20"/>
          <w:szCs w:val="20"/>
          <w:u w:val="single"/>
        </w:rPr>
        <w:t xml:space="preserve"> – Example #4A</w:t>
      </w:r>
    </w:p>
    <w:p w14:paraId="16B35DDD" w14:textId="6E50C8F9"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141568" behindDoc="0" locked="0" layoutInCell="1" allowOverlap="1" wp14:anchorId="16B36272" wp14:editId="33B97F2E">
                <wp:simplePos x="0" y="0"/>
                <wp:positionH relativeFrom="column">
                  <wp:posOffset>3528695</wp:posOffset>
                </wp:positionH>
                <wp:positionV relativeFrom="paragraph">
                  <wp:posOffset>99060</wp:posOffset>
                </wp:positionV>
                <wp:extent cx="400050" cy="228600"/>
                <wp:effectExtent l="13970" t="13335" r="5080" b="5715"/>
                <wp:wrapNone/>
                <wp:docPr id="176"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9"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165" style="position:absolute;margin-left:277.85pt;margin-top:7.8pt;width:31.5pt;height:1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lnLwIAAFM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">
                <v:textbox>
                  <w:txbxContent>
                    <w:p w14:paraId="16B363C9"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v:textbox>
              </v:rect>
            </w:pict>
          </mc:Fallback>
        </mc:AlternateContent>
      </w:r>
    </w:p>
    <w:p w14:paraId="16B35DDE" w14:textId="40EF22D3"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51808" behindDoc="0" locked="0" layoutInCell="1" allowOverlap="1" wp14:anchorId="16B36273" wp14:editId="2DD0DE5B">
                <wp:simplePos x="0" y="0"/>
                <wp:positionH relativeFrom="column">
                  <wp:posOffset>3000375</wp:posOffset>
                </wp:positionH>
                <wp:positionV relativeFrom="paragraph">
                  <wp:posOffset>78740</wp:posOffset>
                </wp:positionV>
                <wp:extent cx="528320" cy="0"/>
                <wp:effectExtent l="19050" t="59690" r="5080" b="54610"/>
                <wp:wrapNone/>
                <wp:docPr id="175" name="Auto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8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3" o:spid="_x0000_s1026" type="#_x0000_t32" style="position:absolute;margin-left:236.25pt;margin-top:6.2pt;width:41.6pt;height:0;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SEG  1 NOW 15JAN-20JAN  5NT                                     </w:t>
      </w:r>
    </w:p>
    <w:p w14:paraId="16B35DDF" w14:textId="51A0D855"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50784" behindDoc="0" locked="0" layoutInCell="1" allowOverlap="1" wp14:anchorId="16B36274" wp14:editId="6030F7D7">
                <wp:simplePos x="0" y="0"/>
                <wp:positionH relativeFrom="column">
                  <wp:posOffset>3528695</wp:posOffset>
                </wp:positionH>
                <wp:positionV relativeFrom="paragraph">
                  <wp:posOffset>116205</wp:posOffset>
                </wp:positionV>
                <wp:extent cx="400050" cy="228600"/>
                <wp:effectExtent l="13970" t="11430" r="5080" b="7620"/>
                <wp:wrapNone/>
                <wp:docPr id="174"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A"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2" o:spid="_x0000_s1166" style="position:absolute;margin-left:277.85pt;margin-top:9.15pt;width:31.5pt;height:18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">
                <v:textbox>
                  <w:txbxContent>
                    <w:p w14:paraId="16B363CA"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140544" behindDoc="0" locked="0" layoutInCell="1" allowOverlap="1" wp14:anchorId="16B36275" wp14:editId="0FF97292">
                <wp:simplePos x="0" y="0"/>
                <wp:positionH relativeFrom="column">
                  <wp:posOffset>109220</wp:posOffset>
                </wp:positionH>
                <wp:positionV relativeFrom="paragraph">
                  <wp:posOffset>73660</wp:posOffset>
                </wp:positionV>
                <wp:extent cx="400050" cy="228600"/>
                <wp:effectExtent l="13970" t="6985" r="5080" b="12065"/>
                <wp:wrapNone/>
                <wp:docPr id="173"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B"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167" style="position:absolute;margin-left:8.6pt;margin-top:5.8pt;width:31.5pt;height:18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">
                <v:textbox>
                  <w:txbxContent>
                    <w:p w14:paraId="16B363CB"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v:textbox>
              </v:rect>
            </w:pict>
          </mc:Fallback>
        </mc:AlternateContent>
      </w:r>
      <w:r w:rsidR="00CE47FC" w:rsidRPr="00332C7C">
        <w:rPr>
          <w:rFonts w:ascii="Courier New" w:hAnsi="Courier New" w:cs="Courier New"/>
          <w:sz w:val="20"/>
          <w:szCs w:val="20"/>
        </w:rPr>
        <w:t xml:space="preserve">                                                                </w:t>
      </w:r>
    </w:p>
    <w:p w14:paraId="16B35DE0" w14:textId="0738B54F"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52832" behindDoc="0" locked="0" layoutInCell="1" allowOverlap="1" wp14:anchorId="16B36276" wp14:editId="1FFEA626">
                <wp:simplePos x="0" y="0"/>
                <wp:positionH relativeFrom="column">
                  <wp:posOffset>509270</wp:posOffset>
                </wp:positionH>
                <wp:positionV relativeFrom="paragraph">
                  <wp:posOffset>48260</wp:posOffset>
                </wp:positionV>
                <wp:extent cx="362585" cy="0"/>
                <wp:effectExtent l="13970" t="57785" r="23495" b="56515"/>
                <wp:wrapNone/>
                <wp:docPr id="172" name="Auto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4" o:spid="_x0000_s1026" type="#_x0000_t32" style="position:absolute;margin-left:40.1pt;margin-top:3.8pt;width:28.55pt;height:0;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hwO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53856" behindDoc="0" locked="0" layoutInCell="1" allowOverlap="1" wp14:anchorId="16B36277" wp14:editId="50535596">
                <wp:simplePos x="0" y="0"/>
                <wp:positionH relativeFrom="column">
                  <wp:posOffset>2300605</wp:posOffset>
                </wp:positionH>
                <wp:positionV relativeFrom="paragraph">
                  <wp:posOffset>77470</wp:posOffset>
                </wp:positionV>
                <wp:extent cx="1228090" cy="0"/>
                <wp:effectExtent l="5080" t="10795" r="5080" b="8255"/>
                <wp:wrapNone/>
                <wp:docPr id="171" name="Auto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5" o:spid="_x0000_s1026" type="#_x0000_t32" style="position:absolute;margin-left:181.15pt;margin-top:6.1pt;width:96.7pt;height:0;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"/>
            </w:pict>
          </mc:Fallback>
        </mc:AlternateContent>
      </w:r>
      <w:r>
        <w:rPr>
          <w:rFonts w:ascii="Courier New" w:hAnsi="Courier New" w:cs="Courier New"/>
          <w:noProof/>
          <w:sz w:val="20"/>
          <w:szCs w:val="20"/>
        </w:rPr>
        <mc:AlternateContent>
          <mc:Choice Requires="wps">
            <w:drawing>
              <wp:anchor distT="0" distB="0" distL="114300" distR="114300" simplePos="0" relativeHeight="252154880" behindDoc="0" locked="0" layoutInCell="1" allowOverlap="1" wp14:anchorId="16B36278" wp14:editId="720BA217">
                <wp:simplePos x="0" y="0"/>
                <wp:positionH relativeFrom="column">
                  <wp:posOffset>2300605</wp:posOffset>
                </wp:positionH>
                <wp:positionV relativeFrom="paragraph">
                  <wp:posOffset>76835</wp:posOffset>
                </wp:positionV>
                <wp:extent cx="0" cy="123825"/>
                <wp:effectExtent l="5080" t="10160" r="13970" b="8890"/>
                <wp:wrapNone/>
                <wp:docPr id="170" name="Auto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6" o:spid="_x0000_s1026" type="#_x0000_t32" style="position:absolute;margin-left:181.15pt;margin-top:6.05pt;width:0;height:9.7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AYHg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"/>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/NM-APOLLO TEST                                                 </w:t>
      </w:r>
    </w:p>
    <w:p w14:paraId="16B35DE1" w14:textId="04A8EB56"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49760" behindDoc="0" locked="0" layoutInCell="1" allowOverlap="1" wp14:anchorId="16B36279" wp14:editId="07348397">
                <wp:simplePos x="0" y="0"/>
                <wp:positionH relativeFrom="column">
                  <wp:posOffset>3528695</wp:posOffset>
                </wp:positionH>
                <wp:positionV relativeFrom="paragraph">
                  <wp:posOffset>104775</wp:posOffset>
                </wp:positionV>
                <wp:extent cx="400050" cy="228600"/>
                <wp:effectExtent l="13970" t="9525" r="5080" b="9525"/>
                <wp:wrapNone/>
                <wp:docPr id="169"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C"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1" o:spid="_x0000_s1168" style="position:absolute;margin-left:277.85pt;margin-top:8.25pt;width:31.5pt;height:18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">
                <v:textbox>
                  <w:txbxContent>
                    <w:p w14:paraId="16B363CC"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143616" behindDoc="0" locked="0" layoutInCell="1" allowOverlap="1" wp14:anchorId="16B3627A" wp14:editId="6774F01E">
                <wp:simplePos x="0" y="0"/>
                <wp:positionH relativeFrom="column">
                  <wp:posOffset>109220</wp:posOffset>
                </wp:positionH>
                <wp:positionV relativeFrom="paragraph">
                  <wp:posOffset>104775</wp:posOffset>
                </wp:positionV>
                <wp:extent cx="400050" cy="228600"/>
                <wp:effectExtent l="13970" t="9525" r="5080" b="9525"/>
                <wp:wrapNone/>
                <wp:docPr id="168"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D"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5" o:spid="_x0000_s1169" style="position:absolute;margin-left:8.6pt;margin-top:8.25pt;width:31.5pt;height:18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">
                <v:textbox>
                  <w:txbxContent>
                    <w:p w14:paraId="16B363CD"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155904" behindDoc="0" locked="0" layoutInCell="1" allowOverlap="1" wp14:anchorId="16B3627B" wp14:editId="2FDF46F1">
                <wp:simplePos x="0" y="0"/>
                <wp:positionH relativeFrom="column">
                  <wp:posOffset>1828800</wp:posOffset>
                </wp:positionH>
                <wp:positionV relativeFrom="paragraph">
                  <wp:posOffset>57150</wp:posOffset>
                </wp:positionV>
                <wp:extent cx="471805" cy="0"/>
                <wp:effectExtent l="19050" t="57150" r="13970" b="57150"/>
                <wp:wrapNone/>
                <wp:docPr id="167" name="Auto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18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7" o:spid="_x0000_s1026" type="#_x0000_t32" style="position:absolute;margin-left:2in;margin-top:4.5pt;width:37.15pt;height:0;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/RG-12400EUR                                                    </w:t>
      </w:r>
    </w:p>
    <w:p w14:paraId="16B35DE2" w14:textId="2463D46A"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56928" behindDoc="0" locked="0" layoutInCell="1" allowOverlap="1" wp14:anchorId="16B3627C" wp14:editId="22FB7929">
                <wp:simplePos x="0" y="0"/>
                <wp:positionH relativeFrom="column">
                  <wp:posOffset>509270</wp:posOffset>
                </wp:positionH>
                <wp:positionV relativeFrom="paragraph">
                  <wp:posOffset>65405</wp:posOffset>
                </wp:positionV>
                <wp:extent cx="362585" cy="0"/>
                <wp:effectExtent l="13970" t="55880" r="23495" b="58420"/>
                <wp:wrapNone/>
                <wp:docPr id="166" name="Auto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8" o:spid="_x0000_s1026" type="#_x0000_t32" style="position:absolute;margin-left:40.1pt;margin-top:5.15pt;width:28.55pt;height:0;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57952" behindDoc="0" locked="0" layoutInCell="1" allowOverlap="1" wp14:anchorId="16B3627D" wp14:editId="34A436E3">
                <wp:simplePos x="0" y="0"/>
                <wp:positionH relativeFrom="column">
                  <wp:posOffset>2300605</wp:posOffset>
                </wp:positionH>
                <wp:positionV relativeFrom="paragraph">
                  <wp:posOffset>66040</wp:posOffset>
                </wp:positionV>
                <wp:extent cx="1228090" cy="0"/>
                <wp:effectExtent l="5080" t="8890" r="5080" b="10160"/>
                <wp:wrapNone/>
                <wp:docPr id="165" name="Auto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9" o:spid="_x0000_s1026" type="#_x0000_t32" style="position:absolute;margin-left:181.15pt;margin-top:5.2pt;width:96.7pt;height:0;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2158976" behindDoc="0" locked="0" layoutInCell="1" allowOverlap="1" wp14:anchorId="16B3627E" wp14:editId="261D3B4F">
                <wp:simplePos x="0" y="0"/>
                <wp:positionH relativeFrom="column">
                  <wp:posOffset>2300605</wp:posOffset>
                </wp:positionH>
                <wp:positionV relativeFrom="paragraph">
                  <wp:posOffset>65405</wp:posOffset>
                </wp:positionV>
                <wp:extent cx="0" cy="123825"/>
                <wp:effectExtent l="5080" t="8255" r="13970" b="10795"/>
                <wp:wrapNone/>
                <wp:docPr id="164" name="Auto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0" o:spid="_x0000_s1026" type="#_x0000_t32" style="position:absolute;margin-left:181.15pt;margin-top:5.15pt;width:0;height:9.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"/>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/AT-62000EUR                                                    </w:t>
      </w:r>
    </w:p>
    <w:p w14:paraId="16B35DE3" w14:textId="3D3A33D2"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0000" behindDoc="0" locked="0" layoutInCell="1" allowOverlap="1" wp14:anchorId="16B3627F" wp14:editId="72F507D4">
                <wp:simplePos x="0" y="0"/>
                <wp:positionH relativeFrom="column">
                  <wp:posOffset>2000250</wp:posOffset>
                </wp:positionH>
                <wp:positionV relativeFrom="paragraph">
                  <wp:posOffset>45720</wp:posOffset>
                </wp:positionV>
                <wp:extent cx="300355" cy="0"/>
                <wp:effectExtent l="19050" t="55245" r="13970" b="59055"/>
                <wp:wrapNone/>
                <wp:docPr id="163" name="Auto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03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1" o:spid="_x0000_s1026" type="#_x0000_t32" style="position:absolute;margin-left:157.5pt;margin-top:3.6pt;width:23.65pt;height:0;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48736" behindDoc="0" locked="0" layoutInCell="1" allowOverlap="1" wp14:anchorId="16B36280" wp14:editId="1A423564">
                <wp:simplePos x="0" y="0"/>
                <wp:positionH relativeFrom="column">
                  <wp:posOffset>109220</wp:posOffset>
                </wp:positionH>
                <wp:positionV relativeFrom="paragraph">
                  <wp:posOffset>112395</wp:posOffset>
                </wp:positionV>
                <wp:extent cx="400050" cy="228600"/>
                <wp:effectExtent l="13970" t="7620" r="5080" b="11430"/>
                <wp:wrapNone/>
                <wp:docPr id="162"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E"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0" o:spid="_x0000_s1170" style="position:absolute;margin-left:8.6pt;margin-top:8.85pt;width:31.5pt;height:18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">
                <v:textbox>
                  <w:txbxContent>
                    <w:p w14:paraId="16B363CE"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/CF-5997KAE508                                                  </w:t>
      </w:r>
    </w:p>
    <w:p w14:paraId="16B35DE4" w14:textId="5C390E0D"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1024" behindDoc="0" locked="0" layoutInCell="1" allowOverlap="1" wp14:anchorId="16B36281" wp14:editId="312E672E">
                <wp:simplePos x="0" y="0"/>
                <wp:positionH relativeFrom="column">
                  <wp:posOffset>509270</wp:posOffset>
                </wp:positionH>
                <wp:positionV relativeFrom="paragraph">
                  <wp:posOffset>63500</wp:posOffset>
                </wp:positionV>
                <wp:extent cx="362585" cy="0"/>
                <wp:effectExtent l="13970" t="53975" r="23495" b="60325"/>
                <wp:wrapNone/>
                <wp:docPr id="161" name="Auto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2" o:spid="_x0000_s1026" type="#_x0000_t32" style="position:absolute;margin-left:40.1pt;margin-top:5pt;width:28.55pt;height:0;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5jNgIAAGA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46688" behindDoc="0" locked="0" layoutInCell="1" allowOverlap="1" wp14:anchorId="16B36282" wp14:editId="4AE2174A">
                <wp:simplePos x="0" y="0"/>
                <wp:positionH relativeFrom="column">
                  <wp:posOffset>6267450</wp:posOffset>
                </wp:positionH>
                <wp:positionV relativeFrom="paragraph">
                  <wp:posOffset>63500</wp:posOffset>
                </wp:positionV>
                <wp:extent cx="400050" cy="228600"/>
                <wp:effectExtent l="9525" t="6350" r="9525" b="12700"/>
                <wp:wrapNone/>
                <wp:docPr id="160"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CF"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8" o:spid="_x0000_s1171" style="position:absolute;margin-left:493.5pt;margin-top:5pt;width:31.5pt;height:18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">
                <v:textbox>
                  <w:txbxContent>
                    <w:p w14:paraId="16B363CF"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ROOM DESCRIPTION:EXECUTIVE ROOM WITH 1 QUEEN-SIZE BED AND SOFA  </w:t>
      </w:r>
    </w:p>
    <w:p w14:paraId="16B35DE5" w14:textId="49D03F83"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4096" behindDoc="0" locked="0" layoutInCell="1" allowOverlap="1" wp14:anchorId="16B36283" wp14:editId="3887B8FB">
                <wp:simplePos x="0" y="0"/>
                <wp:positionH relativeFrom="column">
                  <wp:posOffset>4762500</wp:posOffset>
                </wp:positionH>
                <wp:positionV relativeFrom="paragraph">
                  <wp:posOffset>53340</wp:posOffset>
                </wp:positionV>
                <wp:extent cx="1504950" cy="0"/>
                <wp:effectExtent l="19050" t="53340" r="9525" b="60960"/>
                <wp:wrapNone/>
                <wp:docPr id="159" name="Auto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4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5" o:spid="_x0000_s1026" type="#_x0000_t32" style="position:absolute;margin-left:375pt;margin-top:4.2pt;width:118.5pt;height:0;flip:x;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47712" behindDoc="0" locked="0" layoutInCell="1" allowOverlap="1" wp14:anchorId="16B36284" wp14:editId="3550C825">
                <wp:simplePos x="0" y="0"/>
                <wp:positionH relativeFrom="column">
                  <wp:posOffset>109220</wp:posOffset>
                </wp:positionH>
                <wp:positionV relativeFrom="paragraph">
                  <wp:posOffset>109855</wp:posOffset>
                </wp:positionV>
                <wp:extent cx="400050" cy="228600"/>
                <wp:effectExtent l="13970" t="5080" r="5080" b="13970"/>
                <wp:wrapNone/>
                <wp:docPr id="158"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0"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9" o:spid="_x0000_s1172" style="position:absolute;margin-left:8.6pt;margin-top:8.65pt;width:31.5pt;height:18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">
                <v:textbox>
                  <w:txbxContent>
                    <w:p w14:paraId="16B363D0"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CXL: CANCEL. FEES APPLY ON DAY OF ARRIVAL AT 18:00              </w:t>
      </w:r>
    </w:p>
    <w:p w14:paraId="16B35DE6" w14:textId="266042F9"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2048" behindDoc="0" locked="0" layoutInCell="1" allowOverlap="1" wp14:anchorId="16B36285" wp14:editId="592CCA78">
                <wp:simplePos x="0" y="0"/>
                <wp:positionH relativeFrom="column">
                  <wp:posOffset>509270</wp:posOffset>
                </wp:positionH>
                <wp:positionV relativeFrom="paragraph">
                  <wp:posOffset>80645</wp:posOffset>
                </wp:positionV>
                <wp:extent cx="362585" cy="0"/>
                <wp:effectExtent l="13970" t="61595" r="23495" b="52705"/>
                <wp:wrapNone/>
                <wp:docPr id="157" name="Auto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3" o:spid="_x0000_s1026" type="#_x0000_t32" style="position:absolute;margin-left:40.1pt;margin-top:6.35pt;width:28.55pt;height:0;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KeKNwIAAGAEAAAOAAAAZHJzL2Uyb0RvYy54bWysVM2O2yAQvlfqOyDuWdtJnE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45664" behindDoc="0" locked="0" layoutInCell="1" allowOverlap="1" wp14:anchorId="16B36286" wp14:editId="0AF1F9BC">
                <wp:simplePos x="0" y="0"/>
                <wp:positionH relativeFrom="column">
                  <wp:posOffset>3528695</wp:posOffset>
                </wp:positionH>
                <wp:positionV relativeFrom="paragraph">
                  <wp:posOffset>80645</wp:posOffset>
                </wp:positionV>
                <wp:extent cx="400050" cy="228600"/>
                <wp:effectExtent l="13970" t="13970" r="5080" b="5080"/>
                <wp:wrapNone/>
                <wp:docPr id="156"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1"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173" style="position:absolute;margin-left:277.85pt;margin-top:6.35pt;width:31.5pt;height:1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">
                <v:textbox>
                  <w:txbxContent>
                    <w:p w14:paraId="16B363D1"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COMM - 10.00 PCT                                                </w:t>
      </w:r>
    </w:p>
    <w:p w14:paraId="16B35DE7" w14:textId="3C24BE1B"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9216" behindDoc="0" locked="0" layoutInCell="1" allowOverlap="1" wp14:anchorId="16B36287" wp14:editId="52204C87">
                <wp:simplePos x="0" y="0"/>
                <wp:positionH relativeFrom="column">
                  <wp:posOffset>2457450</wp:posOffset>
                </wp:positionH>
                <wp:positionV relativeFrom="paragraph">
                  <wp:posOffset>51435</wp:posOffset>
                </wp:positionV>
                <wp:extent cx="1071245" cy="0"/>
                <wp:effectExtent l="19050" t="60960" r="5080" b="53340"/>
                <wp:wrapNone/>
                <wp:docPr id="155" name="Auto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12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0" o:spid="_x0000_s1026" type="#_x0000_t32" style="position:absolute;margin-left:193.5pt;margin-top:4.05pt;width:84.35pt;height:0;flip:x;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42592" behindDoc="0" locked="0" layoutInCell="1" allowOverlap="1" wp14:anchorId="16B36288" wp14:editId="3C35B135">
                <wp:simplePos x="0" y="0"/>
                <wp:positionH relativeFrom="column">
                  <wp:posOffset>109220</wp:posOffset>
                </wp:positionH>
                <wp:positionV relativeFrom="paragraph">
                  <wp:posOffset>98425</wp:posOffset>
                </wp:positionV>
                <wp:extent cx="400050" cy="228600"/>
                <wp:effectExtent l="13970" t="12700" r="5080" b="6350"/>
                <wp:wrapNone/>
                <wp:docPr id="154"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2"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4" o:spid="_x0000_s1174" style="position:absolute;margin-left:8.6pt;margin-top:7.75pt;width:31.5pt;height:18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">
                <v:textbox>
                  <w:txbxContent>
                    <w:p w14:paraId="16B363D2"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EFFECTIVE DATE:18JAN                                            </w:t>
      </w:r>
    </w:p>
    <w:p w14:paraId="16B35DE8" w14:textId="0143A4CA"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3072" behindDoc="0" locked="0" layoutInCell="1" allowOverlap="1" wp14:anchorId="16B36289" wp14:editId="4F72C6DB">
                <wp:simplePos x="0" y="0"/>
                <wp:positionH relativeFrom="column">
                  <wp:posOffset>509270</wp:posOffset>
                </wp:positionH>
                <wp:positionV relativeFrom="paragraph">
                  <wp:posOffset>65405</wp:posOffset>
                </wp:positionV>
                <wp:extent cx="362585" cy="635"/>
                <wp:effectExtent l="13970" t="55880" r="23495" b="57785"/>
                <wp:wrapNone/>
                <wp:docPr id="153" name="Auto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4" o:spid="_x0000_s1026" type="#_x0000_t32" style="position:absolute;margin-left:40.1pt;margin-top:5.15pt;width:28.55pt;height:.0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RATE AMT/EFF DATE1:12400 15JAN                                  </w:t>
      </w:r>
    </w:p>
    <w:p w14:paraId="16B35DE9" w14:textId="0E7C5699"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6144" behindDoc="0" locked="0" layoutInCell="1" allowOverlap="1" wp14:anchorId="16B3628A" wp14:editId="5319591C">
                <wp:simplePos x="0" y="0"/>
                <wp:positionH relativeFrom="column">
                  <wp:posOffset>6124575</wp:posOffset>
                </wp:positionH>
                <wp:positionV relativeFrom="paragraph">
                  <wp:posOffset>77470</wp:posOffset>
                </wp:positionV>
                <wp:extent cx="635" cy="123825"/>
                <wp:effectExtent l="9525" t="10795" r="8890" b="8255"/>
                <wp:wrapNone/>
                <wp:docPr id="152" name="Auto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7" o:spid="_x0000_s1026" type="#_x0000_t32" style="position:absolute;margin-left:482.25pt;margin-top:6.1pt;width:.05pt;height:9.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78IgIAAEA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"/>
            </w:pict>
          </mc:Fallback>
        </mc:AlternateContent>
      </w:r>
      <w:r>
        <w:rPr>
          <w:rFonts w:ascii="Courier New" w:hAnsi="Courier New" w:cs="Courier New"/>
          <w:noProof/>
          <w:sz w:val="20"/>
          <w:szCs w:val="20"/>
        </w:rPr>
        <mc:AlternateContent>
          <mc:Choice Requires="wps">
            <w:drawing>
              <wp:anchor distT="0" distB="0" distL="114300" distR="114300" simplePos="0" relativeHeight="252165120" behindDoc="0" locked="0" layoutInCell="1" allowOverlap="1" wp14:anchorId="16B3628B" wp14:editId="76E96DEA">
                <wp:simplePos x="0" y="0"/>
                <wp:positionH relativeFrom="column">
                  <wp:posOffset>6124575</wp:posOffset>
                </wp:positionH>
                <wp:positionV relativeFrom="paragraph">
                  <wp:posOffset>125095</wp:posOffset>
                </wp:positionV>
                <wp:extent cx="142875" cy="635"/>
                <wp:effectExtent l="9525" t="10795" r="9525" b="7620"/>
                <wp:wrapNone/>
                <wp:docPr id="151" name="Auto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6" o:spid="_x0000_s1026" type="#_x0000_t32" style="position:absolute;margin-left:482.25pt;margin-top:9.85pt;width:11.25pt;height:.05pt;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"/>
            </w:pict>
          </mc:Fallback>
        </mc:AlternateContent>
      </w:r>
      <w:r>
        <w:rPr>
          <w:rFonts w:ascii="Courier New" w:hAnsi="Courier New" w:cs="Courier New"/>
          <w:noProof/>
          <w:sz w:val="20"/>
          <w:szCs w:val="20"/>
        </w:rPr>
        <mc:AlternateContent>
          <mc:Choice Requires="wps">
            <w:drawing>
              <wp:anchor distT="0" distB="0" distL="114300" distR="114300" simplePos="0" relativeHeight="252167168" behindDoc="0" locked="0" layoutInCell="1" allowOverlap="1" wp14:anchorId="16B3628C" wp14:editId="5F5BEE46">
                <wp:simplePos x="0" y="0"/>
                <wp:positionH relativeFrom="column">
                  <wp:posOffset>5791200</wp:posOffset>
                </wp:positionH>
                <wp:positionV relativeFrom="paragraph">
                  <wp:posOffset>77470</wp:posOffset>
                </wp:positionV>
                <wp:extent cx="333375" cy="0"/>
                <wp:effectExtent l="19050" t="58420" r="9525" b="55880"/>
                <wp:wrapNone/>
                <wp:docPr id="150" name="Auto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8" o:spid="_x0000_s1026" type="#_x0000_t32" style="position:absolute;margin-left:456pt;margin-top:6.1pt;width:26.25pt;height:0;flip:x;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44640" behindDoc="0" locked="0" layoutInCell="1" allowOverlap="1" wp14:anchorId="16B3628D" wp14:editId="1BB27548">
                <wp:simplePos x="0" y="0"/>
                <wp:positionH relativeFrom="column">
                  <wp:posOffset>6267450</wp:posOffset>
                </wp:positionH>
                <wp:positionV relativeFrom="paragraph">
                  <wp:posOffset>1270</wp:posOffset>
                </wp:positionV>
                <wp:extent cx="400050" cy="228600"/>
                <wp:effectExtent l="9525" t="10795" r="9525" b="8255"/>
                <wp:wrapNone/>
                <wp:docPr id="149"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3" w14:textId="77777777" w:rsidR="00337B9C" w:rsidRPr="00CE47FC" w:rsidRDefault="00337B9C" w:rsidP="00CE47FC">
                            <w:pPr>
                              <w:jc w:val="center"/>
                              <w:rPr>
                                <w:rFonts w:ascii="Arial" w:hAnsi="Arial" w:cs="Arial"/>
                                <w:b/>
                                <w:sz w:val="22"/>
                              </w:rPr>
                            </w:pPr>
                            <w:r w:rsidRPr="00CE47FC">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6" o:spid="_x0000_s1175" style="position:absolute;margin-left:493.5pt;margin-top:.1pt;width:31.5pt;height:1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">
                <v:textbox>
                  <w:txbxContent>
                    <w:p w14:paraId="16B363D3" w14:textId="77777777" w:rsidR="00337B9C" w:rsidRPr="00CE47FC" w:rsidRDefault="00337B9C" w:rsidP="00CE47FC">
                      <w:pPr>
                        <w:jc w:val="center"/>
                        <w:rPr>
                          <w:rFonts w:ascii="Arial" w:hAnsi="Arial" w:cs="Arial"/>
                          <w:b/>
                          <w:sz w:val="22"/>
                        </w:rPr>
                      </w:pPr>
                      <w:r w:rsidRPr="00CE47FC">
                        <w:rPr>
                          <w:rFonts w:ascii="Arial" w:hAnsi="Arial" w:cs="Arial"/>
                          <w:b/>
                          <w:sz w:val="22"/>
                        </w:rPr>
                        <w:t>K</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THANK YOU FOR CHOOSING NOVOTEL HOTELS WE HAVE CONFIRMED 1 A1QRA1</w:t>
      </w:r>
    </w:p>
    <w:p w14:paraId="16B35DEA" w14:textId="0461B992"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8192" behindDoc="0" locked="0" layoutInCell="1" allowOverlap="1" wp14:anchorId="16B3628E" wp14:editId="7BB5B15A">
                <wp:simplePos x="0" y="0"/>
                <wp:positionH relativeFrom="column">
                  <wp:posOffset>2076450</wp:posOffset>
                </wp:positionH>
                <wp:positionV relativeFrom="paragraph">
                  <wp:posOffset>57785</wp:posOffset>
                </wp:positionV>
                <wp:extent cx="4048125" cy="0"/>
                <wp:effectExtent l="19050" t="57785" r="9525" b="56515"/>
                <wp:wrapNone/>
                <wp:docPr id="148" name="Auto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48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9" o:spid="_x0000_s1026" type="#_x0000_t32" style="position:absolute;margin-left:163.5pt;margin-top:4.55pt;width:318.75pt;height:0;flip:x;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FOR 2 PERSONS *                                                </w:t>
      </w:r>
    </w:p>
    <w:p w14:paraId="16B35DEB" w14:textId="77777777" w:rsidR="00CE47FC" w:rsidRPr="00CE47FC" w:rsidRDefault="00CE47FC" w:rsidP="00CE47FC">
      <w:pPr>
        <w:spacing w:after="0"/>
        <w:rPr>
          <w:rFonts w:ascii="Arial" w:hAnsi="Arial" w:cs="Arial"/>
          <w:sz w:val="20"/>
          <w:szCs w:val="20"/>
        </w:rPr>
      </w:pPr>
    </w:p>
    <w:p w14:paraId="16B35DEC" w14:textId="77777777" w:rsidR="00CE47FC" w:rsidRPr="00332C7C" w:rsidRDefault="00E73C79" w:rsidP="00332C7C">
      <w:pPr>
        <w:spacing w:before="240" w:line="240" w:lineRule="auto"/>
        <w:rPr>
          <w:rFonts w:ascii="Arial" w:hAnsi="Arial" w:cs="Arial"/>
          <w:b/>
          <w:sz w:val="20"/>
          <w:szCs w:val="20"/>
        </w:rPr>
      </w:pPr>
      <w:r>
        <w:rPr>
          <w:rFonts w:ascii="Arial" w:hAnsi="Arial" w:cs="Arial"/>
          <w:b/>
          <w:sz w:val="20"/>
          <w:szCs w:val="20"/>
          <w:u w:val="single"/>
        </w:rPr>
        <w:t xml:space="preserve">OTA XML </w:t>
      </w:r>
      <w:r w:rsidR="00CE47FC" w:rsidRPr="00332C7C">
        <w:rPr>
          <w:rFonts w:ascii="Arial" w:hAnsi="Arial" w:cs="Arial"/>
          <w:b/>
          <w:sz w:val="20"/>
          <w:szCs w:val="20"/>
          <w:u w:val="single"/>
        </w:rPr>
        <w:t xml:space="preserve">Modify Response Message </w:t>
      </w:r>
      <w:r>
        <w:rPr>
          <w:rFonts w:ascii="Arial" w:hAnsi="Arial" w:cs="Arial"/>
          <w:b/>
          <w:sz w:val="20"/>
          <w:szCs w:val="20"/>
          <w:u w:val="single"/>
        </w:rPr>
        <w:t>@ResResponseType=”Pending” - Example #4</w:t>
      </w:r>
    </w:p>
    <w:p w14:paraId="16B35DED"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FF"/>
          <w:sz w:val="16"/>
          <w:szCs w:val="16"/>
        </w:rPr>
        <w:t>&lt;</w:t>
      </w:r>
      <w:r w:rsidRPr="00AF4064">
        <w:rPr>
          <w:rFonts w:ascii="Arial" w:hAnsi="Arial" w:cs="Arial"/>
          <w:color w:val="800000"/>
          <w:sz w:val="16"/>
          <w:szCs w:val="16"/>
        </w:rPr>
        <w:t>S:Envelope</w:t>
      </w:r>
      <w:r w:rsidRPr="00AF4064">
        <w:rPr>
          <w:rFonts w:ascii="Arial" w:hAnsi="Arial" w:cs="Arial"/>
          <w:color w:val="FF0000"/>
          <w:sz w:val="16"/>
          <w:szCs w:val="16"/>
        </w:rPr>
        <w:t xml:space="preserve"> xmlns:S</w:t>
      </w:r>
      <w:r w:rsidRPr="00AF4064">
        <w:rPr>
          <w:rFonts w:ascii="Arial" w:hAnsi="Arial" w:cs="Arial"/>
          <w:color w:val="0000FF"/>
          <w:sz w:val="16"/>
          <w:szCs w:val="16"/>
        </w:rPr>
        <w:t>="</w:t>
      </w:r>
      <w:r w:rsidRPr="00AF4064">
        <w:rPr>
          <w:rFonts w:ascii="Arial" w:hAnsi="Arial" w:cs="Arial"/>
          <w:color w:val="000000"/>
          <w:sz w:val="16"/>
          <w:szCs w:val="16"/>
        </w:rPr>
        <w:t>http://schemas.xmlsoap.org/soap/envelope/</w:t>
      </w:r>
      <w:r w:rsidRPr="00AF4064">
        <w:rPr>
          <w:rFonts w:ascii="Arial" w:hAnsi="Arial" w:cs="Arial"/>
          <w:color w:val="0000FF"/>
          <w:sz w:val="16"/>
          <w:szCs w:val="16"/>
        </w:rPr>
        <w:t>"&gt;</w:t>
      </w:r>
    </w:p>
    <w:p w14:paraId="16B35DEE"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DEF"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FF0000"/>
          <w:sz w:val="16"/>
          <w:szCs w:val="16"/>
        </w:rPr>
        <w:t xml:space="preserve"> xmlns:wsp</w:t>
      </w:r>
      <w:r w:rsidRPr="00AF4064">
        <w:rPr>
          <w:rFonts w:ascii="Arial" w:hAnsi="Arial" w:cs="Arial"/>
          <w:color w:val="0000FF"/>
          <w:sz w:val="16"/>
          <w:szCs w:val="16"/>
        </w:rPr>
        <w:t>="</w:t>
      </w:r>
      <w:r w:rsidRPr="00AF4064">
        <w:rPr>
          <w:rFonts w:ascii="Arial" w:hAnsi="Arial" w:cs="Arial"/>
          <w:color w:val="000000"/>
          <w:sz w:val="16"/>
          <w:szCs w:val="16"/>
        </w:rPr>
        <w:t>http://xmlota.wspan.com/webservice/</w:t>
      </w:r>
      <w:r w:rsidRPr="00AF4064">
        <w:rPr>
          <w:rFonts w:ascii="Arial" w:hAnsi="Arial" w:cs="Arial"/>
          <w:color w:val="0000FF"/>
          <w:sz w:val="16"/>
          <w:szCs w:val="16"/>
        </w:rPr>
        <w:t>"&gt;</w:t>
      </w:r>
    </w:p>
    <w:p w14:paraId="16B35DF0"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r w:rsidRPr="00AF4064">
        <w:rPr>
          <w:rFonts w:ascii="Arial" w:hAnsi="Arial" w:cs="Arial"/>
          <w:color w:val="000000"/>
          <w:sz w:val="16"/>
          <w:szCs w:val="16"/>
        </w:rPr>
        <w:t>XXUserName</w:t>
      </w:r>
      <w:r w:rsidRPr="00AF4064">
        <w:rPr>
          <w:rFonts w:ascii="Arial" w:hAnsi="Arial" w:cs="Arial"/>
          <w:color w:val="0000FF"/>
          <w:sz w:val="16"/>
          <w:szCs w:val="16"/>
        </w:rPr>
        <w:t>&lt;/</w:t>
      </w:r>
      <w:r w:rsidRPr="00AF4064">
        <w:rPr>
          <w:rFonts w:ascii="Arial" w:hAnsi="Arial" w:cs="Arial"/>
          <w:color w:val="800000"/>
          <w:sz w:val="16"/>
          <w:szCs w:val="16"/>
        </w:rPr>
        <w:t>wsp:userid</w:t>
      </w:r>
      <w:r w:rsidRPr="00AF4064">
        <w:rPr>
          <w:rFonts w:ascii="Arial" w:hAnsi="Arial" w:cs="Arial"/>
          <w:color w:val="0000FF"/>
          <w:sz w:val="16"/>
          <w:szCs w:val="16"/>
        </w:rPr>
        <w:t>&gt;</w:t>
      </w:r>
    </w:p>
    <w:p w14:paraId="16B35DF1"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r w:rsidRPr="00AF4064">
        <w:rPr>
          <w:rFonts w:ascii="Arial" w:hAnsi="Arial" w:cs="Arial"/>
          <w:color w:val="000000"/>
          <w:sz w:val="16"/>
          <w:szCs w:val="16"/>
        </w:rPr>
        <w:t>XXPassword</w:t>
      </w:r>
      <w:r w:rsidRPr="00AF4064">
        <w:rPr>
          <w:rFonts w:ascii="Arial" w:hAnsi="Arial" w:cs="Arial"/>
          <w:color w:val="0000FF"/>
          <w:sz w:val="16"/>
          <w:szCs w:val="16"/>
        </w:rPr>
        <w:t>&lt;/</w:t>
      </w:r>
      <w:r w:rsidRPr="00AF4064">
        <w:rPr>
          <w:rFonts w:ascii="Arial" w:hAnsi="Arial" w:cs="Arial"/>
          <w:color w:val="800000"/>
          <w:sz w:val="16"/>
          <w:szCs w:val="16"/>
        </w:rPr>
        <w:t>wsp:password</w:t>
      </w:r>
      <w:r w:rsidRPr="00AF4064">
        <w:rPr>
          <w:rFonts w:ascii="Arial" w:hAnsi="Arial" w:cs="Arial"/>
          <w:color w:val="0000FF"/>
          <w:sz w:val="16"/>
          <w:szCs w:val="16"/>
        </w:rPr>
        <w:t>&gt;</w:t>
      </w:r>
    </w:p>
    <w:p w14:paraId="16B35DF2"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r w:rsidR="00F53F5E">
        <w:rPr>
          <w:rFonts w:ascii="Arial" w:hAnsi="Arial" w:cs="Arial"/>
          <w:color w:val="000000"/>
          <w:sz w:val="16"/>
          <w:szCs w:val="16"/>
        </w:rPr>
        <w:t>2007B</w:t>
      </w:r>
      <w:r w:rsidRPr="00AF4064">
        <w:rPr>
          <w:rFonts w:ascii="Arial" w:hAnsi="Arial" w:cs="Arial"/>
          <w:color w:val="0000FF"/>
          <w:sz w:val="16"/>
          <w:szCs w:val="16"/>
        </w:rPr>
        <w:t>&lt;/</w:t>
      </w:r>
      <w:r w:rsidRPr="00AF4064">
        <w:rPr>
          <w:rFonts w:ascii="Arial" w:hAnsi="Arial" w:cs="Arial"/>
          <w:color w:val="800000"/>
          <w:sz w:val="16"/>
          <w:szCs w:val="16"/>
        </w:rPr>
        <w:t>wsp:payloadVersion</w:t>
      </w:r>
      <w:r w:rsidRPr="00AF4064">
        <w:rPr>
          <w:rFonts w:ascii="Arial" w:hAnsi="Arial" w:cs="Arial"/>
          <w:color w:val="0000FF"/>
          <w:sz w:val="16"/>
          <w:szCs w:val="16"/>
        </w:rPr>
        <w:t>&gt;</w:t>
      </w:r>
    </w:p>
    <w:p w14:paraId="16B35DF3"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wsp:authentication</w:t>
      </w:r>
      <w:r w:rsidRPr="00AF4064">
        <w:rPr>
          <w:rFonts w:ascii="Arial" w:hAnsi="Arial" w:cs="Arial"/>
          <w:color w:val="0000FF"/>
          <w:sz w:val="16"/>
          <w:szCs w:val="16"/>
        </w:rPr>
        <w:t>&gt;</w:t>
      </w:r>
    </w:p>
    <w:p w14:paraId="16B35DF4"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S:Header</w:t>
      </w:r>
      <w:r w:rsidRPr="00AF4064">
        <w:rPr>
          <w:rFonts w:ascii="Arial" w:hAnsi="Arial" w:cs="Arial"/>
          <w:color w:val="0000FF"/>
          <w:sz w:val="16"/>
          <w:szCs w:val="16"/>
        </w:rPr>
        <w:t>&gt;</w:t>
      </w:r>
    </w:p>
    <w:p w14:paraId="16B35DF5" w14:textId="77777777" w:rsidR="00AC49F8" w:rsidRPr="00AF4064" w:rsidRDefault="00AC49F8" w:rsidP="00AC49F8">
      <w:pPr>
        <w:autoSpaceDE w:val="0"/>
        <w:autoSpaceDN w:val="0"/>
        <w:adjustRightInd w:val="0"/>
        <w:spacing w:after="0" w:line="240" w:lineRule="auto"/>
        <w:rPr>
          <w:rFonts w:ascii="Arial" w:hAnsi="Arial" w:cs="Arial"/>
          <w:color w:val="000000"/>
          <w:sz w:val="16"/>
          <w:szCs w:val="16"/>
        </w:rPr>
      </w:pP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S:Body</w:t>
      </w:r>
      <w:r w:rsidRPr="00AF4064">
        <w:rPr>
          <w:rFonts w:ascii="Arial" w:hAnsi="Arial" w:cs="Arial"/>
          <w:color w:val="0000FF"/>
          <w:sz w:val="16"/>
          <w:szCs w:val="16"/>
        </w:rPr>
        <w:t>&gt;</w:t>
      </w:r>
    </w:p>
    <w:p w14:paraId="16B35DF6" w14:textId="77777777" w:rsidR="00AC49F8" w:rsidRPr="00A222D5" w:rsidRDefault="00AC49F8" w:rsidP="00AC49F8">
      <w:pPr>
        <w:autoSpaceDE w:val="0"/>
        <w:autoSpaceDN w:val="0"/>
        <w:adjustRightInd w:val="0"/>
        <w:spacing w:after="0" w:line="240" w:lineRule="auto"/>
        <w:rPr>
          <w:rFonts w:ascii="Arial" w:hAnsi="Arial" w:cs="Arial"/>
          <w:color w:val="0000FF"/>
          <w:sz w:val="16"/>
          <w:szCs w:val="16"/>
        </w:rPr>
      </w:pPr>
      <w:r w:rsidRPr="00AF4064">
        <w:rPr>
          <w:rFonts w:ascii="Arial" w:hAnsi="Arial" w:cs="Arial"/>
          <w:color w:val="000000"/>
          <w:sz w:val="16"/>
          <w:szCs w:val="16"/>
        </w:rPr>
        <w:tab/>
      </w:r>
      <w:r w:rsidRPr="00AF4064">
        <w:rPr>
          <w:rFonts w:ascii="Arial" w:hAnsi="Arial" w:cs="Arial"/>
          <w:color w:val="000000"/>
          <w:sz w:val="16"/>
          <w:szCs w:val="16"/>
        </w:rPr>
        <w:tab/>
      </w:r>
      <w:r w:rsidRPr="00AF4064">
        <w:rPr>
          <w:rFonts w:ascii="Arial" w:hAnsi="Arial" w:cs="Arial"/>
          <w:color w:val="0000FF"/>
          <w:sz w:val="16"/>
          <w:szCs w:val="16"/>
        </w:rPr>
        <w:t>&lt;</w:t>
      </w:r>
      <w:r w:rsidRPr="00AF4064">
        <w:rPr>
          <w:rFonts w:ascii="Arial" w:hAnsi="Arial" w:cs="Arial"/>
          <w:color w:val="800000"/>
          <w:sz w:val="16"/>
          <w:szCs w:val="16"/>
        </w:rPr>
        <w:t>OTA_HotelResModifyRS</w:t>
      </w:r>
      <w:r w:rsidRPr="00AF4064">
        <w:rPr>
          <w:rFonts w:ascii="Arial" w:hAnsi="Arial" w:cs="Arial"/>
          <w:color w:val="FF0000"/>
          <w:sz w:val="16"/>
          <w:szCs w:val="16"/>
        </w:rPr>
        <w:t xml:space="preserve"> xmlns</w:t>
      </w:r>
      <w:r w:rsidRPr="00AF4064">
        <w:rPr>
          <w:rFonts w:ascii="Arial" w:hAnsi="Arial" w:cs="Arial"/>
          <w:color w:val="0000FF"/>
          <w:sz w:val="16"/>
          <w:szCs w:val="16"/>
        </w:rPr>
        <w:t>="</w:t>
      </w:r>
      <w:r w:rsidRPr="00AF4064">
        <w:rPr>
          <w:rFonts w:ascii="Arial" w:hAnsi="Arial" w:cs="Arial"/>
          <w:color w:val="000000"/>
          <w:sz w:val="16"/>
          <w:szCs w:val="16"/>
        </w:rPr>
        <w:t>http://www.opentravel.org/OTA/2003/05</w:t>
      </w:r>
      <w:r w:rsidRPr="00AF4064">
        <w:rPr>
          <w:rFonts w:ascii="Arial" w:hAnsi="Arial" w:cs="Arial"/>
          <w:color w:val="0000FF"/>
          <w:sz w:val="16"/>
          <w:szCs w:val="16"/>
        </w:rPr>
        <w:t>"</w:t>
      </w:r>
      <w:r w:rsidRPr="00AF4064">
        <w:rPr>
          <w:rFonts w:ascii="Arial" w:hAnsi="Arial" w:cs="Arial"/>
          <w:color w:val="FF0000"/>
          <w:sz w:val="16"/>
          <w:szCs w:val="16"/>
        </w:rPr>
        <w:t xml:space="preserve"> EchoToken</w:t>
      </w:r>
      <w:r w:rsidRPr="00AF4064">
        <w:rPr>
          <w:rFonts w:ascii="Arial" w:hAnsi="Arial" w:cs="Arial"/>
          <w:color w:val="0000FF"/>
          <w:sz w:val="16"/>
          <w:szCs w:val="16"/>
        </w:rPr>
        <w:t>="</w:t>
      </w:r>
      <w:r w:rsidRPr="00AF4064">
        <w:rPr>
          <w:rFonts w:ascii="Arial" w:hAnsi="Arial" w:cs="Arial"/>
          <w:color w:val="000000"/>
          <w:sz w:val="16"/>
          <w:szCs w:val="16"/>
        </w:rPr>
        <w:t>PS@P2081259869458100-F55934</w:t>
      </w:r>
      <w:r w:rsidR="000107A8">
        <w:rPr>
          <w:rFonts w:ascii="Arial" w:hAnsi="Arial" w:cs="Arial"/>
          <w:color w:val="000000"/>
          <w:sz w:val="16"/>
          <w:szCs w:val="16"/>
        </w:rPr>
        <w:t>XX</w:t>
      </w:r>
      <w:r w:rsidRPr="00AF4064">
        <w:rPr>
          <w:rFonts w:ascii="Arial" w:hAnsi="Arial" w:cs="Arial"/>
          <w:color w:val="000000"/>
          <w:sz w:val="16"/>
          <w:szCs w:val="16"/>
        </w:rPr>
        <w:t>P</w:t>
      </w:r>
      <w:r w:rsidRPr="00AF4064">
        <w:rPr>
          <w:rFonts w:ascii="Arial" w:hAnsi="Arial" w:cs="Arial"/>
          <w:color w:val="0000FF"/>
          <w:sz w:val="16"/>
          <w:szCs w:val="16"/>
        </w:rPr>
        <w:t>"</w:t>
      </w:r>
      <w:r w:rsidRPr="00AF4064">
        <w:rPr>
          <w:rFonts w:ascii="Arial" w:hAnsi="Arial" w:cs="Arial"/>
          <w:color w:val="FF0000"/>
          <w:sz w:val="16"/>
          <w:szCs w:val="16"/>
        </w:rPr>
        <w:t xml:space="preserve"> TimeStamp</w:t>
      </w:r>
      <w:r w:rsidRPr="00AF4064">
        <w:rPr>
          <w:rFonts w:ascii="Arial" w:hAnsi="Arial" w:cs="Arial"/>
          <w:color w:val="0000FF"/>
          <w:sz w:val="16"/>
          <w:szCs w:val="16"/>
        </w:rPr>
        <w:t>="</w:t>
      </w:r>
      <w:r w:rsidRPr="00AF4064">
        <w:rPr>
          <w:rFonts w:ascii="Arial" w:hAnsi="Arial" w:cs="Arial"/>
          <w:color w:val="000000"/>
          <w:sz w:val="16"/>
          <w:szCs w:val="16"/>
        </w:rPr>
        <w:t>2009-12-03T20:44:18.629+01:00</w:t>
      </w:r>
      <w:r w:rsidRPr="00AF4064">
        <w:rPr>
          <w:rFonts w:ascii="Arial" w:hAnsi="Arial" w:cs="Arial"/>
          <w:color w:val="0000FF"/>
          <w:sz w:val="16"/>
          <w:szCs w:val="16"/>
        </w:rPr>
        <w:t>"</w:t>
      </w:r>
      <w:r w:rsidRPr="00AF4064">
        <w:rPr>
          <w:rFonts w:ascii="Arial" w:hAnsi="Arial" w:cs="Arial"/>
          <w:color w:val="FF0000"/>
          <w:sz w:val="16"/>
          <w:szCs w:val="16"/>
        </w:rPr>
        <w:t xml:space="preserve"> Target</w:t>
      </w:r>
      <w:r w:rsidRPr="00AF4064">
        <w:rPr>
          <w:rFonts w:ascii="Arial" w:hAnsi="Arial" w:cs="Arial"/>
          <w:color w:val="0000FF"/>
          <w:sz w:val="16"/>
          <w:szCs w:val="16"/>
        </w:rPr>
        <w:t>="</w:t>
      </w:r>
      <w:r w:rsidRPr="00AF4064">
        <w:rPr>
          <w:rFonts w:ascii="Arial" w:hAnsi="Arial" w:cs="Arial"/>
          <w:color w:val="000000"/>
          <w:sz w:val="16"/>
          <w:szCs w:val="16"/>
        </w:rPr>
        <w:t>Production</w:t>
      </w:r>
      <w:r w:rsidRPr="00AF4064">
        <w:rPr>
          <w:rFonts w:ascii="Arial" w:hAnsi="Arial" w:cs="Arial"/>
          <w:color w:val="0000FF"/>
          <w:sz w:val="16"/>
          <w:szCs w:val="16"/>
        </w:rPr>
        <w:t>"</w:t>
      </w:r>
      <w:r w:rsidRPr="00AF4064">
        <w:rPr>
          <w:rFonts w:ascii="Arial" w:hAnsi="Arial" w:cs="Arial"/>
          <w:color w:val="FF0000"/>
          <w:sz w:val="16"/>
          <w:szCs w:val="16"/>
        </w:rPr>
        <w:t xml:space="preserve"> Version</w:t>
      </w:r>
      <w:r w:rsidRPr="00AF4064">
        <w:rPr>
          <w:rFonts w:ascii="Arial" w:hAnsi="Arial" w:cs="Arial"/>
          <w:color w:val="0000FF"/>
          <w:sz w:val="16"/>
          <w:szCs w:val="16"/>
        </w:rPr>
        <w:t>="</w:t>
      </w:r>
      <w:r w:rsidRPr="00AF4064">
        <w:rPr>
          <w:rFonts w:ascii="Arial" w:hAnsi="Arial" w:cs="Arial"/>
          <w:color w:val="000000"/>
          <w:sz w:val="16"/>
          <w:szCs w:val="16"/>
        </w:rPr>
        <w:t>1.006</w:t>
      </w:r>
      <w:r w:rsidRPr="00AF4064">
        <w:rPr>
          <w:rFonts w:ascii="Arial" w:hAnsi="Arial" w:cs="Arial"/>
          <w:color w:val="0000FF"/>
          <w:sz w:val="16"/>
          <w:szCs w:val="16"/>
        </w:rPr>
        <w:t>"</w:t>
      </w:r>
      <w:r w:rsidRPr="00AF4064">
        <w:rPr>
          <w:rFonts w:ascii="Arial" w:hAnsi="Arial" w:cs="Arial"/>
          <w:color w:val="FF0000"/>
          <w:sz w:val="16"/>
          <w:szCs w:val="16"/>
        </w:rPr>
        <w:t xml:space="preserve"> TransactionIdentifier</w:t>
      </w:r>
      <w:r w:rsidRPr="00A222D5">
        <w:rPr>
          <w:rFonts w:ascii="Arial" w:hAnsi="Arial" w:cs="Arial"/>
          <w:color w:val="0000FF"/>
          <w:sz w:val="16"/>
          <w:szCs w:val="16"/>
        </w:rPr>
        <w:t>="</w:t>
      </w:r>
      <w:r w:rsidR="00476154" w:rsidRPr="00A222D5">
        <w:rPr>
          <w:rFonts w:ascii="Arial" w:hAnsi="Arial" w:cs="Arial"/>
          <w:color w:val="000000"/>
          <w:sz w:val="16"/>
          <w:szCs w:val="16"/>
        </w:rPr>
        <w:t>F55934</w:t>
      </w:r>
      <w:r w:rsidR="00476154">
        <w:rPr>
          <w:rFonts w:ascii="Arial" w:hAnsi="Arial" w:cs="Arial"/>
          <w:color w:val="000000"/>
          <w:sz w:val="16"/>
          <w:szCs w:val="16"/>
        </w:rPr>
        <w:t>87421VMTLR4</w:t>
      </w:r>
      <w:r w:rsidRPr="00A222D5">
        <w:rPr>
          <w:rFonts w:ascii="Arial" w:hAnsi="Arial" w:cs="Arial"/>
          <w:color w:val="0000FF"/>
          <w:sz w:val="16"/>
          <w:szCs w:val="16"/>
        </w:rPr>
        <w:t>"</w:t>
      </w:r>
      <w:r w:rsidRPr="00A222D5">
        <w:rPr>
          <w:rFonts w:ascii="Arial" w:hAnsi="Arial" w:cs="Arial"/>
          <w:color w:val="FF0000"/>
          <w:sz w:val="16"/>
          <w:szCs w:val="16"/>
        </w:rPr>
        <w:t xml:space="preserve"> PrimaryLangID</w:t>
      </w:r>
      <w:r w:rsidRPr="00A222D5">
        <w:rPr>
          <w:rFonts w:ascii="Arial" w:hAnsi="Arial" w:cs="Arial"/>
          <w:color w:val="0000FF"/>
          <w:sz w:val="16"/>
          <w:szCs w:val="16"/>
        </w:rPr>
        <w:t>="</w:t>
      </w:r>
      <w:r w:rsidRPr="00A222D5">
        <w:rPr>
          <w:rFonts w:ascii="Arial" w:hAnsi="Arial" w:cs="Arial"/>
          <w:color w:val="000000"/>
          <w:sz w:val="16"/>
          <w:szCs w:val="16"/>
        </w:rPr>
        <w:t>en</w:t>
      </w:r>
      <w:r w:rsidRPr="00A222D5">
        <w:rPr>
          <w:rFonts w:ascii="Arial" w:hAnsi="Arial" w:cs="Arial"/>
          <w:color w:val="0000FF"/>
          <w:sz w:val="16"/>
          <w:szCs w:val="16"/>
        </w:rPr>
        <w:t>"</w:t>
      </w:r>
      <w:r w:rsidRPr="00A222D5">
        <w:rPr>
          <w:rFonts w:ascii="Arial" w:hAnsi="Arial" w:cs="Arial"/>
          <w:color w:val="FF0000"/>
          <w:sz w:val="16"/>
          <w:szCs w:val="16"/>
        </w:rPr>
        <w:t xml:space="preserve"> ResResponseType</w:t>
      </w:r>
      <w:r w:rsidRPr="00A222D5">
        <w:rPr>
          <w:rFonts w:ascii="Arial" w:hAnsi="Arial" w:cs="Arial"/>
          <w:color w:val="0000FF"/>
          <w:sz w:val="16"/>
          <w:szCs w:val="16"/>
        </w:rPr>
        <w:t>="</w:t>
      </w:r>
      <w:r w:rsidRPr="00A222D5">
        <w:rPr>
          <w:rFonts w:ascii="Arial" w:hAnsi="Arial" w:cs="Arial"/>
          <w:color w:val="000000"/>
          <w:sz w:val="16"/>
          <w:szCs w:val="16"/>
        </w:rPr>
        <w:t>Pending</w:t>
      </w:r>
      <w:r w:rsidRPr="00A222D5">
        <w:rPr>
          <w:rFonts w:ascii="Arial" w:hAnsi="Arial" w:cs="Arial"/>
          <w:color w:val="0000FF"/>
          <w:sz w:val="16"/>
          <w:szCs w:val="16"/>
        </w:rPr>
        <w:t>"&gt;</w:t>
      </w:r>
    </w:p>
    <w:p w14:paraId="16B35DF7"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POS</w:t>
      </w:r>
      <w:r w:rsidRPr="00A222D5">
        <w:rPr>
          <w:rFonts w:ascii="Arial" w:hAnsi="Arial" w:cs="Arial"/>
          <w:color w:val="0000FF"/>
          <w:sz w:val="16"/>
          <w:szCs w:val="16"/>
        </w:rPr>
        <w:t>&gt;</w:t>
      </w:r>
    </w:p>
    <w:p w14:paraId="16B35DF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Source</w:t>
      </w:r>
      <w:r w:rsidRPr="00332C7C">
        <w:rPr>
          <w:rFonts w:ascii="Arial" w:hAnsi="Arial" w:cs="Arial"/>
          <w:color w:val="FF0000"/>
          <w:sz w:val="16"/>
          <w:szCs w:val="16"/>
          <w:highlight w:val="white"/>
        </w:rPr>
        <w:t xml:space="preserve"> TerminalID</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F55934</w:t>
      </w:r>
      <w:r w:rsidRPr="00332C7C">
        <w:rPr>
          <w:rFonts w:ascii="Arial" w:hAnsi="Arial" w:cs="Arial"/>
          <w:color w:val="0000FF"/>
          <w:sz w:val="16"/>
          <w:szCs w:val="16"/>
          <w:highlight w:val="white"/>
        </w:rPr>
        <w:t>"&gt;</w:t>
      </w:r>
    </w:p>
    <w:p w14:paraId="16B35DF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BookingChannel</w:t>
      </w:r>
      <w:r w:rsidRPr="00332C7C">
        <w:rPr>
          <w:rFonts w:ascii="Arial" w:hAnsi="Arial" w:cs="Arial"/>
          <w:color w:val="FF0000"/>
          <w:sz w:val="16"/>
          <w:szCs w:val="16"/>
          <w:highlight w:val="white"/>
        </w:rPr>
        <w:t xml:space="preserve"> Type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w:t>
      </w:r>
      <w:r w:rsidRPr="00332C7C">
        <w:rPr>
          <w:rFonts w:ascii="Arial" w:hAnsi="Arial" w:cs="Arial"/>
          <w:color w:val="0000FF"/>
          <w:sz w:val="16"/>
          <w:szCs w:val="16"/>
          <w:highlight w:val="white"/>
        </w:rPr>
        <w:t>"&gt;</w:t>
      </w:r>
    </w:p>
    <w:p w14:paraId="16B35DF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CompanyName</w:t>
      </w:r>
      <w:r w:rsidRPr="00332C7C">
        <w:rPr>
          <w:rFonts w:ascii="Arial" w:hAnsi="Arial" w:cs="Arial"/>
          <w:color w:val="FF0000"/>
          <w:sz w:val="16"/>
          <w:szCs w:val="16"/>
          <w:highlight w:val="white"/>
        </w:rPr>
        <w:t xml:space="preserve"> 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1V</w:t>
      </w:r>
      <w:r w:rsidRPr="00332C7C">
        <w:rPr>
          <w:rFonts w:ascii="Arial" w:hAnsi="Arial" w:cs="Arial"/>
          <w:color w:val="0000FF"/>
          <w:sz w:val="16"/>
          <w:szCs w:val="16"/>
          <w:highlight w:val="white"/>
        </w:rPr>
        <w:t>"/&gt;</w:t>
      </w:r>
    </w:p>
    <w:p w14:paraId="16B35DF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BookingChannel</w:t>
      </w:r>
      <w:r w:rsidRPr="00332C7C">
        <w:rPr>
          <w:rFonts w:ascii="Arial" w:hAnsi="Arial" w:cs="Arial"/>
          <w:color w:val="0000FF"/>
          <w:sz w:val="16"/>
          <w:szCs w:val="16"/>
          <w:highlight w:val="white"/>
        </w:rPr>
        <w:t>&gt;</w:t>
      </w:r>
    </w:p>
    <w:p w14:paraId="16B35DF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Source</w:t>
      </w:r>
      <w:r w:rsidRPr="00332C7C">
        <w:rPr>
          <w:rFonts w:ascii="Arial" w:hAnsi="Arial" w:cs="Arial"/>
          <w:color w:val="0000FF"/>
          <w:sz w:val="16"/>
          <w:szCs w:val="16"/>
          <w:highlight w:val="white"/>
        </w:rPr>
        <w:t>&gt;</w:t>
      </w:r>
    </w:p>
    <w:p w14:paraId="16B35DF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POS</w:t>
      </w:r>
      <w:r w:rsidRPr="00332C7C">
        <w:rPr>
          <w:rFonts w:ascii="Arial" w:hAnsi="Arial" w:cs="Arial"/>
          <w:color w:val="0000FF"/>
          <w:sz w:val="16"/>
          <w:szCs w:val="16"/>
          <w:highlight w:val="white"/>
        </w:rPr>
        <w:t>&gt;</w:t>
      </w:r>
    </w:p>
    <w:p w14:paraId="16B35DF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Success</w:t>
      </w:r>
      <w:r w:rsidRPr="00332C7C">
        <w:rPr>
          <w:rFonts w:ascii="Arial" w:hAnsi="Arial" w:cs="Arial"/>
          <w:color w:val="0000FF"/>
          <w:sz w:val="16"/>
          <w:szCs w:val="16"/>
          <w:highlight w:val="white"/>
        </w:rPr>
        <w:t>/&gt;</w:t>
      </w:r>
    </w:p>
    <w:p w14:paraId="16B35DF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HotelResModifies</w:t>
      </w:r>
      <w:r w:rsidRPr="00332C7C">
        <w:rPr>
          <w:rFonts w:ascii="Arial" w:hAnsi="Arial" w:cs="Arial"/>
          <w:color w:val="0000FF"/>
          <w:sz w:val="16"/>
          <w:szCs w:val="16"/>
          <w:highlight w:val="white"/>
        </w:rPr>
        <w:t>&gt;</w:t>
      </w:r>
    </w:p>
    <w:p w14:paraId="16B35E0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HotelResModify</w:t>
      </w:r>
      <w:r w:rsidRPr="00332C7C">
        <w:rPr>
          <w:rFonts w:ascii="Arial" w:hAnsi="Arial" w:cs="Arial"/>
          <w:color w:val="0000FF"/>
          <w:sz w:val="16"/>
          <w:szCs w:val="16"/>
          <w:highlight w:val="white"/>
        </w:rPr>
        <w:t>&gt;</w:t>
      </w:r>
    </w:p>
    <w:p w14:paraId="16B35E0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RoomStays</w:t>
      </w:r>
      <w:r w:rsidRPr="00332C7C">
        <w:rPr>
          <w:rFonts w:ascii="Arial" w:hAnsi="Arial" w:cs="Arial"/>
          <w:color w:val="0000FF"/>
          <w:sz w:val="16"/>
          <w:szCs w:val="16"/>
          <w:highlight w:val="white"/>
        </w:rPr>
        <w:t>&gt;</w:t>
      </w:r>
    </w:p>
    <w:p w14:paraId="16B35E0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RoomStay</w:t>
      </w:r>
      <w:r w:rsidRPr="00332C7C">
        <w:rPr>
          <w:rFonts w:ascii="Arial" w:hAnsi="Arial" w:cs="Arial"/>
          <w:color w:val="0000FF"/>
          <w:sz w:val="16"/>
          <w:szCs w:val="16"/>
          <w:highlight w:val="white"/>
        </w:rPr>
        <w:t>&gt;</w:t>
      </w:r>
    </w:p>
    <w:p w14:paraId="16B35E0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RoomTypes</w:t>
      </w:r>
      <w:r w:rsidRPr="00332C7C">
        <w:rPr>
          <w:rFonts w:ascii="Arial" w:hAnsi="Arial" w:cs="Arial"/>
          <w:color w:val="0000FF"/>
          <w:sz w:val="16"/>
          <w:szCs w:val="16"/>
          <w:highlight w:val="white"/>
        </w:rPr>
        <w:t>&gt;</w:t>
      </w:r>
    </w:p>
    <w:p w14:paraId="16B35E0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RoomType</w:t>
      </w:r>
      <w:r w:rsidRPr="00332C7C">
        <w:rPr>
          <w:rFonts w:ascii="Arial" w:hAnsi="Arial" w:cs="Arial"/>
          <w:color w:val="0000FF"/>
          <w:sz w:val="16"/>
          <w:szCs w:val="16"/>
          <w:highlight w:val="white"/>
        </w:rPr>
        <w:t>&gt;</w:t>
      </w:r>
    </w:p>
    <w:p w14:paraId="16B35E0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RoomDescription</w:t>
      </w:r>
      <w:r w:rsidRPr="00332C7C">
        <w:rPr>
          <w:rFonts w:ascii="Arial" w:hAnsi="Arial" w:cs="Arial"/>
          <w:color w:val="0000FF"/>
          <w:sz w:val="16"/>
          <w:szCs w:val="16"/>
          <w:highlight w:val="white"/>
        </w:rPr>
        <w:t>&gt;</w:t>
      </w:r>
    </w:p>
    <w:p w14:paraId="16B35E06" w14:textId="2142536D"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16"/>
          <w:szCs w:val="16"/>
        </w:rPr>
        <mc:AlternateContent>
          <mc:Choice Requires="wps">
            <w:drawing>
              <wp:anchor distT="0" distB="0" distL="114300" distR="114300" simplePos="0" relativeHeight="252170240" behindDoc="0" locked="0" layoutInCell="1" allowOverlap="1" wp14:anchorId="16B3628F" wp14:editId="4FC3AFF6">
                <wp:simplePos x="0" y="0"/>
                <wp:positionH relativeFrom="column">
                  <wp:posOffset>7376795</wp:posOffset>
                </wp:positionH>
                <wp:positionV relativeFrom="paragraph">
                  <wp:posOffset>-47625</wp:posOffset>
                </wp:positionV>
                <wp:extent cx="400050" cy="228600"/>
                <wp:effectExtent l="13970" t="9525" r="5080" b="9525"/>
                <wp:wrapNone/>
                <wp:docPr id="147"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4"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1" o:spid="_x0000_s1176" style="position:absolute;margin-left:580.85pt;margin-top:-3.75pt;width:31.5pt;height:18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">
                <v:textbox>
                  <w:txbxContent>
                    <w:p w14:paraId="16B363D4"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171264" behindDoc="0" locked="0" layoutInCell="1" allowOverlap="1" wp14:anchorId="16B36290" wp14:editId="55CA0DB6">
                <wp:simplePos x="0" y="0"/>
                <wp:positionH relativeFrom="column">
                  <wp:posOffset>6867525</wp:posOffset>
                </wp:positionH>
                <wp:positionV relativeFrom="paragraph">
                  <wp:posOffset>44450</wp:posOffset>
                </wp:positionV>
                <wp:extent cx="509270" cy="0"/>
                <wp:effectExtent l="19050" t="53975" r="5080" b="60325"/>
                <wp:wrapNone/>
                <wp:docPr id="146" name="Auto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2" o:spid="_x0000_s1026" type="#_x0000_t32" style="position:absolute;margin-left:540.75pt;margin-top:3.5pt;width:40.1pt;height:0;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2fPAIAAGo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Text</w:t>
      </w:r>
      <w:r w:rsidR="00CE47FC" w:rsidRPr="00332C7C">
        <w:rPr>
          <w:rFonts w:ascii="Arial" w:hAnsi="Arial" w:cs="Arial"/>
          <w:color w:val="0000FF"/>
          <w:sz w:val="16"/>
          <w:szCs w:val="16"/>
          <w:highlight w:val="white"/>
        </w:rPr>
        <w:t>&gt;</w:t>
      </w:r>
      <w:r w:rsidR="00CE47FC" w:rsidRPr="00332C7C">
        <w:rPr>
          <w:rFonts w:ascii="Arial" w:hAnsi="Arial" w:cs="Arial"/>
          <w:color w:val="000000"/>
          <w:sz w:val="16"/>
          <w:szCs w:val="16"/>
          <w:highlight w:val="white"/>
        </w:rPr>
        <w:t>Executive Room with 1 queen-size bed and</w:t>
      </w:r>
    </w:p>
    <w:p w14:paraId="16B35E0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 xml:space="preserve">                    sofa</w:t>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Text</w:t>
      </w:r>
      <w:r w:rsidRPr="00332C7C">
        <w:rPr>
          <w:rFonts w:ascii="Arial" w:hAnsi="Arial" w:cs="Arial"/>
          <w:color w:val="0000FF"/>
          <w:sz w:val="16"/>
          <w:szCs w:val="16"/>
          <w:highlight w:val="white"/>
        </w:rPr>
        <w:t>&gt;</w:t>
      </w:r>
    </w:p>
    <w:p w14:paraId="16B35E0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RoomDescription</w:t>
      </w:r>
      <w:r w:rsidRPr="00332C7C">
        <w:rPr>
          <w:rFonts w:ascii="Arial" w:hAnsi="Arial" w:cs="Arial"/>
          <w:color w:val="0000FF"/>
          <w:sz w:val="16"/>
          <w:szCs w:val="16"/>
          <w:highlight w:val="white"/>
        </w:rPr>
        <w:t>&gt;</w:t>
      </w:r>
    </w:p>
    <w:p w14:paraId="16B35E0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RoomType</w:t>
      </w:r>
      <w:r w:rsidRPr="00332C7C">
        <w:rPr>
          <w:rFonts w:ascii="Arial" w:hAnsi="Arial" w:cs="Arial"/>
          <w:color w:val="0000FF"/>
          <w:sz w:val="16"/>
          <w:szCs w:val="16"/>
          <w:highlight w:val="white"/>
        </w:rPr>
        <w:t>&gt;</w:t>
      </w:r>
    </w:p>
    <w:p w14:paraId="16B35E0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RoomTypes</w:t>
      </w:r>
      <w:r w:rsidRPr="00332C7C">
        <w:rPr>
          <w:rFonts w:ascii="Arial" w:hAnsi="Arial" w:cs="Arial"/>
          <w:color w:val="0000FF"/>
          <w:sz w:val="16"/>
          <w:szCs w:val="16"/>
          <w:highlight w:val="white"/>
        </w:rPr>
        <w:t>&gt;</w:t>
      </w:r>
    </w:p>
    <w:p w14:paraId="16B35E0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RatePlans</w:t>
      </w:r>
      <w:r w:rsidRPr="00332C7C">
        <w:rPr>
          <w:rFonts w:ascii="Arial" w:hAnsi="Arial" w:cs="Arial"/>
          <w:color w:val="0000FF"/>
          <w:sz w:val="16"/>
          <w:szCs w:val="16"/>
          <w:highlight w:val="white"/>
        </w:rPr>
        <w:t>&gt;</w:t>
      </w:r>
    </w:p>
    <w:p w14:paraId="16B35E0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RatePlan</w:t>
      </w:r>
      <w:r w:rsidRPr="00332C7C">
        <w:rPr>
          <w:rFonts w:ascii="Arial" w:hAnsi="Arial" w:cs="Arial"/>
          <w:color w:val="0000FF"/>
          <w:sz w:val="16"/>
          <w:szCs w:val="16"/>
          <w:highlight w:val="white"/>
        </w:rPr>
        <w:t>&gt;</w:t>
      </w:r>
    </w:p>
    <w:p w14:paraId="16B35E0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CancelPenalties</w:t>
      </w:r>
      <w:r w:rsidRPr="00332C7C">
        <w:rPr>
          <w:rFonts w:ascii="Arial" w:hAnsi="Arial" w:cs="Arial"/>
          <w:color w:val="0000FF"/>
          <w:sz w:val="16"/>
          <w:szCs w:val="16"/>
          <w:highlight w:val="white"/>
        </w:rPr>
        <w:t>&gt;</w:t>
      </w:r>
    </w:p>
    <w:p w14:paraId="16B35E0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CancelPenalty</w:t>
      </w:r>
      <w:r w:rsidRPr="00332C7C">
        <w:rPr>
          <w:rFonts w:ascii="Arial" w:hAnsi="Arial" w:cs="Arial"/>
          <w:color w:val="FF0000"/>
          <w:sz w:val="16"/>
          <w:szCs w:val="16"/>
          <w:highlight w:val="white"/>
        </w:rPr>
        <w:t xml:space="preserve"> PolicyCode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CXP</w:t>
      </w:r>
      <w:r w:rsidRPr="00332C7C">
        <w:rPr>
          <w:rFonts w:ascii="Arial" w:hAnsi="Arial" w:cs="Arial"/>
          <w:color w:val="0000FF"/>
          <w:sz w:val="16"/>
          <w:szCs w:val="16"/>
          <w:highlight w:val="white"/>
        </w:rPr>
        <w:t>"&gt;</w:t>
      </w:r>
    </w:p>
    <w:p w14:paraId="16B35E0F" w14:textId="17A167C0"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72288" behindDoc="0" locked="0" layoutInCell="1" allowOverlap="1" wp14:anchorId="16B36291" wp14:editId="2CECE888">
                <wp:simplePos x="0" y="0"/>
                <wp:positionH relativeFrom="column">
                  <wp:posOffset>7662545</wp:posOffset>
                </wp:positionH>
                <wp:positionV relativeFrom="paragraph">
                  <wp:posOffset>85090</wp:posOffset>
                </wp:positionV>
                <wp:extent cx="400050" cy="228600"/>
                <wp:effectExtent l="13970" t="8890" r="5080" b="10160"/>
                <wp:wrapNone/>
                <wp:docPr id="145"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5"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3" o:spid="_x0000_s1177" style="position:absolute;margin-left:603.35pt;margin-top:6.7pt;width:31.5pt;height:1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">
                <v:textbox>
                  <w:txbxContent>
                    <w:p w14:paraId="16B363D5"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PenaltyDescription</w:t>
      </w:r>
      <w:r w:rsidR="00CE47FC" w:rsidRPr="00332C7C">
        <w:rPr>
          <w:rFonts w:ascii="Arial" w:hAnsi="Arial" w:cs="Arial"/>
          <w:color w:val="0000FF"/>
          <w:sz w:val="16"/>
          <w:szCs w:val="16"/>
          <w:highlight w:val="white"/>
        </w:rPr>
        <w:t>&gt;</w:t>
      </w:r>
    </w:p>
    <w:p w14:paraId="16B35E10" w14:textId="3104A8E9"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73312" behindDoc="0" locked="0" layoutInCell="1" allowOverlap="1" wp14:anchorId="16B36292" wp14:editId="63AE4E74">
                <wp:simplePos x="0" y="0"/>
                <wp:positionH relativeFrom="column">
                  <wp:posOffset>7429500</wp:posOffset>
                </wp:positionH>
                <wp:positionV relativeFrom="paragraph">
                  <wp:posOffset>53975</wp:posOffset>
                </wp:positionV>
                <wp:extent cx="233045" cy="0"/>
                <wp:effectExtent l="19050" t="53975" r="5080" b="60325"/>
                <wp:wrapNone/>
                <wp:docPr id="144" name="Auto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4" o:spid="_x0000_s1026" type="#_x0000_t32" style="position:absolute;margin-left:585pt;margin-top:4.25pt;width:18.35pt;height:0;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Text</w:t>
      </w:r>
      <w:r w:rsidR="00CE47FC" w:rsidRPr="00332C7C">
        <w:rPr>
          <w:rFonts w:ascii="Arial" w:hAnsi="Arial" w:cs="Arial"/>
          <w:color w:val="0000FF"/>
          <w:sz w:val="16"/>
          <w:szCs w:val="16"/>
          <w:highlight w:val="white"/>
        </w:rPr>
        <w:t>&gt;</w:t>
      </w:r>
      <w:r w:rsidR="00CE47FC" w:rsidRPr="00332C7C">
        <w:rPr>
          <w:rFonts w:ascii="Arial" w:hAnsi="Arial" w:cs="Arial"/>
          <w:color w:val="000000"/>
          <w:sz w:val="16"/>
          <w:szCs w:val="16"/>
          <w:highlight w:val="white"/>
        </w:rPr>
        <w:t>Cancel. fees apply on day of arrival</w:t>
      </w:r>
    </w:p>
    <w:p w14:paraId="16B35E1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 xml:space="preserve">                        at 18:00</w:t>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Text</w:t>
      </w:r>
      <w:r w:rsidRPr="00332C7C">
        <w:rPr>
          <w:rFonts w:ascii="Arial" w:hAnsi="Arial" w:cs="Arial"/>
          <w:color w:val="0000FF"/>
          <w:sz w:val="16"/>
          <w:szCs w:val="16"/>
          <w:highlight w:val="white"/>
        </w:rPr>
        <w:t>&gt;</w:t>
      </w:r>
    </w:p>
    <w:p w14:paraId="16B35E1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PenaltyDescription</w:t>
      </w:r>
      <w:r w:rsidRPr="00332C7C">
        <w:rPr>
          <w:rFonts w:ascii="Arial" w:hAnsi="Arial" w:cs="Arial"/>
          <w:color w:val="0000FF"/>
          <w:sz w:val="16"/>
          <w:szCs w:val="16"/>
          <w:highlight w:val="white"/>
        </w:rPr>
        <w:t>&gt;</w:t>
      </w:r>
    </w:p>
    <w:p w14:paraId="16B35E1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CancelPenalty</w:t>
      </w:r>
      <w:r w:rsidRPr="00332C7C">
        <w:rPr>
          <w:rFonts w:ascii="Arial" w:hAnsi="Arial" w:cs="Arial"/>
          <w:color w:val="0000FF"/>
          <w:sz w:val="16"/>
          <w:szCs w:val="16"/>
          <w:highlight w:val="white"/>
        </w:rPr>
        <w:t>&gt;</w:t>
      </w:r>
    </w:p>
    <w:p w14:paraId="16B35E1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CancelPenalties</w:t>
      </w:r>
      <w:r w:rsidRPr="00332C7C">
        <w:rPr>
          <w:rFonts w:ascii="Arial" w:hAnsi="Arial" w:cs="Arial"/>
          <w:color w:val="0000FF"/>
          <w:sz w:val="16"/>
          <w:szCs w:val="16"/>
          <w:highlight w:val="white"/>
        </w:rPr>
        <w:t>&gt;</w:t>
      </w:r>
    </w:p>
    <w:p w14:paraId="16B35E1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Commission</w:t>
      </w:r>
      <w:r w:rsidRPr="00332C7C">
        <w:rPr>
          <w:rFonts w:ascii="Arial" w:hAnsi="Arial" w:cs="Arial"/>
          <w:color w:val="0000FF"/>
          <w:sz w:val="16"/>
          <w:szCs w:val="16"/>
          <w:highlight w:val="white"/>
        </w:rPr>
        <w:t>&gt;</w:t>
      </w:r>
    </w:p>
    <w:p w14:paraId="16B35E16" w14:textId="38E1B34D"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74336" behindDoc="0" locked="0" layoutInCell="1" allowOverlap="1" wp14:anchorId="16B36293" wp14:editId="2944363E">
                <wp:simplePos x="0" y="0"/>
                <wp:positionH relativeFrom="column">
                  <wp:posOffset>7172325</wp:posOffset>
                </wp:positionH>
                <wp:positionV relativeFrom="paragraph">
                  <wp:posOffset>97155</wp:posOffset>
                </wp:positionV>
                <wp:extent cx="400050" cy="228600"/>
                <wp:effectExtent l="9525" t="11430" r="9525" b="7620"/>
                <wp:wrapNone/>
                <wp:docPr id="143"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6"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5" o:spid="_x0000_s1178" style="position:absolute;margin-left:564.75pt;margin-top:7.65pt;width:31.5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">
                <v:textbox>
                  <w:txbxContent>
                    <w:p w14:paraId="16B363D6"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Comment</w:t>
      </w:r>
      <w:r w:rsidR="00CE47FC" w:rsidRPr="00332C7C">
        <w:rPr>
          <w:rFonts w:ascii="Arial" w:hAnsi="Arial" w:cs="Arial"/>
          <w:color w:val="0000FF"/>
          <w:sz w:val="16"/>
          <w:szCs w:val="16"/>
          <w:highlight w:val="white"/>
        </w:rPr>
        <w:t>&gt;</w:t>
      </w:r>
    </w:p>
    <w:p w14:paraId="16B35E17" w14:textId="17C73212"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75360" behindDoc="0" locked="0" layoutInCell="1" allowOverlap="1" wp14:anchorId="16B36294" wp14:editId="0CCC618E">
                <wp:simplePos x="0" y="0"/>
                <wp:positionH relativeFrom="column">
                  <wp:posOffset>6524625</wp:posOffset>
                </wp:positionH>
                <wp:positionV relativeFrom="paragraph">
                  <wp:posOffset>71755</wp:posOffset>
                </wp:positionV>
                <wp:extent cx="647700" cy="0"/>
                <wp:effectExtent l="19050" t="52705" r="9525" b="61595"/>
                <wp:wrapNone/>
                <wp:docPr id="142"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6" o:spid="_x0000_s1026" type="#_x0000_t32" style="position:absolute;margin-left:513.75pt;margin-top:5.65pt;width:51pt;height:0;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UvPAIAAGo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Text</w:t>
      </w:r>
      <w:r w:rsidR="00CE47FC" w:rsidRPr="00332C7C">
        <w:rPr>
          <w:rFonts w:ascii="Arial" w:hAnsi="Arial" w:cs="Arial"/>
          <w:color w:val="0000FF"/>
          <w:sz w:val="16"/>
          <w:szCs w:val="16"/>
          <w:highlight w:val="white"/>
        </w:rPr>
        <w:t>&gt;</w:t>
      </w:r>
      <w:r w:rsidR="00CE47FC" w:rsidRPr="00332C7C">
        <w:rPr>
          <w:rFonts w:ascii="Arial" w:hAnsi="Arial" w:cs="Arial"/>
          <w:color w:val="000000"/>
          <w:sz w:val="16"/>
          <w:szCs w:val="16"/>
          <w:highlight w:val="white"/>
        </w:rPr>
        <w:t>Comm - 10.00 pct</w:t>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Text</w:t>
      </w:r>
      <w:r w:rsidR="00CE47FC" w:rsidRPr="00332C7C">
        <w:rPr>
          <w:rFonts w:ascii="Arial" w:hAnsi="Arial" w:cs="Arial"/>
          <w:color w:val="0000FF"/>
          <w:sz w:val="16"/>
          <w:szCs w:val="16"/>
          <w:highlight w:val="white"/>
        </w:rPr>
        <w:t>&gt;</w:t>
      </w:r>
    </w:p>
    <w:p w14:paraId="16B35E1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Comment</w:t>
      </w:r>
      <w:r w:rsidRPr="00332C7C">
        <w:rPr>
          <w:rFonts w:ascii="Arial" w:hAnsi="Arial" w:cs="Arial"/>
          <w:color w:val="0000FF"/>
          <w:sz w:val="16"/>
          <w:szCs w:val="16"/>
          <w:highlight w:val="white"/>
        </w:rPr>
        <w:t>&gt;</w:t>
      </w:r>
    </w:p>
    <w:p w14:paraId="16B35E1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Commission</w:t>
      </w:r>
      <w:r w:rsidRPr="00332C7C">
        <w:rPr>
          <w:rFonts w:ascii="Arial" w:hAnsi="Arial" w:cs="Arial"/>
          <w:color w:val="0000FF"/>
          <w:sz w:val="16"/>
          <w:szCs w:val="16"/>
          <w:highlight w:val="white"/>
        </w:rPr>
        <w:t>&gt;</w:t>
      </w:r>
    </w:p>
    <w:p w14:paraId="16B35E1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RatePlan</w:t>
      </w:r>
      <w:r w:rsidRPr="00332C7C">
        <w:rPr>
          <w:rFonts w:ascii="Arial" w:hAnsi="Arial" w:cs="Arial"/>
          <w:color w:val="0000FF"/>
          <w:sz w:val="16"/>
          <w:szCs w:val="16"/>
          <w:highlight w:val="white"/>
        </w:rPr>
        <w:t>&gt;</w:t>
      </w:r>
    </w:p>
    <w:p w14:paraId="16B35E1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RatePlans</w:t>
      </w:r>
      <w:r w:rsidRPr="00332C7C">
        <w:rPr>
          <w:rFonts w:ascii="Arial" w:hAnsi="Arial" w:cs="Arial"/>
          <w:color w:val="0000FF"/>
          <w:sz w:val="16"/>
          <w:szCs w:val="16"/>
          <w:highlight w:val="white"/>
        </w:rPr>
        <w:t>&gt;</w:t>
      </w:r>
    </w:p>
    <w:p w14:paraId="16B35E1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RoomRates</w:t>
      </w:r>
      <w:r w:rsidRPr="00332C7C">
        <w:rPr>
          <w:rFonts w:ascii="Arial" w:hAnsi="Arial" w:cs="Arial"/>
          <w:color w:val="0000FF"/>
          <w:sz w:val="16"/>
          <w:szCs w:val="16"/>
          <w:highlight w:val="white"/>
        </w:rPr>
        <w:t>&gt;</w:t>
      </w:r>
    </w:p>
    <w:p w14:paraId="16B35E1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w:t>
      </w:r>
      <w:r w:rsidRPr="00332C7C">
        <w:rPr>
          <w:rFonts w:ascii="Arial" w:hAnsi="Arial" w:cs="Arial"/>
          <w:color w:val="FF0000"/>
          <w:sz w:val="16"/>
          <w:szCs w:val="16"/>
          <w:highlight w:val="white"/>
        </w:rPr>
        <w:t xml:space="preserve"> BookingCode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A1QRA1</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NumberOfUnits</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RoomTypeCode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A1Q</w:t>
      </w:r>
      <w:r w:rsidRPr="00332C7C">
        <w:rPr>
          <w:rFonts w:ascii="Arial" w:hAnsi="Arial" w:cs="Arial"/>
          <w:color w:val="0000FF"/>
          <w:sz w:val="16"/>
          <w:szCs w:val="16"/>
          <w:highlight w:val="white"/>
        </w:rPr>
        <w:t>"&gt;</w:t>
      </w:r>
    </w:p>
    <w:p w14:paraId="16B35E1E" w14:textId="5435C3E0"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29632" behindDoc="0" locked="0" layoutInCell="1" allowOverlap="1" wp14:anchorId="16B36295" wp14:editId="75D0540F">
                <wp:simplePos x="0" y="0"/>
                <wp:positionH relativeFrom="column">
                  <wp:posOffset>3562350</wp:posOffset>
                </wp:positionH>
                <wp:positionV relativeFrom="paragraph">
                  <wp:posOffset>26670</wp:posOffset>
                </wp:positionV>
                <wp:extent cx="400050" cy="228600"/>
                <wp:effectExtent l="9525" t="7620" r="9525" b="11430"/>
                <wp:wrapNone/>
                <wp:docPr id="141"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7"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9" o:spid="_x0000_s1179" style="position:absolute;margin-left:280.5pt;margin-top:2.1pt;width:31.5pt;height:1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">
                <v:textbox>
                  <w:txbxContent>
                    <w:p w14:paraId="16B363D7"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Rates</w:t>
      </w:r>
      <w:r w:rsidR="00CE47FC" w:rsidRPr="00332C7C">
        <w:rPr>
          <w:rFonts w:ascii="Arial" w:hAnsi="Arial" w:cs="Arial"/>
          <w:color w:val="0000FF"/>
          <w:sz w:val="16"/>
          <w:szCs w:val="16"/>
          <w:highlight w:val="white"/>
        </w:rPr>
        <w:t>&gt;</w:t>
      </w:r>
    </w:p>
    <w:p w14:paraId="16B35E1F" w14:textId="35E5AB9D"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0656" behindDoc="0" locked="0" layoutInCell="1" allowOverlap="1" wp14:anchorId="16B36296" wp14:editId="62F6ECC2">
                <wp:simplePos x="0" y="0"/>
                <wp:positionH relativeFrom="column">
                  <wp:posOffset>3962400</wp:posOffset>
                </wp:positionH>
                <wp:positionV relativeFrom="paragraph">
                  <wp:posOffset>51435</wp:posOffset>
                </wp:positionV>
                <wp:extent cx="571500" cy="0"/>
                <wp:effectExtent l="9525" t="60960" r="19050" b="53340"/>
                <wp:wrapNone/>
                <wp:docPr id="140" name="Auto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0" o:spid="_x0000_s1026" type="#_x0000_t32" style="position:absolute;margin-left:312pt;margin-top:4.05pt;width:45pt;height:0;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KGNQIAAGA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Rate</w:t>
      </w:r>
      <w:r w:rsidR="00CE47FC" w:rsidRPr="00332C7C">
        <w:rPr>
          <w:rFonts w:ascii="Arial" w:hAnsi="Arial" w:cs="Arial"/>
          <w:color w:val="FF0000"/>
          <w:sz w:val="16"/>
          <w:szCs w:val="16"/>
          <w:highlight w:val="white"/>
        </w:rPr>
        <w:t xml:space="preserve"> EffectiveDate</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2010-01-18</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GuaranteedInd</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true</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RateTimeUnit</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Day</w:t>
      </w:r>
      <w:r w:rsidR="00CE47FC" w:rsidRPr="00332C7C">
        <w:rPr>
          <w:rFonts w:ascii="Arial" w:hAnsi="Arial" w:cs="Arial"/>
          <w:color w:val="0000FF"/>
          <w:sz w:val="16"/>
          <w:szCs w:val="16"/>
          <w:highlight w:val="white"/>
        </w:rPr>
        <w:t>"&gt;</w:t>
      </w:r>
    </w:p>
    <w:p w14:paraId="16B35E20" w14:textId="0160E290"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66496" behindDoc="0" locked="0" layoutInCell="1" allowOverlap="1" wp14:anchorId="16B36297" wp14:editId="4E788A5D">
                <wp:simplePos x="0" y="0"/>
                <wp:positionH relativeFrom="column">
                  <wp:posOffset>3562350</wp:posOffset>
                </wp:positionH>
                <wp:positionV relativeFrom="paragraph">
                  <wp:posOffset>70485</wp:posOffset>
                </wp:positionV>
                <wp:extent cx="400050" cy="228600"/>
                <wp:effectExtent l="9525" t="13335" r="9525" b="5715"/>
                <wp:wrapNone/>
                <wp:docPr id="139" name="Rectangl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8"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5" o:spid="_x0000_s1180" style="position:absolute;margin-left:280.5pt;margin-top:5.55pt;width:31.5pt;height:18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">
                <v:textbox>
                  <w:txbxContent>
                    <w:p w14:paraId="16B363D8"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Base</w:t>
      </w:r>
      <w:r w:rsidR="00CE47FC" w:rsidRPr="00332C7C">
        <w:rPr>
          <w:rFonts w:ascii="Arial" w:hAnsi="Arial" w:cs="Arial"/>
          <w:color w:val="FF0000"/>
          <w:sz w:val="16"/>
          <w:szCs w:val="16"/>
          <w:highlight w:val="white"/>
        </w:rPr>
        <w:t xml:space="preserve"> AmountBeforeTax</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12400</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CurrencyCode</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EUR</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DecimalPlaces</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2</w:t>
      </w:r>
      <w:r w:rsidR="00CE47FC" w:rsidRPr="00332C7C">
        <w:rPr>
          <w:rFonts w:ascii="Arial" w:hAnsi="Arial" w:cs="Arial"/>
          <w:color w:val="0000FF"/>
          <w:sz w:val="16"/>
          <w:szCs w:val="16"/>
          <w:highlight w:val="white"/>
        </w:rPr>
        <w:t>"/&gt;</w:t>
      </w:r>
    </w:p>
    <w:p w14:paraId="16B35E21" w14:textId="48EE9FB0"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68544" behindDoc="0" locked="0" layoutInCell="1" allowOverlap="1" wp14:anchorId="16B36298" wp14:editId="5A13E96B">
                <wp:simplePos x="0" y="0"/>
                <wp:positionH relativeFrom="column">
                  <wp:posOffset>7458710</wp:posOffset>
                </wp:positionH>
                <wp:positionV relativeFrom="paragraph">
                  <wp:posOffset>1270</wp:posOffset>
                </wp:positionV>
                <wp:extent cx="635" cy="118110"/>
                <wp:effectExtent l="57785" t="20320" r="55880" b="13970"/>
                <wp:wrapNone/>
                <wp:docPr id="138" name="AutoShap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18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7" o:spid="_x0000_s1026" type="#_x0000_t32" style="position:absolute;margin-left:587.3pt;margin-top:.1pt;width:.05pt;height:9.3pt;flip:y;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V8PwIAAGw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69568" behindDoc="0" locked="0" layoutInCell="1" allowOverlap="1" wp14:anchorId="16B36299" wp14:editId="29B92837">
                <wp:simplePos x="0" y="0"/>
                <wp:positionH relativeFrom="column">
                  <wp:posOffset>6348730</wp:posOffset>
                </wp:positionH>
                <wp:positionV relativeFrom="paragraph">
                  <wp:posOffset>1270</wp:posOffset>
                </wp:positionV>
                <wp:extent cx="1270" cy="118110"/>
                <wp:effectExtent l="52705" t="20320" r="60325" b="13970"/>
                <wp:wrapNone/>
                <wp:docPr id="137" name="Auto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118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8" o:spid="_x0000_s1026" type="#_x0000_t32" style="position:absolute;margin-left:499.9pt;margin-top:.1pt;width:.1pt;height:9.3pt;flip:y;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Rate</w:t>
      </w:r>
      <w:r w:rsidR="00CE47FC" w:rsidRPr="00332C7C">
        <w:rPr>
          <w:rFonts w:ascii="Arial" w:hAnsi="Arial" w:cs="Arial"/>
          <w:color w:val="0000FF"/>
          <w:sz w:val="16"/>
          <w:szCs w:val="16"/>
          <w:highlight w:val="white"/>
        </w:rPr>
        <w:t>&gt;</w:t>
      </w:r>
    </w:p>
    <w:p w14:paraId="16B35E22" w14:textId="48E829FA"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67520" behindDoc="0" locked="0" layoutInCell="1" allowOverlap="1" wp14:anchorId="16B3629A" wp14:editId="19681486">
                <wp:simplePos x="0" y="0"/>
                <wp:positionH relativeFrom="column">
                  <wp:posOffset>3962400</wp:posOffset>
                </wp:positionH>
                <wp:positionV relativeFrom="paragraph">
                  <wp:posOffset>2540</wp:posOffset>
                </wp:positionV>
                <wp:extent cx="3496310" cy="0"/>
                <wp:effectExtent l="9525" t="12065" r="8890" b="6985"/>
                <wp:wrapNone/>
                <wp:docPr id="136" name="Auto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6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6" o:spid="_x0000_s1026" type="#_x0000_t32" style="position:absolute;margin-left:312pt;margin-top:.2pt;width:275.3pt;height:0;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"/>
            </w:pict>
          </mc:Fallback>
        </mc:AlternateContent>
      </w:r>
      <w:r>
        <w:rPr>
          <w:rFonts w:ascii="Arial" w:hAnsi="Arial" w:cs="Arial"/>
          <w:noProof/>
          <w:color w:val="000000"/>
          <w:sz w:val="16"/>
          <w:szCs w:val="16"/>
        </w:rPr>
        <mc:AlternateContent>
          <mc:Choice Requires="wps">
            <w:drawing>
              <wp:anchor distT="0" distB="0" distL="114300" distR="114300" simplePos="0" relativeHeight="252228608" behindDoc="0" locked="0" layoutInCell="1" allowOverlap="1" wp14:anchorId="16B3629B" wp14:editId="7E94B8AC">
                <wp:simplePos x="0" y="0"/>
                <wp:positionH relativeFrom="column">
                  <wp:posOffset>3562350</wp:posOffset>
                </wp:positionH>
                <wp:positionV relativeFrom="paragraph">
                  <wp:posOffset>106680</wp:posOffset>
                </wp:positionV>
                <wp:extent cx="400050" cy="228600"/>
                <wp:effectExtent l="9525" t="11430" r="9525" b="7620"/>
                <wp:wrapNone/>
                <wp:docPr id="135"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9"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8" o:spid="_x0000_s1181" style="position:absolute;margin-left:280.5pt;margin-top:8.4pt;width:31.5pt;height:18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">
                <v:textbox>
                  <w:txbxContent>
                    <w:p w14:paraId="16B363D9"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231680" behindDoc="0" locked="0" layoutInCell="1" allowOverlap="1" wp14:anchorId="16B3629C" wp14:editId="7624E136">
                <wp:simplePos x="0" y="0"/>
                <wp:positionH relativeFrom="column">
                  <wp:posOffset>4257675</wp:posOffset>
                </wp:positionH>
                <wp:positionV relativeFrom="paragraph">
                  <wp:posOffset>64770</wp:posOffset>
                </wp:positionV>
                <wp:extent cx="276225" cy="635"/>
                <wp:effectExtent l="9525" t="55245" r="19050" b="58420"/>
                <wp:wrapNone/>
                <wp:docPr id="134" name="Auto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1" o:spid="_x0000_s1026" type="#_x0000_t32" style="position:absolute;margin-left:335.25pt;margin-top:5.1pt;width:21.75pt;height:.0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70592" behindDoc="0" locked="0" layoutInCell="1" allowOverlap="1" wp14:anchorId="16B3629D" wp14:editId="6F75C365">
                <wp:simplePos x="0" y="0"/>
                <wp:positionH relativeFrom="column">
                  <wp:posOffset>4257675</wp:posOffset>
                </wp:positionH>
                <wp:positionV relativeFrom="paragraph">
                  <wp:posOffset>64770</wp:posOffset>
                </wp:positionV>
                <wp:extent cx="0" cy="109220"/>
                <wp:effectExtent l="9525" t="7620" r="9525" b="6985"/>
                <wp:wrapNone/>
                <wp:docPr id="133" name="Auto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9" o:spid="_x0000_s1026" type="#_x0000_t32" style="position:absolute;margin-left:335.25pt;margin-top:5.1pt;width:0;height:8.6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"/>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Rate</w:t>
      </w:r>
      <w:r w:rsidR="00CE47FC" w:rsidRPr="00332C7C">
        <w:rPr>
          <w:rFonts w:ascii="Arial" w:hAnsi="Arial" w:cs="Arial"/>
          <w:color w:val="FF0000"/>
          <w:sz w:val="16"/>
          <w:szCs w:val="16"/>
          <w:highlight w:val="white"/>
        </w:rPr>
        <w:t xml:space="preserve"> EffectiveDate</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2010-01-15</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GuaranteedInd</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true</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RateTimeUnit</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Day</w:t>
      </w:r>
      <w:r w:rsidR="00CE47FC" w:rsidRPr="00332C7C">
        <w:rPr>
          <w:rFonts w:ascii="Arial" w:hAnsi="Arial" w:cs="Arial"/>
          <w:color w:val="0000FF"/>
          <w:sz w:val="16"/>
          <w:szCs w:val="16"/>
          <w:highlight w:val="white"/>
        </w:rPr>
        <w:t>"&gt;</w:t>
      </w:r>
    </w:p>
    <w:p w14:paraId="16B35E23" w14:textId="1AEBE20A"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71616" behindDoc="0" locked="0" layoutInCell="1" allowOverlap="1" wp14:anchorId="16B3629E" wp14:editId="462F2D5B">
                <wp:simplePos x="0" y="0"/>
                <wp:positionH relativeFrom="column">
                  <wp:posOffset>3962400</wp:posOffset>
                </wp:positionH>
                <wp:positionV relativeFrom="paragraph">
                  <wp:posOffset>57785</wp:posOffset>
                </wp:positionV>
                <wp:extent cx="1019175" cy="0"/>
                <wp:effectExtent l="9525" t="57785" r="19050" b="56515"/>
                <wp:wrapNone/>
                <wp:docPr id="132" name="AutoShap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0" o:spid="_x0000_s1026" type="#_x0000_t32" style="position:absolute;margin-left:312pt;margin-top:4.55pt;width:80.25pt;height:0;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Base</w:t>
      </w:r>
      <w:r w:rsidR="00CE47FC" w:rsidRPr="00332C7C">
        <w:rPr>
          <w:rFonts w:ascii="Arial" w:hAnsi="Arial" w:cs="Arial"/>
          <w:color w:val="FF0000"/>
          <w:sz w:val="16"/>
          <w:szCs w:val="16"/>
          <w:highlight w:val="white"/>
        </w:rPr>
        <w:t xml:space="preserve"> AmountBeforeTax</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12400</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CurrencyCode</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EUR</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DecimalPlaces</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2</w:t>
      </w:r>
      <w:r w:rsidR="00CE47FC" w:rsidRPr="00332C7C">
        <w:rPr>
          <w:rFonts w:ascii="Arial" w:hAnsi="Arial" w:cs="Arial"/>
          <w:color w:val="0000FF"/>
          <w:sz w:val="16"/>
          <w:szCs w:val="16"/>
          <w:highlight w:val="white"/>
        </w:rPr>
        <w:t>"/&gt;</w:t>
      </w:r>
    </w:p>
    <w:p w14:paraId="16B35E2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w:t>
      </w:r>
      <w:r w:rsidRPr="00332C7C">
        <w:rPr>
          <w:rFonts w:ascii="Arial" w:hAnsi="Arial" w:cs="Arial"/>
          <w:color w:val="0000FF"/>
          <w:sz w:val="16"/>
          <w:szCs w:val="16"/>
          <w:highlight w:val="white"/>
        </w:rPr>
        <w:t>&gt;</w:t>
      </w:r>
    </w:p>
    <w:p w14:paraId="16B35E2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Rates</w:t>
      </w:r>
      <w:r w:rsidRPr="00332C7C">
        <w:rPr>
          <w:rFonts w:ascii="Arial" w:hAnsi="Arial" w:cs="Arial"/>
          <w:color w:val="0000FF"/>
          <w:sz w:val="16"/>
          <w:szCs w:val="16"/>
          <w:highlight w:val="white"/>
        </w:rPr>
        <w:t>&gt;</w:t>
      </w:r>
    </w:p>
    <w:p w14:paraId="16B35E26"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w:t>
      </w:r>
      <w:r w:rsidRPr="00332C7C">
        <w:rPr>
          <w:rFonts w:ascii="Arial" w:hAnsi="Arial" w:cs="Arial"/>
          <w:color w:val="0000FF"/>
          <w:sz w:val="16"/>
          <w:szCs w:val="16"/>
          <w:highlight w:val="white"/>
        </w:rPr>
        <w:t>&gt;</w:t>
      </w:r>
    </w:p>
    <w:p w14:paraId="16B35E2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RoomRates</w:t>
      </w:r>
      <w:r w:rsidRPr="00332C7C">
        <w:rPr>
          <w:rFonts w:ascii="Arial" w:hAnsi="Arial" w:cs="Arial"/>
          <w:color w:val="0000FF"/>
          <w:sz w:val="16"/>
          <w:szCs w:val="16"/>
          <w:highlight w:val="white"/>
        </w:rPr>
        <w:t>&gt;</w:t>
      </w:r>
    </w:p>
    <w:p w14:paraId="16B35E2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GuestCounts</w:t>
      </w:r>
      <w:r w:rsidRPr="00332C7C">
        <w:rPr>
          <w:rFonts w:ascii="Arial" w:hAnsi="Arial" w:cs="Arial"/>
          <w:color w:val="0000FF"/>
          <w:sz w:val="16"/>
          <w:szCs w:val="16"/>
          <w:highlight w:val="white"/>
        </w:rPr>
        <w:t>&gt;</w:t>
      </w:r>
    </w:p>
    <w:p w14:paraId="16B35E2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GuestCount</w:t>
      </w:r>
      <w:r w:rsidRPr="00332C7C">
        <w:rPr>
          <w:rFonts w:ascii="Arial" w:hAnsi="Arial" w:cs="Arial"/>
          <w:color w:val="FF0000"/>
          <w:sz w:val="16"/>
          <w:szCs w:val="16"/>
          <w:highlight w:val="white"/>
        </w:rPr>
        <w:t xml:space="preserve"> AgeQualifyingCode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10</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Count</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2</w:t>
      </w:r>
      <w:r w:rsidRPr="00332C7C">
        <w:rPr>
          <w:rFonts w:ascii="Arial" w:hAnsi="Arial" w:cs="Arial"/>
          <w:color w:val="0000FF"/>
          <w:sz w:val="16"/>
          <w:szCs w:val="16"/>
          <w:highlight w:val="white"/>
        </w:rPr>
        <w:t>"/&gt;</w:t>
      </w:r>
    </w:p>
    <w:p w14:paraId="16B35E2A" w14:textId="3D1BF838"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2704" behindDoc="0" locked="0" layoutInCell="1" allowOverlap="1" wp14:anchorId="16B3629F" wp14:editId="099891BF">
                <wp:simplePos x="0" y="0"/>
                <wp:positionH relativeFrom="column">
                  <wp:posOffset>2286000</wp:posOffset>
                </wp:positionH>
                <wp:positionV relativeFrom="paragraph">
                  <wp:posOffset>46355</wp:posOffset>
                </wp:positionV>
                <wp:extent cx="400050" cy="228600"/>
                <wp:effectExtent l="9525" t="8255" r="9525" b="10795"/>
                <wp:wrapNone/>
                <wp:docPr id="131"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A"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2" o:spid="_x0000_s1182" style="position:absolute;margin-left:180pt;margin-top:3.65pt;width:31.5pt;height:18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">
                <v:textbox>
                  <w:txbxContent>
                    <w:p w14:paraId="16B363DA"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GuestCounts</w:t>
      </w:r>
      <w:r w:rsidR="00CE47FC" w:rsidRPr="00332C7C">
        <w:rPr>
          <w:rFonts w:ascii="Arial" w:hAnsi="Arial" w:cs="Arial"/>
          <w:color w:val="0000FF"/>
          <w:sz w:val="16"/>
          <w:szCs w:val="16"/>
          <w:highlight w:val="white"/>
        </w:rPr>
        <w:t>&gt;</w:t>
      </w:r>
    </w:p>
    <w:p w14:paraId="16B35E2B" w14:textId="411259C4"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3728" behindDoc="0" locked="0" layoutInCell="1" allowOverlap="1" wp14:anchorId="16B362A0" wp14:editId="7406B9C9">
                <wp:simplePos x="0" y="0"/>
                <wp:positionH relativeFrom="column">
                  <wp:posOffset>2686050</wp:posOffset>
                </wp:positionH>
                <wp:positionV relativeFrom="paragraph">
                  <wp:posOffset>53975</wp:posOffset>
                </wp:positionV>
                <wp:extent cx="495300" cy="0"/>
                <wp:effectExtent l="9525" t="53975" r="19050" b="60325"/>
                <wp:wrapNone/>
                <wp:docPr id="130" name="Auto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3" o:spid="_x0000_s1026" type="#_x0000_t32" style="position:absolute;margin-left:211.5pt;margin-top:4.25pt;width:39pt;height:0;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TimeSpan</w:t>
      </w:r>
      <w:r w:rsidR="00CE47FC" w:rsidRPr="00332C7C">
        <w:rPr>
          <w:rFonts w:ascii="Arial" w:hAnsi="Arial" w:cs="Arial"/>
          <w:color w:val="FF0000"/>
          <w:sz w:val="16"/>
          <w:szCs w:val="16"/>
          <w:highlight w:val="white"/>
        </w:rPr>
        <w:t xml:space="preserve"> End</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2010-01-20</w:t>
      </w:r>
      <w:r w:rsidR="00CE47FC" w:rsidRPr="00332C7C">
        <w:rPr>
          <w:rFonts w:ascii="Arial" w:hAnsi="Arial" w:cs="Arial"/>
          <w:color w:val="0000FF"/>
          <w:sz w:val="16"/>
          <w:szCs w:val="16"/>
          <w:highlight w:val="white"/>
        </w:rPr>
        <w:t>"</w:t>
      </w:r>
      <w:r w:rsidR="00CE47FC" w:rsidRPr="00332C7C">
        <w:rPr>
          <w:rFonts w:ascii="Arial" w:hAnsi="Arial" w:cs="Arial"/>
          <w:color w:val="FF0000"/>
          <w:sz w:val="16"/>
          <w:szCs w:val="16"/>
          <w:highlight w:val="white"/>
        </w:rPr>
        <w:t xml:space="preserve"> Start</w:t>
      </w:r>
      <w:r w:rsidR="00CE47FC" w:rsidRPr="00332C7C">
        <w:rPr>
          <w:rFonts w:ascii="Arial" w:hAnsi="Arial" w:cs="Arial"/>
          <w:color w:val="0000FF"/>
          <w:sz w:val="16"/>
          <w:szCs w:val="16"/>
          <w:highlight w:val="white"/>
        </w:rPr>
        <w:t>="</w:t>
      </w:r>
      <w:r w:rsidR="00CE47FC" w:rsidRPr="00332C7C">
        <w:rPr>
          <w:rFonts w:ascii="Arial" w:hAnsi="Arial" w:cs="Arial"/>
          <w:color w:val="000000"/>
          <w:sz w:val="16"/>
          <w:szCs w:val="16"/>
          <w:highlight w:val="white"/>
        </w:rPr>
        <w:t>2010-01-15</w:t>
      </w:r>
      <w:r w:rsidR="00CE47FC" w:rsidRPr="00332C7C">
        <w:rPr>
          <w:rFonts w:ascii="Arial" w:hAnsi="Arial" w:cs="Arial"/>
          <w:color w:val="0000FF"/>
          <w:sz w:val="16"/>
          <w:szCs w:val="16"/>
          <w:highlight w:val="white"/>
        </w:rPr>
        <w:t>"/&gt;</w:t>
      </w:r>
    </w:p>
    <w:p w14:paraId="16B35E2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Total</w:t>
      </w:r>
      <w:r w:rsidRPr="00332C7C">
        <w:rPr>
          <w:rFonts w:ascii="Arial" w:hAnsi="Arial" w:cs="Arial"/>
          <w:color w:val="FF0000"/>
          <w:sz w:val="16"/>
          <w:szCs w:val="16"/>
          <w:highlight w:val="white"/>
        </w:rPr>
        <w:t xml:space="preserve"> AdditionalFeesExcludedIndicator</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true</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AmountAfterTax</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62000</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CurrencyCode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EUR</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DecimalPlaces</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2</w:t>
      </w:r>
      <w:r w:rsidRPr="00332C7C">
        <w:rPr>
          <w:rFonts w:ascii="Arial" w:hAnsi="Arial" w:cs="Arial"/>
          <w:color w:val="0000FF"/>
          <w:sz w:val="16"/>
          <w:szCs w:val="16"/>
          <w:highlight w:val="white"/>
        </w:rPr>
        <w:t>"&gt;</w:t>
      </w:r>
    </w:p>
    <w:p w14:paraId="16B35E2D" w14:textId="2AD07251"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91744" behindDoc="0" locked="0" layoutInCell="1" allowOverlap="1" wp14:anchorId="16B362A1" wp14:editId="4E298B43">
                <wp:simplePos x="0" y="0"/>
                <wp:positionH relativeFrom="column">
                  <wp:posOffset>7320280</wp:posOffset>
                </wp:positionH>
                <wp:positionV relativeFrom="paragraph">
                  <wp:posOffset>-2540</wp:posOffset>
                </wp:positionV>
                <wp:extent cx="635" cy="348615"/>
                <wp:effectExtent l="52705" t="16510" r="60960" b="6350"/>
                <wp:wrapNone/>
                <wp:docPr id="129"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8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2" o:spid="_x0000_s1026" type="#_x0000_t32" style="position:absolute;margin-left:576.4pt;margin-top:-.2pt;width:.05pt;height:27.45p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92768" behindDoc="0" locked="0" layoutInCell="1" allowOverlap="1" wp14:anchorId="16B362A2" wp14:editId="0A084D76">
                <wp:simplePos x="0" y="0"/>
                <wp:positionH relativeFrom="column">
                  <wp:posOffset>6350000</wp:posOffset>
                </wp:positionH>
                <wp:positionV relativeFrom="paragraph">
                  <wp:posOffset>-2540</wp:posOffset>
                </wp:positionV>
                <wp:extent cx="635" cy="347980"/>
                <wp:effectExtent l="53975" t="16510" r="59690" b="6985"/>
                <wp:wrapNone/>
                <wp:docPr id="12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3" o:spid="_x0000_s1026" type="#_x0000_t32" style="position:absolute;margin-left:500pt;margin-top:-.2pt;width:.05pt;height:27.4p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e0QAIAAGw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Total</w:t>
      </w:r>
      <w:r w:rsidR="00CE47FC" w:rsidRPr="00332C7C">
        <w:rPr>
          <w:rFonts w:ascii="Arial" w:hAnsi="Arial" w:cs="Arial"/>
          <w:color w:val="0000FF"/>
          <w:sz w:val="16"/>
          <w:szCs w:val="16"/>
          <w:highlight w:val="white"/>
        </w:rPr>
        <w:t>&gt;</w:t>
      </w:r>
    </w:p>
    <w:p w14:paraId="16B35E2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BasicPropertyInfo</w:t>
      </w:r>
      <w:r w:rsidRPr="00332C7C">
        <w:rPr>
          <w:rFonts w:ascii="Arial" w:hAnsi="Arial" w:cs="Arial"/>
          <w:color w:val="FF0000"/>
          <w:sz w:val="16"/>
          <w:szCs w:val="16"/>
          <w:highlight w:val="white"/>
        </w:rPr>
        <w:t xml:space="preserve"> ChainCode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XX</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HotelCode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49251</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HotelCodeContext</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1V</w:t>
      </w:r>
      <w:r w:rsidRPr="00332C7C">
        <w:rPr>
          <w:rFonts w:ascii="Arial" w:hAnsi="Arial" w:cs="Arial"/>
          <w:color w:val="0000FF"/>
          <w:sz w:val="16"/>
          <w:szCs w:val="16"/>
          <w:highlight w:val="white"/>
        </w:rPr>
        <w:t>"&gt;</w:t>
      </w:r>
    </w:p>
    <w:p w14:paraId="16B35E2F" w14:textId="2176B638"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89696" behindDoc="0" locked="0" layoutInCell="1" allowOverlap="1" wp14:anchorId="16B362A3" wp14:editId="3A45C3D6">
                <wp:simplePos x="0" y="0"/>
                <wp:positionH relativeFrom="column">
                  <wp:posOffset>7058025</wp:posOffset>
                </wp:positionH>
                <wp:positionV relativeFrom="paragraph">
                  <wp:posOffset>111760</wp:posOffset>
                </wp:positionV>
                <wp:extent cx="262255" cy="635"/>
                <wp:effectExtent l="9525" t="6985" r="13970" b="11430"/>
                <wp:wrapNone/>
                <wp:docPr id="127"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0" o:spid="_x0000_s1026" type="#_x0000_t32" style="position:absolute;margin-left:555.75pt;margin-top:8.8pt;width:20.65pt;height:.0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2190720" behindDoc="0" locked="0" layoutInCell="1" allowOverlap="1" wp14:anchorId="16B362A4" wp14:editId="41150144">
                <wp:simplePos x="0" y="0"/>
                <wp:positionH relativeFrom="column">
                  <wp:posOffset>6348730</wp:posOffset>
                </wp:positionH>
                <wp:positionV relativeFrom="paragraph">
                  <wp:posOffset>112395</wp:posOffset>
                </wp:positionV>
                <wp:extent cx="309245" cy="0"/>
                <wp:effectExtent l="5080" t="7620" r="9525" b="11430"/>
                <wp:wrapNone/>
                <wp:docPr id="126"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1" o:spid="_x0000_s1026" type="#_x0000_t32" style="position:absolute;margin-left:499.9pt;margin-top:8.85pt;width:24.35pt;height:0;flip:x;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"/>
            </w:pict>
          </mc:Fallback>
        </mc:AlternateContent>
      </w:r>
      <w:r>
        <w:rPr>
          <w:rFonts w:ascii="Arial" w:hAnsi="Arial" w:cs="Arial"/>
          <w:noProof/>
          <w:color w:val="000000"/>
          <w:sz w:val="16"/>
          <w:szCs w:val="16"/>
        </w:rPr>
        <mc:AlternateContent>
          <mc:Choice Requires="wps">
            <w:drawing>
              <wp:anchor distT="0" distB="0" distL="114300" distR="114300" simplePos="0" relativeHeight="252188672" behindDoc="0" locked="0" layoutInCell="1" allowOverlap="1" wp14:anchorId="16B362A5" wp14:editId="5380470C">
                <wp:simplePos x="0" y="0"/>
                <wp:positionH relativeFrom="column">
                  <wp:posOffset>6657975</wp:posOffset>
                </wp:positionH>
                <wp:positionV relativeFrom="paragraph">
                  <wp:posOffset>-1270</wp:posOffset>
                </wp:positionV>
                <wp:extent cx="400050" cy="228600"/>
                <wp:effectExtent l="9525" t="8255" r="9525" b="10795"/>
                <wp:wrapNone/>
                <wp:docPr id="125"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B"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9" o:spid="_x0000_s1183" style="position:absolute;margin-left:524.25pt;margin-top:-.1pt;width:31.5pt;height:18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">
                <v:textbox>
                  <w:txbxContent>
                    <w:p w14:paraId="16B363DB"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VendorMessages</w:t>
      </w:r>
      <w:r w:rsidR="00CE47FC" w:rsidRPr="00332C7C">
        <w:rPr>
          <w:rFonts w:ascii="Arial" w:hAnsi="Arial" w:cs="Arial"/>
          <w:color w:val="0000FF"/>
          <w:sz w:val="16"/>
          <w:szCs w:val="16"/>
          <w:highlight w:val="white"/>
        </w:rPr>
        <w:t>&gt;</w:t>
      </w:r>
    </w:p>
    <w:p w14:paraId="16B35E3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VendorMessage</w:t>
      </w:r>
      <w:r w:rsidRPr="00332C7C">
        <w:rPr>
          <w:rFonts w:ascii="Arial" w:hAnsi="Arial" w:cs="Arial"/>
          <w:color w:val="FF0000"/>
          <w:sz w:val="16"/>
          <w:szCs w:val="16"/>
          <w:highlight w:val="white"/>
        </w:rPr>
        <w:t xml:space="preserve"> InfoType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3</w:t>
      </w:r>
      <w:r w:rsidRPr="00332C7C">
        <w:rPr>
          <w:rFonts w:ascii="Arial" w:hAnsi="Arial" w:cs="Arial"/>
          <w:color w:val="0000FF"/>
          <w:sz w:val="16"/>
          <w:szCs w:val="16"/>
          <w:highlight w:val="white"/>
        </w:rPr>
        <w:t>"&gt;</w:t>
      </w:r>
    </w:p>
    <w:p w14:paraId="16B35E3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SubSection</w:t>
      </w:r>
      <w:r w:rsidRPr="00332C7C">
        <w:rPr>
          <w:rFonts w:ascii="Arial" w:hAnsi="Arial" w:cs="Arial"/>
          <w:color w:val="0000FF"/>
          <w:sz w:val="16"/>
          <w:szCs w:val="16"/>
          <w:highlight w:val="white"/>
        </w:rPr>
        <w:t>&gt;</w:t>
      </w:r>
    </w:p>
    <w:p w14:paraId="16B35E3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Paragraph</w:t>
      </w:r>
      <w:r w:rsidRPr="00332C7C">
        <w:rPr>
          <w:rFonts w:ascii="Arial" w:hAnsi="Arial" w:cs="Arial"/>
          <w:color w:val="0000FF"/>
          <w:sz w:val="16"/>
          <w:szCs w:val="16"/>
          <w:highlight w:val="white"/>
        </w:rPr>
        <w:t>&gt;</w:t>
      </w:r>
    </w:p>
    <w:p w14:paraId="16B35E33" w14:textId="28D8331E"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77408" behindDoc="0" locked="0" layoutInCell="1" allowOverlap="1" wp14:anchorId="16B362A6" wp14:editId="6537CD9F">
                <wp:simplePos x="0" y="0"/>
                <wp:positionH relativeFrom="column">
                  <wp:posOffset>7814945</wp:posOffset>
                </wp:positionH>
                <wp:positionV relativeFrom="paragraph">
                  <wp:posOffset>68580</wp:posOffset>
                </wp:positionV>
                <wp:extent cx="400050" cy="228600"/>
                <wp:effectExtent l="13970" t="11430" r="5080" b="7620"/>
                <wp:wrapNone/>
                <wp:docPr id="124"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C" w14:textId="77777777" w:rsidR="00337B9C" w:rsidRPr="00CE47FC" w:rsidRDefault="00337B9C" w:rsidP="00CE47FC">
                            <w:pPr>
                              <w:jc w:val="center"/>
                              <w:rPr>
                                <w:rFonts w:ascii="Arial" w:hAnsi="Arial" w:cs="Arial"/>
                                <w:b/>
                                <w:sz w:val="22"/>
                              </w:rPr>
                            </w:pPr>
                            <w:r w:rsidRPr="00CE47FC">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8" o:spid="_x0000_s1184" style="position:absolute;margin-left:615.35pt;margin-top:5.4pt;width:31.5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">
                <v:textbox>
                  <w:txbxContent>
                    <w:p w14:paraId="16B363DC" w14:textId="77777777" w:rsidR="00337B9C" w:rsidRPr="00CE47FC" w:rsidRDefault="00337B9C" w:rsidP="00CE47FC">
                      <w:pPr>
                        <w:jc w:val="center"/>
                        <w:rPr>
                          <w:rFonts w:ascii="Arial" w:hAnsi="Arial" w:cs="Arial"/>
                          <w:b/>
                          <w:sz w:val="22"/>
                        </w:rPr>
                      </w:pPr>
                      <w:r w:rsidRPr="00CE47FC">
                        <w:rPr>
                          <w:rFonts w:ascii="Arial" w:hAnsi="Arial" w:cs="Arial"/>
                          <w:b/>
                          <w:sz w:val="22"/>
                        </w:rPr>
                        <w:t>K</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179456" behindDoc="0" locked="0" layoutInCell="1" allowOverlap="1" wp14:anchorId="16B362A7" wp14:editId="4B84E3F6">
                <wp:simplePos x="0" y="0"/>
                <wp:positionH relativeFrom="column">
                  <wp:posOffset>7662545</wp:posOffset>
                </wp:positionH>
                <wp:positionV relativeFrom="paragraph">
                  <wp:posOffset>68580</wp:posOffset>
                </wp:positionV>
                <wp:extent cx="635" cy="223520"/>
                <wp:effectExtent l="13970" t="11430" r="13970" b="12700"/>
                <wp:wrapNone/>
                <wp:docPr id="123" name="Auto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3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0" o:spid="_x0000_s1026" type="#_x0000_t32" style="position:absolute;margin-left:603.35pt;margin-top:5.4pt;width:.05pt;height:17.6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2180480" behindDoc="0" locked="0" layoutInCell="1" allowOverlap="1" wp14:anchorId="16B362A8" wp14:editId="4B0C0162">
                <wp:simplePos x="0" y="0"/>
                <wp:positionH relativeFrom="column">
                  <wp:posOffset>7286625</wp:posOffset>
                </wp:positionH>
                <wp:positionV relativeFrom="paragraph">
                  <wp:posOffset>68580</wp:posOffset>
                </wp:positionV>
                <wp:extent cx="375920" cy="0"/>
                <wp:effectExtent l="19050" t="59055" r="5080" b="55245"/>
                <wp:wrapNone/>
                <wp:docPr id="122" name="Auto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5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1" o:spid="_x0000_s1026" type="#_x0000_t32" style="position:absolute;margin-left:573.75pt;margin-top:5.4pt;width:29.6pt;height:0;flip:x;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Text</w:t>
      </w:r>
      <w:r w:rsidR="00CE47FC" w:rsidRPr="00332C7C">
        <w:rPr>
          <w:rFonts w:ascii="Arial" w:hAnsi="Arial" w:cs="Arial"/>
          <w:color w:val="0000FF"/>
          <w:sz w:val="16"/>
          <w:szCs w:val="16"/>
          <w:highlight w:val="white"/>
        </w:rPr>
        <w:t>&gt;</w:t>
      </w:r>
      <w:r w:rsidR="00CE47FC" w:rsidRPr="00332C7C">
        <w:rPr>
          <w:rFonts w:ascii="Arial" w:hAnsi="Arial" w:cs="Arial"/>
          <w:color w:val="000000"/>
          <w:sz w:val="16"/>
          <w:szCs w:val="16"/>
          <w:highlight w:val="white"/>
        </w:rPr>
        <w:t>Thank you for choosing Novotel</w:t>
      </w:r>
    </w:p>
    <w:p w14:paraId="16B35E34" w14:textId="0A26E4D9"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78432" behindDoc="0" locked="0" layoutInCell="1" allowOverlap="1" wp14:anchorId="16B362A9" wp14:editId="1E359F24">
                <wp:simplePos x="0" y="0"/>
                <wp:positionH relativeFrom="column">
                  <wp:posOffset>7662545</wp:posOffset>
                </wp:positionH>
                <wp:positionV relativeFrom="paragraph">
                  <wp:posOffset>56515</wp:posOffset>
                </wp:positionV>
                <wp:extent cx="152400" cy="0"/>
                <wp:effectExtent l="13970" t="8890" r="5080" b="10160"/>
                <wp:wrapNone/>
                <wp:docPr id="121"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9" o:spid="_x0000_s1026" type="#_x0000_t32" style="position:absolute;margin-left:603.35pt;margin-top:4.45pt;width:12pt;height:0;flip:x;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"/>
            </w:pict>
          </mc:Fallback>
        </mc:AlternateContent>
      </w:r>
      <w:r w:rsidR="00CE47FC" w:rsidRPr="00332C7C">
        <w:rPr>
          <w:rFonts w:ascii="Arial" w:hAnsi="Arial" w:cs="Arial"/>
          <w:color w:val="000000"/>
          <w:sz w:val="16"/>
          <w:szCs w:val="16"/>
          <w:highlight w:val="white"/>
        </w:rPr>
        <w:t xml:space="preserve">                        Hotels</w:t>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Text</w:t>
      </w:r>
      <w:r w:rsidR="00CE47FC" w:rsidRPr="00332C7C">
        <w:rPr>
          <w:rFonts w:ascii="Arial" w:hAnsi="Arial" w:cs="Arial"/>
          <w:color w:val="0000FF"/>
          <w:sz w:val="16"/>
          <w:szCs w:val="16"/>
          <w:highlight w:val="white"/>
        </w:rPr>
        <w:t>&gt;</w:t>
      </w:r>
    </w:p>
    <w:p w14:paraId="16B35E35" w14:textId="499BC528"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81504" behindDoc="0" locked="0" layoutInCell="1" allowOverlap="1" wp14:anchorId="16B362AA" wp14:editId="592DB594">
                <wp:simplePos x="0" y="0"/>
                <wp:positionH relativeFrom="column">
                  <wp:posOffset>7458075</wp:posOffset>
                </wp:positionH>
                <wp:positionV relativeFrom="paragraph">
                  <wp:posOffset>58420</wp:posOffset>
                </wp:positionV>
                <wp:extent cx="204470" cy="0"/>
                <wp:effectExtent l="19050" t="58420" r="5080" b="55880"/>
                <wp:wrapNone/>
                <wp:docPr id="120"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4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2" o:spid="_x0000_s1026" type="#_x0000_t32" style="position:absolute;margin-left:587.25pt;margin-top:4.6pt;width:16.1pt;height:0;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LZPAIAAGoEAAAOAAAAZHJzL2Uyb0RvYy54bWysVNuO2yAQfa/Uf0C8J77UyS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Text</w:t>
      </w:r>
      <w:r w:rsidR="00CE47FC" w:rsidRPr="00332C7C">
        <w:rPr>
          <w:rFonts w:ascii="Arial" w:hAnsi="Arial" w:cs="Arial"/>
          <w:color w:val="0000FF"/>
          <w:sz w:val="16"/>
          <w:szCs w:val="16"/>
          <w:highlight w:val="white"/>
        </w:rPr>
        <w:t>&gt;</w:t>
      </w:r>
      <w:r w:rsidR="00CE47FC" w:rsidRPr="00332C7C">
        <w:rPr>
          <w:rFonts w:ascii="Arial" w:hAnsi="Arial" w:cs="Arial"/>
          <w:color w:val="000000"/>
          <w:sz w:val="16"/>
          <w:szCs w:val="16"/>
          <w:highlight w:val="white"/>
        </w:rPr>
        <w:t>We have confirmed 1 A1QRA1 for 2</w:t>
      </w:r>
    </w:p>
    <w:p w14:paraId="16B35E36"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 xml:space="preserve">                        Persons</w:t>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Text</w:t>
      </w:r>
      <w:r w:rsidRPr="00332C7C">
        <w:rPr>
          <w:rFonts w:ascii="Arial" w:hAnsi="Arial" w:cs="Arial"/>
          <w:color w:val="0000FF"/>
          <w:sz w:val="16"/>
          <w:szCs w:val="16"/>
          <w:highlight w:val="white"/>
        </w:rPr>
        <w:t>&gt;</w:t>
      </w:r>
    </w:p>
    <w:p w14:paraId="16B35E3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Paragraph</w:t>
      </w:r>
      <w:r w:rsidRPr="00332C7C">
        <w:rPr>
          <w:rFonts w:ascii="Arial" w:hAnsi="Arial" w:cs="Arial"/>
          <w:color w:val="0000FF"/>
          <w:sz w:val="16"/>
          <w:szCs w:val="16"/>
          <w:highlight w:val="white"/>
        </w:rPr>
        <w:t>&gt;</w:t>
      </w:r>
    </w:p>
    <w:p w14:paraId="16B35E3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SubSection</w:t>
      </w:r>
      <w:r w:rsidRPr="00332C7C">
        <w:rPr>
          <w:rFonts w:ascii="Arial" w:hAnsi="Arial" w:cs="Arial"/>
          <w:color w:val="0000FF"/>
          <w:sz w:val="16"/>
          <w:szCs w:val="16"/>
          <w:highlight w:val="white"/>
        </w:rPr>
        <w:t>&gt;</w:t>
      </w:r>
    </w:p>
    <w:p w14:paraId="16B35E3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VendorMessage</w:t>
      </w:r>
      <w:r w:rsidRPr="00332C7C">
        <w:rPr>
          <w:rFonts w:ascii="Arial" w:hAnsi="Arial" w:cs="Arial"/>
          <w:color w:val="0000FF"/>
          <w:sz w:val="16"/>
          <w:szCs w:val="16"/>
          <w:highlight w:val="white"/>
        </w:rPr>
        <w:t>&gt;</w:t>
      </w:r>
    </w:p>
    <w:p w14:paraId="16B35E3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VendorMessages</w:t>
      </w:r>
      <w:r w:rsidRPr="00332C7C">
        <w:rPr>
          <w:rFonts w:ascii="Arial" w:hAnsi="Arial" w:cs="Arial"/>
          <w:color w:val="0000FF"/>
          <w:sz w:val="16"/>
          <w:szCs w:val="16"/>
          <w:highlight w:val="white"/>
        </w:rPr>
        <w:t>&gt;</w:t>
      </w:r>
    </w:p>
    <w:p w14:paraId="16B35E3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BasicPropertyInfo</w:t>
      </w:r>
      <w:r w:rsidRPr="00332C7C">
        <w:rPr>
          <w:rFonts w:ascii="Arial" w:hAnsi="Arial" w:cs="Arial"/>
          <w:color w:val="0000FF"/>
          <w:sz w:val="16"/>
          <w:szCs w:val="16"/>
          <w:highlight w:val="white"/>
        </w:rPr>
        <w:t>&gt;</w:t>
      </w:r>
    </w:p>
    <w:p w14:paraId="16B35E3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RoomStay</w:t>
      </w:r>
      <w:r w:rsidRPr="00332C7C">
        <w:rPr>
          <w:rFonts w:ascii="Arial" w:hAnsi="Arial" w:cs="Arial"/>
          <w:color w:val="0000FF"/>
          <w:sz w:val="16"/>
          <w:szCs w:val="16"/>
          <w:highlight w:val="white"/>
        </w:rPr>
        <w:t>&gt;</w:t>
      </w:r>
    </w:p>
    <w:p w14:paraId="16B35E3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RoomStays</w:t>
      </w:r>
      <w:r w:rsidRPr="00332C7C">
        <w:rPr>
          <w:rFonts w:ascii="Arial" w:hAnsi="Arial" w:cs="Arial"/>
          <w:color w:val="0000FF"/>
          <w:sz w:val="16"/>
          <w:szCs w:val="16"/>
          <w:highlight w:val="white"/>
        </w:rPr>
        <w:t>&gt;</w:t>
      </w:r>
    </w:p>
    <w:p w14:paraId="16B35E3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ResGuests</w:t>
      </w:r>
      <w:r w:rsidRPr="00332C7C">
        <w:rPr>
          <w:rFonts w:ascii="Arial" w:hAnsi="Arial" w:cs="Arial"/>
          <w:color w:val="0000FF"/>
          <w:sz w:val="16"/>
          <w:szCs w:val="16"/>
          <w:highlight w:val="white"/>
        </w:rPr>
        <w:t>&gt;</w:t>
      </w:r>
    </w:p>
    <w:p w14:paraId="16B35E3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ResGuest</w:t>
      </w:r>
      <w:r w:rsidRPr="00332C7C">
        <w:rPr>
          <w:rFonts w:ascii="Arial" w:hAnsi="Arial" w:cs="Arial"/>
          <w:color w:val="0000FF"/>
          <w:sz w:val="16"/>
          <w:szCs w:val="16"/>
          <w:highlight w:val="white"/>
        </w:rPr>
        <w:t>&gt;</w:t>
      </w:r>
    </w:p>
    <w:p w14:paraId="16B35E4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Profiles</w:t>
      </w:r>
      <w:r w:rsidRPr="00332C7C">
        <w:rPr>
          <w:rFonts w:ascii="Arial" w:hAnsi="Arial" w:cs="Arial"/>
          <w:color w:val="0000FF"/>
          <w:sz w:val="16"/>
          <w:szCs w:val="16"/>
          <w:highlight w:val="white"/>
        </w:rPr>
        <w:t>&gt;</w:t>
      </w:r>
    </w:p>
    <w:p w14:paraId="16B35E4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ProfileInfo</w:t>
      </w:r>
      <w:r w:rsidRPr="00332C7C">
        <w:rPr>
          <w:rFonts w:ascii="Arial" w:hAnsi="Arial" w:cs="Arial"/>
          <w:color w:val="0000FF"/>
          <w:sz w:val="16"/>
          <w:szCs w:val="16"/>
          <w:highlight w:val="white"/>
        </w:rPr>
        <w:t>&gt;</w:t>
      </w:r>
    </w:p>
    <w:p w14:paraId="16B35E4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Profile</w:t>
      </w:r>
      <w:r w:rsidRPr="00332C7C">
        <w:rPr>
          <w:rFonts w:ascii="Arial" w:hAnsi="Arial" w:cs="Arial"/>
          <w:color w:val="FF0000"/>
          <w:sz w:val="16"/>
          <w:szCs w:val="16"/>
          <w:highlight w:val="white"/>
        </w:rPr>
        <w:t xml:space="preserve"> ProfileType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w:t>
      </w:r>
      <w:r w:rsidRPr="00332C7C">
        <w:rPr>
          <w:rFonts w:ascii="Arial" w:hAnsi="Arial" w:cs="Arial"/>
          <w:color w:val="0000FF"/>
          <w:sz w:val="16"/>
          <w:szCs w:val="16"/>
          <w:highlight w:val="white"/>
        </w:rPr>
        <w:t>"&gt;</w:t>
      </w:r>
    </w:p>
    <w:p w14:paraId="16B35E4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Customer</w:t>
      </w:r>
      <w:r w:rsidRPr="00332C7C">
        <w:rPr>
          <w:rFonts w:ascii="Arial" w:hAnsi="Arial" w:cs="Arial"/>
          <w:color w:val="0000FF"/>
          <w:sz w:val="16"/>
          <w:szCs w:val="16"/>
          <w:highlight w:val="white"/>
        </w:rPr>
        <w:t>&gt;</w:t>
      </w:r>
    </w:p>
    <w:p w14:paraId="16B35E4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PersonName</w:t>
      </w:r>
      <w:r w:rsidRPr="00332C7C">
        <w:rPr>
          <w:rFonts w:ascii="Arial" w:hAnsi="Arial" w:cs="Arial"/>
          <w:color w:val="0000FF"/>
          <w:sz w:val="16"/>
          <w:szCs w:val="16"/>
          <w:highlight w:val="white"/>
        </w:rPr>
        <w:t>&gt;</w:t>
      </w:r>
    </w:p>
    <w:p w14:paraId="16B35E45" w14:textId="2A93489C"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84576" behindDoc="0" locked="0" layoutInCell="1" allowOverlap="1" wp14:anchorId="16B362AB" wp14:editId="43E10540">
                <wp:simplePos x="0" y="0"/>
                <wp:positionH relativeFrom="column">
                  <wp:posOffset>7115175</wp:posOffset>
                </wp:positionH>
                <wp:positionV relativeFrom="paragraph">
                  <wp:posOffset>58420</wp:posOffset>
                </wp:positionV>
                <wp:extent cx="361950" cy="0"/>
                <wp:effectExtent l="19050" t="58420" r="9525" b="55880"/>
                <wp:wrapNone/>
                <wp:docPr id="119"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5" o:spid="_x0000_s1026" type="#_x0000_t32" style="position:absolute;margin-left:560.25pt;margin-top:4.6pt;width:28.5pt;height:0;flip:x;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76384" behindDoc="0" locked="0" layoutInCell="1" allowOverlap="1" wp14:anchorId="16B362AC" wp14:editId="5A2B5ED7">
                <wp:simplePos x="0" y="0"/>
                <wp:positionH relativeFrom="column">
                  <wp:posOffset>7753350</wp:posOffset>
                </wp:positionH>
                <wp:positionV relativeFrom="paragraph">
                  <wp:posOffset>0</wp:posOffset>
                </wp:positionV>
                <wp:extent cx="400050" cy="228600"/>
                <wp:effectExtent l="9525" t="9525" r="9525" b="9525"/>
                <wp:wrapNone/>
                <wp:docPr id="118"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D"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7" o:spid="_x0000_s1185" style="position:absolute;margin-left:610.5pt;margin-top:0;width:31.5pt;height:18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">
                <v:textbox>
                  <w:txbxContent>
                    <w:p w14:paraId="16B363DD"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182528" behindDoc="0" locked="0" layoutInCell="1" allowOverlap="1" wp14:anchorId="16B362AD" wp14:editId="6DDFF7FB">
                <wp:simplePos x="0" y="0"/>
                <wp:positionH relativeFrom="column">
                  <wp:posOffset>7477760</wp:posOffset>
                </wp:positionH>
                <wp:positionV relativeFrom="paragraph">
                  <wp:posOffset>106045</wp:posOffset>
                </wp:positionV>
                <wp:extent cx="275590" cy="0"/>
                <wp:effectExtent l="10160" t="10795" r="9525" b="8255"/>
                <wp:wrapNone/>
                <wp:docPr id="117"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3" o:spid="_x0000_s1026" type="#_x0000_t32" style="position:absolute;margin-left:588.8pt;margin-top:8.35pt;width:21.7pt;height:0;flip:x;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"/>
            </w:pict>
          </mc:Fallback>
        </mc:AlternateContent>
      </w:r>
      <w:r>
        <w:rPr>
          <w:rFonts w:ascii="Arial" w:hAnsi="Arial" w:cs="Arial"/>
          <w:noProof/>
          <w:color w:val="000000"/>
          <w:sz w:val="16"/>
          <w:szCs w:val="16"/>
        </w:rPr>
        <mc:AlternateContent>
          <mc:Choice Requires="wps">
            <w:drawing>
              <wp:anchor distT="0" distB="0" distL="114300" distR="114300" simplePos="0" relativeHeight="252183552" behindDoc="0" locked="0" layoutInCell="1" allowOverlap="1" wp14:anchorId="16B362AE" wp14:editId="4B155D44">
                <wp:simplePos x="0" y="0"/>
                <wp:positionH relativeFrom="column">
                  <wp:posOffset>7477125</wp:posOffset>
                </wp:positionH>
                <wp:positionV relativeFrom="paragraph">
                  <wp:posOffset>58420</wp:posOffset>
                </wp:positionV>
                <wp:extent cx="635" cy="95250"/>
                <wp:effectExtent l="9525" t="10795" r="8890" b="8255"/>
                <wp:wrapNone/>
                <wp:docPr id="116"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4" o:spid="_x0000_s1026" type="#_x0000_t32" style="position:absolute;margin-left:588.75pt;margin-top:4.6pt;width:.05pt;height:7.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"/>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GivenName</w:t>
      </w:r>
      <w:r w:rsidR="00CE47FC" w:rsidRPr="00332C7C">
        <w:rPr>
          <w:rFonts w:ascii="Arial" w:hAnsi="Arial" w:cs="Arial"/>
          <w:color w:val="0000FF"/>
          <w:sz w:val="16"/>
          <w:szCs w:val="16"/>
          <w:highlight w:val="white"/>
        </w:rPr>
        <w:t>&gt;</w:t>
      </w:r>
      <w:r w:rsidR="00CE47FC" w:rsidRPr="00332C7C">
        <w:rPr>
          <w:rFonts w:ascii="Arial" w:hAnsi="Arial" w:cs="Arial"/>
          <w:color w:val="000000"/>
          <w:sz w:val="16"/>
          <w:szCs w:val="16"/>
          <w:highlight w:val="white"/>
        </w:rPr>
        <w:t>TEST</w:t>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GivenName</w:t>
      </w:r>
      <w:r w:rsidR="00CE47FC" w:rsidRPr="00332C7C">
        <w:rPr>
          <w:rFonts w:ascii="Arial" w:hAnsi="Arial" w:cs="Arial"/>
          <w:color w:val="0000FF"/>
          <w:sz w:val="16"/>
          <w:szCs w:val="16"/>
          <w:highlight w:val="white"/>
        </w:rPr>
        <w:t>&gt;</w:t>
      </w:r>
    </w:p>
    <w:p w14:paraId="16B35E46" w14:textId="1B6D3613"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85600" behindDoc="0" locked="0" layoutInCell="1" allowOverlap="1" wp14:anchorId="16B362AF" wp14:editId="4FDAE417">
                <wp:simplePos x="0" y="0"/>
                <wp:positionH relativeFrom="column">
                  <wp:posOffset>7058025</wp:posOffset>
                </wp:positionH>
                <wp:positionV relativeFrom="paragraph">
                  <wp:posOffset>36830</wp:posOffset>
                </wp:positionV>
                <wp:extent cx="419100" cy="0"/>
                <wp:effectExtent l="19050" t="55880" r="9525" b="58420"/>
                <wp:wrapNone/>
                <wp:docPr id="115"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6" o:spid="_x0000_s1026" type="#_x0000_t32" style="position:absolute;margin-left:555.75pt;margin-top:2.9pt;width:33pt;height:0;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76PAIAAGo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Surname</w:t>
      </w:r>
      <w:r w:rsidR="00CE47FC" w:rsidRPr="00332C7C">
        <w:rPr>
          <w:rFonts w:ascii="Arial" w:hAnsi="Arial" w:cs="Arial"/>
          <w:color w:val="0000FF"/>
          <w:sz w:val="16"/>
          <w:szCs w:val="16"/>
          <w:highlight w:val="white"/>
        </w:rPr>
        <w:t>&gt;</w:t>
      </w:r>
      <w:r w:rsidR="00CE47FC" w:rsidRPr="00332C7C">
        <w:rPr>
          <w:rFonts w:ascii="Arial" w:hAnsi="Arial" w:cs="Arial"/>
          <w:color w:val="000000"/>
          <w:sz w:val="16"/>
          <w:szCs w:val="16"/>
          <w:highlight w:val="white"/>
        </w:rPr>
        <w:t>APOLLO</w:t>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Surname</w:t>
      </w:r>
      <w:r w:rsidR="00CE47FC" w:rsidRPr="00332C7C">
        <w:rPr>
          <w:rFonts w:ascii="Arial" w:hAnsi="Arial" w:cs="Arial"/>
          <w:color w:val="0000FF"/>
          <w:sz w:val="16"/>
          <w:szCs w:val="16"/>
          <w:highlight w:val="white"/>
        </w:rPr>
        <w:t>&gt;</w:t>
      </w:r>
    </w:p>
    <w:p w14:paraId="16B35E4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PersonName</w:t>
      </w:r>
      <w:r w:rsidRPr="00332C7C">
        <w:rPr>
          <w:rFonts w:ascii="Arial" w:hAnsi="Arial" w:cs="Arial"/>
          <w:color w:val="0000FF"/>
          <w:sz w:val="16"/>
          <w:szCs w:val="16"/>
          <w:highlight w:val="white"/>
        </w:rPr>
        <w:t>&gt;</w:t>
      </w:r>
    </w:p>
    <w:p w14:paraId="16B35E4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Customer</w:t>
      </w:r>
      <w:r w:rsidRPr="00332C7C">
        <w:rPr>
          <w:rFonts w:ascii="Arial" w:hAnsi="Arial" w:cs="Arial"/>
          <w:color w:val="0000FF"/>
          <w:sz w:val="16"/>
          <w:szCs w:val="16"/>
          <w:highlight w:val="white"/>
        </w:rPr>
        <w:t>&gt;</w:t>
      </w:r>
    </w:p>
    <w:p w14:paraId="16B35E4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Profile</w:t>
      </w:r>
      <w:r w:rsidRPr="00332C7C">
        <w:rPr>
          <w:rFonts w:ascii="Arial" w:hAnsi="Arial" w:cs="Arial"/>
          <w:color w:val="0000FF"/>
          <w:sz w:val="16"/>
          <w:szCs w:val="16"/>
          <w:highlight w:val="white"/>
        </w:rPr>
        <w:t>&gt;</w:t>
      </w:r>
    </w:p>
    <w:p w14:paraId="16B35E4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ProfileInfo</w:t>
      </w:r>
      <w:r w:rsidRPr="00332C7C">
        <w:rPr>
          <w:rFonts w:ascii="Arial" w:hAnsi="Arial" w:cs="Arial"/>
          <w:color w:val="0000FF"/>
          <w:sz w:val="16"/>
          <w:szCs w:val="16"/>
          <w:highlight w:val="white"/>
        </w:rPr>
        <w:t>&gt;</w:t>
      </w:r>
    </w:p>
    <w:p w14:paraId="16B35E4B" w14:textId="24A3CFF7"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86624" behindDoc="0" locked="0" layoutInCell="1" allowOverlap="1" wp14:anchorId="16B362B0" wp14:editId="4FA26905">
                <wp:simplePos x="0" y="0"/>
                <wp:positionH relativeFrom="column">
                  <wp:posOffset>7058025</wp:posOffset>
                </wp:positionH>
                <wp:positionV relativeFrom="paragraph">
                  <wp:posOffset>43180</wp:posOffset>
                </wp:positionV>
                <wp:extent cx="400050" cy="228600"/>
                <wp:effectExtent l="9525" t="5080" r="9525" b="13970"/>
                <wp:wrapNone/>
                <wp:docPr id="114"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E"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7" o:spid="_x0000_s1186" style="position:absolute;margin-left:555.75pt;margin-top:3.4pt;width:31.5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">
                <v:textbox>
                  <w:txbxContent>
                    <w:p w14:paraId="16B363DE"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Profiles</w:t>
      </w:r>
      <w:r w:rsidR="00CE47FC" w:rsidRPr="00332C7C">
        <w:rPr>
          <w:rFonts w:ascii="Arial" w:hAnsi="Arial" w:cs="Arial"/>
          <w:color w:val="0000FF"/>
          <w:sz w:val="16"/>
          <w:szCs w:val="16"/>
          <w:highlight w:val="white"/>
        </w:rPr>
        <w:t>&gt;</w:t>
      </w:r>
    </w:p>
    <w:p w14:paraId="16B35E4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ResGuest</w:t>
      </w:r>
      <w:r w:rsidRPr="00332C7C">
        <w:rPr>
          <w:rFonts w:ascii="Arial" w:hAnsi="Arial" w:cs="Arial"/>
          <w:color w:val="0000FF"/>
          <w:sz w:val="16"/>
          <w:szCs w:val="16"/>
          <w:highlight w:val="white"/>
        </w:rPr>
        <w:t>&gt;</w:t>
      </w:r>
    </w:p>
    <w:p w14:paraId="16B35E4D" w14:textId="084E523E"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87648" behindDoc="0" locked="0" layoutInCell="1" allowOverlap="1" wp14:anchorId="16B362B1" wp14:editId="032D9F8B">
                <wp:simplePos x="0" y="0"/>
                <wp:positionH relativeFrom="column">
                  <wp:posOffset>7267575</wp:posOffset>
                </wp:positionH>
                <wp:positionV relativeFrom="paragraph">
                  <wp:posOffset>38100</wp:posOffset>
                </wp:positionV>
                <wp:extent cx="0" cy="304800"/>
                <wp:effectExtent l="57150" t="9525" r="57150" b="19050"/>
                <wp:wrapNone/>
                <wp:docPr id="113"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8" o:spid="_x0000_s1026" type="#_x0000_t32" style="position:absolute;margin-left:572.25pt;margin-top:3pt;width:0;height:24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9t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">
                <v:stroke endarrow="block"/>
              </v:shape>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FF"/>
          <w:sz w:val="16"/>
          <w:szCs w:val="16"/>
          <w:highlight w:val="white"/>
        </w:rPr>
        <w:t>&lt;/</w:t>
      </w:r>
      <w:r w:rsidR="00CE47FC" w:rsidRPr="00332C7C">
        <w:rPr>
          <w:rFonts w:ascii="Arial" w:hAnsi="Arial" w:cs="Arial"/>
          <w:color w:val="800000"/>
          <w:sz w:val="16"/>
          <w:szCs w:val="16"/>
          <w:highlight w:val="white"/>
        </w:rPr>
        <w:t>ResGuests</w:t>
      </w:r>
      <w:r w:rsidR="00CE47FC" w:rsidRPr="00332C7C">
        <w:rPr>
          <w:rFonts w:ascii="Arial" w:hAnsi="Arial" w:cs="Arial"/>
          <w:color w:val="0000FF"/>
          <w:sz w:val="16"/>
          <w:szCs w:val="16"/>
          <w:highlight w:val="white"/>
        </w:rPr>
        <w:t>&gt;</w:t>
      </w:r>
    </w:p>
    <w:p w14:paraId="16B35E4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ResGlobalInfo</w:t>
      </w:r>
      <w:r w:rsidRPr="00332C7C">
        <w:rPr>
          <w:rFonts w:ascii="Arial" w:hAnsi="Arial" w:cs="Arial"/>
          <w:color w:val="0000FF"/>
          <w:sz w:val="16"/>
          <w:szCs w:val="16"/>
          <w:highlight w:val="white"/>
        </w:rPr>
        <w:t>&gt;</w:t>
      </w:r>
    </w:p>
    <w:p w14:paraId="16B35E4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HotelReservationIDs</w:t>
      </w:r>
      <w:r w:rsidRPr="00332C7C">
        <w:rPr>
          <w:rFonts w:ascii="Arial" w:hAnsi="Arial" w:cs="Arial"/>
          <w:color w:val="0000FF"/>
          <w:sz w:val="16"/>
          <w:szCs w:val="16"/>
          <w:highlight w:val="white"/>
        </w:rPr>
        <w:t>&gt;</w:t>
      </w:r>
    </w:p>
    <w:p w14:paraId="16B35E5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HotelReservationID</w:t>
      </w:r>
      <w:r w:rsidRPr="00332C7C">
        <w:rPr>
          <w:rFonts w:ascii="Arial" w:hAnsi="Arial" w:cs="Arial"/>
          <w:color w:val="FF0000"/>
          <w:sz w:val="16"/>
          <w:szCs w:val="16"/>
          <w:highlight w:val="white"/>
        </w:rPr>
        <w:t xml:space="preserve"> ResID_SourceContext</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XX</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ResID_Type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14</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ResID_Value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5997KAE508</w:t>
      </w:r>
      <w:r w:rsidRPr="00332C7C">
        <w:rPr>
          <w:rFonts w:ascii="Arial" w:hAnsi="Arial" w:cs="Arial"/>
          <w:color w:val="0000FF"/>
          <w:sz w:val="16"/>
          <w:szCs w:val="16"/>
          <w:highlight w:val="white"/>
        </w:rPr>
        <w:t>"/&gt;</w:t>
      </w:r>
    </w:p>
    <w:p w14:paraId="16B35E5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HotelReservationIDs</w:t>
      </w:r>
      <w:r w:rsidRPr="00332C7C">
        <w:rPr>
          <w:rFonts w:ascii="Arial" w:hAnsi="Arial" w:cs="Arial"/>
          <w:color w:val="0000FF"/>
          <w:sz w:val="16"/>
          <w:szCs w:val="16"/>
          <w:highlight w:val="white"/>
        </w:rPr>
        <w:t>&gt;</w:t>
      </w:r>
    </w:p>
    <w:p w14:paraId="16B35E5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ResGlobalInfo</w:t>
      </w:r>
      <w:r w:rsidRPr="00332C7C">
        <w:rPr>
          <w:rFonts w:ascii="Arial" w:hAnsi="Arial" w:cs="Arial"/>
          <w:color w:val="0000FF"/>
          <w:sz w:val="16"/>
          <w:szCs w:val="16"/>
          <w:highlight w:val="white"/>
        </w:rPr>
        <w:t>&gt;</w:t>
      </w:r>
    </w:p>
    <w:p w14:paraId="16B35E5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HotelResModify</w:t>
      </w:r>
      <w:r w:rsidRPr="00332C7C">
        <w:rPr>
          <w:rFonts w:ascii="Arial" w:hAnsi="Arial" w:cs="Arial"/>
          <w:color w:val="0000FF"/>
          <w:sz w:val="16"/>
          <w:szCs w:val="16"/>
          <w:highlight w:val="white"/>
        </w:rPr>
        <w:t>&gt;</w:t>
      </w:r>
    </w:p>
    <w:p w14:paraId="16B35E5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HotelResModifies</w:t>
      </w:r>
      <w:r w:rsidRPr="00332C7C">
        <w:rPr>
          <w:rFonts w:ascii="Arial" w:hAnsi="Arial" w:cs="Arial"/>
          <w:color w:val="0000FF"/>
          <w:sz w:val="16"/>
          <w:szCs w:val="16"/>
          <w:highlight w:val="white"/>
        </w:rPr>
        <w:t>&gt;</w:t>
      </w:r>
    </w:p>
    <w:p w14:paraId="16B35E5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OTA_HotelResModifyRS</w:t>
      </w:r>
      <w:r w:rsidRPr="00332C7C">
        <w:rPr>
          <w:rFonts w:ascii="Arial" w:hAnsi="Arial" w:cs="Arial"/>
          <w:color w:val="0000FF"/>
          <w:sz w:val="16"/>
          <w:szCs w:val="16"/>
          <w:highlight w:val="white"/>
        </w:rPr>
        <w:t>&gt;</w:t>
      </w:r>
    </w:p>
    <w:p w14:paraId="16B35E56" w14:textId="77777777" w:rsidR="00CE47FC" w:rsidRPr="009C4937" w:rsidRDefault="00CE47FC" w:rsidP="00332C7C">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S:Body</w:t>
      </w:r>
      <w:r w:rsidRPr="009C4937">
        <w:rPr>
          <w:rFonts w:ascii="Arial" w:hAnsi="Arial" w:cs="Arial"/>
          <w:color w:val="0000FF"/>
          <w:sz w:val="16"/>
          <w:szCs w:val="16"/>
        </w:rPr>
        <w:t>&gt;</w:t>
      </w:r>
    </w:p>
    <w:p w14:paraId="16B35E57" w14:textId="77777777" w:rsidR="00CE47FC" w:rsidRPr="009C4937" w:rsidRDefault="00CE47FC" w:rsidP="00332C7C">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S:Envelope</w:t>
      </w:r>
      <w:r w:rsidRPr="009C4937">
        <w:rPr>
          <w:rFonts w:ascii="Arial" w:hAnsi="Arial" w:cs="Arial"/>
          <w:color w:val="0000FF"/>
          <w:sz w:val="16"/>
          <w:szCs w:val="16"/>
        </w:rPr>
        <w:t>&gt;</w:t>
      </w:r>
    </w:p>
    <w:p w14:paraId="16B35E58" w14:textId="77777777" w:rsidR="00CE47FC" w:rsidRPr="00CE47FC" w:rsidRDefault="00CE47FC" w:rsidP="00CE47FC">
      <w:pPr>
        <w:spacing w:after="0"/>
        <w:rPr>
          <w:rFonts w:ascii="Arial" w:hAnsi="Arial" w:cs="Arial"/>
          <w:sz w:val="20"/>
          <w:szCs w:val="20"/>
        </w:rPr>
      </w:pPr>
    </w:p>
    <w:p w14:paraId="16B35E59" w14:textId="77777777" w:rsidR="00CE47FC" w:rsidRPr="00332C7C" w:rsidRDefault="00E73C79" w:rsidP="00332C7C">
      <w:pPr>
        <w:pStyle w:val="TableText"/>
        <w:pageBreakBefore/>
        <w:spacing w:before="120" w:after="120"/>
        <w:rPr>
          <w:b/>
          <w:sz w:val="20"/>
          <w:szCs w:val="20"/>
          <w:u w:val="single"/>
        </w:rPr>
      </w:pPr>
      <w:r>
        <w:rPr>
          <w:b/>
          <w:sz w:val="20"/>
          <w:szCs w:val="20"/>
          <w:u w:val="single"/>
        </w:rPr>
        <w:t xml:space="preserve">Apollo Core </w:t>
      </w:r>
      <w:r w:rsidR="00CE47FC" w:rsidRPr="00332C7C">
        <w:rPr>
          <w:b/>
          <w:sz w:val="20"/>
          <w:szCs w:val="20"/>
          <w:u w:val="single"/>
        </w:rPr>
        <w:t>GDS PNR After Modifcation</w:t>
      </w:r>
      <w:r>
        <w:rPr>
          <w:b/>
          <w:sz w:val="20"/>
          <w:szCs w:val="20"/>
          <w:u w:val="single"/>
        </w:rPr>
        <w:t xml:space="preserve"> – Example #4B</w:t>
      </w:r>
    </w:p>
    <w:p w14:paraId="16B35E5A" w14:textId="77777777" w:rsidR="00CE47FC" w:rsidRDefault="00CE47FC" w:rsidP="00CE47FC"/>
    <w:p w14:paraId="16B35E5B"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QNHW12/50 XDBKR E032750 AG 14537482 03DEC                       </w:t>
      </w:r>
    </w:p>
    <w:p w14:paraId="16B35E5C"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 1.1APOLLO/TEST                                                 </w:t>
      </w:r>
    </w:p>
    <w:p w14:paraId="16B35E5D"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 1 HHL XX SS1 IST 15JAN-20JAN  5NT 49251  NOVOTEL ISTANBUL      </w:t>
      </w:r>
    </w:p>
    <w:p w14:paraId="16B35E5E"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1A1QRA1 -2/RG-EUR124.00/AGT14537482/NM-APOLLO TEST/CF-5997KAE508</w:t>
      </w:r>
    </w:p>
    <w:p w14:paraId="16B35E5F"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 *                                                              </w:t>
      </w:r>
    </w:p>
    <w:p w14:paraId="16B35E60"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 ITINERARY REMARKS EXIST  *** &gt;RM*·                          </w:t>
      </w:r>
    </w:p>
    <w:p w14:paraId="16B35E61"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 ADDITIONAL ITINERARY DATA EXISTS ***&gt;*I·                    </w:t>
      </w:r>
    </w:p>
    <w:p w14:paraId="16B35E62"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FONE-DENB/303 398-5933                                          </w:t>
      </w:r>
    </w:p>
    <w:p w14:paraId="16B35E63"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GFAX-OSI1V-XX49251ARR15JAN CXL:CANCEL. FEES APPLY ON DAY OF ARRI</w:t>
      </w:r>
    </w:p>
    <w:p w14:paraId="16B35E64"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VAL AT 18:00                                                    </w:t>
      </w:r>
    </w:p>
    <w:p w14:paraId="16B35E65"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   2 OSI1V-XX49251ARR15JAN CXL: CANCEL. FEES APPLY ON DAY OF ARR</w:t>
      </w:r>
    </w:p>
    <w:p w14:paraId="16B35E66" w14:textId="77777777" w:rsidR="00CE47FC" w:rsidRPr="00332C7C" w:rsidRDefault="00CE47FC" w:rsidP="00332C7C">
      <w:pPr>
        <w:spacing w:after="0" w:line="240" w:lineRule="auto"/>
        <w:rPr>
          <w:rFonts w:ascii="Courier New" w:hAnsi="Courier New" w:cs="Courier New"/>
          <w:sz w:val="20"/>
          <w:szCs w:val="20"/>
        </w:rPr>
      </w:pPr>
      <w:r w:rsidRPr="00332C7C">
        <w:rPr>
          <w:rFonts w:ascii="Courier New" w:hAnsi="Courier New" w:cs="Courier New"/>
          <w:sz w:val="20"/>
          <w:szCs w:val="20"/>
        </w:rPr>
        <w:t xml:space="preserve">IVAL AT 18:00                                                   </w:t>
      </w:r>
    </w:p>
    <w:p w14:paraId="16B35E67" w14:textId="77777777" w:rsidR="00CE47FC" w:rsidRPr="00CE47FC" w:rsidRDefault="00CE47FC" w:rsidP="00CE47FC">
      <w:pPr>
        <w:spacing w:after="0"/>
        <w:rPr>
          <w:rFonts w:ascii="Arial" w:hAnsi="Arial" w:cs="Arial"/>
          <w:sz w:val="20"/>
          <w:szCs w:val="20"/>
        </w:rPr>
      </w:pPr>
    </w:p>
    <w:p w14:paraId="16B35E68" w14:textId="77777777" w:rsidR="00CE47FC" w:rsidRPr="00B84199" w:rsidRDefault="00E73C79" w:rsidP="00B84199">
      <w:pPr>
        <w:pStyle w:val="TableText"/>
        <w:pageBreakBefore/>
        <w:spacing w:before="120" w:after="120"/>
        <w:rPr>
          <w:b/>
          <w:sz w:val="20"/>
          <w:szCs w:val="20"/>
          <w:u w:val="single"/>
        </w:rPr>
      </w:pPr>
      <w:r>
        <w:rPr>
          <w:b/>
          <w:sz w:val="20"/>
          <w:szCs w:val="20"/>
          <w:u w:val="single"/>
        </w:rPr>
        <w:t xml:space="preserve">Apollo Core </w:t>
      </w:r>
      <w:r w:rsidR="00CE47FC" w:rsidRPr="00B84199">
        <w:rPr>
          <w:b/>
          <w:sz w:val="20"/>
          <w:szCs w:val="20"/>
          <w:u w:val="single"/>
        </w:rPr>
        <w:t xml:space="preserve">GDS Modify Hotel Booking </w:t>
      </w:r>
      <w:r>
        <w:rPr>
          <w:b/>
          <w:sz w:val="20"/>
          <w:szCs w:val="20"/>
          <w:u w:val="single"/>
        </w:rPr>
        <w:t>(</w:t>
      </w:r>
      <w:r w:rsidR="00CE47FC" w:rsidRPr="00B84199">
        <w:rPr>
          <w:b/>
          <w:sz w:val="20"/>
          <w:szCs w:val="20"/>
          <w:u w:val="single"/>
        </w:rPr>
        <w:t>Add Extra Child</w:t>
      </w:r>
      <w:r>
        <w:rPr>
          <w:b/>
          <w:sz w:val="20"/>
          <w:szCs w:val="20"/>
          <w:u w:val="single"/>
        </w:rPr>
        <w:t>) – Example #4B</w:t>
      </w:r>
    </w:p>
    <w:p w14:paraId="16B35E69" w14:textId="77777777" w:rsidR="00CE47FC" w:rsidRPr="00CE47FC" w:rsidRDefault="00CE47FC" w:rsidP="00CE47FC">
      <w:pPr>
        <w:spacing w:after="0"/>
        <w:rPr>
          <w:rFonts w:ascii="Arial" w:hAnsi="Arial" w:cs="Arial"/>
          <w:sz w:val="20"/>
          <w:szCs w:val="20"/>
        </w:rPr>
      </w:pPr>
    </w:p>
    <w:p w14:paraId="16B35E6A" w14:textId="77777777" w:rsidR="00CE47FC" w:rsidRPr="00CE47FC" w:rsidRDefault="00CE47FC" w:rsidP="00CE47FC">
      <w:pPr>
        <w:spacing w:after="0"/>
        <w:rPr>
          <w:rFonts w:ascii="Arial" w:hAnsi="Arial" w:cs="Arial"/>
          <w:sz w:val="20"/>
          <w:szCs w:val="20"/>
        </w:rPr>
      </w:pPr>
    </w:p>
    <w:p w14:paraId="16B35E6B" w14:textId="66EEA586"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223488" behindDoc="0" locked="0" layoutInCell="1" allowOverlap="1" wp14:anchorId="16B362B2" wp14:editId="073A6984">
                <wp:simplePos x="0" y="0"/>
                <wp:positionH relativeFrom="column">
                  <wp:posOffset>1038225</wp:posOffset>
                </wp:positionH>
                <wp:positionV relativeFrom="paragraph">
                  <wp:posOffset>40005</wp:posOffset>
                </wp:positionV>
                <wp:extent cx="400050" cy="228600"/>
                <wp:effectExtent l="9525" t="11430" r="9525" b="7620"/>
                <wp:wrapNone/>
                <wp:docPr id="112"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DF"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3" o:spid="_x0000_s1187" style="position:absolute;margin-left:81.75pt;margin-top:3.15pt;width:31.5pt;height:18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">
                <v:textbox>
                  <w:txbxContent>
                    <w:p w14:paraId="16B363DF"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2222464" behindDoc="0" locked="0" layoutInCell="1" allowOverlap="1" wp14:anchorId="16B362B3" wp14:editId="4D1FE73E">
                <wp:simplePos x="0" y="0"/>
                <wp:positionH relativeFrom="column">
                  <wp:posOffset>575945</wp:posOffset>
                </wp:positionH>
                <wp:positionV relativeFrom="paragraph">
                  <wp:posOffset>40005</wp:posOffset>
                </wp:positionV>
                <wp:extent cx="400050" cy="228600"/>
                <wp:effectExtent l="13970" t="11430" r="5080" b="7620"/>
                <wp:wrapNone/>
                <wp:docPr id="111"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0"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2" o:spid="_x0000_s1188" style="position:absolute;margin-left:45.35pt;margin-top:3.15pt;width:31.5pt;height:18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">
                <v:textbox>
                  <w:txbxContent>
                    <w:p w14:paraId="16B363E0"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v:textbox>
              </v:rect>
            </w:pict>
          </mc:Fallback>
        </mc:AlternateContent>
      </w:r>
    </w:p>
    <w:p w14:paraId="16B35E6C" w14:textId="1063E6CA"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226560" behindDoc="0" locked="0" layoutInCell="1" allowOverlap="1" wp14:anchorId="16B362B4" wp14:editId="42389975">
                <wp:simplePos x="0" y="0"/>
                <wp:positionH relativeFrom="column">
                  <wp:posOffset>1167765</wp:posOffset>
                </wp:positionH>
                <wp:positionV relativeFrom="paragraph">
                  <wp:posOffset>125095</wp:posOffset>
                </wp:positionV>
                <wp:extent cx="0" cy="161925"/>
                <wp:effectExtent l="53340" t="10795" r="60960" b="17780"/>
                <wp:wrapNone/>
                <wp:docPr id="110" name="AutoShap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6" o:spid="_x0000_s1026" type="#_x0000_t32" style="position:absolute;margin-left:91.95pt;margin-top:9.85pt;width:0;height:12.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2224512" behindDoc="0" locked="0" layoutInCell="1" allowOverlap="1" wp14:anchorId="16B362B5" wp14:editId="31E0CFB7">
                <wp:simplePos x="0" y="0"/>
                <wp:positionH relativeFrom="column">
                  <wp:posOffset>847725</wp:posOffset>
                </wp:positionH>
                <wp:positionV relativeFrom="paragraph">
                  <wp:posOffset>125095</wp:posOffset>
                </wp:positionV>
                <wp:extent cx="0" cy="161925"/>
                <wp:effectExtent l="57150" t="10795" r="57150" b="17780"/>
                <wp:wrapNone/>
                <wp:docPr id="109" name="Auto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4" o:spid="_x0000_s1026" type="#_x0000_t32" style="position:absolute;margin-left:66.75pt;margin-top:9.85pt;width:0;height:12.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0+MwIAAGA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">
                <v:stroke endarrow="block"/>
              </v:shape>
            </w:pict>
          </mc:Fallback>
        </mc:AlternateContent>
      </w:r>
    </w:p>
    <w:p w14:paraId="16B35E6D" w14:textId="77777777" w:rsidR="00CE47FC" w:rsidRPr="00CE47FC" w:rsidRDefault="00CE47FC" w:rsidP="00CE47FC">
      <w:pPr>
        <w:spacing w:after="0"/>
        <w:rPr>
          <w:rFonts w:ascii="Arial" w:hAnsi="Arial" w:cs="Arial"/>
          <w:sz w:val="20"/>
          <w:szCs w:val="20"/>
        </w:rPr>
      </w:pPr>
      <w:r>
        <w:tab/>
      </w:r>
    </w:p>
    <w:p w14:paraId="16B35E6E" w14:textId="3686525B" w:rsidR="00CE47FC" w:rsidRPr="00332C7C" w:rsidRDefault="009F4FEB" w:rsidP="00332C7C">
      <w:pPr>
        <w:spacing w:after="0" w:line="240" w:lineRule="auto"/>
        <w:rPr>
          <w:rFonts w:ascii="Courier New" w:hAnsi="Courier New" w:cs="Courier New"/>
        </w:rPr>
      </w:pPr>
      <w:r>
        <w:rPr>
          <w:rFonts w:ascii="Courier New" w:hAnsi="Courier New" w:cs="Courier New"/>
          <w:noProof/>
        </w:rPr>
        <mc:AlternateContent>
          <mc:Choice Requires="wps">
            <w:drawing>
              <wp:anchor distT="0" distB="0" distL="114300" distR="114300" simplePos="0" relativeHeight="252227584" behindDoc="0" locked="0" layoutInCell="1" allowOverlap="1" wp14:anchorId="16B362B6" wp14:editId="7279678C">
                <wp:simplePos x="0" y="0"/>
                <wp:positionH relativeFrom="column">
                  <wp:posOffset>1438275</wp:posOffset>
                </wp:positionH>
                <wp:positionV relativeFrom="paragraph">
                  <wp:posOffset>142240</wp:posOffset>
                </wp:positionV>
                <wp:extent cx="0" cy="152400"/>
                <wp:effectExtent l="57150" t="18415" r="57150" b="10160"/>
                <wp:wrapNone/>
                <wp:docPr id="108" name="AutoShap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7" o:spid="_x0000_s1026" type="#_x0000_t32" style="position:absolute;margin-left:113.25pt;margin-top:11.2pt;width:0;height:12pt;flip:y;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mKPAIAAGoEAAAOAAAAZHJzL2Uyb0RvYy54bWysVMGO2yAQvVfqPyDuie3UyS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">
                <v:stroke endarrow="block"/>
              </v:shape>
            </w:pict>
          </mc:Fallback>
        </mc:AlternateContent>
      </w:r>
      <w:r>
        <w:rPr>
          <w:rFonts w:ascii="Courier New" w:hAnsi="Courier New" w:cs="Courier New"/>
          <w:noProof/>
        </w:rPr>
        <mc:AlternateContent>
          <mc:Choice Requires="wps">
            <w:drawing>
              <wp:anchor distT="0" distB="0" distL="114300" distR="114300" simplePos="0" relativeHeight="252225536" behindDoc="0" locked="0" layoutInCell="1" allowOverlap="1" wp14:anchorId="16B362B7" wp14:editId="2326321D">
                <wp:simplePos x="0" y="0"/>
                <wp:positionH relativeFrom="column">
                  <wp:posOffset>943610</wp:posOffset>
                </wp:positionH>
                <wp:positionV relativeFrom="paragraph">
                  <wp:posOffset>142240</wp:posOffset>
                </wp:positionV>
                <wp:extent cx="0" cy="152400"/>
                <wp:effectExtent l="57785" t="18415" r="56515" b="10160"/>
                <wp:wrapNone/>
                <wp:docPr id="107" name="Auto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5" o:spid="_x0000_s1026" type="#_x0000_t32" style="position:absolute;margin-left:74.3pt;margin-top:11.2pt;width:0;height:12pt;flip:y;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qPAIAAGoEAAAOAAAAZHJzL2Uyb0RvYy54bWysVMGO2yAQvVfqPyDuie3UyS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">
                <v:stroke endarrow="block"/>
              </v:shape>
            </w:pict>
          </mc:Fallback>
        </mc:AlternateContent>
      </w:r>
      <w:r w:rsidR="00CE47FC" w:rsidRPr="00332C7C">
        <w:rPr>
          <w:rFonts w:ascii="Courier New" w:hAnsi="Courier New" w:cs="Courier New"/>
        </w:rPr>
        <w:tab/>
        <w:t>&gt;</w:t>
      </w:r>
      <w:r w:rsidR="00CE47FC" w:rsidRPr="00332C7C">
        <w:rPr>
          <w:rFonts w:ascii="Courier New" w:hAnsi="Courier New" w:cs="Courier New"/>
          <w:szCs w:val="24"/>
        </w:rPr>
        <w:t>HOM</w:t>
      </w:r>
      <w:r w:rsidR="00CE47FC" w:rsidRPr="00332C7C">
        <w:rPr>
          <w:rFonts w:ascii="Courier New" w:hAnsi="Courier New" w:cs="Courier New"/>
          <w:b/>
          <w:color w:val="FF0000"/>
          <w:szCs w:val="24"/>
        </w:rPr>
        <w:t>1</w:t>
      </w:r>
      <w:r w:rsidR="00CE47FC" w:rsidRPr="00332C7C">
        <w:rPr>
          <w:rFonts w:ascii="Courier New" w:hAnsi="Courier New" w:cs="Courier New"/>
          <w:b/>
          <w:color w:val="00B0F0"/>
          <w:szCs w:val="24"/>
        </w:rPr>
        <w:t>O</w:t>
      </w:r>
      <w:r w:rsidR="00CE47FC" w:rsidRPr="00332C7C">
        <w:rPr>
          <w:rFonts w:ascii="Courier New" w:hAnsi="Courier New" w:cs="Courier New"/>
          <w:szCs w:val="24"/>
        </w:rPr>
        <w:t>/</w:t>
      </w:r>
      <w:r w:rsidR="00CE47FC" w:rsidRPr="00332C7C">
        <w:rPr>
          <w:rFonts w:ascii="Courier New" w:hAnsi="Courier New" w:cs="Courier New"/>
          <w:b/>
          <w:color w:val="00B050"/>
          <w:szCs w:val="24"/>
        </w:rPr>
        <w:t>EC</w:t>
      </w:r>
      <w:r w:rsidR="00CE47FC" w:rsidRPr="00332C7C">
        <w:rPr>
          <w:rFonts w:ascii="Courier New" w:hAnsi="Courier New" w:cs="Courier New"/>
          <w:szCs w:val="24"/>
        </w:rPr>
        <w:t>-</w:t>
      </w:r>
      <w:r w:rsidR="00CE47FC" w:rsidRPr="00332C7C">
        <w:rPr>
          <w:rFonts w:ascii="Courier New" w:hAnsi="Courier New" w:cs="Courier New"/>
          <w:b/>
          <w:color w:val="FF00FF"/>
          <w:szCs w:val="24"/>
        </w:rPr>
        <w:t>1</w:t>
      </w:r>
    </w:p>
    <w:p w14:paraId="16B35E6F" w14:textId="6BF345AB" w:rsidR="00CE47FC" w:rsidRPr="00CE47FC" w:rsidRDefault="009F4FEB" w:rsidP="00332C7C">
      <w:pPr>
        <w:spacing w:after="0"/>
        <w:rPr>
          <w:rFonts w:ascii="Arial" w:hAnsi="Arial" w:cs="Arial"/>
          <w:sz w:val="20"/>
          <w:szCs w:val="20"/>
        </w:rPr>
      </w:pPr>
      <w:r>
        <w:rPr>
          <w:noProof/>
        </w:rPr>
        <mc:AlternateContent>
          <mc:Choice Requires="wps">
            <w:drawing>
              <wp:anchor distT="0" distB="0" distL="114300" distR="114300" simplePos="0" relativeHeight="252220416" behindDoc="0" locked="0" layoutInCell="1" allowOverlap="1" wp14:anchorId="16B362B8" wp14:editId="62838E34">
                <wp:simplePos x="0" y="0"/>
                <wp:positionH relativeFrom="column">
                  <wp:posOffset>1214120</wp:posOffset>
                </wp:positionH>
                <wp:positionV relativeFrom="paragraph">
                  <wp:posOffset>121920</wp:posOffset>
                </wp:positionV>
                <wp:extent cx="400050" cy="228600"/>
                <wp:effectExtent l="13970" t="7620" r="5080" b="11430"/>
                <wp:wrapNone/>
                <wp:docPr id="106"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1"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0" o:spid="_x0000_s1189" style="position:absolute;margin-left:95.6pt;margin-top:9.6pt;width:31.5pt;height:1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">
                <v:textbox>
                  <w:txbxContent>
                    <w:p w14:paraId="16B363E1"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Pr>
          <w:noProof/>
        </w:rPr>
        <mc:AlternateContent>
          <mc:Choice Requires="wps">
            <w:drawing>
              <wp:anchor distT="0" distB="0" distL="114300" distR="114300" simplePos="0" relativeHeight="252221440" behindDoc="0" locked="0" layoutInCell="1" allowOverlap="1" wp14:anchorId="16B362B9" wp14:editId="021B4FF6">
                <wp:simplePos x="0" y="0"/>
                <wp:positionH relativeFrom="column">
                  <wp:posOffset>733425</wp:posOffset>
                </wp:positionH>
                <wp:positionV relativeFrom="paragraph">
                  <wp:posOffset>121920</wp:posOffset>
                </wp:positionV>
                <wp:extent cx="400050" cy="228600"/>
                <wp:effectExtent l="9525" t="7620" r="9525" b="11430"/>
                <wp:wrapNone/>
                <wp:docPr id="105" name="Rectangle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2"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1" o:spid="_x0000_s1190" style="position:absolute;margin-left:57.75pt;margin-top:9.6pt;width:31.5pt;height:18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">
                <v:textbox>
                  <w:txbxContent>
                    <w:p w14:paraId="16B363E2"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v:textbox>
              </v:rect>
            </w:pict>
          </mc:Fallback>
        </mc:AlternateContent>
      </w:r>
    </w:p>
    <w:p w14:paraId="16B35E70" w14:textId="77777777" w:rsidR="00CE47FC" w:rsidRPr="00CE47FC" w:rsidRDefault="00CE47FC" w:rsidP="00CE47FC">
      <w:pPr>
        <w:spacing w:after="0"/>
        <w:rPr>
          <w:rFonts w:ascii="Arial" w:hAnsi="Arial" w:cs="Arial"/>
          <w:sz w:val="20"/>
          <w:szCs w:val="20"/>
        </w:rPr>
      </w:pPr>
    </w:p>
    <w:p w14:paraId="16B35E71" w14:textId="77777777" w:rsidR="00CE47FC" w:rsidRPr="00CE47FC" w:rsidRDefault="00CE47FC" w:rsidP="00CE47FC">
      <w:pPr>
        <w:spacing w:after="0"/>
        <w:rPr>
          <w:rFonts w:ascii="Arial" w:hAnsi="Arial" w:cs="Arial"/>
          <w:sz w:val="20"/>
          <w:szCs w:val="20"/>
        </w:rPr>
      </w:pPr>
    </w:p>
    <w:p w14:paraId="16B35E72" w14:textId="77777777" w:rsidR="00CE47FC" w:rsidRPr="00CE47FC" w:rsidRDefault="00CE47FC" w:rsidP="00CE47FC">
      <w:pPr>
        <w:spacing w:after="0"/>
        <w:rPr>
          <w:rFonts w:ascii="Arial" w:hAnsi="Arial" w:cs="Arial"/>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CE47FC" w:rsidRPr="003271C0" w14:paraId="16B35E76" w14:textId="77777777" w:rsidTr="00EF1DEC">
        <w:tc>
          <w:tcPr>
            <w:tcW w:w="1008" w:type="dxa"/>
            <w:shd w:val="pct12" w:color="auto" w:fill="auto"/>
          </w:tcPr>
          <w:p w14:paraId="16B35E73" w14:textId="77777777" w:rsidR="00CE47FC" w:rsidRPr="003271C0" w:rsidRDefault="00CE47FC" w:rsidP="00EF1DEC">
            <w:pPr>
              <w:pStyle w:val="TableHeading"/>
            </w:pPr>
            <w:r w:rsidRPr="003271C0">
              <w:t>Marker</w:t>
            </w:r>
          </w:p>
        </w:tc>
        <w:tc>
          <w:tcPr>
            <w:tcW w:w="1260" w:type="dxa"/>
            <w:shd w:val="pct12" w:color="auto" w:fill="auto"/>
          </w:tcPr>
          <w:p w14:paraId="16B35E74" w14:textId="77777777" w:rsidR="00CE47FC" w:rsidRPr="003271C0" w:rsidRDefault="00CE47FC" w:rsidP="00EF1DEC">
            <w:pPr>
              <w:pStyle w:val="TableHeading"/>
            </w:pPr>
            <w:r w:rsidRPr="003271C0">
              <w:t>Dat</w:t>
            </w:r>
            <w:r>
              <w:t>a</w:t>
            </w:r>
            <w:r w:rsidRPr="003271C0">
              <w:t xml:space="preserve"> Field</w:t>
            </w:r>
          </w:p>
        </w:tc>
        <w:tc>
          <w:tcPr>
            <w:tcW w:w="4140" w:type="dxa"/>
            <w:shd w:val="pct12" w:color="auto" w:fill="auto"/>
          </w:tcPr>
          <w:p w14:paraId="16B35E75" w14:textId="77777777" w:rsidR="00CE47FC" w:rsidRPr="003271C0" w:rsidRDefault="00CE47FC" w:rsidP="00EF1DEC">
            <w:pPr>
              <w:pStyle w:val="TableHeading"/>
            </w:pPr>
            <w:r w:rsidRPr="003271C0">
              <w:t>Description</w:t>
            </w:r>
          </w:p>
        </w:tc>
      </w:tr>
      <w:tr w:rsidR="00CE47FC" w:rsidRPr="003271C0" w14:paraId="16B35E7A" w14:textId="77777777" w:rsidTr="00EF1DEC">
        <w:tc>
          <w:tcPr>
            <w:tcW w:w="1008" w:type="dxa"/>
          </w:tcPr>
          <w:p w14:paraId="16B35E77" w14:textId="77777777" w:rsidR="00CE47FC" w:rsidRPr="003271C0" w:rsidRDefault="00CE47FC" w:rsidP="00EF1DEC">
            <w:pPr>
              <w:pStyle w:val="TableText"/>
            </w:pPr>
          </w:p>
        </w:tc>
        <w:tc>
          <w:tcPr>
            <w:tcW w:w="1260" w:type="dxa"/>
          </w:tcPr>
          <w:p w14:paraId="16B35E78" w14:textId="77777777" w:rsidR="00CE47FC" w:rsidRPr="003271C0" w:rsidRDefault="00CE47FC" w:rsidP="00EF1DEC">
            <w:pPr>
              <w:pStyle w:val="TableText"/>
            </w:pPr>
            <w:r w:rsidRPr="003271C0">
              <w:t>H</w:t>
            </w:r>
            <w:r>
              <w:t>OM</w:t>
            </w:r>
          </w:p>
        </w:tc>
        <w:tc>
          <w:tcPr>
            <w:tcW w:w="4140" w:type="dxa"/>
          </w:tcPr>
          <w:p w14:paraId="16B35E79" w14:textId="77777777" w:rsidR="00CE47FC" w:rsidRPr="003271C0" w:rsidRDefault="00CE47FC" w:rsidP="00EF1DEC">
            <w:pPr>
              <w:pStyle w:val="TableText"/>
            </w:pPr>
            <w:r w:rsidRPr="003271C0">
              <w:t>Function Identifier</w:t>
            </w:r>
            <w:r>
              <w:t xml:space="preserve">  (Hotel Modify)</w:t>
            </w:r>
          </w:p>
        </w:tc>
      </w:tr>
      <w:tr w:rsidR="00CE47FC" w:rsidRPr="003271C0" w14:paraId="16B35E7E" w14:textId="77777777" w:rsidTr="00EF1DEC">
        <w:tc>
          <w:tcPr>
            <w:tcW w:w="1008" w:type="dxa"/>
          </w:tcPr>
          <w:p w14:paraId="16B35E7B" w14:textId="77777777" w:rsidR="00CE47FC" w:rsidRPr="00420D48" w:rsidRDefault="00CE47FC" w:rsidP="00EF1DEC">
            <w:pPr>
              <w:pStyle w:val="TableText"/>
              <w:jc w:val="center"/>
              <w:rPr>
                <w:b/>
              </w:rPr>
            </w:pPr>
            <w:r w:rsidRPr="00420D48">
              <w:rPr>
                <w:b/>
              </w:rPr>
              <w:t>A</w:t>
            </w:r>
          </w:p>
        </w:tc>
        <w:tc>
          <w:tcPr>
            <w:tcW w:w="1260" w:type="dxa"/>
          </w:tcPr>
          <w:p w14:paraId="16B35E7C" w14:textId="77777777" w:rsidR="00CE47FC" w:rsidRPr="008C20C1" w:rsidRDefault="00CE47FC" w:rsidP="00EF1DEC">
            <w:pPr>
              <w:pStyle w:val="TableText"/>
              <w:rPr>
                <w:b/>
                <w:color w:val="FF0000"/>
              </w:rPr>
            </w:pPr>
            <w:r w:rsidRPr="008C20C1">
              <w:rPr>
                <w:rFonts w:ascii="Courier New" w:hAnsi="Courier New" w:cs="Courier New"/>
                <w:b/>
                <w:color w:val="FF0000"/>
                <w:sz w:val="24"/>
                <w:szCs w:val="24"/>
              </w:rPr>
              <w:t>1</w:t>
            </w:r>
          </w:p>
        </w:tc>
        <w:tc>
          <w:tcPr>
            <w:tcW w:w="4140" w:type="dxa"/>
          </w:tcPr>
          <w:p w14:paraId="16B35E7D" w14:textId="77777777" w:rsidR="00CE47FC" w:rsidRPr="003271C0" w:rsidRDefault="00CE47FC" w:rsidP="00EF1DEC">
            <w:pPr>
              <w:pStyle w:val="TableText"/>
            </w:pPr>
            <w:r>
              <w:t>Segment Number</w:t>
            </w:r>
          </w:p>
        </w:tc>
      </w:tr>
      <w:tr w:rsidR="00CE47FC" w:rsidRPr="003271C0" w14:paraId="16B35E82" w14:textId="77777777" w:rsidTr="00EF1DEC">
        <w:tc>
          <w:tcPr>
            <w:tcW w:w="1008" w:type="dxa"/>
          </w:tcPr>
          <w:p w14:paraId="16B35E7F" w14:textId="77777777" w:rsidR="00CE47FC" w:rsidRDefault="00CE47FC" w:rsidP="00EF1DEC">
            <w:pPr>
              <w:pStyle w:val="TableText"/>
              <w:jc w:val="center"/>
              <w:rPr>
                <w:b/>
              </w:rPr>
            </w:pPr>
            <w:r>
              <w:rPr>
                <w:b/>
              </w:rPr>
              <w:t>B</w:t>
            </w:r>
          </w:p>
        </w:tc>
        <w:tc>
          <w:tcPr>
            <w:tcW w:w="1260" w:type="dxa"/>
          </w:tcPr>
          <w:p w14:paraId="16B35E80" w14:textId="77777777" w:rsidR="00CE47FC" w:rsidRPr="008C20C1" w:rsidRDefault="00CE47FC" w:rsidP="00EF1DEC">
            <w:pPr>
              <w:pStyle w:val="TableText"/>
              <w:rPr>
                <w:rFonts w:ascii="Courier New" w:hAnsi="Courier New" w:cs="Courier New"/>
                <w:b/>
                <w:color w:val="00B0F0"/>
                <w:sz w:val="24"/>
                <w:szCs w:val="24"/>
              </w:rPr>
            </w:pPr>
            <w:r>
              <w:rPr>
                <w:rFonts w:ascii="Courier New" w:hAnsi="Courier New" w:cs="Courier New"/>
                <w:b/>
                <w:color w:val="00B0F0"/>
                <w:sz w:val="24"/>
                <w:szCs w:val="24"/>
              </w:rPr>
              <w:t>O</w:t>
            </w:r>
          </w:p>
        </w:tc>
        <w:tc>
          <w:tcPr>
            <w:tcW w:w="4140" w:type="dxa"/>
          </w:tcPr>
          <w:p w14:paraId="16B35E81" w14:textId="77777777" w:rsidR="00CE47FC" w:rsidRDefault="00CE47FC" w:rsidP="00EF1DEC">
            <w:pPr>
              <w:pStyle w:val="TableText"/>
            </w:pPr>
            <w:r>
              <w:t>Indicates Optional Field Update</w:t>
            </w:r>
          </w:p>
        </w:tc>
      </w:tr>
      <w:tr w:rsidR="00CE47FC" w:rsidRPr="003271C0" w14:paraId="16B35E86" w14:textId="77777777" w:rsidTr="00EF1DEC">
        <w:tc>
          <w:tcPr>
            <w:tcW w:w="1008" w:type="dxa"/>
          </w:tcPr>
          <w:p w14:paraId="16B35E83" w14:textId="77777777" w:rsidR="00CE47FC" w:rsidRPr="00420D48" w:rsidRDefault="00CE47FC" w:rsidP="00EF1DEC">
            <w:pPr>
              <w:pStyle w:val="TableText"/>
              <w:jc w:val="center"/>
              <w:rPr>
                <w:b/>
              </w:rPr>
            </w:pPr>
          </w:p>
        </w:tc>
        <w:tc>
          <w:tcPr>
            <w:tcW w:w="1260" w:type="dxa"/>
          </w:tcPr>
          <w:p w14:paraId="16B35E84" w14:textId="77777777" w:rsidR="00CE47FC" w:rsidRPr="008C20C1" w:rsidRDefault="00CE47FC" w:rsidP="00EF1DEC">
            <w:pPr>
              <w:pStyle w:val="TableText"/>
            </w:pPr>
            <w:r w:rsidRPr="008C20C1">
              <w:rPr>
                <w:rFonts w:ascii="Courier New" w:hAnsi="Courier New" w:cs="Courier New"/>
                <w:sz w:val="24"/>
                <w:szCs w:val="24"/>
              </w:rPr>
              <w:t>/</w:t>
            </w:r>
          </w:p>
        </w:tc>
        <w:tc>
          <w:tcPr>
            <w:tcW w:w="4140" w:type="dxa"/>
          </w:tcPr>
          <w:p w14:paraId="16B35E85" w14:textId="77777777" w:rsidR="00CE47FC" w:rsidRPr="003271C0" w:rsidRDefault="00CE47FC" w:rsidP="00EF1DEC">
            <w:pPr>
              <w:pStyle w:val="TableText"/>
            </w:pPr>
            <w:r>
              <w:t>Format Data Separator</w:t>
            </w:r>
          </w:p>
        </w:tc>
      </w:tr>
      <w:tr w:rsidR="00CE47FC" w:rsidRPr="003271C0" w14:paraId="16B35E8A" w14:textId="77777777" w:rsidTr="00EF1DEC">
        <w:tc>
          <w:tcPr>
            <w:tcW w:w="1008" w:type="dxa"/>
          </w:tcPr>
          <w:p w14:paraId="16B35E87" w14:textId="77777777" w:rsidR="00CE47FC" w:rsidRPr="00420D48" w:rsidRDefault="00CE47FC" w:rsidP="00EF1DEC">
            <w:pPr>
              <w:pStyle w:val="TableText"/>
              <w:jc w:val="center"/>
              <w:rPr>
                <w:b/>
              </w:rPr>
            </w:pPr>
            <w:r>
              <w:rPr>
                <w:b/>
              </w:rPr>
              <w:t>C</w:t>
            </w:r>
          </w:p>
        </w:tc>
        <w:tc>
          <w:tcPr>
            <w:tcW w:w="1260" w:type="dxa"/>
          </w:tcPr>
          <w:p w14:paraId="16B35E88" w14:textId="77777777" w:rsidR="00CE47FC" w:rsidRPr="008C20C1" w:rsidRDefault="00CE47FC" w:rsidP="00EF1DEC">
            <w:pPr>
              <w:pStyle w:val="TableText"/>
              <w:rPr>
                <w:b/>
                <w:color w:val="00B050"/>
              </w:rPr>
            </w:pPr>
            <w:r>
              <w:rPr>
                <w:rFonts w:ascii="Courier New" w:hAnsi="Courier New" w:cs="Courier New"/>
                <w:b/>
                <w:color w:val="00B050"/>
                <w:sz w:val="24"/>
                <w:szCs w:val="24"/>
              </w:rPr>
              <w:t>EC</w:t>
            </w:r>
          </w:p>
        </w:tc>
        <w:tc>
          <w:tcPr>
            <w:tcW w:w="4140" w:type="dxa"/>
          </w:tcPr>
          <w:p w14:paraId="16B35E89" w14:textId="77777777" w:rsidR="00CE47FC" w:rsidRPr="003271C0" w:rsidRDefault="00CE47FC" w:rsidP="00EF1DEC">
            <w:pPr>
              <w:pStyle w:val="TableText"/>
            </w:pPr>
            <w:r>
              <w:t>Extra Child Indicator</w:t>
            </w:r>
          </w:p>
        </w:tc>
      </w:tr>
      <w:tr w:rsidR="00CE47FC" w:rsidRPr="003271C0" w14:paraId="16B35E8E" w14:textId="77777777" w:rsidTr="00EF1DEC">
        <w:tc>
          <w:tcPr>
            <w:tcW w:w="1008" w:type="dxa"/>
          </w:tcPr>
          <w:p w14:paraId="16B35E8B" w14:textId="77777777" w:rsidR="00CE47FC" w:rsidRPr="00420D48" w:rsidRDefault="00CE47FC" w:rsidP="00EF1DEC">
            <w:pPr>
              <w:pStyle w:val="TableText"/>
              <w:jc w:val="center"/>
              <w:rPr>
                <w:b/>
              </w:rPr>
            </w:pPr>
          </w:p>
        </w:tc>
        <w:tc>
          <w:tcPr>
            <w:tcW w:w="1260" w:type="dxa"/>
          </w:tcPr>
          <w:p w14:paraId="16B35E8C" w14:textId="77777777" w:rsidR="00CE47FC" w:rsidRPr="008C20C1" w:rsidRDefault="00CE47FC" w:rsidP="00EF1DEC">
            <w:pPr>
              <w:pStyle w:val="TableText"/>
              <w:rPr>
                <w:rFonts w:ascii="Courier New" w:hAnsi="Courier New" w:cs="Courier New"/>
                <w:sz w:val="24"/>
                <w:szCs w:val="24"/>
              </w:rPr>
            </w:pPr>
            <w:r w:rsidRPr="008C20C1">
              <w:rPr>
                <w:rFonts w:ascii="Courier New" w:hAnsi="Courier New" w:cs="Courier New"/>
                <w:sz w:val="24"/>
                <w:szCs w:val="24"/>
              </w:rPr>
              <w:t>-</w:t>
            </w:r>
          </w:p>
        </w:tc>
        <w:tc>
          <w:tcPr>
            <w:tcW w:w="4140" w:type="dxa"/>
          </w:tcPr>
          <w:p w14:paraId="16B35E8D" w14:textId="77777777" w:rsidR="00CE47FC" w:rsidRDefault="00CE47FC" w:rsidP="00EF1DEC">
            <w:pPr>
              <w:pStyle w:val="TableText"/>
            </w:pPr>
            <w:r>
              <w:t>Format Data Separator</w:t>
            </w:r>
          </w:p>
        </w:tc>
      </w:tr>
      <w:tr w:rsidR="00CE47FC" w:rsidRPr="003271C0" w14:paraId="16B35E92" w14:textId="77777777" w:rsidTr="00EF1DEC">
        <w:tc>
          <w:tcPr>
            <w:tcW w:w="1008" w:type="dxa"/>
          </w:tcPr>
          <w:p w14:paraId="16B35E8F" w14:textId="77777777" w:rsidR="00CE47FC" w:rsidRPr="00420D48" w:rsidRDefault="00CE47FC" w:rsidP="00EF1DEC">
            <w:pPr>
              <w:pStyle w:val="TableText"/>
              <w:jc w:val="center"/>
              <w:rPr>
                <w:b/>
              </w:rPr>
            </w:pPr>
            <w:r>
              <w:rPr>
                <w:b/>
              </w:rPr>
              <w:t>D</w:t>
            </w:r>
          </w:p>
        </w:tc>
        <w:tc>
          <w:tcPr>
            <w:tcW w:w="1260" w:type="dxa"/>
          </w:tcPr>
          <w:p w14:paraId="16B35E90" w14:textId="77777777" w:rsidR="00CE47FC" w:rsidRPr="008C20C1" w:rsidRDefault="00CE47FC" w:rsidP="00EF1DEC">
            <w:pPr>
              <w:pStyle w:val="TableText"/>
              <w:rPr>
                <w:b/>
                <w:color w:val="FF00FF"/>
              </w:rPr>
            </w:pPr>
            <w:r>
              <w:rPr>
                <w:rFonts w:ascii="Courier New" w:hAnsi="Courier New" w:cs="Courier New"/>
                <w:b/>
                <w:color w:val="FF00FF"/>
                <w:sz w:val="24"/>
                <w:szCs w:val="24"/>
              </w:rPr>
              <w:t>1</w:t>
            </w:r>
          </w:p>
        </w:tc>
        <w:tc>
          <w:tcPr>
            <w:tcW w:w="4140" w:type="dxa"/>
          </w:tcPr>
          <w:p w14:paraId="16B35E91" w14:textId="77777777" w:rsidR="00CE47FC" w:rsidRPr="003271C0" w:rsidRDefault="00CE47FC" w:rsidP="00EF1DEC">
            <w:pPr>
              <w:pStyle w:val="TableText"/>
            </w:pPr>
            <w:r>
              <w:t>Number of Children</w:t>
            </w:r>
          </w:p>
        </w:tc>
      </w:tr>
    </w:tbl>
    <w:p w14:paraId="16B35E93" w14:textId="77777777" w:rsidR="00CE47FC" w:rsidRPr="00CE47FC" w:rsidRDefault="00CE47FC" w:rsidP="00CE47FC">
      <w:pPr>
        <w:spacing w:after="0"/>
        <w:rPr>
          <w:rFonts w:ascii="Arial" w:hAnsi="Arial" w:cs="Arial"/>
          <w:sz w:val="20"/>
          <w:szCs w:val="20"/>
        </w:rPr>
      </w:pPr>
    </w:p>
    <w:p w14:paraId="16B35E94" w14:textId="77777777" w:rsidR="00CE47FC" w:rsidRPr="00B84199" w:rsidRDefault="00CE47FC" w:rsidP="00B84199">
      <w:pPr>
        <w:pStyle w:val="TableText"/>
        <w:pageBreakBefore/>
        <w:spacing w:before="120" w:after="120"/>
        <w:rPr>
          <w:b/>
          <w:sz w:val="20"/>
          <w:szCs w:val="20"/>
          <w:u w:val="single"/>
        </w:rPr>
      </w:pPr>
      <w:r w:rsidRPr="00B84199">
        <w:rPr>
          <w:b/>
          <w:sz w:val="20"/>
          <w:szCs w:val="20"/>
          <w:u w:val="single"/>
        </w:rPr>
        <w:t xml:space="preserve">Modify XML Request Message – </w:t>
      </w:r>
      <w:r w:rsidR="00E73C79">
        <w:rPr>
          <w:b/>
          <w:sz w:val="20"/>
          <w:szCs w:val="20"/>
          <w:u w:val="single"/>
        </w:rPr>
        <w:t>Example #4B</w:t>
      </w:r>
    </w:p>
    <w:p w14:paraId="16B35E95"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soap:Envelope</w:t>
      </w:r>
      <w:r w:rsidRPr="009C4937">
        <w:rPr>
          <w:rFonts w:ascii="Arial" w:hAnsi="Arial" w:cs="Arial"/>
          <w:color w:val="FF0000"/>
          <w:sz w:val="16"/>
          <w:szCs w:val="16"/>
        </w:rPr>
        <w:t xml:space="preserve"> xmlns:soap</w:t>
      </w:r>
      <w:r w:rsidRPr="009C4937">
        <w:rPr>
          <w:rFonts w:ascii="Arial" w:hAnsi="Arial" w:cs="Arial"/>
          <w:color w:val="0000FF"/>
          <w:sz w:val="16"/>
          <w:szCs w:val="16"/>
        </w:rPr>
        <w:t>="</w:t>
      </w:r>
      <w:r w:rsidRPr="009C4937">
        <w:rPr>
          <w:rFonts w:ascii="Arial" w:hAnsi="Arial" w:cs="Arial"/>
          <w:color w:val="000000"/>
          <w:sz w:val="16"/>
          <w:szCs w:val="16"/>
        </w:rPr>
        <w:t>http://schemas.xmlsoap.org/soap/envelope/</w:t>
      </w:r>
      <w:r w:rsidRPr="009C4937">
        <w:rPr>
          <w:rFonts w:ascii="Arial" w:hAnsi="Arial" w:cs="Arial"/>
          <w:color w:val="0000FF"/>
          <w:sz w:val="16"/>
          <w:szCs w:val="16"/>
        </w:rPr>
        <w:t>"&gt;</w:t>
      </w:r>
    </w:p>
    <w:p w14:paraId="16B35E96"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soap:Header</w:t>
      </w:r>
      <w:r w:rsidRPr="009C4937">
        <w:rPr>
          <w:rFonts w:ascii="Arial" w:hAnsi="Arial" w:cs="Arial"/>
          <w:color w:val="0000FF"/>
          <w:sz w:val="16"/>
          <w:szCs w:val="16"/>
        </w:rPr>
        <w:t>&gt;</w:t>
      </w:r>
    </w:p>
    <w:p w14:paraId="16B35E97"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authentication</w:t>
      </w:r>
      <w:r w:rsidRPr="009C4937">
        <w:rPr>
          <w:rFonts w:ascii="Arial" w:hAnsi="Arial" w:cs="Arial"/>
          <w:color w:val="FF0000"/>
          <w:sz w:val="16"/>
          <w:szCs w:val="16"/>
        </w:rPr>
        <w:t xml:space="preserve"> xmlns:ns2</w:t>
      </w:r>
      <w:r w:rsidRPr="009C4937">
        <w:rPr>
          <w:rFonts w:ascii="Arial" w:hAnsi="Arial" w:cs="Arial"/>
          <w:color w:val="0000FF"/>
          <w:sz w:val="16"/>
          <w:szCs w:val="16"/>
        </w:rPr>
        <w:t>="</w:t>
      </w:r>
      <w:r w:rsidRPr="009C4937">
        <w:rPr>
          <w:rFonts w:ascii="Arial" w:hAnsi="Arial" w:cs="Arial"/>
          <w:color w:val="000000"/>
          <w:sz w:val="16"/>
          <w:szCs w:val="16"/>
        </w:rPr>
        <w:t>http://xmlota.wspan.com/webservice/</w:t>
      </w:r>
      <w:r w:rsidRPr="009C4937">
        <w:rPr>
          <w:rFonts w:ascii="Arial" w:hAnsi="Arial" w:cs="Arial"/>
          <w:color w:val="0000FF"/>
          <w:sz w:val="16"/>
          <w:szCs w:val="16"/>
        </w:rPr>
        <w:t>"</w:t>
      </w:r>
      <w:r w:rsidRPr="009C4937">
        <w:rPr>
          <w:rFonts w:ascii="Arial" w:hAnsi="Arial" w:cs="Arial"/>
          <w:color w:val="FF0000"/>
          <w:sz w:val="16"/>
          <w:szCs w:val="16"/>
        </w:rPr>
        <w:t xml:space="preserve"> xmlns</w:t>
      </w:r>
      <w:r w:rsidRPr="009C4937">
        <w:rPr>
          <w:rFonts w:ascii="Arial" w:hAnsi="Arial" w:cs="Arial"/>
          <w:color w:val="0000FF"/>
          <w:sz w:val="16"/>
          <w:szCs w:val="16"/>
        </w:rPr>
        <w:t>="</w:t>
      </w:r>
      <w:r w:rsidRPr="009C4937">
        <w:rPr>
          <w:rFonts w:ascii="Arial" w:hAnsi="Arial" w:cs="Arial"/>
          <w:color w:val="000000"/>
          <w:sz w:val="16"/>
          <w:szCs w:val="16"/>
        </w:rPr>
        <w:t>http://www.opentravel.org/OTA/2003/05</w:t>
      </w:r>
      <w:r w:rsidRPr="009C4937">
        <w:rPr>
          <w:rFonts w:ascii="Arial" w:hAnsi="Arial" w:cs="Arial"/>
          <w:color w:val="0000FF"/>
          <w:sz w:val="16"/>
          <w:szCs w:val="16"/>
        </w:rPr>
        <w:t>"&gt;</w:t>
      </w:r>
    </w:p>
    <w:p w14:paraId="16B35E98"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userid</w:t>
      </w:r>
      <w:r w:rsidRPr="009C4937">
        <w:rPr>
          <w:rFonts w:ascii="Arial" w:hAnsi="Arial" w:cs="Arial"/>
          <w:color w:val="0000FF"/>
          <w:sz w:val="16"/>
          <w:szCs w:val="16"/>
        </w:rPr>
        <w:t>&gt;</w:t>
      </w:r>
      <w:r w:rsidRPr="009C4937">
        <w:rPr>
          <w:rFonts w:ascii="Arial" w:hAnsi="Arial" w:cs="Arial"/>
          <w:color w:val="000000"/>
          <w:sz w:val="16"/>
          <w:szCs w:val="16"/>
        </w:rPr>
        <w:t>XXUserName</w:t>
      </w:r>
      <w:r w:rsidRPr="009C4937">
        <w:rPr>
          <w:rFonts w:ascii="Arial" w:hAnsi="Arial" w:cs="Arial"/>
          <w:color w:val="0000FF"/>
          <w:sz w:val="16"/>
          <w:szCs w:val="16"/>
        </w:rPr>
        <w:t>&lt;/</w:t>
      </w:r>
      <w:r w:rsidRPr="009C4937">
        <w:rPr>
          <w:rFonts w:ascii="Arial" w:hAnsi="Arial" w:cs="Arial"/>
          <w:color w:val="800000"/>
          <w:sz w:val="16"/>
          <w:szCs w:val="16"/>
        </w:rPr>
        <w:t>userid</w:t>
      </w:r>
      <w:r w:rsidRPr="009C4937">
        <w:rPr>
          <w:rFonts w:ascii="Arial" w:hAnsi="Arial" w:cs="Arial"/>
          <w:color w:val="0000FF"/>
          <w:sz w:val="16"/>
          <w:szCs w:val="16"/>
        </w:rPr>
        <w:t>&gt;</w:t>
      </w:r>
    </w:p>
    <w:p w14:paraId="16B35E99"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password</w:t>
      </w:r>
      <w:r w:rsidRPr="009C4937">
        <w:rPr>
          <w:rFonts w:ascii="Arial" w:hAnsi="Arial" w:cs="Arial"/>
          <w:color w:val="0000FF"/>
          <w:sz w:val="16"/>
          <w:szCs w:val="16"/>
        </w:rPr>
        <w:t>&gt;</w:t>
      </w:r>
      <w:r w:rsidRPr="009C4937">
        <w:rPr>
          <w:rFonts w:ascii="Arial" w:hAnsi="Arial" w:cs="Arial"/>
          <w:color w:val="000000"/>
          <w:sz w:val="16"/>
          <w:szCs w:val="16"/>
        </w:rPr>
        <w:t>XXPassword</w:t>
      </w:r>
      <w:r w:rsidRPr="009C4937">
        <w:rPr>
          <w:rFonts w:ascii="Arial" w:hAnsi="Arial" w:cs="Arial"/>
          <w:color w:val="0000FF"/>
          <w:sz w:val="16"/>
          <w:szCs w:val="16"/>
        </w:rPr>
        <w:t>&lt;/</w:t>
      </w:r>
      <w:r w:rsidRPr="009C4937">
        <w:rPr>
          <w:rFonts w:ascii="Arial" w:hAnsi="Arial" w:cs="Arial"/>
          <w:color w:val="800000"/>
          <w:sz w:val="16"/>
          <w:szCs w:val="16"/>
        </w:rPr>
        <w:t>password</w:t>
      </w:r>
      <w:r w:rsidRPr="009C4937">
        <w:rPr>
          <w:rFonts w:ascii="Arial" w:hAnsi="Arial" w:cs="Arial"/>
          <w:color w:val="0000FF"/>
          <w:sz w:val="16"/>
          <w:szCs w:val="16"/>
        </w:rPr>
        <w:t>&gt;</w:t>
      </w:r>
    </w:p>
    <w:p w14:paraId="16B35E9A"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payloadVersion</w:t>
      </w:r>
      <w:r w:rsidRPr="009C4937">
        <w:rPr>
          <w:rFonts w:ascii="Arial" w:hAnsi="Arial" w:cs="Arial"/>
          <w:color w:val="0000FF"/>
          <w:sz w:val="16"/>
          <w:szCs w:val="16"/>
        </w:rPr>
        <w:t>&gt;</w:t>
      </w:r>
      <w:r w:rsidR="00F53F5E">
        <w:rPr>
          <w:rFonts w:ascii="Arial" w:hAnsi="Arial" w:cs="Arial"/>
          <w:color w:val="000000"/>
          <w:sz w:val="16"/>
          <w:szCs w:val="16"/>
        </w:rPr>
        <w:t>2007B</w:t>
      </w:r>
      <w:r w:rsidRPr="009C4937">
        <w:rPr>
          <w:rFonts w:ascii="Arial" w:hAnsi="Arial" w:cs="Arial"/>
          <w:color w:val="0000FF"/>
          <w:sz w:val="16"/>
          <w:szCs w:val="16"/>
        </w:rPr>
        <w:t>&lt;/</w:t>
      </w:r>
      <w:r w:rsidRPr="009C4937">
        <w:rPr>
          <w:rFonts w:ascii="Arial" w:hAnsi="Arial" w:cs="Arial"/>
          <w:color w:val="800000"/>
          <w:sz w:val="16"/>
          <w:szCs w:val="16"/>
        </w:rPr>
        <w:t>payloadVersion</w:t>
      </w:r>
      <w:r w:rsidRPr="009C4937">
        <w:rPr>
          <w:rFonts w:ascii="Arial" w:hAnsi="Arial" w:cs="Arial"/>
          <w:color w:val="0000FF"/>
          <w:sz w:val="16"/>
          <w:szCs w:val="16"/>
        </w:rPr>
        <w:t>&gt;</w:t>
      </w:r>
    </w:p>
    <w:p w14:paraId="16B35E9B"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authentication</w:t>
      </w:r>
      <w:r w:rsidRPr="009C4937">
        <w:rPr>
          <w:rFonts w:ascii="Arial" w:hAnsi="Arial" w:cs="Arial"/>
          <w:color w:val="0000FF"/>
          <w:sz w:val="16"/>
          <w:szCs w:val="16"/>
        </w:rPr>
        <w:t>&gt;</w:t>
      </w:r>
    </w:p>
    <w:p w14:paraId="16B35E9C"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soap:Header</w:t>
      </w:r>
      <w:r w:rsidRPr="009C4937">
        <w:rPr>
          <w:rFonts w:ascii="Arial" w:hAnsi="Arial" w:cs="Arial"/>
          <w:color w:val="0000FF"/>
          <w:sz w:val="16"/>
          <w:szCs w:val="16"/>
        </w:rPr>
        <w:t>&gt;</w:t>
      </w:r>
    </w:p>
    <w:p w14:paraId="16B35E9D"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soap:Body</w:t>
      </w:r>
      <w:r w:rsidRPr="009C4937">
        <w:rPr>
          <w:rFonts w:ascii="Arial" w:hAnsi="Arial" w:cs="Arial"/>
          <w:color w:val="0000FF"/>
          <w:sz w:val="16"/>
          <w:szCs w:val="16"/>
        </w:rPr>
        <w:t>&gt;</w:t>
      </w:r>
    </w:p>
    <w:p w14:paraId="16B35E9E" w14:textId="77777777" w:rsidR="00152730" w:rsidRPr="00A222D5" w:rsidRDefault="00152730" w:rsidP="00152730">
      <w:pPr>
        <w:autoSpaceDE w:val="0"/>
        <w:autoSpaceDN w:val="0"/>
        <w:adjustRightInd w:val="0"/>
        <w:spacing w:after="0" w:line="240" w:lineRule="auto"/>
        <w:rPr>
          <w:rFonts w:ascii="Arial" w:hAnsi="Arial" w:cs="Arial"/>
          <w:color w:val="0000FF"/>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377AB7" w:rsidRPr="00A222D5">
        <w:rPr>
          <w:rFonts w:ascii="Arial" w:hAnsi="Arial" w:cs="Arial"/>
          <w:color w:val="800000"/>
          <w:sz w:val="16"/>
          <w:szCs w:val="16"/>
        </w:rPr>
        <w:t>Modify</w:t>
      </w:r>
      <w:r w:rsidRPr="00A222D5">
        <w:rPr>
          <w:rFonts w:ascii="Arial" w:hAnsi="Arial" w:cs="Arial"/>
          <w:color w:val="800000"/>
          <w:sz w:val="16"/>
          <w:szCs w:val="16"/>
        </w:rPr>
        <w:t>RQ</w:t>
      </w:r>
      <w:r w:rsidRPr="00A222D5">
        <w:rPr>
          <w:rFonts w:ascii="Arial" w:hAnsi="Arial" w:cs="Arial"/>
          <w:color w:val="FF0000"/>
          <w:sz w:val="16"/>
          <w:szCs w:val="16"/>
        </w:rPr>
        <w:t xml:space="preserve"> xmlns</w:t>
      </w:r>
      <w:r w:rsidRPr="00A222D5">
        <w:rPr>
          <w:rFonts w:ascii="Arial" w:hAnsi="Arial" w:cs="Arial"/>
          <w:color w:val="0000FF"/>
          <w:sz w:val="16"/>
          <w:szCs w:val="16"/>
        </w:rPr>
        <w:t>="</w:t>
      </w:r>
      <w:r w:rsidRPr="00A222D5">
        <w:rPr>
          <w:rFonts w:ascii="Arial" w:hAnsi="Arial" w:cs="Arial"/>
          <w:color w:val="000000"/>
          <w:sz w:val="16"/>
          <w:szCs w:val="16"/>
        </w:rPr>
        <w:t>http://www.opentravel.org/OTA/2003/05</w:t>
      </w:r>
      <w:r w:rsidRPr="00A222D5">
        <w:rPr>
          <w:rFonts w:ascii="Arial" w:hAnsi="Arial" w:cs="Arial"/>
          <w:color w:val="0000FF"/>
          <w:sz w:val="16"/>
          <w:szCs w:val="16"/>
        </w:rPr>
        <w:t>"</w:t>
      </w:r>
      <w:r w:rsidRPr="00A222D5">
        <w:rPr>
          <w:rFonts w:ascii="Arial" w:hAnsi="Arial" w:cs="Arial"/>
          <w:color w:val="FF0000"/>
          <w:sz w:val="16"/>
          <w:szCs w:val="16"/>
        </w:rPr>
        <w:t xml:space="preserve"> xmlns:ns2</w:t>
      </w:r>
      <w:r w:rsidRPr="00A222D5">
        <w:rPr>
          <w:rFonts w:ascii="Arial" w:hAnsi="Arial" w:cs="Arial"/>
          <w:color w:val="0000FF"/>
          <w:sz w:val="16"/>
          <w:szCs w:val="16"/>
        </w:rPr>
        <w:t>="</w:t>
      </w:r>
      <w:r w:rsidRPr="00A222D5">
        <w:rPr>
          <w:rFonts w:ascii="Arial" w:hAnsi="Arial" w:cs="Arial"/>
          <w:color w:val="000000"/>
          <w:sz w:val="16"/>
          <w:szCs w:val="16"/>
        </w:rPr>
        <w:t>http://xmlota.wspan.com/webservice/</w:t>
      </w:r>
      <w:r w:rsidRPr="00A222D5">
        <w:rPr>
          <w:rFonts w:ascii="Arial" w:hAnsi="Arial" w:cs="Arial"/>
          <w:color w:val="0000FF"/>
          <w:sz w:val="16"/>
          <w:szCs w:val="16"/>
        </w:rPr>
        <w:t>"</w:t>
      </w:r>
      <w:r w:rsidRPr="00A222D5">
        <w:rPr>
          <w:rFonts w:ascii="Arial" w:hAnsi="Arial" w:cs="Arial"/>
          <w:color w:val="FF0000"/>
          <w:sz w:val="16"/>
          <w:szCs w:val="16"/>
        </w:rPr>
        <w:t xml:space="preserve"> TransactionIdentifier</w:t>
      </w:r>
      <w:r w:rsidRPr="00A222D5">
        <w:rPr>
          <w:rFonts w:ascii="Arial" w:hAnsi="Arial" w:cs="Arial"/>
          <w:color w:val="0000FF"/>
          <w:sz w:val="16"/>
          <w:szCs w:val="16"/>
        </w:rPr>
        <w:t>="</w:t>
      </w:r>
      <w:r w:rsidR="00476154" w:rsidRPr="00A222D5">
        <w:rPr>
          <w:rFonts w:ascii="Arial" w:hAnsi="Arial" w:cs="Arial"/>
          <w:color w:val="000000"/>
          <w:sz w:val="16"/>
          <w:szCs w:val="16"/>
        </w:rPr>
        <w:t>F55934</w:t>
      </w:r>
      <w:r w:rsidR="00476154">
        <w:rPr>
          <w:rFonts w:ascii="Arial" w:hAnsi="Arial" w:cs="Arial"/>
          <w:color w:val="000000"/>
          <w:sz w:val="16"/>
          <w:szCs w:val="16"/>
        </w:rPr>
        <w:t>87421VMTLR4</w:t>
      </w:r>
      <w:r w:rsidRPr="00A222D5">
        <w:rPr>
          <w:rFonts w:ascii="Arial" w:hAnsi="Arial" w:cs="Arial"/>
          <w:color w:val="0000FF"/>
          <w:sz w:val="16"/>
          <w:szCs w:val="16"/>
        </w:rPr>
        <w:t>"</w:t>
      </w:r>
      <w:r w:rsidRPr="00A222D5">
        <w:rPr>
          <w:rFonts w:ascii="Arial" w:hAnsi="Arial" w:cs="Arial"/>
          <w:color w:val="FF0000"/>
          <w:sz w:val="16"/>
          <w:szCs w:val="16"/>
        </w:rPr>
        <w:t xml:space="preserve"> Version</w:t>
      </w:r>
      <w:r w:rsidRPr="00A222D5">
        <w:rPr>
          <w:rFonts w:ascii="Arial" w:hAnsi="Arial" w:cs="Arial"/>
          <w:color w:val="0000FF"/>
          <w:sz w:val="16"/>
          <w:szCs w:val="16"/>
        </w:rPr>
        <w:t>="</w:t>
      </w:r>
      <w:r w:rsidRPr="00A222D5">
        <w:rPr>
          <w:rFonts w:ascii="Arial" w:hAnsi="Arial" w:cs="Arial"/>
          <w:color w:val="000000"/>
          <w:sz w:val="16"/>
          <w:szCs w:val="16"/>
        </w:rPr>
        <w:t>1.0</w:t>
      </w:r>
      <w:r w:rsidRPr="00A222D5">
        <w:rPr>
          <w:rFonts w:ascii="Arial" w:hAnsi="Arial" w:cs="Arial"/>
          <w:color w:val="0000FF"/>
          <w:sz w:val="16"/>
          <w:szCs w:val="16"/>
        </w:rPr>
        <w:t>"</w:t>
      </w:r>
      <w:r w:rsidRPr="00A222D5">
        <w:rPr>
          <w:rFonts w:ascii="Arial" w:hAnsi="Arial" w:cs="Arial"/>
          <w:color w:val="FF0000"/>
          <w:sz w:val="16"/>
          <w:szCs w:val="16"/>
        </w:rPr>
        <w:t xml:space="preserve"> Target</w:t>
      </w:r>
      <w:r w:rsidRPr="00A222D5">
        <w:rPr>
          <w:rFonts w:ascii="Arial" w:hAnsi="Arial" w:cs="Arial"/>
          <w:color w:val="0000FF"/>
          <w:sz w:val="16"/>
          <w:szCs w:val="16"/>
        </w:rPr>
        <w:t>="</w:t>
      </w:r>
      <w:r w:rsidRPr="00A222D5">
        <w:rPr>
          <w:rFonts w:ascii="Arial" w:hAnsi="Arial" w:cs="Arial"/>
          <w:color w:val="000000"/>
          <w:sz w:val="16"/>
          <w:szCs w:val="16"/>
        </w:rPr>
        <w:t>Production</w:t>
      </w:r>
      <w:r w:rsidRPr="00A222D5">
        <w:rPr>
          <w:rFonts w:ascii="Arial" w:hAnsi="Arial" w:cs="Arial"/>
          <w:color w:val="0000FF"/>
          <w:sz w:val="16"/>
          <w:szCs w:val="16"/>
        </w:rPr>
        <w:t>"</w:t>
      </w:r>
      <w:r w:rsidRPr="00A222D5">
        <w:rPr>
          <w:rFonts w:ascii="Arial" w:hAnsi="Arial" w:cs="Arial"/>
          <w:color w:val="FF0000"/>
          <w:sz w:val="16"/>
          <w:szCs w:val="16"/>
        </w:rPr>
        <w:t xml:space="preserve"> EchoToken</w:t>
      </w:r>
      <w:r w:rsidRPr="00A222D5">
        <w:rPr>
          <w:rFonts w:ascii="Arial" w:hAnsi="Arial" w:cs="Arial"/>
          <w:color w:val="0000FF"/>
          <w:sz w:val="16"/>
          <w:szCs w:val="16"/>
        </w:rPr>
        <w:t>="</w:t>
      </w:r>
      <w:r w:rsidRPr="00A222D5">
        <w:rPr>
          <w:rFonts w:ascii="Arial" w:hAnsi="Arial" w:cs="Arial"/>
          <w:color w:val="000000"/>
          <w:sz w:val="16"/>
          <w:szCs w:val="16"/>
        </w:rPr>
        <w:t>CS@P1671259869661625-F55934</w:t>
      </w:r>
      <w:r w:rsidR="000107A8" w:rsidRPr="00A222D5">
        <w:rPr>
          <w:rFonts w:ascii="Arial" w:hAnsi="Arial" w:cs="Arial"/>
          <w:color w:val="000000"/>
          <w:sz w:val="16"/>
          <w:szCs w:val="16"/>
        </w:rPr>
        <w:t>XX</w:t>
      </w:r>
      <w:r w:rsidRPr="00A222D5">
        <w:rPr>
          <w:rFonts w:ascii="Arial" w:hAnsi="Arial" w:cs="Arial"/>
          <w:color w:val="000000"/>
          <w:sz w:val="16"/>
          <w:szCs w:val="16"/>
        </w:rPr>
        <w:t>P</w:t>
      </w:r>
      <w:r w:rsidRPr="00A222D5">
        <w:rPr>
          <w:rFonts w:ascii="Arial" w:hAnsi="Arial" w:cs="Arial"/>
          <w:color w:val="0000FF"/>
          <w:sz w:val="16"/>
          <w:szCs w:val="16"/>
        </w:rPr>
        <w:t>"</w:t>
      </w:r>
      <w:r w:rsidRPr="00A222D5">
        <w:rPr>
          <w:rFonts w:ascii="Arial" w:hAnsi="Arial" w:cs="Arial"/>
          <w:color w:val="FF0000"/>
          <w:sz w:val="16"/>
          <w:szCs w:val="16"/>
        </w:rPr>
        <w:t xml:space="preserve"> ResStatus</w:t>
      </w:r>
      <w:r w:rsidRPr="00A222D5">
        <w:rPr>
          <w:rFonts w:ascii="Arial" w:hAnsi="Arial" w:cs="Arial"/>
          <w:color w:val="0000FF"/>
          <w:sz w:val="16"/>
          <w:szCs w:val="16"/>
        </w:rPr>
        <w:t>="</w:t>
      </w:r>
      <w:r w:rsidRPr="00A222D5">
        <w:rPr>
          <w:rFonts w:ascii="Arial" w:hAnsi="Arial" w:cs="Arial"/>
          <w:color w:val="000000"/>
          <w:sz w:val="16"/>
          <w:szCs w:val="16"/>
        </w:rPr>
        <w:t>Modify</w:t>
      </w:r>
      <w:r w:rsidRPr="00A222D5">
        <w:rPr>
          <w:rFonts w:ascii="Arial" w:hAnsi="Arial" w:cs="Arial"/>
          <w:color w:val="0000FF"/>
          <w:sz w:val="16"/>
          <w:szCs w:val="16"/>
        </w:rPr>
        <w:t>"&gt;</w:t>
      </w:r>
    </w:p>
    <w:p w14:paraId="16B35E9F"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POS</w:t>
      </w:r>
      <w:r w:rsidRPr="00A222D5">
        <w:rPr>
          <w:rFonts w:ascii="Arial" w:hAnsi="Arial" w:cs="Arial"/>
          <w:color w:val="0000FF"/>
          <w:sz w:val="16"/>
          <w:szCs w:val="16"/>
        </w:rPr>
        <w:t>&gt;</w:t>
      </w:r>
    </w:p>
    <w:p w14:paraId="16B35EA0"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Source</w:t>
      </w:r>
      <w:r w:rsidRPr="00A222D5">
        <w:rPr>
          <w:rFonts w:ascii="Arial" w:hAnsi="Arial" w:cs="Arial"/>
          <w:color w:val="FF0000"/>
          <w:sz w:val="16"/>
          <w:szCs w:val="16"/>
        </w:rPr>
        <w:t xml:space="preserve"> AgentSine</w:t>
      </w:r>
      <w:r w:rsidRPr="00A222D5">
        <w:rPr>
          <w:rFonts w:ascii="Arial" w:hAnsi="Arial" w:cs="Arial"/>
          <w:color w:val="0000FF"/>
          <w:sz w:val="16"/>
          <w:szCs w:val="16"/>
        </w:rPr>
        <w:t>="</w:t>
      </w:r>
      <w:r w:rsidRPr="00A222D5">
        <w:rPr>
          <w:rFonts w:ascii="Arial" w:hAnsi="Arial" w:cs="Arial"/>
          <w:color w:val="000000"/>
          <w:sz w:val="16"/>
          <w:szCs w:val="16"/>
        </w:rPr>
        <w:t>UAE032750</w:t>
      </w:r>
      <w:r w:rsidRPr="00A222D5">
        <w:rPr>
          <w:rFonts w:ascii="Arial" w:hAnsi="Arial" w:cs="Arial"/>
          <w:color w:val="0000FF"/>
          <w:sz w:val="16"/>
          <w:szCs w:val="16"/>
        </w:rPr>
        <w:t>"</w:t>
      </w:r>
      <w:r w:rsidRPr="00A222D5">
        <w:rPr>
          <w:rFonts w:ascii="Arial" w:hAnsi="Arial" w:cs="Arial"/>
          <w:color w:val="FF0000"/>
          <w:sz w:val="16"/>
          <w:szCs w:val="16"/>
        </w:rPr>
        <w:t xml:space="preserve"> TerminalID</w:t>
      </w:r>
      <w:r w:rsidRPr="00A222D5">
        <w:rPr>
          <w:rFonts w:ascii="Arial" w:hAnsi="Arial" w:cs="Arial"/>
          <w:color w:val="0000FF"/>
          <w:sz w:val="16"/>
          <w:szCs w:val="16"/>
        </w:rPr>
        <w:t>="</w:t>
      </w:r>
      <w:r w:rsidRPr="00A222D5">
        <w:rPr>
          <w:rFonts w:ascii="Arial" w:hAnsi="Arial" w:cs="Arial"/>
          <w:color w:val="000000"/>
          <w:sz w:val="16"/>
          <w:szCs w:val="16"/>
        </w:rPr>
        <w:t>F55934</w:t>
      </w:r>
      <w:r w:rsidRPr="00A222D5">
        <w:rPr>
          <w:rFonts w:ascii="Arial" w:hAnsi="Arial" w:cs="Arial"/>
          <w:color w:val="0000FF"/>
          <w:sz w:val="16"/>
          <w:szCs w:val="16"/>
        </w:rPr>
        <w:t>"&gt;</w:t>
      </w:r>
    </w:p>
    <w:p w14:paraId="16B35EA1"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RequestorID</w:t>
      </w:r>
      <w:r w:rsidRPr="00A222D5">
        <w:rPr>
          <w:rFonts w:ascii="Arial" w:hAnsi="Arial" w:cs="Arial"/>
          <w:color w:val="FF0000"/>
          <w:sz w:val="16"/>
          <w:szCs w:val="16"/>
        </w:rPr>
        <w:t xml:space="preserve"> ID</w:t>
      </w:r>
      <w:r w:rsidRPr="00A222D5">
        <w:rPr>
          <w:rFonts w:ascii="Arial" w:hAnsi="Arial" w:cs="Arial"/>
          <w:color w:val="0000FF"/>
          <w:sz w:val="16"/>
          <w:szCs w:val="16"/>
        </w:rPr>
        <w:t>="</w:t>
      </w:r>
      <w:r w:rsidRPr="00A222D5">
        <w:rPr>
          <w:rFonts w:ascii="Arial" w:hAnsi="Arial" w:cs="Arial"/>
          <w:color w:val="000000"/>
          <w:sz w:val="16"/>
          <w:szCs w:val="16"/>
        </w:rPr>
        <w:t>14537482</w:t>
      </w:r>
      <w:r w:rsidRPr="00A222D5">
        <w:rPr>
          <w:rFonts w:ascii="Arial" w:hAnsi="Arial" w:cs="Arial"/>
          <w:color w:val="0000FF"/>
          <w:sz w:val="16"/>
          <w:szCs w:val="16"/>
        </w:rPr>
        <w:t>"</w:t>
      </w:r>
      <w:r w:rsidRPr="00A222D5">
        <w:rPr>
          <w:rFonts w:ascii="Arial" w:hAnsi="Arial" w:cs="Arial"/>
          <w:color w:val="FF0000"/>
          <w:sz w:val="16"/>
          <w:szCs w:val="16"/>
        </w:rPr>
        <w:t xml:space="preserve"> ID_Context</w:t>
      </w:r>
      <w:r w:rsidRPr="00A222D5">
        <w:rPr>
          <w:rFonts w:ascii="Arial" w:hAnsi="Arial" w:cs="Arial"/>
          <w:color w:val="0000FF"/>
          <w:sz w:val="16"/>
          <w:szCs w:val="16"/>
        </w:rPr>
        <w:t>="</w:t>
      </w:r>
      <w:r w:rsidRPr="00A222D5">
        <w:rPr>
          <w:rFonts w:ascii="Arial" w:hAnsi="Arial" w:cs="Arial"/>
          <w:color w:val="000000"/>
          <w:sz w:val="16"/>
          <w:szCs w:val="16"/>
        </w:rPr>
        <w:t>BSA</w:t>
      </w:r>
      <w:r w:rsidRPr="00A222D5">
        <w:rPr>
          <w:rFonts w:ascii="Arial" w:hAnsi="Arial" w:cs="Arial"/>
          <w:color w:val="0000FF"/>
          <w:sz w:val="16"/>
          <w:szCs w:val="16"/>
        </w:rPr>
        <w:t>"</w:t>
      </w:r>
      <w:r w:rsidRPr="00A222D5">
        <w:rPr>
          <w:rFonts w:ascii="Arial" w:hAnsi="Arial" w:cs="Arial"/>
          <w:color w:val="FF0000"/>
          <w:sz w:val="16"/>
          <w:szCs w:val="16"/>
        </w:rPr>
        <w:t xml:space="preserve"> Type</w:t>
      </w:r>
      <w:r w:rsidRPr="00A222D5">
        <w:rPr>
          <w:rFonts w:ascii="Arial" w:hAnsi="Arial" w:cs="Arial"/>
          <w:color w:val="0000FF"/>
          <w:sz w:val="16"/>
          <w:szCs w:val="16"/>
        </w:rPr>
        <w:t>="</w:t>
      </w:r>
      <w:r w:rsidRPr="00A222D5">
        <w:rPr>
          <w:rFonts w:ascii="Arial" w:hAnsi="Arial" w:cs="Arial"/>
          <w:color w:val="000000"/>
          <w:sz w:val="16"/>
          <w:szCs w:val="16"/>
        </w:rPr>
        <w:t>5</w:t>
      </w:r>
      <w:r w:rsidRPr="00A222D5">
        <w:rPr>
          <w:rFonts w:ascii="Arial" w:hAnsi="Arial" w:cs="Arial"/>
          <w:color w:val="0000FF"/>
          <w:sz w:val="16"/>
          <w:szCs w:val="16"/>
        </w:rPr>
        <w:t>"/&gt;</w:t>
      </w:r>
    </w:p>
    <w:p w14:paraId="16B35EA2"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BookingChannel</w:t>
      </w:r>
      <w:r w:rsidRPr="00A222D5">
        <w:rPr>
          <w:rFonts w:ascii="Arial" w:hAnsi="Arial" w:cs="Arial"/>
          <w:color w:val="FF0000"/>
          <w:sz w:val="16"/>
          <w:szCs w:val="16"/>
        </w:rPr>
        <w:t xml:space="preserve"> Type</w:t>
      </w:r>
      <w:r w:rsidRPr="00A222D5">
        <w:rPr>
          <w:rFonts w:ascii="Arial" w:hAnsi="Arial" w:cs="Arial"/>
          <w:color w:val="0000FF"/>
          <w:sz w:val="16"/>
          <w:szCs w:val="16"/>
        </w:rPr>
        <w:t>="</w:t>
      </w:r>
      <w:r w:rsidRPr="00A222D5">
        <w:rPr>
          <w:rFonts w:ascii="Arial" w:hAnsi="Arial" w:cs="Arial"/>
          <w:color w:val="000000"/>
          <w:sz w:val="16"/>
          <w:szCs w:val="16"/>
        </w:rPr>
        <w:t>1</w:t>
      </w:r>
      <w:r w:rsidRPr="00A222D5">
        <w:rPr>
          <w:rFonts w:ascii="Arial" w:hAnsi="Arial" w:cs="Arial"/>
          <w:color w:val="0000FF"/>
          <w:sz w:val="16"/>
          <w:szCs w:val="16"/>
        </w:rPr>
        <w:t>"&gt;</w:t>
      </w:r>
    </w:p>
    <w:p w14:paraId="16B35EA3"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CompanyName</w:t>
      </w:r>
      <w:r w:rsidRPr="00A222D5">
        <w:rPr>
          <w:rFonts w:ascii="Arial" w:hAnsi="Arial" w:cs="Arial"/>
          <w:color w:val="FF0000"/>
          <w:sz w:val="16"/>
          <w:szCs w:val="16"/>
        </w:rPr>
        <w:t xml:space="preserve"> Code</w:t>
      </w:r>
      <w:r w:rsidRPr="00A222D5">
        <w:rPr>
          <w:rFonts w:ascii="Arial" w:hAnsi="Arial" w:cs="Arial"/>
          <w:color w:val="0000FF"/>
          <w:sz w:val="16"/>
          <w:szCs w:val="16"/>
        </w:rPr>
        <w:t>="</w:t>
      </w:r>
      <w:r w:rsidRPr="00A222D5">
        <w:rPr>
          <w:rFonts w:ascii="Arial" w:hAnsi="Arial" w:cs="Arial"/>
          <w:color w:val="000000"/>
          <w:sz w:val="16"/>
          <w:szCs w:val="16"/>
        </w:rPr>
        <w:t>1V</w:t>
      </w:r>
      <w:r w:rsidRPr="00A222D5">
        <w:rPr>
          <w:rFonts w:ascii="Arial" w:hAnsi="Arial" w:cs="Arial"/>
          <w:color w:val="0000FF"/>
          <w:sz w:val="16"/>
          <w:szCs w:val="16"/>
        </w:rPr>
        <w:t>"/&gt;</w:t>
      </w:r>
    </w:p>
    <w:p w14:paraId="16B35EA4"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BookingChannel</w:t>
      </w:r>
      <w:r w:rsidRPr="00A222D5">
        <w:rPr>
          <w:rFonts w:ascii="Arial" w:hAnsi="Arial" w:cs="Arial"/>
          <w:color w:val="0000FF"/>
          <w:sz w:val="16"/>
          <w:szCs w:val="16"/>
        </w:rPr>
        <w:t>&gt;</w:t>
      </w:r>
    </w:p>
    <w:p w14:paraId="16B35EA5"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Source</w:t>
      </w:r>
      <w:r w:rsidRPr="00A222D5">
        <w:rPr>
          <w:rFonts w:ascii="Arial" w:hAnsi="Arial" w:cs="Arial"/>
          <w:color w:val="0000FF"/>
          <w:sz w:val="16"/>
          <w:szCs w:val="16"/>
        </w:rPr>
        <w:t>&gt;</w:t>
      </w:r>
    </w:p>
    <w:p w14:paraId="16B35EA6"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POS</w:t>
      </w:r>
      <w:r w:rsidRPr="00A222D5">
        <w:rPr>
          <w:rFonts w:ascii="Arial" w:hAnsi="Arial" w:cs="Arial"/>
          <w:color w:val="0000FF"/>
          <w:sz w:val="16"/>
          <w:szCs w:val="16"/>
        </w:rPr>
        <w:t>&gt;</w:t>
      </w:r>
    </w:p>
    <w:p w14:paraId="16B35EA7"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HotelResModifies</w:t>
      </w:r>
      <w:r w:rsidRPr="00A222D5">
        <w:rPr>
          <w:rFonts w:ascii="Arial" w:hAnsi="Arial" w:cs="Arial"/>
          <w:color w:val="0000FF"/>
          <w:sz w:val="16"/>
          <w:szCs w:val="16"/>
        </w:rPr>
        <w:t>&gt;</w:t>
      </w:r>
    </w:p>
    <w:p w14:paraId="16B35EA8"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HotelResModify</w:t>
      </w:r>
      <w:r w:rsidRPr="00A222D5">
        <w:rPr>
          <w:rFonts w:ascii="Arial" w:hAnsi="Arial" w:cs="Arial"/>
          <w:color w:val="0000FF"/>
          <w:sz w:val="16"/>
          <w:szCs w:val="16"/>
        </w:rPr>
        <w:t>&gt;</w:t>
      </w:r>
    </w:p>
    <w:p w14:paraId="16B35EA9"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RoomStays</w:t>
      </w:r>
      <w:r w:rsidRPr="00A222D5">
        <w:rPr>
          <w:rFonts w:ascii="Arial" w:hAnsi="Arial" w:cs="Arial"/>
          <w:color w:val="0000FF"/>
          <w:sz w:val="16"/>
          <w:szCs w:val="16"/>
        </w:rPr>
        <w:t>&gt;</w:t>
      </w:r>
    </w:p>
    <w:p w14:paraId="16B35EA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RoomStay</w:t>
      </w:r>
      <w:r w:rsidRPr="00332C7C">
        <w:rPr>
          <w:rFonts w:ascii="Arial" w:hAnsi="Arial" w:cs="Arial"/>
          <w:color w:val="0000FF"/>
          <w:sz w:val="16"/>
          <w:szCs w:val="16"/>
          <w:highlight w:val="white"/>
        </w:rPr>
        <w:t>&gt;</w:t>
      </w:r>
    </w:p>
    <w:p w14:paraId="16B35EA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RoomRates</w:t>
      </w:r>
      <w:r w:rsidRPr="00332C7C">
        <w:rPr>
          <w:rFonts w:ascii="Arial" w:hAnsi="Arial" w:cs="Arial"/>
          <w:color w:val="0000FF"/>
          <w:sz w:val="16"/>
          <w:szCs w:val="16"/>
          <w:highlight w:val="white"/>
        </w:rPr>
        <w:t>&gt;</w:t>
      </w:r>
    </w:p>
    <w:p w14:paraId="16B35EA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w:t>
      </w:r>
      <w:r w:rsidRPr="00332C7C">
        <w:rPr>
          <w:rFonts w:ascii="Arial" w:hAnsi="Arial" w:cs="Arial"/>
          <w:color w:val="FF0000"/>
          <w:sz w:val="16"/>
          <w:szCs w:val="16"/>
          <w:highlight w:val="white"/>
        </w:rPr>
        <w:t xml:space="preserve"> BookingCode</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A1QRA1</w:t>
      </w:r>
      <w:r w:rsidRPr="00332C7C">
        <w:rPr>
          <w:rFonts w:ascii="Arial" w:hAnsi="Arial" w:cs="Arial"/>
          <w:color w:val="0000FF"/>
          <w:sz w:val="16"/>
          <w:szCs w:val="16"/>
          <w:highlight w:val="white"/>
        </w:rPr>
        <w:t>"</w:t>
      </w:r>
      <w:r w:rsidRPr="00332C7C">
        <w:rPr>
          <w:rFonts w:ascii="Arial" w:hAnsi="Arial" w:cs="Arial"/>
          <w:color w:val="FF0000"/>
          <w:sz w:val="16"/>
          <w:szCs w:val="16"/>
          <w:highlight w:val="white"/>
        </w:rPr>
        <w:t xml:space="preserve"> NumberOfUnits</w:t>
      </w:r>
      <w:r w:rsidRPr="00332C7C">
        <w:rPr>
          <w:rFonts w:ascii="Arial" w:hAnsi="Arial" w:cs="Arial"/>
          <w:color w:val="0000FF"/>
          <w:sz w:val="16"/>
          <w:szCs w:val="16"/>
          <w:highlight w:val="white"/>
        </w:rPr>
        <w:t>="</w:t>
      </w:r>
      <w:r w:rsidRPr="00332C7C">
        <w:rPr>
          <w:rFonts w:ascii="Arial" w:hAnsi="Arial" w:cs="Arial"/>
          <w:color w:val="000000"/>
          <w:sz w:val="16"/>
          <w:szCs w:val="16"/>
          <w:highlight w:val="white"/>
        </w:rPr>
        <w:t>1</w:t>
      </w:r>
      <w:r w:rsidRPr="00332C7C">
        <w:rPr>
          <w:rFonts w:ascii="Arial" w:hAnsi="Arial" w:cs="Arial"/>
          <w:color w:val="0000FF"/>
          <w:sz w:val="16"/>
          <w:szCs w:val="16"/>
          <w:highlight w:val="white"/>
        </w:rPr>
        <w:t>"&gt;</w:t>
      </w:r>
    </w:p>
    <w:p w14:paraId="16B35EA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Rates</w:t>
      </w:r>
      <w:r w:rsidRPr="00332C7C">
        <w:rPr>
          <w:rFonts w:ascii="Arial" w:hAnsi="Arial" w:cs="Arial"/>
          <w:color w:val="0000FF"/>
          <w:sz w:val="16"/>
          <w:szCs w:val="16"/>
          <w:highlight w:val="white"/>
        </w:rPr>
        <w:t>&gt;</w:t>
      </w:r>
    </w:p>
    <w:p w14:paraId="16B35EA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w:t>
      </w:r>
      <w:r w:rsidRPr="00332C7C">
        <w:rPr>
          <w:rFonts w:ascii="Arial" w:hAnsi="Arial" w:cs="Arial"/>
          <w:color w:val="0000FF"/>
          <w:sz w:val="16"/>
          <w:szCs w:val="16"/>
          <w:highlight w:val="white"/>
        </w:rPr>
        <w:t>/&gt;</w:t>
      </w:r>
    </w:p>
    <w:p w14:paraId="16B35EA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Rates</w:t>
      </w:r>
      <w:r w:rsidRPr="00332C7C">
        <w:rPr>
          <w:rFonts w:ascii="Arial" w:hAnsi="Arial" w:cs="Arial"/>
          <w:color w:val="0000FF"/>
          <w:sz w:val="16"/>
          <w:szCs w:val="16"/>
          <w:highlight w:val="white"/>
        </w:rPr>
        <w:t>&gt;</w:t>
      </w:r>
    </w:p>
    <w:p w14:paraId="16B35EB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FF"/>
          <w:sz w:val="16"/>
          <w:szCs w:val="16"/>
          <w:highlight w:val="white"/>
        </w:rPr>
        <w:t>&lt;/</w:t>
      </w:r>
      <w:r w:rsidRPr="00332C7C">
        <w:rPr>
          <w:rFonts w:ascii="Arial" w:hAnsi="Arial" w:cs="Arial"/>
          <w:color w:val="800000"/>
          <w:sz w:val="16"/>
          <w:szCs w:val="16"/>
          <w:highlight w:val="white"/>
        </w:rPr>
        <w:t>RoomRate</w:t>
      </w:r>
      <w:r w:rsidRPr="00332C7C">
        <w:rPr>
          <w:rFonts w:ascii="Arial" w:hAnsi="Arial" w:cs="Arial"/>
          <w:color w:val="0000FF"/>
          <w:sz w:val="16"/>
          <w:szCs w:val="16"/>
          <w:highlight w:val="white"/>
        </w:rPr>
        <w:t>&gt;</w:t>
      </w:r>
    </w:p>
    <w:p w14:paraId="16B35EB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&lt;/RoomRates&gt;</w:t>
      </w:r>
    </w:p>
    <w:p w14:paraId="16B35EB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&lt;GuestCounts IsPerRoom="true"&gt;</w:t>
      </w:r>
    </w:p>
    <w:p w14:paraId="16B35EB3" w14:textId="3B8BA278" w:rsidR="00CE47FC" w:rsidRPr="00332C7C" w:rsidRDefault="009F4FEB" w:rsidP="00332C7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16"/>
          <w:szCs w:val="16"/>
        </w:rPr>
        <mc:AlternateContent>
          <mc:Choice Requires="wps">
            <w:drawing>
              <wp:anchor distT="0" distB="0" distL="114300" distR="114300" simplePos="0" relativeHeight="252289024" behindDoc="0" locked="0" layoutInCell="1" allowOverlap="1" wp14:anchorId="16B362BA" wp14:editId="38915C38">
                <wp:simplePos x="0" y="0"/>
                <wp:positionH relativeFrom="column">
                  <wp:posOffset>6862445</wp:posOffset>
                </wp:positionH>
                <wp:positionV relativeFrom="paragraph">
                  <wp:posOffset>109220</wp:posOffset>
                </wp:positionV>
                <wp:extent cx="400050" cy="228600"/>
                <wp:effectExtent l="13970" t="13970" r="5080" b="5080"/>
                <wp:wrapNone/>
                <wp:docPr id="104"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3"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7" o:spid="_x0000_s1191" style="position:absolute;margin-left:540.35pt;margin-top:8.6pt;width:31.5pt;height:18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">
                <v:textbox>
                  <w:txbxContent>
                    <w:p w14:paraId="16B363E3"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t>&lt;GuestCount AgeQualifyingCode="10" Count="2"/&gt;</w:t>
      </w:r>
    </w:p>
    <w:p w14:paraId="16B35EB4" w14:textId="63AF3375" w:rsidR="00CE47FC" w:rsidRPr="00332C7C" w:rsidRDefault="009F4FEB" w:rsidP="00332C7C">
      <w:pPr>
        <w:autoSpaceDE w:val="0"/>
        <w:autoSpaceDN w:val="0"/>
        <w:adjustRightInd w:val="0"/>
        <w:spacing w:after="0" w:line="240" w:lineRule="auto"/>
        <w:rPr>
          <w:rFonts w:ascii="Arial" w:hAnsi="Arial" w:cs="Arial"/>
          <w:color w:val="000000"/>
          <w:sz w:val="16"/>
          <w:szCs w:val="16"/>
        </w:rPr>
      </w:pPr>
      <w:r>
        <w:rPr>
          <w:rFonts w:ascii="Arial" w:hAnsi="Arial" w:cs="Arial"/>
          <w:noProof/>
          <w:sz w:val="16"/>
          <w:szCs w:val="16"/>
        </w:rPr>
        <mc:AlternateContent>
          <mc:Choice Requires="wps">
            <w:drawing>
              <wp:anchor distT="0" distB="0" distL="114300" distR="114300" simplePos="0" relativeHeight="252291072" behindDoc="0" locked="0" layoutInCell="1" allowOverlap="1" wp14:anchorId="16B362BB" wp14:editId="45B59F5B">
                <wp:simplePos x="0" y="0"/>
                <wp:positionH relativeFrom="column">
                  <wp:posOffset>6362700</wp:posOffset>
                </wp:positionH>
                <wp:positionV relativeFrom="paragraph">
                  <wp:posOffset>40005</wp:posOffset>
                </wp:positionV>
                <wp:extent cx="635" cy="123825"/>
                <wp:effectExtent l="9525" t="11430" r="8890" b="7620"/>
                <wp:wrapNone/>
                <wp:docPr id="103" name="Auto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9" o:spid="_x0000_s1026" type="#_x0000_t32" style="position:absolute;margin-left:501pt;margin-top:3.15pt;width:.05pt;height:9.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1LFIgIAAEA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"/>
            </w:pict>
          </mc:Fallback>
        </mc:AlternateContent>
      </w:r>
      <w:r>
        <w:rPr>
          <w:rFonts w:ascii="Arial" w:hAnsi="Arial" w:cs="Arial"/>
          <w:noProof/>
          <w:sz w:val="16"/>
          <w:szCs w:val="16"/>
        </w:rPr>
        <mc:AlternateContent>
          <mc:Choice Requires="wps">
            <w:drawing>
              <wp:anchor distT="0" distB="0" distL="114300" distR="114300" simplePos="0" relativeHeight="252292096" behindDoc="0" locked="0" layoutInCell="1" allowOverlap="1" wp14:anchorId="16B362BC" wp14:editId="03C4380F">
                <wp:simplePos x="0" y="0"/>
                <wp:positionH relativeFrom="column">
                  <wp:posOffset>5553075</wp:posOffset>
                </wp:positionH>
                <wp:positionV relativeFrom="paragraph">
                  <wp:posOffset>40005</wp:posOffset>
                </wp:positionV>
                <wp:extent cx="810260" cy="635"/>
                <wp:effectExtent l="19050" t="59055" r="8890" b="54610"/>
                <wp:wrapNone/>
                <wp:docPr id="102" name="AutoShap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0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0" o:spid="_x0000_s1026" type="#_x0000_t32" style="position:absolute;margin-left:437.25pt;margin-top:3.15pt;width:63.8pt;height:.05pt;flip:x;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90048" behindDoc="0" locked="0" layoutInCell="1" allowOverlap="1" wp14:anchorId="16B362BD" wp14:editId="10A432DC">
                <wp:simplePos x="0" y="0"/>
                <wp:positionH relativeFrom="column">
                  <wp:posOffset>6362700</wp:posOffset>
                </wp:positionH>
                <wp:positionV relativeFrom="paragraph">
                  <wp:posOffset>97155</wp:posOffset>
                </wp:positionV>
                <wp:extent cx="499745" cy="0"/>
                <wp:effectExtent l="9525" t="11430" r="5080" b="7620"/>
                <wp:wrapNone/>
                <wp:docPr id="101" name="Auto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8" o:spid="_x0000_s1026" type="#_x0000_t32" style="position:absolute;margin-left:501pt;margin-top:7.65pt;width:39.35pt;height:0;flip:x;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BjKAIAAEgEAAAOAAAAZHJzL2Uyb0RvYy54bWysVMGO2jAQvVfqP1i+QxIaW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"/>
            </w:pict>
          </mc:Fallback>
        </mc:AlternateContent>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highlight w:val="white"/>
        </w:rPr>
        <w:tab/>
      </w:r>
      <w:r w:rsidR="00CE47FC" w:rsidRPr="00332C7C">
        <w:rPr>
          <w:rFonts w:ascii="Arial" w:hAnsi="Arial" w:cs="Arial"/>
          <w:color w:val="000000"/>
          <w:sz w:val="16"/>
          <w:szCs w:val="16"/>
        </w:rPr>
        <w:t>&lt;GuestCount AgeQualifyingCode="8"/&gt;</w:t>
      </w:r>
    </w:p>
    <w:p w14:paraId="16B35EB5" w14:textId="2B853154" w:rsidR="00CE47FC" w:rsidRPr="00332C7C" w:rsidRDefault="009F4FEB" w:rsidP="00332C7C">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293120" behindDoc="0" locked="0" layoutInCell="1" allowOverlap="1" wp14:anchorId="16B362BE" wp14:editId="2290E3F0">
                <wp:simplePos x="0" y="0"/>
                <wp:positionH relativeFrom="column">
                  <wp:posOffset>6010275</wp:posOffset>
                </wp:positionH>
                <wp:positionV relativeFrom="paragraph">
                  <wp:posOffset>46990</wp:posOffset>
                </wp:positionV>
                <wp:extent cx="352425" cy="0"/>
                <wp:effectExtent l="19050" t="56515" r="9525" b="57785"/>
                <wp:wrapNone/>
                <wp:docPr id="100" name="Auto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1" o:spid="_x0000_s1026" type="#_x0000_t32" style="position:absolute;margin-left:473.25pt;margin-top:3.7pt;width:27.75pt;height:0;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">
                <v:stroke endarrow="block"/>
              </v:shape>
            </w:pict>
          </mc:Fallback>
        </mc:AlternateContent>
      </w:r>
      <w:r w:rsidR="00CE47FC" w:rsidRPr="00332C7C">
        <w:rPr>
          <w:rFonts w:ascii="Arial" w:hAnsi="Arial" w:cs="Arial"/>
          <w:color w:val="000000"/>
          <w:sz w:val="16"/>
          <w:szCs w:val="16"/>
        </w:rPr>
        <w:tab/>
      </w:r>
      <w:r w:rsidR="00CE47FC" w:rsidRPr="00332C7C">
        <w:rPr>
          <w:rFonts w:ascii="Arial" w:hAnsi="Arial" w:cs="Arial"/>
          <w:color w:val="000000"/>
          <w:sz w:val="16"/>
          <w:szCs w:val="16"/>
        </w:rPr>
        <w:tab/>
      </w:r>
      <w:r w:rsidR="00CE47FC" w:rsidRPr="00332C7C">
        <w:rPr>
          <w:rFonts w:ascii="Arial" w:hAnsi="Arial" w:cs="Arial"/>
          <w:color w:val="000000"/>
          <w:sz w:val="16"/>
          <w:szCs w:val="16"/>
        </w:rPr>
        <w:tab/>
      </w:r>
      <w:r w:rsidR="00CE47FC" w:rsidRPr="00332C7C">
        <w:rPr>
          <w:rFonts w:ascii="Arial" w:hAnsi="Arial" w:cs="Arial"/>
          <w:color w:val="000000"/>
          <w:sz w:val="16"/>
          <w:szCs w:val="16"/>
        </w:rPr>
        <w:tab/>
      </w:r>
      <w:r w:rsidR="00CE47FC" w:rsidRPr="00332C7C">
        <w:rPr>
          <w:rFonts w:ascii="Arial" w:hAnsi="Arial" w:cs="Arial"/>
          <w:color w:val="000000"/>
          <w:sz w:val="16"/>
          <w:szCs w:val="16"/>
        </w:rPr>
        <w:tab/>
      </w:r>
      <w:r w:rsidR="00CE47FC" w:rsidRPr="00332C7C">
        <w:rPr>
          <w:rFonts w:ascii="Arial" w:hAnsi="Arial" w:cs="Arial"/>
          <w:color w:val="000000"/>
          <w:sz w:val="16"/>
          <w:szCs w:val="16"/>
        </w:rPr>
        <w:tab/>
      </w:r>
      <w:r w:rsidR="00CE47FC" w:rsidRPr="00332C7C">
        <w:rPr>
          <w:rFonts w:ascii="Arial" w:hAnsi="Arial" w:cs="Arial"/>
          <w:color w:val="000000"/>
          <w:sz w:val="16"/>
          <w:szCs w:val="16"/>
        </w:rPr>
        <w:tab/>
      </w:r>
      <w:r w:rsidR="00CE47FC" w:rsidRPr="00332C7C">
        <w:rPr>
          <w:rFonts w:ascii="Arial" w:hAnsi="Arial" w:cs="Arial"/>
          <w:color w:val="000000"/>
          <w:sz w:val="16"/>
          <w:szCs w:val="16"/>
        </w:rPr>
        <w:tab/>
        <w:t>&lt;GuestCount AgeQualifyingCode="8" Count="1"/&gt;</w:t>
      </w:r>
    </w:p>
    <w:p w14:paraId="16B35EB6"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&lt;/GuestCounts&gt;</w:t>
      </w:r>
    </w:p>
    <w:p w14:paraId="16B35EB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&lt;TimeSpan End="2010-01-20" Start="2010-01-15"/&gt;</w:t>
      </w:r>
    </w:p>
    <w:p w14:paraId="16B35EB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&lt;BasicPropertyInfo ChainCode="XX" HotelCode="49251" HotelCodeContext="1V"/&gt;</w:t>
      </w:r>
    </w:p>
    <w:p w14:paraId="16B35EB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&lt;/RoomStay&gt;</w:t>
      </w:r>
    </w:p>
    <w:p w14:paraId="16B35EB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&lt;/RoomStays&gt;</w:t>
      </w:r>
    </w:p>
    <w:p w14:paraId="16B35EB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&lt;ResGuests&gt;</w:t>
      </w:r>
    </w:p>
    <w:p w14:paraId="16B35EB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 ResGuestRPH="1"&gt;</w:t>
      </w:r>
    </w:p>
    <w:p w14:paraId="16B35EBD"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&lt;Profiles&gt;</w:t>
      </w:r>
    </w:p>
    <w:p w14:paraId="16B35EB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&lt;ProfileInfo&gt;</w:t>
      </w:r>
    </w:p>
    <w:p w14:paraId="16B35EB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 ProfileType="1"&gt;</w:t>
      </w:r>
    </w:p>
    <w:p w14:paraId="16B35EC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&lt;Customer&gt;</w:t>
      </w:r>
    </w:p>
    <w:p w14:paraId="16B35EC1"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&lt;PersonName&gt;</w:t>
      </w:r>
    </w:p>
    <w:p w14:paraId="16B35EC2"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&lt;GivenName&gt;TEST&lt;/GivenName&gt;</w:t>
      </w:r>
    </w:p>
    <w:p w14:paraId="16B35EC3"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&lt;Surname&gt;APOLLO&lt;/Surname&gt;</w:t>
      </w:r>
    </w:p>
    <w:p w14:paraId="16B35EC4"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&lt;/PersonName&gt;</w:t>
      </w:r>
    </w:p>
    <w:p w14:paraId="16B35EC5"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&lt;/Customer&gt;</w:t>
      </w:r>
    </w:p>
    <w:p w14:paraId="16B35EC6"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&lt;/Profile&gt;</w:t>
      </w:r>
    </w:p>
    <w:p w14:paraId="16B35EC7"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&lt;/ProfileInfo&gt;</w:t>
      </w:r>
    </w:p>
    <w:p w14:paraId="16B35EC8"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&lt;/Profiles&gt;</w:t>
      </w:r>
    </w:p>
    <w:p w14:paraId="16B35EC9"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&lt;/ResGuest&gt;</w:t>
      </w:r>
    </w:p>
    <w:p w14:paraId="16B35ECA"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&lt;/ResGuests&gt;</w:t>
      </w:r>
    </w:p>
    <w:p w14:paraId="16B35ECB"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&lt;ResGlobalInfo&gt;</w:t>
      </w:r>
    </w:p>
    <w:p w14:paraId="16B35ECC"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&lt;HotelReservationIDs&gt;</w:t>
      </w:r>
    </w:p>
    <w:p w14:paraId="16B35ECD" w14:textId="77777777" w:rsidR="00D76899" w:rsidRPr="00F85194" w:rsidRDefault="00D76899" w:rsidP="00D76899">
      <w:pPr>
        <w:autoSpaceDE w:val="0"/>
        <w:autoSpaceDN w:val="0"/>
        <w:adjustRightInd w:val="0"/>
        <w:spacing w:after="0" w:line="240" w:lineRule="auto"/>
        <w:rPr>
          <w:rFonts w:ascii="Arial" w:hAnsi="Arial" w:cs="Arial"/>
          <w:color w:val="000000"/>
          <w:sz w:val="16"/>
          <w:szCs w:val="16"/>
        </w:rPr>
      </w:pP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17245A">
        <w:rPr>
          <w:rFonts w:ascii="Arial" w:hAnsi="Arial" w:cs="Arial"/>
          <w:color w:val="000000"/>
          <w:sz w:val="16"/>
          <w:szCs w:val="16"/>
          <w:highlight w:val="white"/>
        </w:rPr>
        <w:tab/>
      </w:r>
      <w:r w:rsidRPr="00F85194">
        <w:rPr>
          <w:rFonts w:ascii="Arial" w:hAnsi="Arial" w:cs="Arial"/>
          <w:color w:val="0000FF"/>
          <w:sz w:val="16"/>
          <w:szCs w:val="16"/>
        </w:rPr>
        <w:t>&lt;</w:t>
      </w:r>
      <w:r w:rsidRPr="00F85194">
        <w:rPr>
          <w:rFonts w:ascii="Arial" w:hAnsi="Arial" w:cs="Arial"/>
          <w:color w:val="800000"/>
          <w:sz w:val="16"/>
          <w:szCs w:val="16"/>
        </w:rPr>
        <w:t>HotelReservationID</w:t>
      </w:r>
      <w:r w:rsidRPr="00F85194">
        <w:rPr>
          <w:rFonts w:ascii="Arial" w:hAnsi="Arial" w:cs="Arial"/>
          <w:color w:val="FF0000"/>
          <w:sz w:val="16"/>
          <w:szCs w:val="16"/>
        </w:rPr>
        <w:t xml:space="preserve"> ResID_SourceContext</w:t>
      </w:r>
      <w:r w:rsidRPr="00F85194">
        <w:rPr>
          <w:rFonts w:ascii="Arial" w:hAnsi="Arial" w:cs="Arial"/>
          <w:color w:val="0000FF"/>
          <w:sz w:val="16"/>
          <w:szCs w:val="16"/>
        </w:rPr>
        <w:t>="</w:t>
      </w:r>
      <w:r w:rsidRPr="00F85194">
        <w:rPr>
          <w:rFonts w:ascii="Arial" w:hAnsi="Arial" w:cs="Arial"/>
          <w:color w:val="000000"/>
          <w:sz w:val="16"/>
          <w:szCs w:val="16"/>
        </w:rPr>
        <w:t>XX</w:t>
      </w:r>
      <w:r w:rsidRPr="00F85194">
        <w:rPr>
          <w:rFonts w:ascii="Arial" w:hAnsi="Arial" w:cs="Arial"/>
          <w:color w:val="0000FF"/>
          <w:sz w:val="16"/>
          <w:szCs w:val="16"/>
        </w:rPr>
        <w:t>"</w:t>
      </w:r>
      <w:r w:rsidRPr="00F85194">
        <w:rPr>
          <w:rFonts w:ascii="Arial" w:hAnsi="Arial" w:cs="Arial"/>
          <w:color w:val="FF0000"/>
          <w:sz w:val="16"/>
          <w:szCs w:val="16"/>
        </w:rPr>
        <w:t xml:space="preserve"> ResID_Type</w:t>
      </w:r>
      <w:r w:rsidRPr="00F85194">
        <w:rPr>
          <w:rFonts w:ascii="Arial" w:hAnsi="Arial" w:cs="Arial"/>
          <w:color w:val="0000FF"/>
          <w:sz w:val="16"/>
          <w:szCs w:val="16"/>
        </w:rPr>
        <w:t>="</w:t>
      </w:r>
      <w:r w:rsidRPr="00F85194">
        <w:rPr>
          <w:rFonts w:ascii="Arial" w:hAnsi="Arial" w:cs="Arial"/>
          <w:color w:val="000000"/>
          <w:sz w:val="16"/>
          <w:szCs w:val="16"/>
        </w:rPr>
        <w:t>18</w:t>
      </w:r>
      <w:r w:rsidRPr="00F85194">
        <w:rPr>
          <w:rFonts w:ascii="Arial" w:hAnsi="Arial" w:cs="Arial"/>
          <w:color w:val="0000FF"/>
          <w:sz w:val="16"/>
          <w:szCs w:val="16"/>
        </w:rPr>
        <w:t>"</w:t>
      </w:r>
      <w:r w:rsidRPr="00F85194">
        <w:rPr>
          <w:rFonts w:ascii="Arial" w:hAnsi="Arial" w:cs="Arial"/>
          <w:color w:val="FF0000"/>
          <w:sz w:val="16"/>
          <w:szCs w:val="16"/>
        </w:rPr>
        <w:t xml:space="preserve"> ResID_Value</w:t>
      </w:r>
      <w:r w:rsidRPr="00F85194">
        <w:rPr>
          <w:rFonts w:ascii="Arial" w:hAnsi="Arial" w:cs="Arial"/>
          <w:color w:val="0000FF"/>
          <w:sz w:val="16"/>
          <w:szCs w:val="16"/>
        </w:rPr>
        <w:t>="</w:t>
      </w:r>
      <w:r w:rsidRPr="00F85194">
        <w:rPr>
          <w:rFonts w:ascii="Arial" w:hAnsi="Arial" w:cs="Arial"/>
          <w:color w:val="000000"/>
          <w:sz w:val="16"/>
          <w:szCs w:val="16"/>
        </w:rPr>
        <w:t>GITOKRTAD113220028148120</w:t>
      </w:r>
      <w:r w:rsidRPr="00F85194">
        <w:rPr>
          <w:rFonts w:ascii="Arial" w:hAnsi="Arial" w:cs="Arial"/>
          <w:color w:val="0000FF"/>
          <w:sz w:val="16"/>
          <w:szCs w:val="16"/>
        </w:rPr>
        <w:t>"/&gt;</w:t>
      </w:r>
    </w:p>
    <w:p w14:paraId="16B35ECE"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&lt;HotelReservationID ResID_SourceContext="XX" ResID_Type="14" ResID_Value="5997KAE508"/&gt;</w:t>
      </w:r>
    </w:p>
    <w:p w14:paraId="16B35ECF"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&lt;/HotelReservationIDs&gt;</w:t>
      </w:r>
    </w:p>
    <w:p w14:paraId="16B35ED0" w14:textId="77777777" w:rsidR="00CE47FC" w:rsidRPr="00332C7C" w:rsidRDefault="00CE47FC" w:rsidP="00332C7C">
      <w:pPr>
        <w:autoSpaceDE w:val="0"/>
        <w:autoSpaceDN w:val="0"/>
        <w:adjustRightInd w:val="0"/>
        <w:spacing w:after="0" w:line="240" w:lineRule="auto"/>
        <w:rPr>
          <w:rFonts w:ascii="Arial" w:hAnsi="Arial" w:cs="Arial"/>
          <w:color w:val="000000"/>
          <w:sz w:val="16"/>
          <w:szCs w:val="16"/>
          <w:highlight w:val="white"/>
        </w:rPr>
      </w:pP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r>
      <w:r w:rsidRPr="00332C7C">
        <w:rPr>
          <w:rFonts w:ascii="Arial" w:hAnsi="Arial" w:cs="Arial"/>
          <w:color w:val="000000"/>
          <w:sz w:val="16"/>
          <w:szCs w:val="16"/>
          <w:highlight w:val="white"/>
        </w:rPr>
        <w:tab/>
        <w:t>&lt;/ResGlobalInfo&gt;</w:t>
      </w:r>
    </w:p>
    <w:p w14:paraId="16B35ED1"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t>&lt;/</w:t>
      </w:r>
      <w:r w:rsidR="00377AB7" w:rsidRPr="00A222D5">
        <w:rPr>
          <w:rFonts w:ascii="Arial" w:hAnsi="Arial" w:cs="Arial"/>
          <w:color w:val="800000"/>
          <w:sz w:val="16"/>
          <w:szCs w:val="16"/>
        </w:rPr>
        <w:t>HotelResModify</w:t>
      </w:r>
      <w:r w:rsidRPr="00A222D5">
        <w:rPr>
          <w:rFonts w:ascii="Arial" w:hAnsi="Arial" w:cs="Arial"/>
          <w:color w:val="000000"/>
          <w:sz w:val="16"/>
          <w:szCs w:val="16"/>
        </w:rPr>
        <w:t>&gt;</w:t>
      </w:r>
    </w:p>
    <w:p w14:paraId="16B35ED2"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t>&lt;/</w:t>
      </w:r>
      <w:r w:rsidR="00377AB7" w:rsidRPr="00A222D5">
        <w:rPr>
          <w:rFonts w:ascii="Arial" w:hAnsi="Arial" w:cs="Arial"/>
          <w:color w:val="800000"/>
          <w:sz w:val="16"/>
          <w:szCs w:val="16"/>
        </w:rPr>
        <w:t>HotelResModifies</w:t>
      </w:r>
      <w:r w:rsidRPr="00A222D5">
        <w:rPr>
          <w:rFonts w:ascii="Arial" w:hAnsi="Arial" w:cs="Arial"/>
          <w:color w:val="000000"/>
          <w:sz w:val="16"/>
          <w:szCs w:val="16"/>
        </w:rPr>
        <w:t>&gt;</w:t>
      </w:r>
    </w:p>
    <w:p w14:paraId="16B35ED3" w14:textId="77777777" w:rsidR="00CE47FC" w:rsidRPr="00A222D5" w:rsidRDefault="00CE47FC" w:rsidP="00332C7C">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t>&lt;/OTA_HotelRes</w:t>
      </w:r>
      <w:r w:rsidR="00377AB7" w:rsidRPr="00A222D5">
        <w:rPr>
          <w:rFonts w:ascii="Arial" w:hAnsi="Arial" w:cs="Arial"/>
          <w:color w:val="000000"/>
          <w:sz w:val="16"/>
          <w:szCs w:val="16"/>
        </w:rPr>
        <w:t>Modify</w:t>
      </w:r>
      <w:r w:rsidRPr="00A222D5">
        <w:rPr>
          <w:rFonts w:ascii="Arial" w:hAnsi="Arial" w:cs="Arial"/>
          <w:color w:val="000000"/>
          <w:sz w:val="16"/>
          <w:szCs w:val="16"/>
        </w:rPr>
        <w:t>RQ&gt;</w:t>
      </w:r>
    </w:p>
    <w:p w14:paraId="16B35ED4"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soap:Body</w:t>
      </w:r>
      <w:r w:rsidRPr="009C4937">
        <w:rPr>
          <w:rFonts w:ascii="Arial" w:hAnsi="Arial" w:cs="Arial"/>
          <w:color w:val="0000FF"/>
          <w:sz w:val="16"/>
          <w:szCs w:val="16"/>
        </w:rPr>
        <w:t>&gt;</w:t>
      </w:r>
    </w:p>
    <w:p w14:paraId="16B35ED5" w14:textId="77777777" w:rsidR="00152730" w:rsidRPr="009C4937" w:rsidRDefault="00152730" w:rsidP="00152730">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soap:Envelope</w:t>
      </w:r>
      <w:r w:rsidRPr="009C4937">
        <w:rPr>
          <w:rFonts w:ascii="Arial" w:hAnsi="Arial" w:cs="Arial"/>
          <w:color w:val="0000FF"/>
          <w:sz w:val="16"/>
          <w:szCs w:val="16"/>
        </w:rPr>
        <w:t>&gt;</w:t>
      </w:r>
    </w:p>
    <w:p w14:paraId="16B35ED6" w14:textId="77777777" w:rsidR="00CE47FC" w:rsidRPr="00CE47FC" w:rsidRDefault="00CE47FC" w:rsidP="00332C7C">
      <w:pPr>
        <w:spacing w:after="0"/>
        <w:rPr>
          <w:rFonts w:ascii="Arial" w:hAnsi="Arial" w:cs="Arial"/>
          <w:sz w:val="20"/>
          <w:szCs w:val="20"/>
        </w:rPr>
      </w:pPr>
    </w:p>
    <w:p w14:paraId="16B35ED7" w14:textId="77777777" w:rsidR="00CE47FC" w:rsidRPr="00B84199" w:rsidRDefault="00E73C79" w:rsidP="00B84199">
      <w:pPr>
        <w:pStyle w:val="TableText"/>
        <w:pageBreakBefore/>
        <w:spacing w:before="120" w:after="120"/>
        <w:rPr>
          <w:b/>
          <w:sz w:val="20"/>
          <w:szCs w:val="20"/>
          <w:u w:val="single"/>
        </w:rPr>
      </w:pPr>
      <w:r>
        <w:rPr>
          <w:b/>
          <w:sz w:val="20"/>
          <w:szCs w:val="20"/>
          <w:u w:val="single"/>
        </w:rPr>
        <w:t xml:space="preserve">Apollo Core </w:t>
      </w:r>
      <w:r w:rsidR="00CE47FC" w:rsidRPr="00B84199">
        <w:rPr>
          <w:b/>
          <w:sz w:val="20"/>
          <w:szCs w:val="20"/>
          <w:u w:val="single"/>
        </w:rPr>
        <w:t>GDS Modify Response</w:t>
      </w:r>
      <w:r>
        <w:rPr>
          <w:b/>
          <w:sz w:val="20"/>
          <w:szCs w:val="20"/>
          <w:u w:val="single"/>
        </w:rPr>
        <w:t xml:space="preserve"> – Example #4B</w:t>
      </w:r>
    </w:p>
    <w:p w14:paraId="16B35ED8" w14:textId="124C19F7"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193792" behindDoc="0" locked="0" layoutInCell="1" allowOverlap="1" wp14:anchorId="16B362BF" wp14:editId="5B70D299">
                <wp:simplePos x="0" y="0"/>
                <wp:positionH relativeFrom="column">
                  <wp:posOffset>2785745</wp:posOffset>
                </wp:positionH>
                <wp:positionV relativeFrom="paragraph">
                  <wp:posOffset>95250</wp:posOffset>
                </wp:positionV>
                <wp:extent cx="400050" cy="228600"/>
                <wp:effectExtent l="13970" t="9525" r="5080" b="9525"/>
                <wp:wrapNone/>
                <wp:docPr id="99"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4"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4" o:spid="_x0000_s1192" style="position:absolute;margin-left:219.35pt;margin-top:7.5pt;width:31.5pt;height:18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V/cLgIAAFI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">
                <v:textbox>
                  <w:txbxContent>
                    <w:p w14:paraId="16B363E4"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v:textbox>
              </v:rect>
            </w:pict>
          </mc:Fallback>
        </mc:AlternateContent>
      </w:r>
    </w:p>
    <w:p w14:paraId="16B35ED9" w14:textId="178BD266" w:rsidR="00CE47FC" w:rsidRPr="00332C7C" w:rsidRDefault="009F4FEB" w:rsidP="00332C7C">
      <w:pPr>
        <w:spacing w:after="0" w:line="240" w:lineRule="auto"/>
        <w:rPr>
          <w:rFonts w:ascii="Courier New" w:hAnsi="Courier New" w:cs="Courier New"/>
          <w:sz w:val="20"/>
          <w:szCs w:val="20"/>
        </w:rPr>
      </w:pPr>
      <w:r>
        <w:rPr>
          <w:noProof/>
        </w:rPr>
        <mc:AlternateContent>
          <mc:Choice Requires="wps">
            <w:drawing>
              <wp:anchor distT="0" distB="0" distL="114300" distR="114300" simplePos="0" relativeHeight="252198912" behindDoc="0" locked="0" layoutInCell="1" allowOverlap="1" wp14:anchorId="16B362C0" wp14:editId="7EB8EDE8">
                <wp:simplePos x="0" y="0"/>
                <wp:positionH relativeFrom="column">
                  <wp:posOffset>2152650</wp:posOffset>
                </wp:positionH>
                <wp:positionV relativeFrom="paragraph">
                  <wp:posOffset>71755</wp:posOffset>
                </wp:positionV>
                <wp:extent cx="633095" cy="0"/>
                <wp:effectExtent l="19050" t="52705" r="5080" b="61595"/>
                <wp:wrapNone/>
                <wp:docPr id="98" name="AutoShap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3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9" o:spid="_x0000_s1026" type="#_x0000_t32" style="position:absolute;margin-left:169.5pt;margin-top:5.65pt;width:49.85pt;height:0;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SEG  1 NOW /EC-1                                                </w:t>
      </w:r>
    </w:p>
    <w:p w14:paraId="16B35EDA" w14:textId="29D74CB4"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95840" behindDoc="0" locked="0" layoutInCell="1" allowOverlap="1" wp14:anchorId="16B362C1" wp14:editId="6A967A1B">
                <wp:simplePos x="0" y="0"/>
                <wp:positionH relativeFrom="column">
                  <wp:posOffset>90170</wp:posOffset>
                </wp:positionH>
                <wp:positionV relativeFrom="paragraph">
                  <wp:posOffset>83820</wp:posOffset>
                </wp:positionV>
                <wp:extent cx="400050" cy="228600"/>
                <wp:effectExtent l="13970" t="7620" r="5080" b="11430"/>
                <wp:wrapNone/>
                <wp:docPr id="97"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5"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6" o:spid="_x0000_s1193" style="position:absolute;margin-left:7.1pt;margin-top:6.6pt;width:31.5pt;height:18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">
                <v:textbox>
                  <w:txbxContent>
                    <w:p w14:paraId="16B363E5"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                                                               </w:t>
      </w:r>
    </w:p>
    <w:p w14:paraId="16B35EDB" w14:textId="011C8F42"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94816" behindDoc="0" locked="0" layoutInCell="1" allowOverlap="1" wp14:anchorId="16B362C2" wp14:editId="4C15F31D">
                <wp:simplePos x="0" y="0"/>
                <wp:positionH relativeFrom="column">
                  <wp:posOffset>2785745</wp:posOffset>
                </wp:positionH>
                <wp:positionV relativeFrom="paragraph">
                  <wp:posOffset>93980</wp:posOffset>
                </wp:positionV>
                <wp:extent cx="400050" cy="228600"/>
                <wp:effectExtent l="13970" t="8255" r="5080" b="10795"/>
                <wp:wrapNone/>
                <wp:docPr id="96"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6"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5" o:spid="_x0000_s1194" style="position:absolute;margin-left:219.35pt;margin-top:7.4pt;width:31.5pt;height:18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">
                <v:textbox>
                  <w:txbxContent>
                    <w:p w14:paraId="16B363E6"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199936" behindDoc="0" locked="0" layoutInCell="1" allowOverlap="1" wp14:anchorId="16B362C3" wp14:editId="735F3D75">
                <wp:simplePos x="0" y="0"/>
                <wp:positionH relativeFrom="column">
                  <wp:posOffset>490220</wp:posOffset>
                </wp:positionH>
                <wp:positionV relativeFrom="paragraph">
                  <wp:posOffset>54610</wp:posOffset>
                </wp:positionV>
                <wp:extent cx="405130" cy="0"/>
                <wp:effectExtent l="13970" t="54610" r="19050" b="59690"/>
                <wp:wrapNone/>
                <wp:docPr id="95" name="Auto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0" o:spid="_x0000_s1026" type="#_x0000_t32" style="position:absolute;margin-left:38.6pt;margin-top:4.3pt;width:31.9pt;height:0;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/NM-APOLLO TEST                                                 </w:t>
      </w:r>
    </w:p>
    <w:p w14:paraId="16B35EDC" w14:textId="2724FC77"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00960" behindDoc="0" locked="0" layoutInCell="1" allowOverlap="1" wp14:anchorId="16B362C4" wp14:editId="7DF124FD">
                <wp:simplePos x="0" y="0"/>
                <wp:positionH relativeFrom="column">
                  <wp:posOffset>1847850</wp:posOffset>
                </wp:positionH>
                <wp:positionV relativeFrom="paragraph">
                  <wp:posOffset>69215</wp:posOffset>
                </wp:positionV>
                <wp:extent cx="937895" cy="0"/>
                <wp:effectExtent l="19050" t="59690" r="5080" b="54610"/>
                <wp:wrapNone/>
                <wp:docPr id="94" name="AutoShap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7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1" o:spid="_x0000_s1026" type="#_x0000_t32" style="position:absolute;margin-left:145.5pt;margin-top:5.45pt;width:73.85pt;height:0;flip:x;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96864" behindDoc="0" locked="0" layoutInCell="1" allowOverlap="1" wp14:anchorId="16B362C5" wp14:editId="77A98779">
                <wp:simplePos x="0" y="0"/>
                <wp:positionH relativeFrom="column">
                  <wp:posOffset>90170</wp:posOffset>
                </wp:positionH>
                <wp:positionV relativeFrom="paragraph">
                  <wp:posOffset>110490</wp:posOffset>
                </wp:positionV>
                <wp:extent cx="400050" cy="228600"/>
                <wp:effectExtent l="13970" t="5715" r="5080" b="13335"/>
                <wp:wrapNone/>
                <wp:docPr id="93" name="Rectangl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7"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7" o:spid="_x0000_s1195" style="position:absolute;margin-left:7.1pt;margin-top:8.7pt;width:31.5pt;height:18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1RLwIAAFI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">
                <v:textbox>
                  <w:txbxContent>
                    <w:p w14:paraId="16B363E7"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/RG-12400EUR                                                    </w:t>
      </w:r>
    </w:p>
    <w:p w14:paraId="16B35EDD" w14:textId="521F8451" w:rsidR="00CE47FC" w:rsidRPr="00332C7C" w:rsidRDefault="009F4FEB" w:rsidP="00332C7C">
      <w:pPr>
        <w:spacing w:after="0" w:line="240" w:lineRule="auto"/>
        <w:rPr>
          <w:rFonts w:ascii="Courier New" w:hAnsi="Courier New" w:cs="Courier New"/>
          <w:sz w:val="20"/>
          <w:szCs w:val="20"/>
        </w:rPr>
      </w:pPr>
      <w:r>
        <w:rPr>
          <w:noProof/>
          <w:sz w:val="20"/>
          <w:szCs w:val="20"/>
        </w:rPr>
        <mc:AlternateContent>
          <mc:Choice Requires="wps">
            <w:drawing>
              <wp:anchor distT="0" distB="0" distL="114300" distR="114300" simplePos="0" relativeHeight="252204032" behindDoc="0" locked="0" layoutInCell="1" allowOverlap="1" wp14:anchorId="16B362C6" wp14:editId="4B4FDEB4">
                <wp:simplePos x="0" y="0"/>
                <wp:positionH relativeFrom="column">
                  <wp:posOffset>2785745</wp:posOffset>
                </wp:positionH>
                <wp:positionV relativeFrom="paragraph">
                  <wp:posOffset>106045</wp:posOffset>
                </wp:positionV>
                <wp:extent cx="400050" cy="228600"/>
                <wp:effectExtent l="13970" t="10795" r="5080" b="8255"/>
                <wp:wrapNone/>
                <wp:docPr id="92"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8"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4" o:spid="_x0000_s1196" style="position:absolute;margin-left:219.35pt;margin-top:8.35pt;width:31.5pt;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">
                <v:textbox>
                  <w:txbxContent>
                    <w:p w14:paraId="16B363E8"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v:textbox>
              </v:rect>
            </w:pict>
          </mc:Fallback>
        </mc:AlternateContent>
      </w:r>
      <w:r>
        <w:rPr>
          <w:noProof/>
          <w:sz w:val="20"/>
          <w:szCs w:val="20"/>
        </w:rPr>
        <mc:AlternateContent>
          <mc:Choice Requires="wps">
            <w:drawing>
              <wp:anchor distT="0" distB="0" distL="114300" distR="114300" simplePos="0" relativeHeight="252201984" behindDoc="0" locked="0" layoutInCell="1" allowOverlap="1" wp14:anchorId="16B362C7" wp14:editId="799A1347">
                <wp:simplePos x="0" y="0"/>
                <wp:positionH relativeFrom="column">
                  <wp:posOffset>490220</wp:posOffset>
                </wp:positionH>
                <wp:positionV relativeFrom="paragraph">
                  <wp:posOffset>71120</wp:posOffset>
                </wp:positionV>
                <wp:extent cx="405130" cy="0"/>
                <wp:effectExtent l="13970" t="61595" r="19050" b="52705"/>
                <wp:wrapNone/>
                <wp:docPr id="91" name="Auto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2" o:spid="_x0000_s1026" type="#_x0000_t32" style="position:absolute;margin-left:38.6pt;margin-top:5.6pt;width:31.9pt;height:0;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">
                <v:stroke endarrow="block"/>
              </v:shape>
            </w:pict>
          </mc:Fallback>
        </mc:AlternateContent>
      </w:r>
      <w:r w:rsidR="00CE47FC" w:rsidRPr="00332C7C">
        <w:rPr>
          <w:sz w:val="20"/>
          <w:szCs w:val="20"/>
        </w:rPr>
        <w:tab/>
      </w:r>
      <w:r w:rsidR="00CE47FC" w:rsidRPr="00332C7C">
        <w:rPr>
          <w:sz w:val="20"/>
          <w:szCs w:val="20"/>
        </w:rPr>
        <w:tab/>
        <w:t>/</w:t>
      </w:r>
      <w:r w:rsidR="00CE47FC" w:rsidRPr="00332C7C">
        <w:rPr>
          <w:rFonts w:ascii="Courier New" w:hAnsi="Courier New" w:cs="Courier New"/>
          <w:sz w:val="20"/>
          <w:szCs w:val="20"/>
        </w:rPr>
        <w:t xml:space="preserve">AT-62000EUR                                                    </w:t>
      </w:r>
    </w:p>
    <w:p w14:paraId="16B35EDE" w14:textId="221F53DE"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09152" behindDoc="0" locked="0" layoutInCell="1" allowOverlap="1" wp14:anchorId="16B362C8" wp14:editId="3E88D34F">
                <wp:simplePos x="0" y="0"/>
                <wp:positionH relativeFrom="column">
                  <wp:posOffset>1981200</wp:posOffset>
                </wp:positionH>
                <wp:positionV relativeFrom="paragraph">
                  <wp:posOffset>78105</wp:posOffset>
                </wp:positionV>
                <wp:extent cx="804545" cy="0"/>
                <wp:effectExtent l="19050" t="59055" r="5080" b="55245"/>
                <wp:wrapNone/>
                <wp:docPr id="90" name="Auto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4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9" o:spid="_x0000_s1026" type="#_x0000_t32" style="position:absolute;margin-left:156pt;margin-top:6.15pt;width:63.35pt;height:0;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05056" behindDoc="0" locked="0" layoutInCell="1" allowOverlap="1" wp14:anchorId="16B362C9" wp14:editId="1FDB1E06">
                <wp:simplePos x="0" y="0"/>
                <wp:positionH relativeFrom="column">
                  <wp:posOffset>90170</wp:posOffset>
                </wp:positionH>
                <wp:positionV relativeFrom="paragraph">
                  <wp:posOffset>118110</wp:posOffset>
                </wp:positionV>
                <wp:extent cx="400050" cy="228600"/>
                <wp:effectExtent l="13970" t="13335" r="5080" b="5715"/>
                <wp:wrapNone/>
                <wp:docPr id="89"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9"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5" o:spid="_x0000_s1197" style="position:absolute;margin-left:7.1pt;margin-top:9.3pt;width:31.5pt;height:18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">
                <v:textbox>
                  <w:txbxContent>
                    <w:p w14:paraId="16B363E9"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/CF-5997KAE508                                                  </w:t>
      </w:r>
    </w:p>
    <w:p w14:paraId="16B35EDF" w14:textId="15100F74"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08128" behindDoc="0" locked="0" layoutInCell="1" allowOverlap="1" wp14:anchorId="16B362CA" wp14:editId="5B1A2526">
                <wp:simplePos x="0" y="0"/>
                <wp:positionH relativeFrom="column">
                  <wp:posOffset>490220</wp:posOffset>
                </wp:positionH>
                <wp:positionV relativeFrom="paragraph">
                  <wp:posOffset>78740</wp:posOffset>
                </wp:positionV>
                <wp:extent cx="405130" cy="635"/>
                <wp:effectExtent l="13970" t="59690" r="19050" b="53975"/>
                <wp:wrapNone/>
                <wp:docPr id="88" name="Auto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8" o:spid="_x0000_s1026" type="#_x0000_t32" style="position:absolute;margin-left:38.6pt;margin-top:6.2pt;width:31.9pt;height:.0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syNwIAAGE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07104" behindDoc="0" locked="0" layoutInCell="1" allowOverlap="1" wp14:anchorId="16B362CB" wp14:editId="682621DE">
                <wp:simplePos x="0" y="0"/>
                <wp:positionH relativeFrom="column">
                  <wp:posOffset>6286500</wp:posOffset>
                </wp:positionH>
                <wp:positionV relativeFrom="paragraph">
                  <wp:posOffset>78740</wp:posOffset>
                </wp:positionV>
                <wp:extent cx="400050" cy="228600"/>
                <wp:effectExtent l="9525" t="12065" r="9525" b="6985"/>
                <wp:wrapNone/>
                <wp:docPr id="87" name="Rectangl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A"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7" o:spid="_x0000_s1198" style="position:absolute;margin-left:495pt;margin-top:6.2pt;width:31.5pt;height:18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">
                <v:textbox>
                  <w:txbxContent>
                    <w:p w14:paraId="16B363EA"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EFFECTIVE DATE:15JAN                                            </w:t>
      </w:r>
    </w:p>
    <w:p w14:paraId="16B35EE0" w14:textId="635E10E4"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97888" behindDoc="0" locked="0" layoutInCell="1" allowOverlap="1" wp14:anchorId="16B362CC" wp14:editId="43FD316E">
                <wp:simplePos x="0" y="0"/>
                <wp:positionH relativeFrom="column">
                  <wp:posOffset>90170</wp:posOffset>
                </wp:positionH>
                <wp:positionV relativeFrom="paragraph">
                  <wp:posOffset>107315</wp:posOffset>
                </wp:positionV>
                <wp:extent cx="400050" cy="228600"/>
                <wp:effectExtent l="13970" t="12065" r="5080" b="6985"/>
                <wp:wrapNone/>
                <wp:docPr id="86"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B"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8" o:spid="_x0000_s1199" style="position:absolute;margin-left:7.1pt;margin-top:8.45pt;width:31.5pt;height:1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">
                <v:textbox>
                  <w:txbxContent>
                    <w:p w14:paraId="16B363EB"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11200" behindDoc="0" locked="0" layoutInCell="1" allowOverlap="1" wp14:anchorId="16B362CD" wp14:editId="45EBA97F">
                <wp:simplePos x="0" y="0"/>
                <wp:positionH relativeFrom="column">
                  <wp:posOffset>5676900</wp:posOffset>
                </wp:positionH>
                <wp:positionV relativeFrom="paragraph">
                  <wp:posOffset>58420</wp:posOffset>
                </wp:positionV>
                <wp:extent cx="609600" cy="0"/>
                <wp:effectExtent l="19050" t="58420" r="9525" b="55880"/>
                <wp:wrapNone/>
                <wp:docPr id="85" name="Auto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1" o:spid="_x0000_s1026" type="#_x0000_t32" style="position:absolute;margin-left:447pt;margin-top:4.6pt;width:48pt;height:0;flip:x;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ROOM DESCRIPTION:EXECUTIVE ROOM WITH 1 QUEEN-SIZE BED AND SOFA  </w:t>
      </w:r>
    </w:p>
    <w:p w14:paraId="16B35EE1" w14:textId="3B55DE55" w:rsidR="00CE47FC" w:rsidRPr="00332C7C" w:rsidRDefault="009F4FEB" w:rsidP="00332C7C">
      <w:pPr>
        <w:spacing w:after="0" w:line="240" w:lineRule="auto"/>
        <w:rPr>
          <w:rFonts w:ascii="Courier New" w:hAnsi="Courier New" w:cs="Courier New"/>
          <w:sz w:val="20"/>
          <w:szCs w:val="20"/>
        </w:rPr>
      </w:pPr>
      <w:r>
        <w:rPr>
          <w:noProof/>
          <w:sz w:val="20"/>
          <w:szCs w:val="20"/>
        </w:rPr>
        <mc:AlternateContent>
          <mc:Choice Requires="wps">
            <w:drawing>
              <wp:anchor distT="0" distB="0" distL="114300" distR="114300" simplePos="0" relativeHeight="252276736" behindDoc="0" locked="0" layoutInCell="1" allowOverlap="1" wp14:anchorId="16B362CE" wp14:editId="6CF2D803">
                <wp:simplePos x="0" y="0"/>
                <wp:positionH relativeFrom="column">
                  <wp:posOffset>490220</wp:posOffset>
                </wp:positionH>
                <wp:positionV relativeFrom="paragraph">
                  <wp:posOffset>73660</wp:posOffset>
                </wp:positionV>
                <wp:extent cx="405130" cy="0"/>
                <wp:effectExtent l="13970" t="54610" r="19050" b="59690"/>
                <wp:wrapNone/>
                <wp:docPr id="84" name="Auto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5" o:spid="_x0000_s1026" type="#_x0000_t32" style="position:absolute;margin-left:38.6pt;margin-top:5.8pt;width:31.9pt;height:0;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moNQIAAF8EAAAOAAAAZHJzL2Uyb0RvYy54bWysVM1u2zAMvg/YOwi6p7ZTJ0u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">
                <v:stroke endarrow="block"/>
              </v:shape>
            </w:pict>
          </mc:Fallback>
        </mc:AlternateContent>
      </w:r>
      <w:r w:rsidR="00CE47FC" w:rsidRPr="00332C7C">
        <w:rPr>
          <w:sz w:val="20"/>
          <w:szCs w:val="20"/>
        </w:rPr>
        <w:tab/>
      </w:r>
      <w:r w:rsidR="00CE47FC" w:rsidRPr="00332C7C">
        <w:rPr>
          <w:sz w:val="20"/>
          <w:szCs w:val="20"/>
        </w:rPr>
        <w:tab/>
      </w:r>
      <w:r w:rsidR="00CE47FC" w:rsidRPr="00332C7C">
        <w:rPr>
          <w:rFonts w:ascii="Courier New" w:hAnsi="Courier New" w:cs="Courier New"/>
          <w:sz w:val="20"/>
          <w:szCs w:val="20"/>
        </w:rPr>
        <w:t xml:space="preserve">CXL:CANCEL. FEES APPLY ON DAY OF ARRIVAL AT 18:00               </w:t>
      </w:r>
    </w:p>
    <w:p w14:paraId="16B35EE2" w14:textId="5AE7BBA3"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74688" behindDoc="0" locked="0" layoutInCell="1" allowOverlap="1" wp14:anchorId="16B362CF" wp14:editId="1CDCBA67">
                <wp:simplePos x="0" y="0"/>
                <wp:positionH relativeFrom="column">
                  <wp:posOffset>619125</wp:posOffset>
                </wp:positionH>
                <wp:positionV relativeFrom="paragraph">
                  <wp:posOffset>74930</wp:posOffset>
                </wp:positionV>
                <wp:extent cx="635" cy="207010"/>
                <wp:effectExtent l="9525" t="8255" r="8890" b="13335"/>
                <wp:wrapNone/>
                <wp:docPr id="83" name="Auto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7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3" o:spid="_x0000_s1026" type="#_x0000_t32" style="position:absolute;margin-left:48.75pt;margin-top:5.9pt;width:.05pt;height:16.3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N/IQIAAD8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2210176" behindDoc="0" locked="0" layoutInCell="1" allowOverlap="1" wp14:anchorId="16B362D0" wp14:editId="5EB4A792">
                <wp:simplePos x="0" y="0"/>
                <wp:positionH relativeFrom="column">
                  <wp:posOffset>619125</wp:posOffset>
                </wp:positionH>
                <wp:positionV relativeFrom="paragraph">
                  <wp:posOffset>74930</wp:posOffset>
                </wp:positionV>
                <wp:extent cx="276860" cy="0"/>
                <wp:effectExtent l="9525" t="55880" r="18415" b="58420"/>
                <wp:wrapNone/>
                <wp:docPr id="82" name="Auto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0" o:spid="_x0000_s1026" type="#_x0000_t32" style="position:absolute;margin-left:48.75pt;margin-top:5.9pt;width:21.8pt;height:0;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">
                <v:stroke endarrow="block"/>
              </v:shape>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COMM - 10.00 PCT                                                </w:t>
      </w:r>
    </w:p>
    <w:p w14:paraId="16B35EE3" w14:textId="3EDAD3EE"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78784" behindDoc="0" locked="0" layoutInCell="1" allowOverlap="1" wp14:anchorId="16B362D1" wp14:editId="718CBA7A">
                <wp:simplePos x="0" y="0"/>
                <wp:positionH relativeFrom="column">
                  <wp:posOffset>6096000</wp:posOffset>
                </wp:positionH>
                <wp:positionV relativeFrom="paragraph">
                  <wp:posOffset>84455</wp:posOffset>
                </wp:positionV>
                <wp:extent cx="0" cy="111125"/>
                <wp:effectExtent l="9525" t="8255" r="9525" b="13970"/>
                <wp:wrapNone/>
                <wp:docPr id="81" name="Auto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7" o:spid="_x0000_s1026" type="#_x0000_t32" style="position:absolute;margin-left:480pt;margin-top:6.65pt;width:0;height:8.7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L/HA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"/>
            </w:pict>
          </mc:Fallback>
        </mc:AlternateContent>
      </w:r>
      <w:r>
        <w:rPr>
          <w:rFonts w:ascii="Courier New" w:hAnsi="Courier New" w:cs="Courier New"/>
          <w:noProof/>
          <w:sz w:val="20"/>
          <w:szCs w:val="20"/>
        </w:rPr>
        <mc:AlternateContent>
          <mc:Choice Requires="wps">
            <w:drawing>
              <wp:anchor distT="0" distB="0" distL="114300" distR="114300" simplePos="0" relativeHeight="252203008" behindDoc="0" locked="0" layoutInCell="1" allowOverlap="1" wp14:anchorId="16B362D2" wp14:editId="36E86ED1">
                <wp:simplePos x="0" y="0"/>
                <wp:positionH relativeFrom="column">
                  <wp:posOffset>6286500</wp:posOffset>
                </wp:positionH>
                <wp:positionV relativeFrom="paragraph">
                  <wp:posOffset>43180</wp:posOffset>
                </wp:positionV>
                <wp:extent cx="400050" cy="228600"/>
                <wp:effectExtent l="9525" t="5080" r="9525" b="13970"/>
                <wp:wrapNone/>
                <wp:docPr id="80"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C"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3" o:spid="_x0000_s1200" style="position:absolute;margin-left:495pt;margin-top:3.4pt;width:31.5pt;height:18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">
                <v:textbox>
                  <w:txbxContent>
                    <w:p w14:paraId="16B363EC"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79808" behindDoc="0" locked="0" layoutInCell="1" allowOverlap="1" wp14:anchorId="16B362D3" wp14:editId="17FB0FDA">
                <wp:simplePos x="0" y="0"/>
                <wp:positionH relativeFrom="column">
                  <wp:posOffset>5810250</wp:posOffset>
                </wp:positionH>
                <wp:positionV relativeFrom="paragraph">
                  <wp:posOffset>84455</wp:posOffset>
                </wp:positionV>
                <wp:extent cx="285750" cy="0"/>
                <wp:effectExtent l="19050" t="55880" r="9525" b="58420"/>
                <wp:wrapNone/>
                <wp:docPr id="79" name="Auto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8" o:spid="_x0000_s1026" type="#_x0000_t32" style="position:absolute;margin-left:457.5pt;margin-top:6.65pt;width:22.5pt;height:0;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5BsPAIAAGk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75712" behindDoc="0" locked="0" layoutInCell="1" allowOverlap="1" wp14:anchorId="16B362D4" wp14:editId="1F5F1EED">
                <wp:simplePos x="0" y="0"/>
                <wp:positionH relativeFrom="column">
                  <wp:posOffset>490220</wp:posOffset>
                </wp:positionH>
                <wp:positionV relativeFrom="paragraph">
                  <wp:posOffset>138430</wp:posOffset>
                </wp:positionV>
                <wp:extent cx="128905" cy="0"/>
                <wp:effectExtent l="13970" t="5080" r="9525" b="13970"/>
                <wp:wrapNone/>
                <wp:docPr id="78" name="Auto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4" o:spid="_x0000_s1026" type="#_x0000_t32" style="position:absolute;margin-left:38.6pt;margin-top:10.9pt;width:10.15pt;height:0;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zKIA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"/>
            </w:pict>
          </mc:Fallback>
        </mc:AlternateContent>
      </w:r>
      <w:r>
        <w:rPr>
          <w:rFonts w:ascii="Courier New" w:hAnsi="Courier New" w:cs="Courier New"/>
          <w:noProof/>
          <w:sz w:val="20"/>
          <w:szCs w:val="20"/>
        </w:rPr>
        <mc:AlternateContent>
          <mc:Choice Requires="wps">
            <w:drawing>
              <wp:anchor distT="0" distB="0" distL="114300" distR="114300" simplePos="0" relativeHeight="252206080" behindDoc="0" locked="0" layoutInCell="1" allowOverlap="1" wp14:anchorId="16B362D5" wp14:editId="0BC4D822">
                <wp:simplePos x="0" y="0"/>
                <wp:positionH relativeFrom="column">
                  <wp:posOffset>90170</wp:posOffset>
                </wp:positionH>
                <wp:positionV relativeFrom="paragraph">
                  <wp:posOffset>17780</wp:posOffset>
                </wp:positionV>
                <wp:extent cx="400050" cy="228600"/>
                <wp:effectExtent l="13970" t="8255" r="5080" b="10795"/>
                <wp:wrapNone/>
                <wp:docPr id="77"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D"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6" o:spid="_x0000_s1201" style="position:absolute;margin-left:7.1pt;margin-top:1.4pt;width:31.5pt;height:18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">
                <v:textbox>
                  <w:txbxContent>
                    <w:p w14:paraId="16B363ED"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v:textbox>
              </v:rect>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THANK YOU FOR CHOOSING NOVOTEL HOTELS WE HAVE CONFIRMED 1 A1QRA1</w:t>
      </w:r>
    </w:p>
    <w:p w14:paraId="16B35EE4" w14:textId="58F71BC3" w:rsidR="00CE47FC" w:rsidRPr="00332C7C" w:rsidRDefault="009F4FEB" w:rsidP="00332C7C">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80832" behindDoc="0" locked="0" layoutInCell="1" allowOverlap="1" wp14:anchorId="16B362D6" wp14:editId="106DA246">
                <wp:simplePos x="0" y="0"/>
                <wp:positionH relativeFrom="column">
                  <wp:posOffset>2095500</wp:posOffset>
                </wp:positionH>
                <wp:positionV relativeFrom="paragraph">
                  <wp:posOffset>51435</wp:posOffset>
                </wp:positionV>
                <wp:extent cx="4000500" cy="0"/>
                <wp:effectExtent l="19050" t="60960" r="9525" b="53340"/>
                <wp:wrapNone/>
                <wp:docPr id="76" name="AutoShap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9" o:spid="_x0000_s1026" type="#_x0000_t32" style="position:absolute;margin-left:165pt;margin-top:4.05pt;width:315pt;height:0;flip:x;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IjPAIAAGo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77760" behindDoc="0" locked="0" layoutInCell="1" allowOverlap="1" wp14:anchorId="16B362D7" wp14:editId="227F13C2">
                <wp:simplePos x="0" y="0"/>
                <wp:positionH relativeFrom="column">
                  <wp:posOffset>6096000</wp:posOffset>
                </wp:positionH>
                <wp:positionV relativeFrom="paragraph">
                  <wp:posOffset>22860</wp:posOffset>
                </wp:positionV>
                <wp:extent cx="190500" cy="0"/>
                <wp:effectExtent l="9525" t="13335" r="9525" b="5715"/>
                <wp:wrapNone/>
                <wp:docPr id="75" name="Auto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6" o:spid="_x0000_s1026" type="#_x0000_t32" style="position:absolute;margin-left:480pt;margin-top:1.8pt;width:15pt;height:0;flip:x;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UBJgIAAEcEAAAOAAAAZHJzL2Uyb0RvYy54bWysU8GO2jAQvVfqP1i+QxIKL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"/>
            </w:pict>
          </mc:Fallback>
        </mc:AlternateContent>
      </w:r>
      <w:r w:rsidR="00CE47FC" w:rsidRPr="00332C7C">
        <w:rPr>
          <w:rFonts w:ascii="Courier New" w:hAnsi="Courier New" w:cs="Courier New"/>
          <w:sz w:val="20"/>
          <w:szCs w:val="20"/>
        </w:rPr>
        <w:tab/>
      </w:r>
      <w:r w:rsidR="00CE47FC" w:rsidRPr="00332C7C">
        <w:rPr>
          <w:rFonts w:ascii="Courier New" w:hAnsi="Courier New" w:cs="Courier New"/>
          <w:sz w:val="20"/>
          <w:szCs w:val="20"/>
        </w:rPr>
        <w:tab/>
        <w:t xml:space="preserve">FOR 2 PERSONS *                                                  </w:t>
      </w:r>
    </w:p>
    <w:p w14:paraId="16B35EE5" w14:textId="77777777" w:rsidR="00CE47FC" w:rsidRPr="00332C7C" w:rsidRDefault="00CE47FC" w:rsidP="00332C7C">
      <w:pPr>
        <w:spacing w:after="0"/>
        <w:rPr>
          <w:rFonts w:ascii="Arial" w:hAnsi="Arial" w:cs="Arial"/>
          <w:sz w:val="20"/>
          <w:szCs w:val="20"/>
        </w:rPr>
      </w:pPr>
    </w:p>
    <w:p w14:paraId="16B35EE6" w14:textId="77777777" w:rsidR="00CE47FC" w:rsidRPr="00B84199" w:rsidRDefault="00E73C79" w:rsidP="00B84199">
      <w:pPr>
        <w:spacing w:before="240" w:line="240" w:lineRule="auto"/>
        <w:rPr>
          <w:rFonts w:ascii="Arial" w:hAnsi="Arial" w:cs="Arial"/>
          <w:b/>
          <w:sz w:val="20"/>
          <w:szCs w:val="20"/>
        </w:rPr>
      </w:pPr>
      <w:r>
        <w:rPr>
          <w:rFonts w:ascii="Arial" w:hAnsi="Arial" w:cs="Arial"/>
          <w:b/>
          <w:sz w:val="20"/>
          <w:szCs w:val="20"/>
          <w:u w:val="single"/>
        </w:rPr>
        <w:t xml:space="preserve">OTA XML </w:t>
      </w:r>
      <w:r w:rsidR="00CE47FC" w:rsidRPr="00B84199">
        <w:rPr>
          <w:rFonts w:ascii="Arial" w:hAnsi="Arial" w:cs="Arial"/>
          <w:b/>
          <w:sz w:val="20"/>
          <w:szCs w:val="20"/>
          <w:u w:val="single"/>
        </w:rPr>
        <w:t xml:space="preserve">Modify Response Message </w:t>
      </w:r>
      <w:r>
        <w:rPr>
          <w:rFonts w:ascii="Arial" w:hAnsi="Arial" w:cs="Arial"/>
          <w:b/>
          <w:sz w:val="20"/>
          <w:szCs w:val="20"/>
          <w:u w:val="single"/>
        </w:rPr>
        <w:t>@ResResponseType=”Modified” – Example #4B</w:t>
      </w:r>
    </w:p>
    <w:p w14:paraId="16B35EE7"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S:Envelope</w:t>
      </w:r>
      <w:r w:rsidRPr="009C4937">
        <w:rPr>
          <w:rFonts w:ascii="Arial" w:hAnsi="Arial" w:cs="Arial"/>
          <w:color w:val="FF0000"/>
          <w:sz w:val="16"/>
          <w:szCs w:val="16"/>
        </w:rPr>
        <w:t xml:space="preserve"> xmlns:S</w:t>
      </w:r>
      <w:r w:rsidRPr="009C4937">
        <w:rPr>
          <w:rFonts w:ascii="Arial" w:hAnsi="Arial" w:cs="Arial"/>
          <w:color w:val="0000FF"/>
          <w:sz w:val="16"/>
          <w:szCs w:val="16"/>
        </w:rPr>
        <w:t>="</w:t>
      </w:r>
      <w:r w:rsidRPr="009C4937">
        <w:rPr>
          <w:rFonts w:ascii="Arial" w:hAnsi="Arial" w:cs="Arial"/>
          <w:color w:val="000000"/>
          <w:sz w:val="16"/>
          <w:szCs w:val="16"/>
        </w:rPr>
        <w:t>http://schemas.xmlsoap.org/soap/envelope/</w:t>
      </w:r>
      <w:r w:rsidRPr="009C4937">
        <w:rPr>
          <w:rFonts w:ascii="Arial" w:hAnsi="Arial" w:cs="Arial"/>
          <w:color w:val="0000FF"/>
          <w:sz w:val="16"/>
          <w:szCs w:val="16"/>
        </w:rPr>
        <w:t>"&gt;</w:t>
      </w:r>
    </w:p>
    <w:p w14:paraId="16B35EE8"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S:Header</w:t>
      </w:r>
      <w:r w:rsidRPr="009C4937">
        <w:rPr>
          <w:rFonts w:ascii="Arial" w:hAnsi="Arial" w:cs="Arial"/>
          <w:color w:val="0000FF"/>
          <w:sz w:val="16"/>
          <w:szCs w:val="16"/>
        </w:rPr>
        <w:t>&gt;</w:t>
      </w:r>
    </w:p>
    <w:p w14:paraId="16B35EE9"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wsp:authentication</w:t>
      </w:r>
      <w:r w:rsidRPr="009C4937">
        <w:rPr>
          <w:rFonts w:ascii="Arial" w:hAnsi="Arial" w:cs="Arial"/>
          <w:color w:val="FF0000"/>
          <w:sz w:val="16"/>
          <w:szCs w:val="16"/>
        </w:rPr>
        <w:t xml:space="preserve"> xmlns:wsp</w:t>
      </w:r>
      <w:r w:rsidRPr="009C4937">
        <w:rPr>
          <w:rFonts w:ascii="Arial" w:hAnsi="Arial" w:cs="Arial"/>
          <w:color w:val="0000FF"/>
          <w:sz w:val="16"/>
          <w:szCs w:val="16"/>
        </w:rPr>
        <w:t>="</w:t>
      </w:r>
      <w:r w:rsidRPr="009C4937">
        <w:rPr>
          <w:rFonts w:ascii="Arial" w:hAnsi="Arial" w:cs="Arial"/>
          <w:color w:val="000000"/>
          <w:sz w:val="16"/>
          <w:szCs w:val="16"/>
        </w:rPr>
        <w:t>http://xmlota.wspan.com/webservice/</w:t>
      </w:r>
      <w:r w:rsidRPr="009C4937">
        <w:rPr>
          <w:rFonts w:ascii="Arial" w:hAnsi="Arial" w:cs="Arial"/>
          <w:color w:val="0000FF"/>
          <w:sz w:val="16"/>
          <w:szCs w:val="16"/>
        </w:rPr>
        <w:t>"&gt;</w:t>
      </w:r>
    </w:p>
    <w:p w14:paraId="16B35EEA"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wsp:userid</w:t>
      </w:r>
      <w:r w:rsidRPr="009C4937">
        <w:rPr>
          <w:rFonts w:ascii="Arial" w:hAnsi="Arial" w:cs="Arial"/>
          <w:color w:val="0000FF"/>
          <w:sz w:val="16"/>
          <w:szCs w:val="16"/>
        </w:rPr>
        <w:t>&gt;</w:t>
      </w:r>
      <w:r w:rsidRPr="009C4937">
        <w:rPr>
          <w:rFonts w:ascii="Arial" w:hAnsi="Arial" w:cs="Arial"/>
          <w:color w:val="000000"/>
          <w:sz w:val="16"/>
          <w:szCs w:val="16"/>
        </w:rPr>
        <w:t>XXUserName</w:t>
      </w:r>
      <w:r w:rsidRPr="009C4937">
        <w:rPr>
          <w:rFonts w:ascii="Arial" w:hAnsi="Arial" w:cs="Arial"/>
          <w:color w:val="0000FF"/>
          <w:sz w:val="16"/>
          <w:szCs w:val="16"/>
        </w:rPr>
        <w:t>&lt;/</w:t>
      </w:r>
      <w:r w:rsidRPr="009C4937">
        <w:rPr>
          <w:rFonts w:ascii="Arial" w:hAnsi="Arial" w:cs="Arial"/>
          <w:color w:val="800000"/>
          <w:sz w:val="16"/>
          <w:szCs w:val="16"/>
        </w:rPr>
        <w:t>wsp:userid</w:t>
      </w:r>
      <w:r w:rsidRPr="009C4937">
        <w:rPr>
          <w:rFonts w:ascii="Arial" w:hAnsi="Arial" w:cs="Arial"/>
          <w:color w:val="0000FF"/>
          <w:sz w:val="16"/>
          <w:szCs w:val="16"/>
        </w:rPr>
        <w:t>&gt;</w:t>
      </w:r>
    </w:p>
    <w:p w14:paraId="16B35EEB"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wsp:password</w:t>
      </w:r>
      <w:r w:rsidRPr="009C4937">
        <w:rPr>
          <w:rFonts w:ascii="Arial" w:hAnsi="Arial" w:cs="Arial"/>
          <w:color w:val="0000FF"/>
          <w:sz w:val="16"/>
          <w:szCs w:val="16"/>
        </w:rPr>
        <w:t>&gt;</w:t>
      </w:r>
      <w:r w:rsidRPr="009C4937">
        <w:rPr>
          <w:rFonts w:ascii="Arial" w:hAnsi="Arial" w:cs="Arial"/>
          <w:color w:val="000000"/>
          <w:sz w:val="16"/>
          <w:szCs w:val="16"/>
        </w:rPr>
        <w:t>XXPassword</w:t>
      </w:r>
      <w:r w:rsidRPr="009C4937">
        <w:rPr>
          <w:rFonts w:ascii="Arial" w:hAnsi="Arial" w:cs="Arial"/>
          <w:color w:val="0000FF"/>
          <w:sz w:val="16"/>
          <w:szCs w:val="16"/>
        </w:rPr>
        <w:t>&lt;/</w:t>
      </w:r>
      <w:r w:rsidRPr="009C4937">
        <w:rPr>
          <w:rFonts w:ascii="Arial" w:hAnsi="Arial" w:cs="Arial"/>
          <w:color w:val="800000"/>
          <w:sz w:val="16"/>
          <w:szCs w:val="16"/>
        </w:rPr>
        <w:t>wsp:password</w:t>
      </w:r>
      <w:r w:rsidRPr="009C4937">
        <w:rPr>
          <w:rFonts w:ascii="Arial" w:hAnsi="Arial" w:cs="Arial"/>
          <w:color w:val="0000FF"/>
          <w:sz w:val="16"/>
          <w:szCs w:val="16"/>
        </w:rPr>
        <w:t>&gt;</w:t>
      </w:r>
    </w:p>
    <w:p w14:paraId="16B35EEC"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wsp:payloadVersion</w:t>
      </w:r>
      <w:r w:rsidRPr="009C4937">
        <w:rPr>
          <w:rFonts w:ascii="Arial" w:hAnsi="Arial" w:cs="Arial"/>
          <w:color w:val="0000FF"/>
          <w:sz w:val="16"/>
          <w:szCs w:val="16"/>
        </w:rPr>
        <w:t>&gt;</w:t>
      </w:r>
      <w:r w:rsidR="00F53F5E">
        <w:rPr>
          <w:rFonts w:ascii="Arial" w:hAnsi="Arial" w:cs="Arial"/>
          <w:color w:val="000000"/>
          <w:sz w:val="16"/>
          <w:szCs w:val="16"/>
        </w:rPr>
        <w:t>2007B</w:t>
      </w:r>
      <w:r w:rsidRPr="009C4937">
        <w:rPr>
          <w:rFonts w:ascii="Arial" w:hAnsi="Arial" w:cs="Arial"/>
          <w:color w:val="0000FF"/>
          <w:sz w:val="16"/>
          <w:szCs w:val="16"/>
        </w:rPr>
        <w:t>&lt;/</w:t>
      </w:r>
      <w:r w:rsidRPr="009C4937">
        <w:rPr>
          <w:rFonts w:ascii="Arial" w:hAnsi="Arial" w:cs="Arial"/>
          <w:color w:val="800000"/>
          <w:sz w:val="16"/>
          <w:szCs w:val="16"/>
        </w:rPr>
        <w:t>wsp:payloadVersion</w:t>
      </w:r>
      <w:r w:rsidRPr="009C4937">
        <w:rPr>
          <w:rFonts w:ascii="Arial" w:hAnsi="Arial" w:cs="Arial"/>
          <w:color w:val="0000FF"/>
          <w:sz w:val="16"/>
          <w:szCs w:val="16"/>
        </w:rPr>
        <w:t>&gt;</w:t>
      </w:r>
    </w:p>
    <w:p w14:paraId="16B35EED"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wsp:authentication</w:t>
      </w:r>
      <w:r w:rsidRPr="009C4937">
        <w:rPr>
          <w:rFonts w:ascii="Arial" w:hAnsi="Arial" w:cs="Arial"/>
          <w:color w:val="0000FF"/>
          <w:sz w:val="16"/>
          <w:szCs w:val="16"/>
        </w:rPr>
        <w:t>&gt;</w:t>
      </w:r>
    </w:p>
    <w:p w14:paraId="16B35EEE"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S:Header</w:t>
      </w:r>
      <w:r w:rsidRPr="009C4937">
        <w:rPr>
          <w:rFonts w:ascii="Arial" w:hAnsi="Arial" w:cs="Arial"/>
          <w:color w:val="0000FF"/>
          <w:sz w:val="16"/>
          <w:szCs w:val="16"/>
        </w:rPr>
        <w:t>&gt;</w:t>
      </w:r>
    </w:p>
    <w:p w14:paraId="16B35EEF" w14:textId="77777777" w:rsidR="009F339E" w:rsidRPr="00A222D5"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S:Body</w:t>
      </w:r>
      <w:r w:rsidRPr="00A222D5">
        <w:rPr>
          <w:rFonts w:ascii="Arial" w:hAnsi="Arial" w:cs="Arial"/>
          <w:color w:val="0000FF"/>
          <w:sz w:val="16"/>
          <w:szCs w:val="16"/>
        </w:rPr>
        <w:t>&gt;</w:t>
      </w:r>
    </w:p>
    <w:p w14:paraId="16B35EF0" w14:textId="77777777" w:rsidR="009F339E" w:rsidRPr="00A222D5" w:rsidRDefault="009F339E"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377AB7" w:rsidRPr="00A222D5">
        <w:rPr>
          <w:rFonts w:ascii="Arial" w:hAnsi="Arial" w:cs="Arial"/>
          <w:color w:val="800000"/>
          <w:sz w:val="16"/>
          <w:szCs w:val="16"/>
        </w:rPr>
        <w:t>Modify</w:t>
      </w:r>
      <w:r w:rsidRPr="00A222D5">
        <w:rPr>
          <w:rFonts w:ascii="Arial" w:hAnsi="Arial" w:cs="Arial"/>
          <w:color w:val="800000"/>
          <w:sz w:val="16"/>
          <w:szCs w:val="16"/>
        </w:rPr>
        <w:t>RS</w:t>
      </w:r>
      <w:r w:rsidRPr="00A222D5">
        <w:rPr>
          <w:rFonts w:ascii="Arial" w:hAnsi="Arial" w:cs="Arial"/>
          <w:color w:val="FF0000"/>
          <w:sz w:val="16"/>
          <w:szCs w:val="16"/>
        </w:rPr>
        <w:t xml:space="preserve"> xmlns</w:t>
      </w:r>
      <w:r w:rsidRPr="00A222D5">
        <w:rPr>
          <w:rFonts w:ascii="Arial" w:hAnsi="Arial" w:cs="Arial"/>
          <w:color w:val="0000FF"/>
          <w:sz w:val="16"/>
          <w:szCs w:val="16"/>
        </w:rPr>
        <w:t>="</w:t>
      </w:r>
      <w:r w:rsidRPr="00A222D5">
        <w:rPr>
          <w:rFonts w:ascii="Arial" w:hAnsi="Arial" w:cs="Arial"/>
          <w:color w:val="000000"/>
          <w:sz w:val="16"/>
          <w:szCs w:val="16"/>
        </w:rPr>
        <w:t>http://www.opentravel.org/OTA/2003/05</w:t>
      </w:r>
      <w:r w:rsidRPr="00A222D5">
        <w:rPr>
          <w:rFonts w:ascii="Arial" w:hAnsi="Arial" w:cs="Arial"/>
          <w:color w:val="0000FF"/>
          <w:sz w:val="16"/>
          <w:szCs w:val="16"/>
        </w:rPr>
        <w:t>"</w:t>
      </w:r>
      <w:r w:rsidRPr="00A222D5">
        <w:rPr>
          <w:rFonts w:ascii="Arial" w:hAnsi="Arial" w:cs="Arial"/>
          <w:color w:val="FF0000"/>
          <w:sz w:val="16"/>
          <w:szCs w:val="16"/>
        </w:rPr>
        <w:t xml:space="preserve"> EchoToken</w:t>
      </w:r>
      <w:r w:rsidRPr="00A222D5">
        <w:rPr>
          <w:rFonts w:ascii="Arial" w:hAnsi="Arial" w:cs="Arial"/>
          <w:color w:val="0000FF"/>
          <w:sz w:val="16"/>
          <w:szCs w:val="16"/>
        </w:rPr>
        <w:t>="</w:t>
      </w:r>
      <w:r w:rsidRPr="00A222D5">
        <w:rPr>
          <w:rFonts w:ascii="Arial" w:hAnsi="Arial" w:cs="Arial"/>
          <w:color w:val="000000"/>
          <w:sz w:val="16"/>
          <w:szCs w:val="16"/>
        </w:rPr>
        <w:t>CS@P1671259869661625-F55934</w:t>
      </w:r>
      <w:r w:rsidR="000107A8" w:rsidRPr="00A222D5">
        <w:rPr>
          <w:rFonts w:ascii="Arial" w:hAnsi="Arial" w:cs="Arial"/>
          <w:color w:val="000000"/>
          <w:sz w:val="16"/>
          <w:szCs w:val="16"/>
        </w:rPr>
        <w:t>XX</w:t>
      </w:r>
      <w:r w:rsidRPr="00A222D5">
        <w:rPr>
          <w:rFonts w:ascii="Arial" w:hAnsi="Arial" w:cs="Arial"/>
          <w:color w:val="000000"/>
          <w:sz w:val="16"/>
          <w:szCs w:val="16"/>
        </w:rPr>
        <w:t>P</w:t>
      </w:r>
      <w:r w:rsidRPr="00A222D5">
        <w:rPr>
          <w:rFonts w:ascii="Arial" w:hAnsi="Arial" w:cs="Arial"/>
          <w:color w:val="0000FF"/>
          <w:sz w:val="16"/>
          <w:szCs w:val="16"/>
        </w:rPr>
        <w:t>"</w:t>
      </w:r>
      <w:r w:rsidRPr="00A222D5">
        <w:rPr>
          <w:rFonts w:ascii="Arial" w:hAnsi="Arial" w:cs="Arial"/>
          <w:color w:val="FF0000"/>
          <w:sz w:val="16"/>
          <w:szCs w:val="16"/>
        </w:rPr>
        <w:t xml:space="preserve"> TimeStamp</w:t>
      </w:r>
      <w:r w:rsidRPr="00A222D5">
        <w:rPr>
          <w:rFonts w:ascii="Arial" w:hAnsi="Arial" w:cs="Arial"/>
          <w:color w:val="0000FF"/>
          <w:sz w:val="16"/>
          <w:szCs w:val="16"/>
        </w:rPr>
        <w:t>="</w:t>
      </w:r>
      <w:r w:rsidRPr="00A222D5">
        <w:rPr>
          <w:rFonts w:ascii="Arial" w:hAnsi="Arial" w:cs="Arial"/>
          <w:color w:val="000000"/>
          <w:sz w:val="16"/>
          <w:szCs w:val="16"/>
        </w:rPr>
        <w:t>2009-12-03T20:47:41.044+01:00</w:t>
      </w:r>
      <w:r w:rsidRPr="00A222D5">
        <w:rPr>
          <w:rFonts w:ascii="Arial" w:hAnsi="Arial" w:cs="Arial"/>
          <w:color w:val="0000FF"/>
          <w:sz w:val="16"/>
          <w:szCs w:val="16"/>
        </w:rPr>
        <w:t>"</w:t>
      </w:r>
      <w:r w:rsidRPr="00A222D5">
        <w:rPr>
          <w:rFonts w:ascii="Arial" w:hAnsi="Arial" w:cs="Arial"/>
          <w:color w:val="FF0000"/>
          <w:sz w:val="16"/>
          <w:szCs w:val="16"/>
        </w:rPr>
        <w:t xml:space="preserve"> Target</w:t>
      </w:r>
      <w:r w:rsidRPr="00A222D5">
        <w:rPr>
          <w:rFonts w:ascii="Arial" w:hAnsi="Arial" w:cs="Arial"/>
          <w:color w:val="0000FF"/>
          <w:sz w:val="16"/>
          <w:szCs w:val="16"/>
        </w:rPr>
        <w:t>="</w:t>
      </w:r>
      <w:r w:rsidRPr="00A222D5">
        <w:rPr>
          <w:rFonts w:ascii="Arial" w:hAnsi="Arial" w:cs="Arial"/>
          <w:color w:val="000000"/>
          <w:sz w:val="16"/>
          <w:szCs w:val="16"/>
        </w:rPr>
        <w:t>Production</w:t>
      </w:r>
      <w:r w:rsidRPr="00A222D5">
        <w:rPr>
          <w:rFonts w:ascii="Arial" w:hAnsi="Arial" w:cs="Arial"/>
          <w:color w:val="0000FF"/>
          <w:sz w:val="16"/>
          <w:szCs w:val="16"/>
        </w:rPr>
        <w:t>"</w:t>
      </w:r>
      <w:r w:rsidRPr="00A222D5">
        <w:rPr>
          <w:rFonts w:ascii="Arial" w:hAnsi="Arial" w:cs="Arial"/>
          <w:color w:val="FF0000"/>
          <w:sz w:val="16"/>
          <w:szCs w:val="16"/>
        </w:rPr>
        <w:t xml:space="preserve"> Version</w:t>
      </w:r>
      <w:r w:rsidRPr="00A222D5">
        <w:rPr>
          <w:rFonts w:ascii="Arial" w:hAnsi="Arial" w:cs="Arial"/>
          <w:color w:val="0000FF"/>
          <w:sz w:val="16"/>
          <w:szCs w:val="16"/>
        </w:rPr>
        <w:t>="</w:t>
      </w:r>
      <w:r w:rsidRPr="00A222D5">
        <w:rPr>
          <w:rFonts w:ascii="Arial" w:hAnsi="Arial" w:cs="Arial"/>
          <w:color w:val="000000"/>
          <w:sz w:val="16"/>
          <w:szCs w:val="16"/>
        </w:rPr>
        <w:t>1.006</w:t>
      </w:r>
      <w:r w:rsidRPr="00A222D5">
        <w:rPr>
          <w:rFonts w:ascii="Arial" w:hAnsi="Arial" w:cs="Arial"/>
          <w:color w:val="0000FF"/>
          <w:sz w:val="16"/>
          <w:szCs w:val="16"/>
        </w:rPr>
        <w:t>"</w:t>
      </w:r>
      <w:r w:rsidRPr="00A222D5">
        <w:rPr>
          <w:rFonts w:ascii="Arial" w:hAnsi="Arial" w:cs="Arial"/>
          <w:color w:val="FF0000"/>
          <w:sz w:val="16"/>
          <w:szCs w:val="16"/>
        </w:rPr>
        <w:t xml:space="preserve"> TransactionIdentifier</w:t>
      </w:r>
      <w:r w:rsidRPr="00A222D5">
        <w:rPr>
          <w:rFonts w:ascii="Arial" w:hAnsi="Arial" w:cs="Arial"/>
          <w:color w:val="0000FF"/>
          <w:sz w:val="16"/>
          <w:szCs w:val="16"/>
        </w:rPr>
        <w:t>="</w:t>
      </w:r>
      <w:r w:rsidR="00476154" w:rsidRPr="00A222D5">
        <w:rPr>
          <w:rFonts w:ascii="Arial" w:hAnsi="Arial" w:cs="Arial"/>
          <w:color w:val="000000"/>
          <w:sz w:val="16"/>
          <w:szCs w:val="16"/>
        </w:rPr>
        <w:t>F55934</w:t>
      </w:r>
      <w:r w:rsidR="00476154">
        <w:rPr>
          <w:rFonts w:ascii="Arial" w:hAnsi="Arial" w:cs="Arial"/>
          <w:color w:val="000000"/>
          <w:sz w:val="16"/>
          <w:szCs w:val="16"/>
        </w:rPr>
        <w:t>87421VMTLR4</w:t>
      </w:r>
      <w:r w:rsidRPr="00A222D5">
        <w:rPr>
          <w:rFonts w:ascii="Arial" w:hAnsi="Arial" w:cs="Arial"/>
          <w:color w:val="0000FF"/>
          <w:sz w:val="16"/>
          <w:szCs w:val="16"/>
        </w:rPr>
        <w:t>"</w:t>
      </w:r>
      <w:r w:rsidRPr="00A222D5">
        <w:rPr>
          <w:rFonts w:ascii="Arial" w:hAnsi="Arial" w:cs="Arial"/>
          <w:color w:val="FF0000"/>
          <w:sz w:val="16"/>
          <w:szCs w:val="16"/>
        </w:rPr>
        <w:t xml:space="preserve"> PrimaryLangID</w:t>
      </w:r>
      <w:r w:rsidRPr="00A222D5">
        <w:rPr>
          <w:rFonts w:ascii="Arial" w:hAnsi="Arial" w:cs="Arial"/>
          <w:color w:val="0000FF"/>
          <w:sz w:val="16"/>
          <w:szCs w:val="16"/>
        </w:rPr>
        <w:t>="</w:t>
      </w:r>
      <w:r w:rsidRPr="00A222D5">
        <w:rPr>
          <w:rFonts w:ascii="Arial" w:hAnsi="Arial" w:cs="Arial"/>
          <w:color w:val="000000"/>
          <w:sz w:val="16"/>
          <w:szCs w:val="16"/>
        </w:rPr>
        <w:t>en</w:t>
      </w:r>
      <w:r w:rsidRPr="00A222D5">
        <w:rPr>
          <w:rFonts w:ascii="Arial" w:hAnsi="Arial" w:cs="Arial"/>
          <w:color w:val="0000FF"/>
          <w:sz w:val="16"/>
          <w:szCs w:val="16"/>
        </w:rPr>
        <w:t>"</w:t>
      </w:r>
      <w:r w:rsidRPr="00A222D5">
        <w:rPr>
          <w:rFonts w:ascii="Arial" w:hAnsi="Arial" w:cs="Arial"/>
          <w:color w:val="FF0000"/>
          <w:sz w:val="16"/>
          <w:szCs w:val="16"/>
        </w:rPr>
        <w:t xml:space="preserve"> ResResponseType</w:t>
      </w:r>
      <w:r w:rsidRPr="00A222D5">
        <w:rPr>
          <w:rFonts w:ascii="Arial" w:hAnsi="Arial" w:cs="Arial"/>
          <w:color w:val="0000FF"/>
          <w:sz w:val="16"/>
          <w:szCs w:val="16"/>
        </w:rPr>
        <w:t>="</w:t>
      </w:r>
      <w:r w:rsidRPr="00A222D5">
        <w:rPr>
          <w:rFonts w:ascii="Arial" w:hAnsi="Arial" w:cs="Arial"/>
          <w:color w:val="000000"/>
          <w:sz w:val="16"/>
          <w:szCs w:val="16"/>
        </w:rPr>
        <w:t>Modified</w:t>
      </w:r>
      <w:r w:rsidRPr="00A222D5">
        <w:rPr>
          <w:rFonts w:ascii="Arial" w:hAnsi="Arial" w:cs="Arial"/>
          <w:color w:val="0000FF"/>
          <w:sz w:val="16"/>
          <w:szCs w:val="16"/>
        </w:rPr>
        <w:t>"&gt;</w:t>
      </w:r>
    </w:p>
    <w:p w14:paraId="16B35EF1"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POS</w:t>
      </w:r>
      <w:r w:rsidRPr="00A222D5">
        <w:rPr>
          <w:rFonts w:ascii="Arial" w:hAnsi="Arial" w:cs="Arial"/>
          <w:color w:val="0000FF"/>
          <w:sz w:val="16"/>
          <w:szCs w:val="16"/>
        </w:rPr>
        <w:t>&gt;</w:t>
      </w:r>
    </w:p>
    <w:p w14:paraId="16B35EF2"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Source</w:t>
      </w:r>
      <w:r w:rsidRPr="00A222D5">
        <w:rPr>
          <w:rFonts w:ascii="Arial" w:hAnsi="Arial" w:cs="Arial"/>
          <w:color w:val="FF0000"/>
          <w:sz w:val="16"/>
          <w:szCs w:val="16"/>
        </w:rPr>
        <w:t xml:space="preserve"> TerminalID</w:t>
      </w:r>
      <w:r w:rsidRPr="00A222D5">
        <w:rPr>
          <w:rFonts w:ascii="Arial" w:hAnsi="Arial" w:cs="Arial"/>
          <w:color w:val="0000FF"/>
          <w:sz w:val="16"/>
          <w:szCs w:val="16"/>
        </w:rPr>
        <w:t>="</w:t>
      </w:r>
      <w:r w:rsidRPr="00A222D5">
        <w:rPr>
          <w:rFonts w:ascii="Arial" w:hAnsi="Arial" w:cs="Arial"/>
          <w:color w:val="000000"/>
          <w:sz w:val="16"/>
          <w:szCs w:val="16"/>
        </w:rPr>
        <w:t>F55934</w:t>
      </w:r>
      <w:r w:rsidRPr="00A222D5">
        <w:rPr>
          <w:rFonts w:ascii="Arial" w:hAnsi="Arial" w:cs="Arial"/>
          <w:color w:val="0000FF"/>
          <w:sz w:val="16"/>
          <w:szCs w:val="16"/>
        </w:rPr>
        <w:t>"&gt;</w:t>
      </w:r>
    </w:p>
    <w:p w14:paraId="16B35EF3"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BookingChannel</w:t>
      </w:r>
      <w:r w:rsidRPr="00A222D5">
        <w:rPr>
          <w:rFonts w:ascii="Arial" w:hAnsi="Arial" w:cs="Arial"/>
          <w:color w:val="FF0000"/>
          <w:sz w:val="16"/>
          <w:szCs w:val="16"/>
        </w:rPr>
        <w:t xml:space="preserve"> Type</w:t>
      </w:r>
      <w:r w:rsidRPr="00A222D5">
        <w:rPr>
          <w:rFonts w:ascii="Arial" w:hAnsi="Arial" w:cs="Arial"/>
          <w:color w:val="0000FF"/>
          <w:sz w:val="16"/>
          <w:szCs w:val="16"/>
        </w:rPr>
        <w:t>="</w:t>
      </w:r>
      <w:r w:rsidRPr="00A222D5">
        <w:rPr>
          <w:rFonts w:ascii="Arial" w:hAnsi="Arial" w:cs="Arial"/>
          <w:color w:val="000000"/>
          <w:sz w:val="16"/>
          <w:szCs w:val="16"/>
        </w:rPr>
        <w:t>1</w:t>
      </w:r>
      <w:r w:rsidRPr="00A222D5">
        <w:rPr>
          <w:rFonts w:ascii="Arial" w:hAnsi="Arial" w:cs="Arial"/>
          <w:color w:val="0000FF"/>
          <w:sz w:val="16"/>
          <w:szCs w:val="16"/>
        </w:rPr>
        <w:t>"&gt;</w:t>
      </w:r>
    </w:p>
    <w:p w14:paraId="16B35EF4"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CompanyName</w:t>
      </w:r>
      <w:r w:rsidRPr="00A222D5">
        <w:rPr>
          <w:rFonts w:ascii="Arial" w:hAnsi="Arial" w:cs="Arial"/>
          <w:color w:val="FF0000"/>
          <w:sz w:val="16"/>
          <w:szCs w:val="16"/>
        </w:rPr>
        <w:t xml:space="preserve"> Code</w:t>
      </w:r>
      <w:r w:rsidRPr="00A222D5">
        <w:rPr>
          <w:rFonts w:ascii="Arial" w:hAnsi="Arial" w:cs="Arial"/>
          <w:color w:val="0000FF"/>
          <w:sz w:val="16"/>
          <w:szCs w:val="16"/>
        </w:rPr>
        <w:t>="</w:t>
      </w:r>
      <w:r w:rsidRPr="00A222D5">
        <w:rPr>
          <w:rFonts w:ascii="Arial" w:hAnsi="Arial" w:cs="Arial"/>
          <w:color w:val="000000"/>
          <w:sz w:val="16"/>
          <w:szCs w:val="16"/>
        </w:rPr>
        <w:t>1V</w:t>
      </w:r>
      <w:r w:rsidRPr="00A222D5">
        <w:rPr>
          <w:rFonts w:ascii="Arial" w:hAnsi="Arial" w:cs="Arial"/>
          <w:color w:val="0000FF"/>
          <w:sz w:val="16"/>
          <w:szCs w:val="16"/>
        </w:rPr>
        <w:t>"/&gt;</w:t>
      </w:r>
    </w:p>
    <w:p w14:paraId="16B35EF5"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BookingChannel</w:t>
      </w:r>
      <w:r w:rsidRPr="00A222D5">
        <w:rPr>
          <w:rFonts w:ascii="Arial" w:hAnsi="Arial" w:cs="Arial"/>
          <w:color w:val="0000FF"/>
          <w:sz w:val="16"/>
          <w:szCs w:val="16"/>
        </w:rPr>
        <w:t>&gt;</w:t>
      </w:r>
    </w:p>
    <w:p w14:paraId="16B35EF6"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Source</w:t>
      </w:r>
      <w:r w:rsidRPr="00A222D5">
        <w:rPr>
          <w:rFonts w:ascii="Arial" w:hAnsi="Arial" w:cs="Arial"/>
          <w:color w:val="0000FF"/>
          <w:sz w:val="16"/>
          <w:szCs w:val="16"/>
        </w:rPr>
        <w:t>&gt;</w:t>
      </w:r>
    </w:p>
    <w:p w14:paraId="16B35EF7"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POS</w:t>
      </w:r>
      <w:r w:rsidRPr="00A222D5">
        <w:rPr>
          <w:rFonts w:ascii="Arial" w:hAnsi="Arial" w:cs="Arial"/>
          <w:color w:val="0000FF"/>
          <w:sz w:val="16"/>
          <w:szCs w:val="16"/>
        </w:rPr>
        <w:t>&gt;</w:t>
      </w:r>
    </w:p>
    <w:p w14:paraId="16B35EF8"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Success</w:t>
      </w:r>
      <w:r w:rsidRPr="00A222D5">
        <w:rPr>
          <w:rFonts w:ascii="Arial" w:hAnsi="Arial" w:cs="Arial"/>
          <w:color w:val="0000FF"/>
          <w:sz w:val="16"/>
          <w:szCs w:val="16"/>
        </w:rPr>
        <w:t>/&gt;</w:t>
      </w:r>
    </w:p>
    <w:p w14:paraId="16B35EF9"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HotelResModifies</w:t>
      </w:r>
      <w:r w:rsidRPr="00A222D5">
        <w:rPr>
          <w:rFonts w:ascii="Arial" w:hAnsi="Arial" w:cs="Arial"/>
          <w:color w:val="0000FF"/>
          <w:sz w:val="16"/>
          <w:szCs w:val="16"/>
        </w:rPr>
        <w:t>&gt;</w:t>
      </w:r>
    </w:p>
    <w:p w14:paraId="16B35EFA"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HotelResModify</w:t>
      </w:r>
      <w:r w:rsidRPr="00A222D5">
        <w:rPr>
          <w:rFonts w:ascii="Arial" w:hAnsi="Arial" w:cs="Arial"/>
          <w:color w:val="0000FF"/>
          <w:sz w:val="16"/>
          <w:szCs w:val="16"/>
        </w:rPr>
        <w:t>&gt;</w:t>
      </w:r>
    </w:p>
    <w:p w14:paraId="16B35EFB"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RoomStays</w:t>
      </w:r>
      <w:r w:rsidRPr="00A222D5">
        <w:rPr>
          <w:rFonts w:ascii="Arial" w:hAnsi="Arial" w:cs="Arial"/>
          <w:color w:val="0000FF"/>
          <w:sz w:val="16"/>
          <w:szCs w:val="16"/>
        </w:rPr>
        <w:t>&gt;</w:t>
      </w:r>
    </w:p>
    <w:p w14:paraId="16B35EFC"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RoomStay</w:t>
      </w:r>
      <w:r w:rsidRPr="001E7E19">
        <w:rPr>
          <w:rFonts w:ascii="Arial" w:hAnsi="Arial" w:cs="Arial"/>
          <w:color w:val="0000FF"/>
          <w:sz w:val="16"/>
          <w:szCs w:val="16"/>
          <w:highlight w:val="white"/>
        </w:rPr>
        <w:t>&gt;</w:t>
      </w:r>
    </w:p>
    <w:p w14:paraId="16B35EFD"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RoomTypes</w:t>
      </w:r>
      <w:r w:rsidRPr="001E7E19">
        <w:rPr>
          <w:rFonts w:ascii="Arial" w:hAnsi="Arial" w:cs="Arial"/>
          <w:color w:val="0000FF"/>
          <w:sz w:val="16"/>
          <w:szCs w:val="16"/>
          <w:highlight w:val="white"/>
        </w:rPr>
        <w:t>&gt;</w:t>
      </w:r>
    </w:p>
    <w:p w14:paraId="16B35EFE"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RoomType</w:t>
      </w:r>
      <w:r w:rsidRPr="001E7E19">
        <w:rPr>
          <w:rFonts w:ascii="Arial" w:hAnsi="Arial" w:cs="Arial"/>
          <w:color w:val="0000FF"/>
          <w:sz w:val="16"/>
          <w:szCs w:val="16"/>
          <w:highlight w:val="white"/>
        </w:rPr>
        <w:t>&gt;</w:t>
      </w:r>
    </w:p>
    <w:p w14:paraId="16B35EFF" w14:textId="1213846E"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4752" behindDoc="0" locked="0" layoutInCell="1" allowOverlap="1" wp14:anchorId="16B362D8" wp14:editId="46ADBC09">
                <wp:simplePos x="0" y="0"/>
                <wp:positionH relativeFrom="column">
                  <wp:posOffset>7267575</wp:posOffset>
                </wp:positionH>
                <wp:positionV relativeFrom="paragraph">
                  <wp:posOffset>42545</wp:posOffset>
                </wp:positionV>
                <wp:extent cx="400050" cy="228600"/>
                <wp:effectExtent l="9525" t="13970" r="9525" b="5080"/>
                <wp:wrapNone/>
                <wp:docPr id="74" name="Rectangl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E"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4" o:spid="_x0000_s1202" style="position:absolute;margin-left:572.25pt;margin-top:3.35pt;width:31.5pt;height:18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">
                <v:textbox>
                  <w:txbxContent>
                    <w:p w14:paraId="16B363EE" w14:textId="77777777" w:rsidR="00337B9C" w:rsidRPr="00CE47FC" w:rsidRDefault="00337B9C" w:rsidP="00CE47FC">
                      <w:pPr>
                        <w:jc w:val="center"/>
                        <w:rPr>
                          <w:rFonts w:ascii="Arial" w:hAnsi="Arial" w:cs="Arial"/>
                          <w:b/>
                          <w:sz w:val="22"/>
                        </w:rPr>
                      </w:pPr>
                      <w:r w:rsidRPr="00CE47FC">
                        <w:rPr>
                          <w:rFonts w:ascii="Arial" w:hAnsi="Arial" w:cs="Arial"/>
                          <w:b/>
                          <w:sz w:val="22"/>
                        </w:rPr>
                        <w:t>G</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RoomDescription</w:t>
      </w:r>
      <w:r w:rsidR="00CE47FC" w:rsidRPr="001E7E19">
        <w:rPr>
          <w:rFonts w:ascii="Arial" w:hAnsi="Arial" w:cs="Arial"/>
          <w:color w:val="0000FF"/>
          <w:sz w:val="16"/>
          <w:szCs w:val="16"/>
          <w:highlight w:val="white"/>
        </w:rPr>
        <w:t>&gt;</w:t>
      </w:r>
    </w:p>
    <w:p w14:paraId="16B35F00" w14:textId="01D72745"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5776" behindDoc="0" locked="0" layoutInCell="1" allowOverlap="1" wp14:anchorId="16B362D9" wp14:editId="6C7FE73E">
                <wp:simplePos x="0" y="0"/>
                <wp:positionH relativeFrom="column">
                  <wp:posOffset>6905625</wp:posOffset>
                </wp:positionH>
                <wp:positionV relativeFrom="paragraph">
                  <wp:posOffset>49530</wp:posOffset>
                </wp:positionV>
                <wp:extent cx="361950" cy="0"/>
                <wp:effectExtent l="19050" t="59055" r="9525" b="55245"/>
                <wp:wrapNone/>
                <wp:docPr id="73"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5" o:spid="_x0000_s1026" type="#_x0000_t32" style="position:absolute;margin-left:543.75pt;margin-top:3.9pt;width:28.5pt;height:0;flip:x;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SPQIAAGk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Text</w:t>
      </w:r>
      <w:r w:rsidR="00CE47FC" w:rsidRPr="001E7E19">
        <w:rPr>
          <w:rFonts w:ascii="Arial" w:hAnsi="Arial" w:cs="Arial"/>
          <w:color w:val="0000FF"/>
          <w:sz w:val="16"/>
          <w:szCs w:val="16"/>
          <w:highlight w:val="white"/>
        </w:rPr>
        <w:t>&gt;</w:t>
      </w:r>
      <w:r w:rsidR="00CE47FC" w:rsidRPr="001E7E19">
        <w:rPr>
          <w:rFonts w:ascii="Arial" w:hAnsi="Arial" w:cs="Arial"/>
          <w:color w:val="000000"/>
          <w:sz w:val="16"/>
          <w:szCs w:val="16"/>
          <w:highlight w:val="white"/>
        </w:rPr>
        <w:t>Executive Room with 1 queen-size bed and</w:t>
      </w:r>
    </w:p>
    <w:p w14:paraId="16B35F01"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 xml:space="preserve">                    sofa</w:t>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Text</w:t>
      </w:r>
      <w:r w:rsidRPr="001E7E19">
        <w:rPr>
          <w:rFonts w:ascii="Arial" w:hAnsi="Arial" w:cs="Arial"/>
          <w:color w:val="0000FF"/>
          <w:sz w:val="16"/>
          <w:szCs w:val="16"/>
          <w:highlight w:val="white"/>
        </w:rPr>
        <w:t>&gt;</w:t>
      </w:r>
    </w:p>
    <w:p w14:paraId="16B35F02"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RoomDescription</w:t>
      </w:r>
      <w:r w:rsidRPr="001E7E19">
        <w:rPr>
          <w:rFonts w:ascii="Arial" w:hAnsi="Arial" w:cs="Arial"/>
          <w:color w:val="0000FF"/>
          <w:sz w:val="16"/>
          <w:szCs w:val="16"/>
          <w:highlight w:val="white"/>
        </w:rPr>
        <w:t>&gt;</w:t>
      </w:r>
    </w:p>
    <w:p w14:paraId="16B35F03"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RoomType</w:t>
      </w:r>
      <w:r w:rsidRPr="001E7E19">
        <w:rPr>
          <w:rFonts w:ascii="Arial" w:hAnsi="Arial" w:cs="Arial"/>
          <w:color w:val="0000FF"/>
          <w:sz w:val="16"/>
          <w:szCs w:val="16"/>
          <w:highlight w:val="white"/>
        </w:rPr>
        <w:t>&gt;</w:t>
      </w:r>
    </w:p>
    <w:p w14:paraId="16B35F04"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RoomTypes</w:t>
      </w:r>
      <w:r w:rsidRPr="001E7E19">
        <w:rPr>
          <w:rFonts w:ascii="Arial" w:hAnsi="Arial" w:cs="Arial"/>
          <w:color w:val="0000FF"/>
          <w:sz w:val="16"/>
          <w:szCs w:val="16"/>
          <w:highlight w:val="white"/>
        </w:rPr>
        <w:t>&gt;</w:t>
      </w:r>
    </w:p>
    <w:p w14:paraId="16B35F05"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RatePlans</w:t>
      </w:r>
      <w:r w:rsidRPr="001E7E19">
        <w:rPr>
          <w:rFonts w:ascii="Arial" w:hAnsi="Arial" w:cs="Arial"/>
          <w:color w:val="0000FF"/>
          <w:sz w:val="16"/>
          <w:szCs w:val="16"/>
          <w:highlight w:val="white"/>
        </w:rPr>
        <w:t>&gt;</w:t>
      </w:r>
    </w:p>
    <w:p w14:paraId="16B35F06"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RatePlan</w:t>
      </w:r>
      <w:r w:rsidRPr="001E7E19">
        <w:rPr>
          <w:rFonts w:ascii="Arial" w:hAnsi="Arial" w:cs="Arial"/>
          <w:color w:val="0000FF"/>
          <w:sz w:val="16"/>
          <w:szCs w:val="16"/>
          <w:highlight w:val="white"/>
        </w:rPr>
        <w:t>&gt;</w:t>
      </w:r>
    </w:p>
    <w:p w14:paraId="16B35F07"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CancelPenalties</w:t>
      </w:r>
      <w:r w:rsidRPr="001E7E19">
        <w:rPr>
          <w:rFonts w:ascii="Arial" w:hAnsi="Arial" w:cs="Arial"/>
          <w:color w:val="0000FF"/>
          <w:sz w:val="16"/>
          <w:szCs w:val="16"/>
          <w:highlight w:val="white"/>
        </w:rPr>
        <w:t>&gt;</w:t>
      </w:r>
    </w:p>
    <w:p w14:paraId="16B35F08"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CancelPenalty</w:t>
      </w:r>
      <w:r w:rsidRPr="001E7E19">
        <w:rPr>
          <w:rFonts w:ascii="Arial" w:hAnsi="Arial" w:cs="Arial"/>
          <w:color w:val="FF0000"/>
          <w:sz w:val="16"/>
          <w:szCs w:val="16"/>
          <w:highlight w:val="white"/>
        </w:rPr>
        <w:t xml:space="preserve"> PolicyCode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CXP</w:t>
      </w:r>
      <w:r w:rsidRPr="001E7E19">
        <w:rPr>
          <w:rFonts w:ascii="Arial" w:hAnsi="Arial" w:cs="Arial"/>
          <w:color w:val="0000FF"/>
          <w:sz w:val="16"/>
          <w:szCs w:val="16"/>
          <w:highlight w:val="white"/>
        </w:rPr>
        <w:t>"&gt;</w:t>
      </w:r>
    </w:p>
    <w:p w14:paraId="16B35F09" w14:textId="534E50A4"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6800" behindDoc="0" locked="0" layoutInCell="1" allowOverlap="1" wp14:anchorId="16B362DA" wp14:editId="625789CC">
                <wp:simplePos x="0" y="0"/>
                <wp:positionH relativeFrom="column">
                  <wp:posOffset>7667625</wp:posOffset>
                </wp:positionH>
                <wp:positionV relativeFrom="paragraph">
                  <wp:posOffset>64135</wp:posOffset>
                </wp:positionV>
                <wp:extent cx="400050" cy="228600"/>
                <wp:effectExtent l="9525" t="6985" r="9525" b="12065"/>
                <wp:wrapNone/>
                <wp:docPr id="72" name="Rectangl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EF"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6" o:spid="_x0000_s1203" style="position:absolute;margin-left:603.75pt;margin-top:5.05pt;width:31.5pt;height:18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">
                <v:textbox>
                  <w:txbxContent>
                    <w:p w14:paraId="16B363EF" w14:textId="77777777" w:rsidR="00337B9C" w:rsidRPr="00CE47FC" w:rsidRDefault="00337B9C" w:rsidP="00CE47FC">
                      <w:pPr>
                        <w:jc w:val="center"/>
                        <w:rPr>
                          <w:rFonts w:ascii="Arial" w:hAnsi="Arial" w:cs="Arial"/>
                          <w:b/>
                          <w:sz w:val="22"/>
                        </w:rPr>
                      </w:pPr>
                      <w:r w:rsidRPr="00CE47FC">
                        <w:rPr>
                          <w:rFonts w:ascii="Arial" w:hAnsi="Arial" w:cs="Arial"/>
                          <w:b/>
                          <w:sz w:val="22"/>
                        </w:rPr>
                        <w:t>H</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PenaltyDescription</w:t>
      </w:r>
      <w:r w:rsidR="00CE47FC" w:rsidRPr="001E7E19">
        <w:rPr>
          <w:rFonts w:ascii="Arial" w:hAnsi="Arial" w:cs="Arial"/>
          <w:color w:val="0000FF"/>
          <w:sz w:val="16"/>
          <w:szCs w:val="16"/>
          <w:highlight w:val="white"/>
        </w:rPr>
        <w:t>&gt;</w:t>
      </w:r>
    </w:p>
    <w:p w14:paraId="16B35F0A" w14:textId="78843A9C"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7824" behindDoc="0" locked="0" layoutInCell="1" allowOverlap="1" wp14:anchorId="16B362DB" wp14:editId="02A113E0">
                <wp:simplePos x="0" y="0"/>
                <wp:positionH relativeFrom="column">
                  <wp:posOffset>7439025</wp:posOffset>
                </wp:positionH>
                <wp:positionV relativeFrom="paragraph">
                  <wp:posOffset>56515</wp:posOffset>
                </wp:positionV>
                <wp:extent cx="228600" cy="635"/>
                <wp:effectExtent l="19050" t="56515" r="9525" b="57150"/>
                <wp:wrapNone/>
                <wp:docPr id="71" name="Auto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7" o:spid="_x0000_s1026" type="#_x0000_t32" style="position:absolute;margin-left:585.75pt;margin-top:4.45pt;width:18pt;height:.05pt;flip:x;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Text</w:t>
      </w:r>
      <w:r w:rsidR="00CE47FC" w:rsidRPr="001E7E19">
        <w:rPr>
          <w:rFonts w:ascii="Arial" w:hAnsi="Arial" w:cs="Arial"/>
          <w:color w:val="0000FF"/>
          <w:sz w:val="16"/>
          <w:szCs w:val="16"/>
          <w:highlight w:val="white"/>
        </w:rPr>
        <w:t>&gt;</w:t>
      </w:r>
      <w:r w:rsidR="00CE47FC" w:rsidRPr="001E7E19">
        <w:rPr>
          <w:rFonts w:ascii="Arial" w:hAnsi="Arial" w:cs="Arial"/>
          <w:color w:val="000000"/>
          <w:sz w:val="16"/>
          <w:szCs w:val="16"/>
          <w:highlight w:val="white"/>
        </w:rPr>
        <w:t>Cancel. fees apply on day of arrival</w:t>
      </w:r>
    </w:p>
    <w:p w14:paraId="16B35F0B"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 xml:space="preserve">                        at 18:00</w:t>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Text</w:t>
      </w:r>
      <w:r w:rsidRPr="001E7E19">
        <w:rPr>
          <w:rFonts w:ascii="Arial" w:hAnsi="Arial" w:cs="Arial"/>
          <w:color w:val="0000FF"/>
          <w:sz w:val="16"/>
          <w:szCs w:val="16"/>
          <w:highlight w:val="white"/>
        </w:rPr>
        <w:t>&gt;</w:t>
      </w:r>
    </w:p>
    <w:p w14:paraId="16B35F0C"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PenaltyDescription</w:t>
      </w:r>
      <w:r w:rsidRPr="001E7E19">
        <w:rPr>
          <w:rFonts w:ascii="Arial" w:hAnsi="Arial" w:cs="Arial"/>
          <w:color w:val="0000FF"/>
          <w:sz w:val="16"/>
          <w:szCs w:val="16"/>
          <w:highlight w:val="white"/>
        </w:rPr>
        <w:t>&gt;</w:t>
      </w:r>
    </w:p>
    <w:p w14:paraId="16B35F0D"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CancelPenalty</w:t>
      </w:r>
      <w:r w:rsidRPr="001E7E19">
        <w:rPr>
          <w:rFonts w:ascii="Arial" w:hAnsi="Arial" w:cs="Arial"/>
          <w:color w:val="0000FF"/>
          <w:sz w:val="16"/>
          <w:szCs w:val="16"/>
          <w:highlight w:val="white"/>
        </w:rPr>
        <w:t>&gt;</w:t>
      </w:r>
    </w:p>
    <w:p w14:paraId="16B35F0E"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CancelPenalties</w:t>
      </w:r>
      <w:r w:rsidRPr="001E7E19">
        <w:rPr>
          <w:rFonts w:ascii="Arial" w:hAnsi="Arial" w:cs="Arial"/>
          <w:color w:val="0000FF"/>
          <w:sz w:val="16"/>
          <w:szCs w:val="16"/>
          <w:highlight w:val="white"/>
        </w:rPr>
        <w:t>&gt;</w:t>
      </w:r>
    </w:p>
    <w:p w14:paraId="16B35F0F"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Commission</w:t>
      </w:r>
      <w:r w:rsidRPr="001E7E19">
        <w:rPr>
          <w:rFonts w:ascii="Arial" w:hAnsi="Arial" w:cs="Arial"/>
          <w:color w:val="0000FF"/>
          <w:sz w:val="16"/>
          <w:szCs w:val="16"/>
          <w:highlight w:val="white"/>
        </w:rPr>
        <w:t>&gt;</w:t>
      </w:r>
    </w:p>
    <w:p w14:paraId="16B35F10" w14:textId="7E5A22FE"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8848" behindDoc="0" locked="0" layoutInCell="1" allowOverlap="1" wp14:anchorId="16B362DC" wp14:editId="4E21B644">
                <wp:simplePos x="0" y="0"/>
                <wp:positionH relativeFrom="column">
                  <wp:posOffset>6943725</wp:posOffset>
                </wp:positionH>
                <wp:positionV relativeFrom="paragraph">
                  <wp:posOffset>60960</wp:posOffset>
                </wp:positionV>
                <wp:extent cx="400050" cy="228600"/>
                <wp:effectExtent l="9525" t="13335" r="9525" b="5715"/>
                <wp:wrapNone/>
                <wp:docPr id="70" name="Rectangle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0"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8" o:spid="_x0000_s1204" style="position:absolute;margin-left:546.75pt;margin-top:4.8pt;width:31.5pt;height:18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">
                <v:textbox>
                  <w:txbxContent>
                    <w:p w14:paraId="16B363F0" w14:textId="77777777" w:rsidR="00337B9C" w:rsidRPr="00CE47FC" w:rsidRDefault="00337B9C" w:rsidP="00CE47FC">
                      <w:pPr>
                        <w:jc w:val="center"/>
                        <w:rPr>
                          <w:rFonts w:ascii="Arial" w:hAnsi="Arial" w:cs="Arial"/>
                          <w:b/>
                          <w:sz w:val="22"/>
                        </w:rPr>
                      </w:pPr>
                      <w:r w:rsidRPr="00CE47FC">
                        <w:rPr>
                          <w:rFonts w:ascii="Arial" w:hAnsi="Arial" w:cs="Arial"/>
                          <w:b/>
                          <w:sz w:val="22"/>
                        </w:rPr>
                        <w:t>I</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Comment</w:t>
      </w:r>
      <w:r w:rsidR="00CE47FC" w:rsidRPr="001E7E19">
        <w:rPr>
          <w:rFonts w:ascii="Arial" w:hAnsi="Arial" w:cs="Arial"/>
          <w:color w:val="0000FF"/>
          <w:sz w:val="16"/>
          <w:szCs w:val="16"/>
          <w:highlight w:val="white"/>
        </w:rPr>
        <w:t>&gt;</w:t>
      </w:r>
    </w:p>
    <w:p w14:paraId="16B35F11" w14:textId="1580EBDC"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39872" behindDoc="0" locked="0" layoutInCell="1" allowOverlap="1" wp14:anchorId="16B362DD" wp14:editId="2D78FCA4">
                <wp:simplePos x="0" y="0"/>
                <wp:positionH relativeFrom="column">
                  <wp:posOffset>6505575</wp:posOffset>
                </wp:positionH>
                <wp:positionV relativeFrom="paragraph">
                  <wp:posOffset>58420</wp:posOffset>
                </wp:positionV>
                <wp:extent cx="438150" cy="0"/>
                <wp:effectExtent l="19050" t="58420" r="9525" b="55880"/>
                <wp:wrapNone/>
                <wp:docPr id="69" name="AutoShap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9" o:spid="_x0000_s1026" type="#_x0000_t32" style="position:absolute;margin-left:512.25pt;margin-top:4.6pt;width:34.5pt;height:0;flip:x;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QNq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Text</w:t>
      </w:r>
      <w:r w:rsidR="00CE47FC" w:rsidRPr="001E7E19">
        <w:rPr>
          <w:rFonts w:ascii="Arial" w:hAnsi="Arial" w:cs="Arial"/>
          <w:color w:val="0000FF"/>
          <w:sz w:val="16"/>
          <w:szCs w:val="16"/>
          <w:highlight w:val="white"/>
        </w:rPr>
        <w:t>&gt;</w:t>
      </w:r>
      <w:r w:rsidR="00CE47FC" w:rsidRPr="001E7E19">
        <w:rPr>
          <w:rFonts w:ascii="Arial" w:hAnsi="Arial" w:cs="Arial"/>
          <w:color w:val="000000"/>
          <w:sz w:val="16"/>
          <w:szCs w:val="16"/>
          <w:highlight w:val="white"/>
        </w:rPr>
        <w:t>Comm - 10.00 pct</w:t>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Text</w:t>
      </w:r>
      <w:r w:rsidR="00CE47FC" w:rsidRPr="001E7E19">
        <w:rPr>
          <w:rFonts w:ascii="Arial" w:hAnsi="Arial" w:cs="Arial"/>
          <w:color w:val="0000FF"/>
          <w:sz w:val="16"/>
          <w:szCs w:val="16"/>
          <w:highlight w:val="white"/>
        </w:rPr>
        <w:t>&gt;</w:t>
      </w:r>
    </w:p>
    <w:p w14:paraId="16B35F12"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Comment</w:t>
      </w:r>
      <w:r w:rsidRPr="001E7E19">
        <w:rPr>
          <w:rFonts w:ascii="Arial" w:hAnsi="Arial" w:cs="Arial"/>
          <w:color w:val="0000FF"/>
          <w:sz w:val="16"/>
          <w:szCs w:val="16"/>
          <w:highlight w:val="white"/>
        </w:rPr>
        <w:t>&gt;</w:t>
      </w:r>
    </w:p>
    <w:p w14:paraId="16B35F13"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Commission</w:t>
      </w:r>
      <w:r w:rsidRPr="001E7E19">
        <w:rPr>
          <w:rFonts w:ascii="Arial" w:hAnsi="Arial" w:cs="Arial"/>
          <w:color w:val="0000FF"/>
          <w:sz w:val="16"/>
          <w:szCs w:val="16"/>
          <w:highlight w:val="white"/>
        </w:rPr>
        <w:t>&gt;</w:t>
      </w:r>
    </w:p>
    <w:p w14:paraId="16B35F14"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RatePlan</w:t>
      </w:r>
      <w:r w:rsidRPr="001E7E19">
        <w:rPr>
          <w:rFonts w:ascii="Arial" w:hAnsi="Arial" w:cs="Arial"/>
          <w:color w:val="0000FF"/>
          <w:sz w:val="16"/>
          <w:szCs w:val="16"/>
          <w:highlight w:val="white"/>
        </w:rPr>
        <w:t>&gt;</w:t>
      </w:r>
    </w:p>
    <w:p w14:paraId="16B35F15"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RatePlans</w:t>
      </w:r>
      <w:r w:rsidRPr="001E7E19">
        <w:rPr>
          <w:rFonts w:ascii="Arial" w:hAnsi="Arial" w:cs="Arial"/>
          <w:color w:val="0000FF"/>
          <w:sz w:val="16"/>
          <w:szCs w:val="16"/>
          <w:highlight w:val="white"/>
        </w:rPr>
        <w:t>&gt;</w:t>
      </w:r>
    </w:p>
    <w:p w14:paraId="16B35F16"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RoomRates</w:t>
      </w:r>
      <w:r w:rsidRPr="001E7E19">
        <w:rPr>
          <w:rFonts w:ascii="Arial" w:hAnsi="Arial" w:cs="Arial"/>
          <w:color w:val="0000FF"/>
          <w:sz w:val="16"/>
          <w:szCs w:val="16"/>
          <w:highlight w:val="white"/>
        </w:rPr>
        <w:t>&gt;</w:t>
      </w:r>
    </w:p>
    <w:p w14:paraId="16B35F17"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RoomRate</w:t>
      </w:r>
      <w:r w:rsidRPr="001E7E19">
        <w:rPr>
          <w:rFonts w:ascii="Arial" w:hAnsi="Arial" w:cs="Arial"/>
          <w:color w:val="FF0000"/>
          <w:sz w:val="16"/>
          <w:szCs w:val="16"/>
          <w:highlight w:val="white"/>
        </w:rPr>
        <w:t xml:space="preserve"> BookingCode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A1QRA1</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NumberOfUnits</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1</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RoomTypeCode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A1Q</w:t>
      </w:r>
      <w:r w:rsidRPr="001E7E19">
        <w:rPr>
          <w:rFonts w:ascii="Arial" w:hAnsi="Arial" w:cs="Arial"/>
          <w:color w:val="0000FF"/>
          <w:sz w:val="16"/>
          <w:szCs w:val="16"/>
          <w:highlight w:val="white"/>
        </w:rPr>
        <w:t>"&gt;</w:t>
      </w:r>
    </w:p>
    <w:p w14:paraId="16B35F18" w14:textId="500750FE"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60352" behindDoc="0" locked="0" layoutInCell="1" allowOverlap="1" wp14:anchorId="16B362DE" wp14:editId="39AA2983">
                <wp:simplePos x="0" y="0"/>
                <wp:positionH relativeFrom="column">
                  <wp:posOffset>3629025</wp:posOffset>
                </wp:positionH>
                <wp:positionV relativeFrom="paragraph">
                  <wp:posOffset>64135</wp:posOffset>
                </wp:positionV>
                <wp:extent cx="400050" cy="228600"/>
                <wp:effectExtent l="9525" t="6985" r="9525" b="12065"/>
                <wp:wrapNone/>
                <wp:docPr id="68"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1"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9" o:spid="_x0000_s1205" style="position:absolute;margin-left:285.75pt;margin-top:5.05pt;width:31.5pt;height:18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">
                <v:textbox>
                  <w:txbxContent>
                    <w:p w14:paraId="16B363F1" w14:textId="77777777" w:rsidR="00337B9C" w:rsidRPr="00CE47FC" w:rsidRDefault="00337B9C" w:rsidP="00CE47FC">
                      <w:pPr>
                        <w:jc w:val="center"/>
                        <w:rPr>
                          <w:rFonts w:ascii="Arial" w:hAnsi="Arial" w:cs="Arial"/>
                          <w:b/>
                          <w:sz w:val="22"/>
                        </w:rPr>
                      </w:pPr>
                      <w:r w:rsidRPr="00CE47FC">
                        <w:rPr>
                          <w:rFonts w:ascii="Arial" w:hAnsi="Arial" w:cs="Arial"/>
                          <w:b/>
                          <w:sz w:val="22"/>
                        </w:rPr>
                        <w:t>F</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Rates</w:t>
      </w:r>
      <w:r w:rsidR="00CE47FC" w:rsidRPr="001E7E19">
        <w:rPr>
          <w:rFonts w:ascii="Arial" w:hAnsi="Arial" w:cs="Arial"/>
          <w:color w:val="0000FF"/>
          <w:sz w:val="16"/>
          <w:szCs w:val="16"/>
          <w:highlight w:val="white"/>
        </w:rPr>
        <w:t>&gt;</w:t>
      </w:r>
    </w:p>
    <w:p w14:paraId="16B35F19" w14:textId="6DE59C63"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61376" behindDoc="0" locked="0" layoutInCell="1" allowOverlap="1" wp14:anchorId="16B362DF" wp14:editId="364771CD">
                <wp:simplePos x="0" y="0"/>
                <wp:positionH relativeFrom="column">
                  <wp:posOffset>4029075</wp:posOffset>
                </wp:positionH>
                <wp:positionV relativeFrom="paragraph">
                  <wp:posOffset>71120</wp:posOffset>
                </wp:positionV>
                <wp:extent cx="514350" cy="0"/>
                <wp:effectExtent l="9525" t="61595" r="19050" b="52705"/>
                <wp:wrapNone/>
                <wp:docPr id="67" name="Auto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0" o:spid="_x0000_s1026" type="#_x0000_t32" style="position:absolute;margin-left:317.25pt;margin-top:5.6pt;width:40.5pt;height:0;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IbNgIAAF8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Rate</w:t>
      </w:r>
      <w:r w:rsidR="00CE47FC" w:rsidRPr="001E7E19">
        <w:rPr>
          <w:rFonts w:ascii="Arial" w:hAnsi="Arial" w:cs="Arial"/>
          <w:color w:val="FF0000"/>
          <w:sz w:val="16"/>
          <w:szCs w:val="16"/>
          <w:highlight w:val="white"/>
        </w:rPr>
        <w:t xml:space="preserve"> EffectiveDate</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2010-01-15</w:t>
      </w:r>
      <w:r w:rsidR="00CE47FC" w:rsidRPr="001E7E19">
        <w:rPr>
          <w:rFonts w:ascii="Arial" w:hAnsi="Arial" w:cs="Arial"/>
          <w:color w:val="0000FF"/>
          <w:sz w:val="16"/>
          <w:szCs w:val="16"/>
          <w:highlight w:val="white"/>
        </w:rPr>
        <w:t>"</w:t>
      </w:r>
      <w:r w:rsidR="00CE47FC" w:rsidRPr="001E7E19">
        <w:rPr>
          <w:rFonts w:ascii="Arial" w:hAnsi="Arial" w:cs="Arial"/>
          <w:color w:val="FF0000"/>
          <w:sz w:val="16"/>
          <w:szCs w:val="16"/>
          <w:highlight w:val="white"/>
        </w:rPr>
        <w:t xml:space="preserve"> GuaranteedInd</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true</w:t>
      </w:r>
      <w:r w:rsidR="00CE47FC" w:rsidRPr="001E7E19">
        <w:rPr>
          <w:rFonts w:ascii="Arial" w:hAnsi="Arial" w:cs="Arial"/>
          <w:color w:val="0000FF"/>
          <w:sz w:val="16"/>
          <w:szCs w:val="16"/>
          <w:highlight w:val="white"/>
        </w:rPr>
        <w:t>"</w:t>
      </w:r>
      <w:r w:rsidR="00CE47FC" w:rsidRPr="001E7E19">
        <w:rPr>
          <w:rFonts w:ascii="Arial" w:hAnsi="Arial" w:cs="Arial"/>
          <w:color w:val="FF0000"/>
          <w:sz w:val="16"/>
          <w:szCs w:val="16"/>
          <w:highlight w:val="white"/>
        </w:rPr>
        <w:t xml:space="preserve"> RateTimeUnit</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Day</w:t>
      </w:r>
      <w:r w:rsidR="00CE47FC" w:rsidRPr="001E7E19">
        <w:rPr>
          <w:rFonts w:ascii="Arial" w:hAnsi="Arial" w:cs="Arial"/>
          <w:color w:val="0000FF"/>
          <w:sz w:val="16"/>
          <w:szCs w:val="16"/>
          <w:highlight w:val="white"/>
        </w:rPr>
        <w:t>"&gt;</w:t>
      </w:r>
    </w:p>
    <w:p w14:paraId="16B35F1A" w14:textId="063CE422"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65472" behindDoc="0" locked="0" layoutInCell="1" allowOverlap="1" wp14:anchorId="16B362E0" wp14:editId="2A9A8DC1">
                <wp:simplePos x="0" y="0"/>
                <wp:positionH relativeFrom="column">
                  <wp:posOffset>6438900</wp:posOffset>
                </wp:positionH>
                <wp:positionV relativeFrom="paragraph">
                  <wp:posOffset>107315</wp:posOffset>
                </wp:positionV>
                <wp:extent cx="0" cy="133350"/>
                <wp:effectExtent l="57150" t="21590" r="57150" b="6985"/>
                <wp:wrapNone/>
                <wp:docPr id="66" name="Auto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4" o:spid="_x0000_s1026" type="#_x0000_t32" style="position:absolute;margin-left:507pt;margin-top:8.45pt;width:0;height:10.5pt;flip:y;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uNOwIAAGk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64448" behindDoc="0" locked="0" layoutInCell="1" allowOverlap="1" wp14:anchorId="16B362E1" wp14:editId="0F1AA0ED">
                <wp:simplePos x="0" y="0"/>
                <wp:positionH relativeFrom="column">
                  <wp:posOffset>7505700</wp:posOffset>
                </wp:positionH>
                <wp:positionV relativeFrom="paragraph">
                  <wp:posOffset>107315</wp:posOffset>
                </wp:positionV>
                <wp:extent cx="0" cy="133350"/>
                <wp:effectExtent l="57150" t="21590" r="57150" b="6985"/>
                <wp:wrapNone/>
                <wp:docPr id="65" name="AutoShap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3" o:spid="_x0000_s1026" type="#_x0000_t32" style="position:absolute;margin-left:591pt;margin-top:8.45pt;width:0;height:10.5pt;flip:y;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Base</w:t>
      </w:r>
      <w:r w:rsidR="00CE47FC" w:rsidRPr="001E7E19">
        <w:rPr>
          <w:rFonts w:ascii="Arial" w:hAnsi="Arial" w:cs="Arial"/>
          <w:color w:val="FF0000"/>
          <w:sz w:val="16"/>
          <w:szCs w:val="16"/>
          <w:highlight w:val="white"/>
        </w:rPr>
        <w:t xml:space="preserve"> AmountBeforeTax</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12400</w:t>
      </w:r>
      <w:r w:rsidR="00CE47FC" w:rsidRPr="001E7E19">
        <w:rPr>
          <w:rFonts w:ascii="Arial" w:hAnsi="Arial" w:cs="Arial"/>
          <w:color w:val="0000FF"/>
          <w:sz w:val="16"/>
          <w:szCs w:val="16"/>
          <w:highlight w:val="white"/>
        </w:rPr>
        <w:t>"</w:t>
      </w:r>
      <w:r w:rsidR="00CE47FC" w:rsidRPr="001E7E19">
        <w:rPr>
          <w:rFonts w:ascii="Arial" w:hAnsi="Arial" w:cs="Arial"/>
          <w:color w:val="FF0000"/>
          <w:sz w:val="16"/>
          <w:szCs w:val="16"/>
          <w:highlight w:val="white"/>
        </w:rPr>
        <w:t xml:space="preserve"> CurrencyCode</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EUR</w:t>
      </w:r>
      <w:r w:rsidR="00CE47FC" w:rsidRPr="001E7E19">
        <w:rPr>
          <w:rFonts w:ascii="Arial" w:hAnsi="Arial" w:cs="Arial"/>
          <w:color w:val="0000FF"/>
          <w:sz w:val="16"/>
          <w:szCs w:val="16"/>
          <w:highlight w:val="white"/>
        </w:rPr>
        <w:t>"</w:t>
      </w:r>
      <w:r w:rsidR="00CE47FC" w:rsidRPr="001E7E19">
        <w:rPr>
          <w:rFonts w:ascii="Arial" w:hAnsi="Arial" w:cs="Arial"/>
          <w:color w:val="FF0000"/>
          <w:sz w:val="16"/>
          <w:szCs w:val="16"/>
          <w:highlight w:val="white"/>
        </w:rPr>
        <w:t xml:space="preserve"> DecimalPlaces</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2</w:t>
      </w:r>
      <w:r w:rsidR="00CE47FC" w:rsidRPr="001E7E19">
        <w:rPr>
          <w:rFonts w:ascii="Arial" w:hAnsi="Arial" w:cs="Arial"/>
          <w:color w:val="0000FF"/>
          <w:sz w:val="16"/>
          <w:szCs w:val="16"/>
          <w:highlight w:val="white"/>
        </w:rPr>
        <w:t>"/&gt;</w:t>
      </w:r>
    </w:p>
    <w:p w14:paraId="16B35F1B" w14:textId="5CD3821E" w:rsidR="00CE47FC" w:rsidRPr="001E7E19" w:rsidRDefault="009F4FEB" w:rsidP="001E7E19">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262400" behindDoc="0" locked="0" layoutInCell="1" allowOverlap="1" wp14:anchorId="16B362E2" wp14:editId="7DE1DC75">
                <wp:simplePos x="0" y="0"/>
                <wp:positionH relativeFrom="column">
                  <wp:posOffset>8629650</wp:posOffset>
                </wp:positionH>
                <wp:positionV relativeFrom="paragraph">
                  <wp:posOffset>6985</wp:posOffset>
                </wp:positionV>
                <wp:extent cx="400050" cy="228600"/>
                <wp:effectExtent l="9525" t="6985" r="9525" b="12065"/>
                <wp:wrapNone/>
                <wp:docPr id="64"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2"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1" o:spid="_x0000_s1206" style="position:absolute;margin-left:679.5pt;margin-top:.55pt;width:31.5pt;height:18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">
                <v:textbox>
                  <w:txbxContent>
                    <w:p w14:paraId="16B363F2" w14:textId="77777777" w:rsidR="00337B9C" w:rsidRPr="00CE47FC" w:rsidRDefault="00337B9C" w:rsidP="00CE47FC">
                      <w:pPr>
                        <w:jc w:val="center"/>
                        <w:rPr>
                          <w:rFonts w:ascii="Arial" w:hAnsi="Arial" w:cs="Arial"/>
                          <w:b/>
                          <w:sz w:val="22"/>
                        </w:rPr>
                      </w:pPr>
                      <w:r w:rsidRPr="00CE47FC">
                        <w:rPr>
                          <w:rFonts w:ascii="Arial" w:hAnsi="Arial" w:cs="Arial"/>
                          <w:b/>
                          <w:sz w:val="22"/>
                        </w:rPr>
                        <w:t>C</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rPr>
        <w:t>&lt;</w:t>
      </w:r>
      <w:r w:rsidR="00CE47FC" w:rsidRPr="001E7E19">
        <w:rPr>
          <w:rFonts w:ascii="Arial" w:hAnsi="Arial" w:cs="Arial"/>
          <w:color w:val="800000"/>
          <w:sz w:val="16"/>
          <w:szCs w:val="16"/>
        </w:rPr>
        <w:t>AdditionalGuestAmounts</w:t>
      </w:r>
      <w:r w:rsidR="00CE47FC" w:rsidRPr="001E7E19">
        <w:rPr>
          <w:rFonts w:ascii="Arial" w:hAnsi="Arial" w:cs="Arial"/>
          <w:color w:val="0000FF"/>
          <w:sz w:val="16"/>
          <w:szCs w:val="16"/>
        </w:rPr>
        <w:t>&gt;</w:t>
      </w:r>
    </w:p>
    <w:p w14:paraId="16B35F1C" w14:textId="6917EF46" w:rsidR="00CE47FC" w:rsidRPr="001E7E19" w:rsidRDefault="009F4FEB" w:rsidP="001E7E19">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263424" behindDoc="0" locked="0" layoutInCell="1" allowOverlap="1" wp14:anchorId="16B362E3" wp14:editId="628024FD">
                <wp:simplePos x="0" y="0"/>
                <wp:positionH relativeFrom="column">
                  <wp:posOffset>6438900</wp:posOffset>
                </wp:positionH>
                <wp:positionV relativeFrom="paragraph">
                  <wp:posOffset>6985</wp:posOffset>
                </wp:positionV>
                <wp:extent cx="2190750" cy="635"/>
                <wp:effectExtent l="9525" t="6985" r="9525" b="11430"/>
                <wp:wrapNone/>
                <wp:docPr id="63" name="AutoShap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2" o:spid="_x0000_s1026" type="#_x0000_t32" style="position:absolute;margin-left:507pt;margin-top:.55pt;width:172.5pt;height:.05pt;flip:x;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"/>
            </w:pict>
          </mc:Fallback>
        </mc:AlternateContent>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FF"/>
          <w:sz w:val="16"/>
          <w:szCs w:val="16"/>
        </w:rPr>
        <w:t>&lt;</w:t>
      </w:r>
      <w:r w:rsidR="00CE47FC" w:rsidRPr="001E7E19">
        <w:rPr>
          <w:rFonts w:ascii="Arial" w:hAnsi="Arial" w:cs="Arial"/>
          <w:color w:val="800000"/>
          <w:sz w:val="16"/>
          <w:szCs w:val="16"/>
        </w:rPr>
        <w:t>AdditionalGuestAmount</w:t>
      </w:r>
      <w:r w:rsidR="00CE47FC" w:rsidRPr="001E7E19">
        <w:rPr>
          <w:rFonts w:ascii="Arial" w:hAnsi="Arial" w:cs="Arial"/>
          <w:color w:val="FF0000"/>
          <w:sz w:val="16"/>
          <w:szCs w:val="16"/>
        </w:rPr>
        <w:t xml:space="preserve"> AgeQualifyingCode</w:t>
      </w:r>
      <w:r w:rsidR="00CE47FC" w:rsidRPr="001E7E19">
        <w:rPr>
          <w:rFonts w:ascii="Arial" w:hAnsi="Arial" w:cs="Arial"/>
          <w:color w:val="0000FF"/>
          <w:sz w:val="16"/>
          <w:szCs w:val="16"/>
        </w:rPr>
        <w:t>="</w:t>
      </w:r>
      <w:r w:rsidR="00CE47FC" w:rsidRPr="001E7E19">
        <w:rPr>
          <w:rFonts w:ascii="Arial" w:hAnsi="Arial" w:cs="Arial"/>
          <w:color w:val="000000"/>
          <w:sz w:val="16"/>
          <w:szCs w:val="16"/>
        </w:rPr>
        <w:t>8</w:t>
      </w:r>
      <w:r w:rsidR="00CE47FC" w:rsidRPr="001E7E19">
        <w:rPr>
          <w:rFonts w:ascii="Arial" w:hAnsi="Arial" w:cs="Arial"/>
          <w:color w:val="0000FF"/>
          <w:sz w:val="16"/>
          <w:szCs w:val="16"/>
        </w:rPr>
        <w:t>"&gt;</w:t>
      </w:r>
    </w:p>
    <w:p w14:paraId="16B35F1D"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rPr>
      </w:pP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FF"/>
          <w:sz w:val="16"/>
          <w:szCs w:val="16"/>
        </w:rPr>
        <w:t>&lt;</w:t>
      </w:r>
      <w:r w:rsidRPr="001E7E19">
        <w:rPr>
          <w:rFonts w:ascii="Arial" w:hAnsi="Arial" w:cs="Arial"/>
          <w:color w:val="800000"/>
          <w:sz w:val="16"/>
          <w:szCs w:val="16"/>
        </w:rPr>
        <w:t>Amount</w:t>
      </w:r>
      <w:r w:rsidRPr="001E7E19">
        <w:rPr>
          <w:rFonts w:ascii="Arial" w:hAnsi="Arial" w:cs="Arial"/>
          <w:color w:val="FF0000"/>
          <w:sz w:val="16"/>
          <w:szCs w:val="16"/>
        </w:rPr>
        <w:t xml:space="preserve"> AmountBeforeTax</w:t>
      </w:r>
      <w:r w:rsidRPr="001E7E19">
        <w:rPr>
          <w:rFonts w:ascii="Arial" w:hAnsi="Arial" w:cs="Arial"/>
          <w:color w:val="0000FF"/>
          <w:sz w:val="16"/>
          <w:szCs w:val="16"/>
        </w:rPr>
        <w:t>="</w:t>
      </w:r>
      <w:r w:rsidRPr="001E7E19">
        <w:rPr>
          <w:rFonts w:ascii="Arial" w:hAnsi="Arial" w:cs="Arial"/>
          <w:color w:val="000000"/>
          <w:sz w:val="16"/>
          <w:szCs w:val="16"/>
        </w:rPr>
        <w:t>000</w:t>
      </w:r>
      <w:r w:rsidRPr="001E7E19">
        <w:rPr>
          <w:rFonts w:ascii="Arial" w:hAnsi="Arial" w:cs="Arial"/>
          <w:color w:val="0000FF"/>
          <w:sz w:val="16"/>
          <w:szCs w:val="16"/>
        </w:rPr>
        <w:t>"</w:t>
      </w:r>
      <w:r w:rsidRPr="001E7E19">
        <w:rPr>
          <w:rFonts w:ascii="Arial" w:hAnsi="Arial" w:cs="Arial"/>
          <w:color w:val="FF0000"/>
          <w:sz w:val="16"/>
          <w:szCs w:val="16"/>
        </w:rPr>
        <w:t xml:space="preserve"> CurrencyCode</w:t>
      </w:r>
      <w:r w:rsidRPr="001E7E19">
        <w:rPr>
          <w:rFonts w:ascii="Arial" w:hAnsi="Arial" w:cs="Arial"/>
          <w:color w:val="0000FF"/>
          <w:sz w:val="16"/>
          <w:szCs w:val="16"/>
        </w:rPr>
        <w:t>="</w:t>
      </w:r>
      <w:r w:rsidRPr="001E7E19">
        <w:rPr>
          <w:rFonts w:ascii="Arial" w:hAnsi="Arial" w:cs="Arial"/>
          <w:color w:val="000000"/>
          <w:sz w:val="16"/>
          <w:szCs w:val="16"/>
        </w:rPr>
        <w:t>EUR</w:t>
      </w:r>
      <w:r w:rsidRPr="001E7E19">
        <w:rPr>
          <w:rFonts w:ascii="Arial" w:hAnsi="Arial" w:cs="Arial"/>
          <w:color w:val="0000FF"/>
          <w:sz w:val="16"/>
          <w:szCs w:val="16"/>
        </w:rPr>
        <w:t>"</w:t>
      </w:r>
      <w:r w:rsidRPr="001E7E19">
        <w:rPr>
          <w:rFonts w:ascii="Arial" w:hAnsi="Arial" w:cs="Arial"/>
          <w:color w:val="FF0000"/>
          <w:sz w:val="16"/>
          <w:szCs w:val="16"/>
        </w:rPr>
        <w:t xml:space="preserve"> DecimalPlaces</w:t>
      </w:r>
      <w:r w:rsidRPr="001E7E19">
        <w:rPr>
          <w:rFonts w:ascii="Arial" w:hAnsi="Arial" w:cs="Arial"/>
          <w:color w:val="0000FF"/>
          <w:sz w:val="16"/>
          <w:szCs w:val="16"/>
        </w:rPr>
        <w:t>="</w:t>
      </w:r>
      <w:r w:rsidRPr="001E7E19">
        <w:rPr>
          <w:rFonts w:ascii="Arial" w:hAnsi="Arial" w:cs="Arial"/>
          <w:color w:val="000000"/>
          <w:sz w:val="16"/>
          <w:szCs w:val="16"/>
        </w:rPr>
        <w:t>2</w:t>
      </w:r>
      <w:r w:rsidRPr="001E7E19">
        <w:rPr>
          <w:rFonts w:ascii="Arial" w:hAnsi="Arial" w:cs="Arial"/>
          <w:color w:val="0000FF"/>
          <w:sz w:val="16"/>
          <w:szCs w:val="16"/>
        </w:rPr>
        <w:t>"/&gt;</w:t>
      </w:r>
    </w:p>
    <w:p w14:paraId="16B35F1E"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rPr>
      </w:pP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FF"/>
          <w:sz w:val="16"/>
          <w:szCs w:val="16"/>
        </w:rPr>
        <w:t>&lt;/</w:t>
      </w:r>
      <w:r w:rsidRPr="001E7E19">
        <w:rPr>
          <w:rFonts w:ascii="Arial" w:hAnsi="Arial" w:cs="Arial"/>
          <w:color w:val="800000"/>
          <w:sz w:val="16"/>
          <w:szCs w:val="16"/>
        </w:rPr>
        <w:t>AdditionalGuestAmount</w:t>
      </w:r>
      <w:r w:rsidRPr="001E7E19">
        <w:rPr>
          <w:rFonts w:ascii="Arial" w:hAnsi="Arial" w:cs="Arial"/>
          <w:color w:val="0000FF"/>
          <w:sz w:val="16"/>
          <w:szCs w:val="16"/>
        </w:rPr>
        <w:t>&gt;</w:t>
      </w:r>
    </w:p>
    <w:p w14:paraId="16B35F1F"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rPr>
      </w:pP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FF"/>
          <w:sz w:val="16"/>
          <w:szCs w:val="16"/>
        </w:rPr>
        <w:t>&lt;/</w:t>
      </w:r>
      <w:r w:rsidRPr="001E7E19">
        <w:rPr>
          <w:rFonts w:ascii="Arial" w:hAnsi="Arial" w:cs="Arial"/>
          <w:color w:val="800000"/>
          <w:sz w:val="16"/>
          <w:szCs w:val="16"/>
        </w:rPr>
        <w:t>AdditionalGuestAmounts</w:t>
      </w:r>
      <w:r w:rsidRPr="001E7E19">
        <w:rPr>
          <w:rFonts w:ascii="Arial" w:hAnsi="Arial" w:cs="Arial"/>
          <w:color w:val="0000FF"/>
          <w:sz w:val="16"/>
          <w:szCs w:val="16"/>
        </w:rPr>
        <w:t>&gt;</w:t>
      </w:r>
    </w:p>
    <w:p w14:paraId="16B35F20"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rPr>
      </w:pP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00"/>
          <w:sz w:val="16"/>
          <w:szCs w:val="16"/>
        </w:rPr>
        <w:tab/>
      </w:r>
      <w:r w:rsidRPr="001E7E19">
        <w:rPr>
          <w:rFonts w:ascii="Arial" w:hAnsi="Arial" w:cs="Arial"/>
          <w:color w:val="0000FF"/>
          <w:sz w:val="16"/>
          <w:szCs w:val="16"/>
        </w:rPr>
        <w:t>&lt;/</w:t>
      </w:r>
      <w:r w:rsidRPr="001E7E19">
        <w:rPr>
          <w:rFonts w:ascii="Arial" w:hAnsi="Arial" w:cs="Arial"/>
          <w:color w:val="800000"/>
          <w:sz w:val="16"/>
          <w:szCs w:val="16"/>
        </w:rPr>
        <w:t>Rate</w:t>
      </w:r>
      <w:r w:rsidRPr="001E7E19">
        <w:rPr>
          <w:rFonts w:ascii="Arial" w:hAnsi="Arial" w:cs="Arial"/>
          <w:color w:val="0000FF"/>
          <w:sz w:val="16"/>
          <w:szCs w:val="16"/>
        </w:rPr>
        <w:t>&gt;</w:t>
      </w:r>
    </w:p>
    <w:p w14:paraId="16B35F21"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Rates</w:t>
      </w:r>
      <w:r w:rsidRPr="001E7E19">
        <w:rPr>
          <w:rFonts w:ascii="Arial" w:hAnsi="Arial" w:cs="Arial"/>
          <w:color w:val="0000FF"/>
          <w:sz w:val="16"/>
          <w:szCs w:val="16"/>
          <w:highlight w:val="white"/>
        </w:rPr>
        <w:t>&gt;</w:t>
      </w:r>
    </w:p>
    <w:p w14:paraId="16B35F22"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RoomRate</w:t>
      </w:r>
      <w:r w:rsidRPr="001E7E19">
        <w:rPr>
          <w:rFonts w:ascii="Arial" w:hAnsi="Arial" w:cs="Arial"/>
          <w:color w:val="0000FF"/>
          <w:sz w:val="16"/>
          <w:szCs w:val="16"/>
          <w:highlight w:val="white"/>
        </w:rPr>
        <w:t>&gt;</w:t>
      </w:r>
    </w:p>
    <w:p w14:paraId="16B35F23"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RoomRates</w:t>
      </w:r>
      <w:r w:rsidRPr="001E7E19">
        <w:rPr>
          <w:rFonts w:ascii="Arial" w:hAnsi="Arial" w:cs="Arial"/>
          <w:color w:val="0000FF"/>
          <w:sz w:val="16"/>
          <w:szCs w:val="16"/>
          <w:highlight w:val="white"/>
        </w:rPr>
        <w:t>&gt;</w:t>
      </w:r>
    </w:p>
    <w:p w14:paraId="16B35F24"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GuestCounts</w:t>
      </w:r>
      <w:r w:rsidRPr="001E7E19">
        <w:rPr>
          <w:rFonts w:ascii="Arial" w:hAnsi="Arial" w:cs="Arial"/>
          <w:color w:val="0000FF"/>
          <w:sz w:val="16"/>
          <w:szCs w:val="16"/>
          <w:highlight w:val="white"/>
        </w:rPr>
        <w:t>&gt;</w:t>
      </w:r>
    </w:p>
    <w:p w14:paraId="16B35F25"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GuestCount</w:t>
      </w:r>
      <w:r w:rsidRPr="001E7E19">
        <w:rPr>
          <w:rFonts w:ascii="Arial" w:hAnsi="Arial" w:cs="Arial"/>
          <w:color w:val="FF0000"/>
          <w:sz w:val="16"/>
          <w:szCs w:val="16"/>
          <w:highlight w:val="white"/>
        </w:rPr>
        <w:t xml:space="preserve"> AgeQualifyingCode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10</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Count</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2</w:t>
      </w:r>
      <w:r w:rsidRPr="001E7E19">
        <w:rPr>
          <w:rFonts w:ascii="Arial" w:hAnsi="Arial" w:cs="Arial"/>
          <w:color w:val="0000FF"/>
          <w:sz w:val="16"/>
          <w:szCs w:val="16"/>
          <w:highlight w:val="white"/>
        </w:rPr>
        <w:t>"/&gt;</w:t>
      </w:r>
    </w:p>
    <w:p w14:paraId="16B35F26" w14:textId="548C29CB" w:rsidR="00CE47FC" w:rsidRPr="001E7E19" w:rsidRDefault="009F4FEB" w:rsidP="001E7E19">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295168" behindDoc="0" locked="0" layoutInCell="1" allowOverlap="1" wp14:anchorId="16B362E4" wp14:editId="4EC772CE">
                <wp:simplePos x="0" y="0"/>
                <wp:positionH relativeFrom="column">
                  <wp:posOffset>5534025</wp:posOffset>
                </wp:positionH>
                <wp:positionV relativeFrom="paragraph">
                  <wp:posOffset>38735</wp:posOffset>
                </wp:positionV>
                <wp:extent cx="704850" cy="0"/>
                <wp:effectExtent l="19050" t="57785" r="9525" b="56515"/>
                <wp:wrapNone/>
                <wp:docPr id="62"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435.75pt;margin-top:3.05pt;width:55.5pt;height:0;flip:x;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DQPQIAAGk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94144" behindDoc="0" locked="0" layoutInCell="1" allowOverlap="1" wp14:anchorId="16B362E5" wp14:editId="56C2B2E1">
                <wp:simplePos x="0" y="0"/>
                <wp:positionH relativeFrom="column">
                  <wp:posOffset>6238875</wp:posOffset>
                </wp:positionH>
                <wp:positionV relativeFrom="paragraph">
                  <wp:posOffset>38735</wp:posOffset>
                </wp:positionV>
                <wp:extent cx="0" cy="147320"/>
                <wp:effectExtent l="9525" t="10160" r="9525" b="13970"/>
                <wp:wrapNone/>
                <wp:docPr id="61" name="Auto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7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2" o:spid="_x0000_s1026" type="#_x0000_t32" style="position:absolute;margin-left:491.25pt;margin-top:3.05pt;width:0;height:11.6pt;flip:y;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2258304" behindDoc="0" locked="0" layoutInCell="1" allowOverlap="1" wp14:anchorId="16B362E6" wp14:editId="75377E34">
                <wp:simplePos x="0" y="0"/>
                <wp:positionH relativeFrom="column">
                  <wp:posOffset>6438900</wp:posOffset>
                </wp:positionH>
                <wp:positionV relativeFrom="paragraph">
                  <wp:posOffset>38735</wp:posOffset>
                </wp:positionV>
                <wp:extent cx="400050" cy="228600"/>
                <wp:effectExtent l="9525" t="10160" r="9525" b="8890"/>
                <wp:wrapNone/>
                <wp:docPr id="60"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3"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7" o:spid="_x0000_s1207" style="position:absolute;margin-left:507pt;margin-top:3.05pt;width:31.5pt;height:18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">
                <v:textbox>
                  <w:txbxContent>
                    <w:p w14:paraId="16B363F3" w14:textId="77777777" w:rsidR="00337B9C" w:rsidRPr="00CE47FC" w:rsidRDefault="00337B9C" w:rsidP="00CE47FC">
                      <w:pPr>
                        <w:jc w:val="center"/>
                        <w:rPr>
                          <w:rFonts w:ascii="Arial" w:hAnsi="Arial" w:cs="Arial"/>
                          <w:b/>
                          <w:sz w:val="22"/>
                        </w:rPr>
                      </w:pPr>
                      <w:r w:rsidRPr="00CE47FC">
                        <w:rPr>
                          <w:rFonts w:ascii="Arial" w:hAnsi="Arial" w:cs="Arial"/>
                          <w:b/>
                          <w:sz w:val="22"/>
                        </w:rPr>
                        <w:t>A</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rPr>
        <w:t>&lt;</w:t>
      </w:r>
      <w:r w:rsidR="00CE47FC" w:rsidRPr="001E7E19">
        <w:rPr>
          <w:rFonts w:ascii="Arial" w:hAnsi="Arial" w:cs="Arial"/>
          <w:color w:val="800000"/>
          <w:sz w:val="16"/>
          <w:szCs w:val="16"/>
        </w:rPr>
        <w:t>GuestCount</w:t>
      </w:r>
      <w:r w:rsidR="00CE47FC" w:rsidRPr="001E7E19">
        <w:rPr>
          <w:rFonts w:ascii="Arial" w:hAnsi="Arial" w:cs="Arial"/>
          <w:color w:val="FF0000"/>
          <w:sz w:val="16"/>
          <w:szCs w:val="16"/>
        </w:rPr>
        <w:t xml:space="preserve"> AgeQualifyingCode</w:t>
      </w:r>
      <w:r w:rsidR="00CE47FC" w:rsidRPr="001E7E19">
        <w:rPr>
          <w:rFonts w:ascii="Arial" w:hAnsi="Arial" w:cs="Arial"/>
          <w:color w:val="0000FF"/>
          <w:sz w:val="16"/>
          <w:szCs w:val="16"/>
        </w:rPr>
        <w:t>="</w:t>
      </w:r>
      <w:r w:rsidR="00CE47FC" w:rsidRPr="001E7E19">
        <w:rPr>
          <w:rFonts w:ascii="Arial" w:hAnsi="Arial" w:cs="Arial"/>
          <w:color w:val="000000"/>
          <w:sz w:val="16"/>
          <w:szCs w:val="16"/>
        </w:rPr>
        <w:t>8</w:t>
      </w:r>
      <w:r w:rsidR="00CE47FC" w:rsidRPr="001E7E19">
        <w:rPr>
          <w:rFonts w:ascii="Arial" w:hAnsi="Arial" w:cs="Arial"/>
          <w:color w:val="0000FF"/>
          <w:sz w:val="16"/>
          <w:szCs w:val="16"/>
        </w:rPr>
        <w:t>"/&gt;</w:t>
      </w:r>
    </w:p>
    <w:p w14:paraId="16B35F27" w14:textId="72BE068C" w:rsidR="00CE47FC" w:rsidRPr="001E7E19" w:rsidRDefault="009F4FEB" w:rsidP="001E7E19">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259328" behindDoc="0" locked="0" layoutInCell="1" allowOverlap="1" wp14:anchorId="16B362E7" wp14:editId="1A3B5F26">
                <wp:simplePos x="0" y="0"/>
                <wp:positionH relativeFrom="column">
                  <wp:posOffset>5991225</wp:posOffset>
                </wp:positionH>
                <wp:positionV relativeFrom="paragraph">
                  <wp:posOffset>69215</wp:posOffset>
                </wp:positionV>
                <wp:extent cx="447675" cy="635"/>
                <wp:effectExtent l="19050" t="59690" r="9525" b="53975"/>
                <wp:wrapNone/>
                <wp:docPr id="59" name="AutoShap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8" o:spid="_x0000_s1026" type="#_x0000_t32" style="position:absolute;margin-left:471.75pt;margin-top:5.45pt;width:35.25pt;height:.05pt;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">
                <v:stroke endarrow="block"/>
              </v:shape>
            </w:pict>
          </mc:Fallback>
        </mc:AlternateContent>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00"/>
          <w:sz w:val="16"/>
          <w:szCs w:val="16"/>
        </w:rPr>
        <w:tab/>
      </w:r>
      <w:r w:rsidR="00CE47FC" w:rsidRPr="001E7E19">
        <w:rPr>
          <w:rFonts w:ascii="Arial" w:hAnsi="Arial" w:cs="Arial"/>
          <w:color w:val="0000FF"/>
          <w:sz w:val="16"/>
          <w:szCs w:val="16"/>
        </w:rPr>
        <w:t>&lt;</w:t>
      </w:r>
      <w:r w:rsidR="00CE47FC" w:rsidRPr="001E7E19">
        <w:rPr>
          <w:rFonts w:ascii="Arial" w:hAnsi="Arial" w:cs="Arial"/>
          <w:color w:val="800000"/>
          <w:sz w:val="16"/>
          <w:szCs w:val="16"/>
        </w:rPr>
        <w:t>GuestCount</w:t>
      </w:r>
      <w:r w:rsidR="00CE47FC" w:rsidRPr="001E7E19">
        <w:rPr>
          <w:rFonts w:ascii="Arial" w:hAnsi="Arial" w:cs="Arial"/>
          <w:color w:val="FF0000"/>
          <w:sz w:val="16"/>
          <w:szCs w:val="16"/>
        </w:rPr>
        <w:t xml:space="preserve"> AgeQualifyingCode</w:t>
      </w:r>
      <w:r w:rsidR="00CE47FC" w:rsidRPr="001E7E19">
        <w:rPr>
          <w:rFonts w:ascii="Arial" w:hAnsi="Arial" w:cs="Arial"/>
          <w:color w:val="0000FF"/>
          <w:sz w:val="16"/>
          <w:szCs w:val="16"/>
        </w:rPr>
        <w:t>="</w:t>
      </w:r>
      <w:r w:rsidR="00CE47FC" w:rsidRPr="001E7E19">
        <w:rPr>
          <w:rFonts w:ascii="Arial" w:hAnsi="Arial" w:cs="Arial"/>
          <w:color w:val="000000"/>
          <w:sz w:val="16"/>
          <w:szCs w:val="16"/>
        </w:rPr>
        <w:t>8</w:t>
      </w:r>
      <w:r w:rsidR="00CE47FC" w:rsidRPr="001E7E19">
        <w:rPr>
          <w:rFonts w:ascii="Arial" w:hAnsi="Arial" w:cs="Arial"/>
          <w:color w:val="0000FF"/>
          <w:sz w:val="16"/>
          <w:szCs w:val="16"/>
        </w:rPr>
        <w:t>"</w:t>
      </w:r>
      <w:r w:rsidR="00CE47FC" w:rsidRPr="001E7E19">
        <w:rPr>
          <w:rFonts w:ascii="Arial" w:hAnsi="Arial" w:cs="Arial"/>
          <w:color w:val="FF0000"/>
          <w:sz w:val="16"/>
          <w:szCs w:val="16"/>
        </w:rPr>
        <w:t xml:space="preserve"> Count</w:t>
      </w:r>
      <w:r w:rsidR="00CE47FC" w:rsidRPr="001E7E19">
        <w:rPr>
          <w:rFonts w:ascii="Arial" w:hAnsi="Arial" w:cs="Arial"/>
          <w:color w:val="0000FF"/>
          <w:sz w:val="16"/>
          <w:szCs w:val="16"/>
        </w:rPr>
        <w:t>="</w:t>
      </w:r>
      <w:r w:rsidR="00CE47FC" w:rsidRPr="001E7E19">
        <w:rPr>
          <w:rFonts w:ascii="Arial" w:hAnsi="Arial" w:cs="Arial"/>
          <w:color w:val="000000"/>
          <w:sz w:val="16"/>
          <w:szCs w:val="16"/>
        </w:rPr>
        <w:t>1</w:t>
      </w:r>
      <w:r w:rsidR="00CE47FC" w:rsidRPr="001E7E19">
        <w:rPr>
          <w:rFonts w:ascii="Arial" w:hAnsi="Arial" w:cs="Arial"/>
          <w:color w:val="0000FF"/>
          <w:sz w:val="16"/>
          <w:szCs w:val="16"/>
        </w:rPr>
        <w:t>"/&gt;</w:t>
      </w:r>
    </w:p>
    <w:p w14:paraId="16B35F28"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GuestCounts</w:t>
      </w:r>
      <w:r w:rsidRPr="001E7E19">
        <w:rPr>
          <w:rFonts w:ascii="Arial" w:hAnsi="Arial" w:cs="Arial"/>
          <w:color w:val="0000FF"/>
          <w:sz w:val="16"/>
          <w:szCs w:val="16"/>
          <w:highlight w:val="white"/>
        </w:rPr>
        <w:t>&gt;</w:t>
      </w:r>
    </w:p>
    <w:p w14:paraId="16B35F29"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TimeSpan</w:t>
      </w:r>
      <w:r w:rsidRPr="001E7E19">
        <w:rPr>
          <w:rFonts w:ascii="Arial" w:hAnsi="Arial" w:cs="Arial"/>
          <w:color w:val="FF0000"/>
          <w:sz w:val="16"/>
          <w:szCs w:val="16"/>
          <w:highlight w:val="white"/>
        </w:rPr>
        <w:t xml:space="preserve"> End</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2010-01-20</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Start</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2010-01-15</w:t>
      </w:r>
      <w:r w:rsidRPr="001E7E19">
        <w:rPr>
          <w:rFonts w:ascii="Arial" w:hAnsi="Arial" w:cs="Arial"/>
          <w:color w:val="0000FF"/>
          <w:sz w:val="16"/>
          <w:szCs w:val="16"/>
          <w:highlight w:val="white"/>
        </w:rPr>
        <w:t>"/&gt;</w:t>
      </w:r>
    </w:p>
    <w:p w14:paraId="16B35F2A"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Total</w:t>
      </w:r>
      <w:r w:rsidRPr="001E7E19">
        <w:rPr>
          <w:rFonts w:ascii="Arial" w:hAnsi="Arial" w:cs="Arial"/>
          <w:color w:val="FF0000"/>
          <w:sz w:val="16"/>
          <w:szCs w:val="16"/>
          <w:highlight w:val="white"/>
        </w:rPr>
        <w:t xml:space="preserve"> AdditionalFeesExcludedIndicator</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true</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AmountAfterTax</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62000</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CurrencyCode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EUR</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DecimalPlaces</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2</w:t>
      </w:r>
      <w:r w:rsidRPr="001E7E19">
        <w:rPr>
          <w:rFonts w:ascii="Arial" w:hAnsi="Arial" w:cs="Arial"/>
          <w:color w:val="0000FF"/>
          <w:sz w:val="16"/>
          <w:szCs w:val="16"/>
          <w:highlight w:val="white"/>
        </w:rPr>
        <w:t>"&gt;</w:t>
      </w:r>
    </w:p>
    <w:p w14:paraId="16B35F2B" w14:textId="386E88B9"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56256" behindDoc="0" locked="0" layoutInCell="1" allowOverlap="1" wp14:anchorId="16B362E8" wp14:editId="72C987E0">
                <wp:simplePos x="0" y="0"/>
                <wp:positionH relativeFrom="column">
                  <wp:posOffset>7372350</wp:posOffset>
                </wp:positionH>
                <wp:positionV relativeFrom="paragraph">
                  <wp:posOffset>10795</wp:posOffset>
                </wp:positionV>
                <wp:extent cx="635" cy="335280"/>
                <wp:effectExtent l="57150" t="20320" r="56515" b="6350"/>
                <wp:wrapNone/>
                <wp:docPr id="58" name="Auto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5" o:spid="_x0000_s1026" type="#_x0000_t32" style="position:absolute;margin-left:580.5pt;margin-top:.85pt;width:.05pt;height:26.4pt;flip: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57280" behindDoc="0" locked="0" layoutInCell="1" allowOverlap="1" wp14:anchorId="16B362E9" wp14:editId="2CD54A7C">
                <wp:simplePos x="0" y="0"/>
                <wp:positionH relativeFrom="column">
                  <wp:posOffset>6305550</wp:posOffset>
                </wp:positionH>
                <wp:positionV relativeFrom="paragraph">
                  <wp:posOffset>10795</wp:posOffset>
                </wp:positionV>
                <wp:extent cx="635" cy="335280"/>
                <wp:effectExtent l="57150" t="20320" r="56515" b="6350"/>
                <wp:wrapNone/>
                <wp:docPr id="57" name="Auto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6" o:spid="_x0000_s1026" type="#_x0000_t32" style="position:absolute;margin-left:496.5pt;margin-top:.85pt;width:.05pt;height:26.4pt;flip:y;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Total</w:t>
      </w:r>
      <w:r w:rsidR="00CE47FC" w:rsidRPr="001E7E19">
        <w:rPr>
          <w:rFonts w:ascii="Arial" w:hAnsi="Arial" w:cs="Arial"/>
          <w:color w:val="0000FF"/>
          <w:sz w:val="16"/>
          <w:szCs w:val="16"/>
          <w:highlight w:val="white"/>
        </w:rPr>
        <w:t>&gt;</w:t>
      </w:r>
    </w:p>
    <w:p w14:paraId="16B35F2C" w14:textId="61273DFE"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54208" behindDoc="0" locked="0" layoutInCell="1" allowOverlap="1" wp14:anchorId="16B362EA" wp14:editId="4FB1556E">
                <wp:simplePos x="0" y="0"/>
                <wp:positionH relativeFrom="column">
                  <wp:posOffset>7067550</wp:posOffset>
                </wp:positionH>
                <wp:positionV relativeFrom="paragraph">
                  <wp:posOffset>229235</wp:posOffset>
                </wp:positionV>
                <wp:extent cx="304800" cy="0"/>
                <wp:effectExtent l="9525" t="10160" r="9525" b="8890"/>
                <wp:wrapNone/>
                <wp:docPr id="56" name="AutoShap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3" o:spid="_x0000_s1026" type="#_x0000_t32" style="position:absolute;margin-left:556.5pt;margin-top:18.05pt;width:24pt;height:0;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4x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2255232" behindDoc="0" locked="0" layoutInCell="1" allowOverlap="1" wp14:anchorId="16B362EB" wp14:editId="7FA49681">
                <wp:simplePos x="0" y="0"/>
                <wp:positionH relativeFrom="column">
                  <wp:posOffset>6305550</wp:posOffset>
                </wp:positionH>
                <wp:positionV relativeFrom="paragraph">
                  <wp:posOffset>229235</wp:posOffset>
                </wp:positionV>
                <wp:extent cx="361950" cy="0"/>
                <wp:effectExtent l="9525" t="10160" r="9525" b="8890"/>
                <wp:wrapNone/>
                <wp:docPr id="55" name="Auto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4" o:spid="_x0000_s1026" type="#_x0000_t32" style="position:absolute;margin-left:496.5pt;margin-top:18.05pt;width:28.5pt;height:0;flip:x;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"/>
            </w:pict>
          </mc:Fallback>
        </mc:AlternateContent>
      </w:r>
      <w:r>
        <w:rPr>
          <w:rFonts w:ascii="Arial" w:hAnsi="Arial" w:cs="Arial"/>
          <w:noProof/>
          <w:color w:val="000000"/>
          <w:sz w:val="16"/>
          <w:szCs w:val="16"/>
        </w:rPr>
        <mc:AlternateContent>
          <mc:Choice Requires="wps">
            <w:drawing>
              <wp:anchor distT="0" distB="0" distL="114300" distR="114300" simplePos="0" relativeHeight="252253184" behindDoc="0" locked="0" layoutInCell="1" allowOverlap="1" wp14:anchorId="16B362EC" wp14:editId="3C18CD72">
                <wp:simplePos x="0" y="0"/>
                <wp:positionH relativeFrom="column">
                  <wp:posOffset>6667500</wp:posOffset>
                </wp:positionH>
                <wp:positionV relativeFrom="paragraph">
                  <wp:posOffset>122555</wp:posOffset>
                </wp:positionV>
                <wp:extent cx="400050" cy="228600"/>
                <wp:effectExtent l="9525" t="8255" r="9525" b="10795"/>
                <wp:wrapNone/>
                <wp:docPr id="54" name="Rectangle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4"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2" o:spid="_x0000_s1208" style="position:absolute;margin-left:525pt;margin-top:9.65pt;width:31.5pt;height:18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">
                <v:textbox>
                  <w:txbxContent>
                    <w:p w14:paraId="16B363F4" w14:textId="77777777" w:rsidR="00337B9C" w:rsidRPr="00CE47FC" w:rsidRDefault="00337B9C" w:rsidP="00CE47FC">
                      <w:pPr>
                        <w:jc w:val="center"/>
                        <w:rPr>
                          <w:rFonts w:ascii="Arial" w:hAnsi="Arial" w:cs="Arial"/>
                          <w:b/>
                          <w:sz w:val="22"/>
                        </w:rPr>
                      </w:pPr>
                      <w:r w:rsidRPr="00CE47FC">
                        <w:rPr>
                          <w:rFonts w:ascii="Arial" w:hAnsi="Arial" w:cs="Arial"/>
                          <w:b/>
                          <w:sz w:val="22"/>
                        </w:rPr>
                        <w:t>D</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BasicPropertyInfo</w:t>
      </w:r>
      <w:r w:rsidR="00CE47FC" w:rsidRPr="001E7E19">
        <w:rPr>
          <w:rFonts w:ascii="Arial" w:hAnsi="Arial" w:cs="Arial"/>
          <w:color w:val="FF0000"/>
          <w:sz w:val="16"/>
          <w:szCs w:val="16"/>
          <w:highlight w:val="white"/>
        </w:rPr>
        <w:t xml:space="preserve"> ChainCode</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XX</w:t>
      </w:r>
      <w:r w:rsidR="00CE47FC" w:rsidRPr="001E7E19">
        <w:rPr>
          <w:rFonts w:ascii="Arial" w:hAnsi="Arial" w:cs="Arial"/>
          <w:color w:val="0000FF"/>
          <w:sz w:val="16"/>
          <w:szCs w:val="16"/>
          <w:highlight w:val="white"/>
        </w:rPr>
        <w:t>"</w:t>
      </w:r>
      <w:r w:rsidR="00CE47FC" w:rsidRPr="001E7E19">
        <w:rPr>
          <w:rFonts w:ascii="Arial" w:hAnsi="Arial" w:cs="Arial"/>
          <w:color w:val="FF0000"/>
          <w:sz w:val="16"/>
          <w:szCs w:val="16"/>
          <w:highlight w:val="white"/>
        </w:rPr>
        <w:t xml:space="preserve"> HotelCode</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49251</w:t>
      </w:r>
      <w:r w:rsidR="00CE47FC" w:rsidRPr="001E7E19">
        <w:rPr>
          <w:rFonts w:ascii="Arial" w:hAnsi="Arial" w:cs="Arial"/>
          <w:color w:val="0000FF"/>
          <w:sz w:val="16"/>
          <w:szCs w:val="16"/>
          <w:highlight w:val="white"/>
        </w:rPr>
        <w:t>"</w:t>
      </w:r>
      <w:r w:rsidR="00CE47FC" w:rsidRPr="001E7E19">
        <w:rPr>
          <w:rFonts w:ascii="Arial" w:hAnsi="Arial" w:cs="Arial"/>
          <w:color w:val="FF0000"/>
          <w:sz w:val="16"/>
          <w:szCs w:val="16"/>
          <w:highlight w:val="white"/>
        </w:rPr>
        <w:t xml:space="preserve"> HotelCodeContext</w:t>
      </w:r>
      <w:r w:rsidR="00CE47FC" w:rsidRPr="001E7E19">
        <w:rPr>
          <w:rFonts w:ascii="Arial" w:hAnsi="Arial" w:cs="Arial"/>
          <w:color w:val="0000FF"/>
          <w:sz w:val="16"/>
          <w:szCs w:val="16"/>
          <w:highlight w:val="white"/>
        </w:rPr>
        <w:t>="</w:t>
      </w:r>
      <w:r w:rsidR="00CE47FC" w:rsidRPr="001E7E19">
        <w:rPr>
          <w:rFonts w:ascii="Arial" w:hAnsi="Arial" w:cs="Arial"/>
          <w:color w:val="000000"/>
          <w:sz w:val="16"/>
          <w:szCs w:val="16"/>
          <w:highlight w:val="white"/>
        </w:rPr>
        <w:t>1V</w:t>
      </w:r>
      <w:r w:rsidR="00CE47FC" w:rsidRPr="001E7E19">
        <w:rPr>
          <w:rFonts w:ascii="Arial" w:hAnsi="Arial" w:cs="Arial"/>
          <w:color w:val="0000FF"/>
          <w:sz w:val="16"/>
          <w:szCs w:val="16"/>
          <w:highlight w:val="white"/>
        </w:rPr>
        <w:t>"&gt;</w:t>
      </w:r>
    </w:p>
    <w:p w14:paraId="16B35F2D"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VendorMessages</w:t>
      </w:r>
      <w:r w:rsidRPr="001E7E19">
        <w:rPr>
          <w:rFonts w:ascii="Arial" w:hAnsi="Arial" w:cs="Arial"/>
          <w:color w:val="0000FF"/>
          <w:sz w:val="16"/>
          <w:szCs w:val="16"/>
          <w:highlight w:val="white"/>
        </w:rPr>
        <w:t>&gt;</w:t>
      </w:r>
    </w:p>
    <w:p w14:paraId="16B35F2E"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VendorMessage</w:t>
      </w:r>
      <w:r w:rsidRPr="001E7E19">
        <w:rPr>
          <w:rFonts w:ascii="Arial" w:hAnsi="Arial" w:cs="Arial"/>
          <w:color w:val="FF0000"/>
          <w:sz w:val="16"/>
          <w:szCs w:val="16"/>
          <w:highlight w:val="white"/>
        </w:rPr>
        <w:t xml:space="preserve"> InfoType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3</w:t>
      </w:r>
      <w:r w:rsidRPr="001E7E19">
        <w:rPr>
          <w:rFonts w:ascii="Arial" w:hAnsi="Arial" w:cs="Arial"/>
          <w:color w:val="0000FF"/>
          <w:sz w:val="16"/>
          <w:szCs w:val="16"/>
          <w:highlight w:val="white"/>
        </w:rPr>
        <w:t>"&gt;</w:t>
      </w:r>
    </w:p>
    <w:p w14:paraId="16B35F2F"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SubSection</w:t>
      </w:r>
      <w:r w:rsidRPr="001E7E19">
        <w:rPr>
          <w:rFonts w:ascii="Arial" w:hAnsi="Arial" w:cs="Arial"/>
          <w:color w:val="0000FF"/>
          <w:sz w:val="16"/>
          <w:szCs w:val="16"/>
          <w:highlight w:val="white"/>
        </w:rPr>
        <w:t>&gt;</w:t>
      </w:r>
    </w:p>
    <w:p w14:paraId="16B35F30"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Paragraph</w:t>
      </w:r>
      <w:r w:rsidRPr="001E7E19">
        <w:rPr>
          <w:rFonts w:ascii="Arial" w:hAnsi="Arial" w:cs="Arial"/>
          <w:color w:val="0000FF"/>
          <w:sz w:val="16"/>
          <w:szCs w:val="16"/>
          <w:highlight w:val="white"/>
        </w:rPr>
        <w:t>&gt;</w:t>
      </w:r>
    </w:p>
    <w:p w14:paraId="16B35F31" w14:textId="2EE0C178"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42944" behindDoc="0" locked="0" layoutInCell="1" allowOverlap="1" wp14:anchorId="16B362ED" wp14:editId="15992302">
                <wp:simplePos x="0" y="0"/>
                <wp:positionH relativeFrom="column">
                  <wp:posOffset>7734935</wp:posOffset>
                </wp:positionH>
                <wp:positionV relativeFrom="paragraph">
                  <wp:posOffset>59690</wp:posOffset>
                </wp:positionV>
                <wp:extent cx="0" cy="228600"/>
                <wp:effectExtent l="10160" t="12065" r="8890" b="6985"/>
                <wp:wrapNone/>
                <wp:docPr id="53" name="Auto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2" o:spid="_x0000_s1026" type="#_x0000_t32" style="position:absolute;margin-left:609.05pt;margin-top:4.7pt;width:0;height:18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pvIQ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"/>
            </w:pict>
          </mc:Fallback>
        </mc:AlternateContent>
      </w:r>
      <w:r>
        <w:rPr>
          <w:rFonts w:ascii="Arial" w:hAnsi="Arial" w:cs="Arial"/>
          <w:noProof/>
          <w:color w:val="000000"/>
          <w:sz w:val="16"/>
          <w:szCs w:val="16"/>
        </w:rPr>
        <mc:AlternateContent>
          <mc:Choice Requires="wps">
            <w:drawing>
              <wp:anchor distT="0" distB="0" distL="114300" distR="114300" simplePos="0" relativeHeight="252240896" behindDoc="0" locked="0" layoutInCell="1" allowOverlap="1" wp14:anchorId="16B362EE" wp14:editId="33EF4993">
                <wp:simplePos x="0" y="0"/>
                <wp:positionH relativeFrom="column">
                  <wp:posOffset>7867650</wp:posOffset>
                </wp:positionH>
                <wp:positionV relativeFrom="paragraph">
                  <wp:posOffset>59690</wp:posOffset>
                </wp:positionV>
                <wp:extent cx="400050" cy="228600"/>
                <wp:effectExtent l="9525" t="12065" r="9525" b="6985"/>
                <wp:wrapNone/>
                <wp:docPr id="52" name="Rectangl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5"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0" o:spid="_x0000_s1209" style="position:absolute;margin-left:619.5pt;margin-top:4.7pt;width:31.5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">
                <v:textbox>
                  <w:txbxContent>
                    <w:p w14:paraId="16B363F5" w14:textId="77777777" w:rsidR="00337B9C" w:rsidRPr="00CE47FC" w:rsidRDefault="00337B9C" w:rsidP="00CE47FC">
                      <w:pPr>
                        <w:jc w:val="center"/>
                        <w:rPr>
                          <w:rFonts w:ascii="Arial" w:hAnsi="Arial" w:cs="Arial"/>
                          <w:b/>
                          <w:sz w:val="22"/>
                        </w:rPr>
                      </w:pPr>
                      <w:r w:rsidRPr="00CE47FC">
                        <w:rPr>
                          <w:rFonts w:ascii="Arial" w:hAnsi="Arial" w:cs="Arial"/>
                          <w:b/>
                          <w:sz w:val="22"/>
                        </w:rPr>
                        <w:t>J</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243968" behindDoc="0" locked="0" layoutInCell="1" allowOverlap="1" wp14:anchorId="16B362EF" wp14:editId="60EEB474">
                <wp:simplePos x="0" y="0"/>
                <wp:positionH relativeFrom="column">
                  <wp:posOffset>7248525</wp:posOffset>
                </wp:positionH>
                <wp:positionV relativeFrom="paragraph">
                  <wp:posOffset>59690</wp:posOffset>
                </wp:positionV>
                <wp:extent cx="485775" cy="0"/>
                <wp:effectExtent l="19050" t="59690" r="9525" b="54610"/>
                <wp:wrapNone/>
                <wp:docPr id="51" name="Auto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3" o:spid="_x0000_s1026" type="#_x0000_t32" style="position:absolute;margin-left:570.75pt;margin-top:4.7pt;width:38.25pt;height:0;flip:x;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Text</w:t>
      </w:r>
      <w:r w:rsidR="00CE47FC" w:rsidRPr="001E7E19">
        <w:rPr>
          <w:rFonts w:ascii="Arial" w:hAnsi="Arial" w:cs="Arial"/>
          <w:color w:val="0000FF"/>
          <w:sz w:val="16"/>
          <w:szCs w:val="16"/>
          <w:highlight w:val="white"/>
        </w:rPr>
        <w:t>&gt;</w:t>
      </w:r>
      <w:r w:rsidR="00CE47FC" w:rsidRPr="001E7E19">
        <w:rPr>
          <w:rFonts w:ascii="Arial" w:hAnsi="Arial" w:cs="Arial"/>
          <w:color w:val="000000"/>
          <w:sz w:val="16"/>
          <w:szCs w:val="16"/>
          <w:highlight w:val="white"/>
        </w:rPr>
        <w:t>Thank you for choosing Novotel</w:t>
      </w:r>
    </w:p>
    <w:p w14:paraId="16B35F32" w14:textId="22BC341D"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41920" behindDoc="0" locked="0" layoutInCell="1" allowOverlap="1" wp14:anchorId="16B362F0" wp14:editId="07A01116">
                <wp:simplePos x="0" y="0"/>
                <wp:positionH relativeFrom="column">
                  <wp:posOffset>7734300</wp:posOffset>
                </wp:positionH>
                <wp:positionV relativeFrom="paragraph">
                  <wp:posOffset>46990</wp:posOffset>
                </wp:positionV>
                <wp:extent cx="133350" cy="0"/>
                <wp:effectExtent l="9525" t="8890" r="9525" b="10160"/>
                <wp:wrapNone/>
                <wp:docPr id="50" name="Auto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1" o:spid="_x0000_s1026" type="#_x0000_t32" style="position:absolute;margin-left:609pt;margin-top:3.7pt;width:10.5pt;height:0;flip:x;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"/>
            </w:pict>
          </mc:Fallback>
        </mc:AlternateContent>
      </w:r>
      <w:r w:rsidR="00CE47FC" w:rsidRPr="001E7E19">
        <w:rPr>
          <w:rFonts w:ascii="Arial" w:hAnsi="Arial" w:cs="Arial"/>
          <w:color w:val="000000"/>
          <w:sz w:val="16"/>
          <w:szCs w:val="16"/>
          <w:highlight w:val="white"/>
        </w:rPr>
        <w:t xml:space="preserve">                        Hotels</w:t>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Text</w:t>
      </w:r>
      <w:r w:rsidR="00CE47FC" w:rsidRPr="001E7E19">
        <w:rPr>
          <w:rFonts w:ascii="Arial" w:hAnsi="Arial" w:cs="Arial"/>
          <w:color w:val="0000FF"/>
          <w:sz w:val="16"/>
          <w:szCs w:val="16"/>
          <w:highlight w:val="white"/>
        </w:rPr>
        <w:t>&gt;</w:t>
      </w:r>
    </w:p>
    <w:p w14:paraId="16B35F33" w14:textId="7B8E202C"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44992" behindDoc="0" locked="0" layoutInCell="1" allowOverlap="1" wp14:anchorId="16B362F1" wp14:editId="7EA0D812">
                <wp:simplePos x="0" y="0"/>
                <wp:positionH relativeFrom="column">
                  <wp:posOffset>7434580</wp:posOffset>
                </wp:positionH>
                <wp:positionV relativeFrom="paragraph">
                  <wp:posOffset>54610</wp:posOffset>
                </wp:positionV>
                <wp:extent cx="299720" cy="0"/>
                <wp:effectExtent l="14605" t="54610" r="9525" b="59690"/>
                <wp:wrapNone/>
                <wp:docPr id="49" name="Auto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4" o:spid="_x0000_s1026" type="#_x0000_t32" style="position:absolute;margin-left:585.4pt;margin-top:4.3pt;width:23.6pt;height:0;flip:x;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Text</w:t>
      </w:r>
      <w:r w:rsidR="00CE47FC" w:rsidRPr="001E7E19">
        <w:rPr>
          <w:rFonts w:ascii="Arial" w:hAnsi="Arial" w:cs="Arial"/>
          <w:color w:val="0000FF"/>
          <w:sz w:val="16"/>
          <w:szCs w:val="16"/>
          <w:highlight w:val="white"/>
        </w:rPr>
        <w:t>&gt;</w:t>
      </w:r>
      <w:r w:rsidR="00CE47FC" w:rsidRPr="001E7E19">
        <w:rPr>
          <w:rFonts w:ascii="Arial" w:hAnsi="Arial" w:cs="Arial"/>
          <w:color w:val="000000"/>
          <w:sz w:val="16"/>
          <w:szCs w:val="16"/>
          <w:highlight w:val="white"/>
        </w:rPr>
        <w:t>We have confirmed 1 A1QRA1 for 2</w:t>
      </w:r>
    </w:p>
    <w:p w14:paraId="16B35F34"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 xml:space="preserve">                        Persons</w:t>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Text</w:t>
      </w:r>
      <w:r w:rsidRPr="001E7E19">
        <w:rPr>
          <w:rFonts w:ascii="Arial" w:hAnsi="Arial" w:cs="Arial"/>
          <w:color w:val="0000FF"/>
          <w:sz w:val="16"/>
          <w:szCs w:val="16"/>
          <w:highlight w:val="white"/>
        </w:rPr>
        <w:t>&gt;</w:t>
      </w:r>
    </w:p>
    <w:p w14:paraId="16B35F35"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Paragraph</w:t>
      </w:r>
      <w:r w:rsidRPr="001E7E19">
        <w:rPr>
          <w:rFonts w:ascii="Arial" w:hAnsi="Arial" w:cs="Arial"/>
          <w:color w:val="0000FF"/>
          <w:sz w:val="16"/>
          <w:szCs w:val="16"/>
          <w:highlight w:val="white"/>
        </w:rPr>
        <w:t>&gt;</w:t>
      </w:r>
    </w:p>
    <w:p w14:paraId="16B35F36"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SubSection</w:t>
      </w:r>
      <w:r w:rsidRPr="001E7E19">
        <w:rPr>
          <w:rFonts w:ascii="Arial" w:hAnsi="Arial" w:cs="Arial"/>
          <w:color w:val="0000FF"/>
          <w:sz w:val="16"/>
          <w:szCs w:val="16"/>
          <w:highlight w:val="white"/>
        </w:rPr>
        <w:t>&gt;</w:t>
      </w:r>
    </w:p>
    <w:p w14:paraId="16B35F37"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VendorMessage</w:t>
      </w:r>
      <w:r w:rsidRPr="001E7E19">
        <w:rPr>
          <w:rFonts w:ascii="Arial" w:hAnsi="Arial" w:cs="Arial"/>
          <w:color w:val="0000FF"/>
          <w:sz w:val="16"/>
          <w:szCs w:val="16"/>
          <w:highlight w:val="white"/>
        </w:rPr>
        <w:t>&gt;</w:t>
      </w:r>
    </w:p>
    <w:p w14:paraId="16B35F38"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VendorMessages</w:t>
      </w:r>
      <w:r w:rsidRPr="001E7E19">
        <w:rPr>
          <w:rFonts w:ascii="Arial" w:hAnsi="Arial" w:cs="Arial"/>
          <w:color w:val="0000FF"/>
          <w:sz w:val="16"/>
          <w:szCs w:val="16"/>
          <w:highlight w:val="white"/>
        </w:rPr>
        <w:t>&gt;</w:t>
      </w:r>
    </w:p>
    <w:p w14:paraId="16B35F39"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BasicPropertyInfo</w:t>
      </w:r>
      <w:r w:rsidRPr="001E7E19">
        <w:rPr>
          <w:rFonts w:ascii="Arial" w:hAnsi="Arial" w:cs="Arial"/>
          <w:color w:val="0000FF"/>
          <w:sz w:val="16"/>
          <w:szCs w:val="16"/>
          <w:highlight w:val="white"/>
        </w:rPr>
        <w:t>&gt;</w:t>
      </w:r>
    </w:p>
    <w:p w14:paraId="16B35F3A"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RoomStay</w:t>
      </w:r>
      <w:r w:rsidRPr="001E7E19">
        <w:rPr>
          <w:rFonts w:ascii="Arial" w:hAnsi="Arial" w:cs="Arial"/>
          <w:color w:val="0000FF"/>
          <w:sz w:val="16"/>
          <w:szCs w:val="16"/>
          <w:highlight w:val="white"/>
        </w:rPr>
        <w:t>&gt;</w:t>
      </w:r>
    </w:p>
    <w:p w14:paraId="16B35F3B"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RoomStays</w:t>
      </w:r>
      <w:r w:rsidRPr="001E7E19">
        <w:rPr>
          <w:rFonts w:ascii="Arial" w:hAnsi="Arial" w:cs="Arial"/>
          <w:color w:val="0000FF"/>
          <w:sz w:val="16"/>
          <w:szCs w:val="16"/>
          <w:highlight w:val="white"/>
        </w:rPr>
        <w:t>&gt;</w:t>
      </w:r>
    </w:p>
    <w:p w14:paraId="16B35F3C"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ResGuests</w:t>
      </w:r>
      <w:r w:rsidRPr="001E7E19">
        <w:rPr>
          <w:rFonts w:ascii="Arial" w:hAnsi="Arial" w:cs="Arial"/>
          <w:color w:val="0000FF"/>
          <w:sz w:val="16"/>
          <w:szCs w:val="16"/>
          <w:highlight w:val="white"/>
        </w:rPr>
        <w:t>&gt;</w:t>
      </w:r>
    </w:p>
    <w:p w14:paraId="16B35F3D"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ResGuest</w:t>
      </w:r>
      <w:r w:rsidRPr="001E7E19">
        <w:rPr>
          <w:rFonts w:ascii="Arial" w:hAnsi="Arial" w:cs="Arial"/>
          <w:color w:val="0000FF"/>
          <w:sz w:val="16"/>
          <w:szCs w:val="16"/>
          <w:highlight w:val="white"/>
        </w:rPr>
        <w:t>&gt;</w:t>
      </w:r>
    </w:p>
    <w:p w14:paraId="16B35F3E"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Profiles</w:t>
      </w:r>
      <w:r w:rsidRPr="001E7E19">
        <w:rPr>
          <w:rFonts w:ascii="Arial" w:hAnsi="Arial" w:cs="Arial"/>
          <w:color w:val="0000FF"/>
          <w:sz w:val="16"/>
          <w:szCs w:val="16"/>
          <w:highlight w:val="white"/>
        </w:rPr>
        <w:t>&gt;</w:t>
      </w:r>
    </w:p>
    <w:p w14:paraId="16B35F3F"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ProfileInfo</w:t>
      </w:r>
      <w:r w:rsidRPr="001E7E19">
        <w:rPr>
          <w:rFonts w:ascii="Arial" w:hAnsi="Arial" w:cs="Arial"/>
          <w:color w:val="0000FF"/>
          <w:sz w:val="16"/>
          <w:szCs w:val="16"/>
          <w:highlight w:val="white"/>
        </w:rPr>
        <w:t>&gt;</w:t>
      </w:r>
    </w:p>
    <w:p w14:paraId="16B35F40"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Profile</w:t>
      </w:r>
      <w:r w:rsidRPr="001E7E19">
        <w:rPr>
          <w:rFonts w:ascii="Arial" w:hAnsi="Arial" w:cs="Arial"/>
          <w:color w:val="FF0000"/>
          <w:sz w:val="16"/>
          <w:szCs w:val="16"/>
          <w:highlight w:val="white"/>
        </w:rPr>
        <w:t xml:space="preserve"> ProfileType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1</w:t>
      </w:r>
      <w:r w:rsidRPr="001E7E19">
        <w:rPr>
          <w:rFonts w:ascii="Arial" w:hAnsi="Arial" w:cs="Arial"/>
          <w:color w:val="0000FF"/>
          <w:sz w:val="16"/>
          <w:szCs w:val="16"/>
          <w:highlight w:val="white"/>
        </w:rPr>
        <w:t>"&gt;</w:t>
      </w:r>
    </w:p>
    <w:p w14:paraId="16B35F41"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Customer</w:t>
      </w:r>
      <w:r w:rsidRPr="001E7E19">
        <w:rPr>
          <w:rFonts w:ascii="Arial" w:hAnsi="Arial" w:cs="Arial"/>
          <w:color w:val="0000FF"/>
          <w:sz w:val="16"/>
          <w:szCs w:val="16"/>
          <w:highlight w:val="white"/>
        </w:rPr>
        <w:t>&gt;</w:t>
      </w:r>
    </w:p>
    <w:p w14:paraId="16B35F42" w14:textId="6653F459"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46016" behindDoc="0" locked="0" layoutInCell="1" allowOverlap="1" wp14:anchorId="16B362F2" wp14:editId="08C41B32">
                <wp:simplePos x="0" y="0"/>
                <wp:positionH relativeFrom="column">
                  <wp:posOffset>7734300</wp:posOffset>
                </wp:positionH>
                <wp:positionV relativeFrom="paragraph">
                  <wp:posOffset>102235</wp:posOffset>
                </wp:positionV>
                <wp:extent cx="400050" cy="228600"/>
                <wp:effectExtent l="9525" t="6985" r="9525" b="12065"/>
                <wp:wrapNone/>
                <wp:docPr id="48"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6"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5" o:spid="_x0000_s1210" style="position:absolute;margin-left:609pt;margin-top:8.05pt;width:31.5pt;height:1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">
                <v:textbox>
                  <w:txbxContent>
                    <w:p w14:paraId="16B363F6" w14:textId="77777777" w:rsidR="00337B9C" w:rsidRPr="00CE47FC" w:rsidRDefault="00337B9C" w:rsidP="00CE47FC">
                      <w:pPr>
                        <w:jc w:val="center"/>
                        <w:rPr>
                          <w:rFonts w:ascii="Arial" w:hAnsi="Arial" w:cs="Arial"/>
                          <w:b/>
                          <w:sz w:val="22"/>
                        </w:rPr>
                      </w:pPr>
                      <w:r w:rsidRPr="00CE47FC">
                        <w:rPr>
                          <w:rFonts w:ascii="Arial" w:hAnsi="Arial" w:cs="Arial"/>
                          <w:b/>
                          <w:sz w:val="22"/>
                        </w:rPr>
                        <w:t>B</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PersonName</w:t>
      </w:r>
      <w:r w:rsidR="00CE47FC" w:rsidRPr="001E7E19">
        <w:rPr>
          <w:rFonts w:ascii="Arial" w:hAnsi="Arial" w:cs="Arial"/>
          <w:color w:val="0000FF"/>
          <w:sz w:val="16"/>
          <w:szCs w:val="16"/>
          <w:highlight w:val="white"/>
        </w:rPr>
        <w:t>&gt;</w:t>
      </w:r>
    </w:p>
    <w:p w14:paraId="16B35F43" w14:textId="4E1DA1A1"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50112" behindDoc="0" locked="0" layoutInCell="1" allowOverlap="1" wp14:anchorId="16B362F3" wp14:editId="55C6FE7B">
                <wp:simplePos x="0" y="0"/>
                <wp:positionH relativeFrom="column">
                  <wp:posOffset>7134225</wp:posOffset>
                </wp:positionH>
                <wp:positionV relativeFrom="paragraph">
                  <wp:posOffset>52070</wp:posOffset>
                </wp:positionV>
                <wp:extent cx="342900" cy="0"/>
                <wp:effectExtent l="19050" t="61595" r="9525" b="52705"/>
                <wp:wrapNone/>
                <wp:docPr id="47" name="Auto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9" o:spid="_x0000_s1026" type="#_x0000_t32" style="position:absolute;margin-left:561.75pt;margin-top:4.1pt;width:27pt;height:0;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48064" behindDoc="0" locked="0" layoutInCell="1" allowOverlap="1" wp14:anchorId="16B362F4" wp14:editId="542634EA">
                <wp:simplePos x="0" y="0"/>
                <wp:positionH relativeFrom="column">
                  <wp:posOffset>7477125</wp:posOffset>
                </wp:positionH>
                <wp:positionV relativeFrom="paragraph">
                  <wp:posOffset>52070</wp:posOffset>
                </wp:positionV>
                <wp:extent cx="635" cy="114300"/>
                <wp:effectExtent l="9525" t="13970" r="8890" b="5080"/>
                <wp:wrapNone/>
                <wp:docPr id="46" name="Auto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7" o:spid="_x0000_s1026" type="#_x0000_t32" style="position:absolute;margin-left:588.75pt;margin-top:4.1pt;width:.05pt;height:9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"/>
            </w:pict>
          </mc:Fallback>
        </mc:AlternateContent>
      </w:r>
      <w:r>
        <w:rPr>
          <w:rFonts w:ascii="Arial" w:hAnsi="Arial" w:cs="Arial"/>
          <w:noProof/>
          <w:color w:val="000000"/>
          <w:sz w:val="16"/>
          <w:szCs w:val="16"/>
        </w:rPr>
        <mc:AlternateContent>
          <mc:Choice Requires="wps">
            <w:drawing>
              <wp:anchor distT="0" distB="0" distL="114300" distR="114300" simplePos="0" relativeHeight="252247040" behindDoc="0" locked="0" layoutInCell="1" allowOverlap="1" wp14:anchorId="16B362F5" wp14:editId="6E176A36">
                <wp:simplePos x="0" y="0"/>
                <wp:positionH relativeFrom="column">
                  <wp:posOffset>7477125</wp:posOffset>
                </wp:positionH>
                <wp:positionV relativeFrom="paragraph">
                  <wp:posOffset>99695</wp:posOffset>
                </wp:positionV>
                <wp:extent cx="257175" cy="0"/>
                <wp:effectExtent l="9525" t="13970" r="9525" b="5080"/>
                <wp:wrapNone/>
                <wp:docPr id="45" name="Auto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6" o:spid="_x0000_s1026" type="#_x0000_t32" style="position:absolute;margin-left:588.75pt;margin-top:7.85pt;width:20.25pt;height:0;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"/>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GivenName</w:t>
      </w:r>
      <w:r w:rsidR="00CE47FC" w:rsidRPr="001E7E19">
        <w:rPr>
          <w:rFonts w:ascii="Arial" w:hAnsi="Arial" w:cs="Arial"/>
          <w:color w:val="0000FF"/>
          <w:sz w:val="16"/>
          <w:szCs w:val="16"/>
          <w:highlight w:val="white"/>
        </w:rPr>
        <w:t>&gt;</w:t>
      </w:r>
      <w:r w:rsidR="00CE47FC" w:rsidRPr="001E7E19">
        <w:rPr>
          <w:rFonts w:ascii="Arial" w:hAnsi="Arial" w:cs="Arial"/>
          <w:color w:val="000000"/>
          <w:sz w:val="16"/>
          <w:szCs w:val="16"/>
          <w:highlight w:val="white"/>
        </w:rPr>
        <w:t>TEST</w:t>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GivenName</w:t>
      </w:r>
      <w:r w:rsidR="00CE47FC" w:rsidRPr="001E7E19">
        <w:rPr>
          <w:rFonts w:ascii="Arial" w:hAnsi="Arial" w:cs="Arial"/>
          <w:color w:val="0000FF"/>
          <w:sz w:val="16"/>
          <w:szCs w:val="16"/>
          <w:highlight w:val="white"/>
        </w:rPr>
        <w:t>&gt;</w:t>
      </w:r>
    </w:p>
    <w:p w14:paraId="16B35F44" w14:textId="4639D074"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49088" behindDoc="0" locked="0" layoutInCell="1" allowOverlap="1" wp14:anchorId="16B362F6" wp14:editId="569250FD">
                <wp:simplePos x="0" y="0"/>
                <wp:positionH relativeFrom="column">
                  <wp:posOffset>7034530</wp:posOffset>
                </wp:positionH>
                <wp:positionV relativeFrom="paragraph">
                  <wp:posOffset>49530</wp:posOffset>
                </wp:positionV>
                <wp:extent cx="442595" cy="0"/>
                <wp:effectExtent l="14605" t="59055" r="9525" b="55245"/>
                <wp:wrapNone/>
                <wp:docPr id="44" name="Auto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2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8" o:spid="_x0000_s1026" type="#_x0000_t32" style="position:absolute;margin-left:553.9pt;margin-top:3.9pt;width:34.85pt;height:0;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Surname</w:t>
      </w:r>
      <w:r w:rsidR="00CE47FC" w:rsidRPr="001E7E19">
        <w:rPr>
          <w:rFonts w:ascii="Arial" w:hAnsi="Arial" w:cs="Arial"/>
          <w:color w:val="0000FF"/>
          <w:sz w:val="16"/>
          <w:szCs w:val="16"/>
          <w:highlight w:val="white"/>
        </w:rPr>
        <w:t>&gt;</w:t>
      </w:r>
      <w:r w:rsidR="00CE47FC" w:rsidRPr="001E7E19">
        <w:rPr>
          <w:rFonts w:ascii="Arial" w:hAnsi="Arial" w:cs="Arial"/>
          <w:color w:val="000000"/>
          <w:sz w:val="16"/>
          <w:szCs w:val="16"/>
          <w:highlight w:val="white"/>
        </w:rPr>
        <w:t>APOLLO</w:t>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Surname</w:t>
      </w:r>
      <w:r w:rsidR="00CE47FC" w:rsidRPr="001E7E19">
        <w:rPr>
          <w:rFonts w:ascii="Arial" w:hAnsi="Arial" w:cs="Arial"/>
          <w:color w:val="0000FF"/>
          <w:sz w:val="16"/>
          <w:szCs w:val="16"/>
          <w:highlight w:val="white"/>
        </w:rPr>
        <w:t>&gt;</w:t>
      </w:r>
    </w:p>
    <w:p w14:paraId="16B35F45"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PersonName</w:t>
      </w:r>
      <w:r w:rsidRPr="001E7E19">
        <w:rPr>
          <w:rFonts w:ascii="Arial" w:hAnsi="Arial" w:cs="Arial"/>
          <w:color w:val="0000FF"/>
          <w:sz w:val="16"/>
          <w:szCs w:val="16"/>
          <w:highlight w:val="white"/>
        </w:rPr>
        <w:t>&gt;</w:t>
      </w:r>
    </w:p>
    <w:p w14:paraId="16B35F46"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Customer</w:t>
      </w:r>
      <w:r w:rsidRPr="001E7E19">
        <w:rPr>
          <w:rFonts w:ascii="Arial" w:hAnsi="Arial" w:cs="Arial"/>
          <w:color w:val="0000FF"/>
          <w:sz w:val="16"/>
          <w:szCs w:val="16"/>
          <w:highlight w:val="white"/>
        </w:rPr>
        <w:t>&gt;</w:t>
      </w:r>
    </w:p>
    <w:p w14:paraId="16B35F47"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Profile</w:t>
      </w:r>
      <w:r w:rsidRPr="001E7E19">
        <w:rPr>
          <w:rFonts w:ascii="Arial" w:hAnsi="Arial" w:cs="Arial"/>
          <w:color w:val="0000FF"/>
          <w:sz w:val="16"/>
          <w:szCs w:val="16"/>
          <w:highlight w:val="white"/>
        </w:rPr>
        <w:t>&gt;</w:t>
      </w:r>
    </w:p>
    <w:p w14:paraId="16B35F48"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ProfileInfo</w:t>
      </w:r>
      <w:r w:rsidRPr="001E7E19">
        <w:rPr>
          <w:rFonts w:ascii="Arial" w:hAnsi="Arial" w:cs="Arial"/>
          <w:color w:val="0000FF"/>
          <w:sz w:val="16"/>
          <w:szCs w:val="16"/>
          <w:highlight w:val="white"/>
        </w:rPr>
        <w:t>&gt;</w:t>
      </w:r>
    </w:p>
    <w:p w14:paraId="16B35F49" w14:textId="143D4407"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51136" behindDoc="0" locked="0" layoutInCell="1" allowOverlap="1" wp14:anchorId="16B362F7" wp14:editId="6DD15F2D">
                <wp:simplePos x="0" y="0"/>
                <wp:positionH relativeFrom="column">
                  <wp:posOffset>7034530</wp:posOffset>
                </wp:positionH>
                <wp:positionV relativeFrom="paragraph">
                  <wp:posOffset>27305</wp:posOffset>
                </wp:positionV>
                <wp:extent cx="400050" cy="228600"/>
                <wp:effectExtent l="5080" t="8255" r="13970" b="10795"/>
                <wp:wrapNone/>
                <wp:docPr id="43" name="Rectangle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7"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0" o:spid="_x0000_s1211" style="position:absolute;margin-left:553.9pt;margin-top:2.15pt;width:31.5pt;height:18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">
                <v:textbox>
                  <w:txbxContent>
                    <w:p w14:paraId="16B363F7" w14:textId="77777777" w:rsidR="00337B9C" w:rsidRPr="00CE47FC" w:rsidRDefault="00337B9C" w:rsidP="00CE47FC">
                      <w:pPr>
                        <w:jc w:val="center"/>
                        <w:rPr>
                          <w:rFonts w:ascii="Arial" w:hAnsi="Arial" w:cs="Arial"/>
                          <w:b/>
                          <w:sz w:val="22"/>
                        </w:rPr>
                      </w:pPr>
                      <w:r w:rsidRPr="00CE47FC">
                        <w:rPr>
                          <w:rFonts w:ascii="Arial" w:hAnsi="Arial" w:cs="Arial"/>
                          <w:b/>
                          <w:sz w:val="22"/>
                        </w:rPr>
                        <w:t>E</w:t>
                      </w:r>
                    </w:p>
                  </w:txbxContent>
                </v:textbox>
              </v:rect>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Profiles</w:t>
      </w:r>
      <w:r w:rsidR="00CE47FC" w:rsidRPr="001E7E19">
        <w:rPr>
          <w:rFonts w:ascii="Arial" w:hAnsi="Arial" w:cs="Arial"/>
          <w:color w:val="0000FF"/>
          <w:sz w:val="16"/>
          <w:szCs w:val="16"/>
          <w:highlight w:val="white"/>
        </w:rPr>
        <w:t>&gt;</w:t>
      </w:r>
    </w:p>
    <w:p w14:paraId="16B35F4A"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ResGuest</w:t>
      </w:r>
      <w:r w:rsidRPr="001E7E19">
        <w:rPr>
          <w:rFonts w:ascii="Arial" w:hAnsi="Arial" w:cs="Arial"/>
          <w:color w:val="0000FF"/>
          <w:sz w:val="16"/>
          <w:szCs w:val="16"/>
          <w:highlight w:val="white"/>
        </w:rPr>
        <w:t>&gt;</w:t>
      </w:r>
    </w:p>
    <w:p w14:paraId="16B35F4B" w14:textId="79067C1C" w:rsidR="00CE47FC" w:rsidRPr="001E7E19"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52160" behindDoc="0" locked="0" layoutInCell="1" allowOverlap="1" wp14:anchorId="16B362F8" wp14:editId="250CD9A6">
                <wp:simplePos x="0" y="0"/>
                <wp:positionH relativeFrom="column">
                  <wp:posOffset>7248525</wp:posOffset>
                </wp:positionH>
                <wp:positionV relativeFrom="paragraph">
                  <wp:posOffset>22225</wp:posOffset>
                </wp:positionV>
                <wp:extent cx="0" cy="295275"/>
                <wp:effectExtent l="57150" t="12700" r="57150" b="15875"/>
                <wp:wrapNone/>
                <wp:docPr id="42" name="Auto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1" o:spid="_x0000_s1026" type="#_x0000_t32" style="position:absolute;margin-left:570.75pt;margin-top:1.75pt;width:0;height:23.2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nMgIAAF8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">
                <v:stroke endarrow="block"/>
              </v:shape>
            </w:pict>
          </mc:Fallback>
        </mc:AlternateContent>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00"/>
          <w:sz w:val="16"/>
          <w:szCs w:val="16"/>
          <w:highlight w:val="white"/>
        </w:rPr>
        <w:tab/>
      </w:r>
      <w:r w:rsidR="00CE47FC" w:rsidRPr="001E7E19">
        <w:rPr>
          <w:rFonts w:ascii="Arial" w:hAnsi="Arial" w:cs="Arial"/>
          <w:color w:val="0000FF"/>
          <w:sz w:val="16"/>
          <w:szCs w:val="16"/>
          <w:highlight w:val="white"/>
        </w:rPr>
        <w:t>&lt;/</w:t>
      </w:r>
      <w:r w:rsidR="00CE47FC" w:rsidRPr="001E7E19">
        <w:rPr>
          <w:rFonts w:ascii="Arial" w:hAnsi="Arial" w:cs="Arial"/>
          <w:color w:val="800000"/>
          <w:sz w:val="16"/>
          <w:szCs w:val="16"/>
          <w:highlight w:val="white"/>
        </w:rPr>
        <w:t>ResGuests</w:t>
      </w:r>
      <w:r w:rsidR="00CE47FC" w:rsidRPr="001E7E19">
        <w:rPr>
          <w:rFonts w:ascii="Arial" w:hAnsi="Arial" w:cs="Arial"/>
          <w:color w:val="0000FF"/>
          <w:sz w:val="16"/>
          <w:szCs w:val="16"/>
          <w:highlight w:val="white"/>
        </w:rPr>
        <w:t>&gt;</w:t>
      </w:r>
    </w:p>
    <w:p w14:paraId="16B35F4C"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ResGlobalInfo</w:t>
      </w:r>
      <w:r w:rsidRPr="001E7E19">
        <w:rPr>
          <w:rFonts w:ascii="Arial" w:hAnsi="Arial" w:cs="Arial"/>
          <w:color w:val="0000FF"/>
          <w:sz w:val="16"/>
          <w:szCs w:val="16"/>
          <w:highlight w:val="white"/>
        </w:rPr>
        <w:t>&gt;</w:t>
      </w:r>
    </w:p>
    <w:p w14:paraId="16B35F4D"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HotelReservationIDs</w:t>
      </w:r>
      <w:r w:rsidRPr="001E7E19">
        <w:rPr>
          <w:rFonts w:ascii="Arial" w:hAnsi="Arial" w:cs="Arial"/>
          <w:color w:val="0000FF"/>
          <w:sz w:val="16"/>
          <w:szCs w:val="16"/>
          <w:highlight w:val="white"/>
        </w:rPr>
        <w:t>&gt;</w:t>
      </w:r>
    </w:p>
    <w:p w14:paraId="16B35F4E"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HotelReservationID</w:t>
      </w:r>
      <w:r w:rsidRPr="001E7E19">
        <w:rPr>
          <w:rFonts w:ascii="Arial" w:hAnsi="Arial" w:cs="Arial"/>
          <w:color w:val="FF0000"/>
          <w:sz w:val="16"/>
          <w:szCs w:val="16"/>
          <w:highlight w:val="white"/>
        </w:rPr>
        <w:t xml:space="preserve"> ResID_SourceContext</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XX</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ResID_Type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14</w:t>
      </w:r>
      <w:r w:rsidRPr="001E7E19">
        <w:rPr>
          <w:rFonts w:ascii="Arial" w:hAnsi="Arial" w:cs="Arial"/>
          <w:color w:val="0000FF"/>
          <w:sz w:val="16"/>
          <w:szCs w:val="16"/>
          <w:highlight w:val="white"/>
        </w:rPr>
        <w:t>"</w:t>
      </w:r>
      <w:r w:rsidRPr="001E7E19">
        <w:rPr>
          <w:rFonts w:ascii="Arial" w:hAnsi="Arial" w:cs="Arial"/>
          <w:color w:val="FF0000"/>
          <w:sz w:val="16"/>
          <w:szCs w:val="16"/>
          <w:highlight w:val="white"/>
        </w:rPr>
        <w:t xml:space="preserve"> ResID_Value</w:t>
      </w:r>
      <w:r w:rsidRPr="001E7E19">
        <w:rPr>
          <w:rFonts w:ascii="Arial" w:hAnsi="Arial" w:cs="Arial"/>
          <w:color w:val="0000FF"/>
          <w:sz w:val="16"/>
          <w:szCs w:val="16"/>
          <w:highlight w:val="white"/>
        </w:rPr>
        <w:t>="</w:t>
      </w:r>
      <w:r w:rsidRPr="001E7E19">
        <w:rPr>
          <w:rFonts w:ascii="Arial" w:hAnsi="Arial" w:cs="Arial"/>
          <w:color w:val="000000"/>
          <w:sz w:val="16"/>
          <w:szCs w:val="16"/>
          <w:highlight w:val="white"/>
        </w:rPr>
        <w:t>5997KAE508</w:t>
      </w:r>
      <w:r w:rsidRPr="001E7E19">
        <w:rPr>
          <w:rFonts w:ascii="Arial" w:hAnsi="Arial" w:cs="Arial"/>
          <w:color w:val="0000FF"/>
          <w:sz w:val="16"/>
          <w:szCs w:val="16"/>
          <w:highlight w:val="white"/>
        </w:rPr>
        <w:t>"/&gt;</w:t>
      </w:r>
    </w:p>
    <w:p w14:paraId="16B35F4F"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HotelReservationIDs</w:t>
      </w:r>
      <w:r w:rsidRPr="001E7E19">
        <w:rPr>
          <w:rFonts w:ascii="Arial" w:hAnsi="Arial" w:cs="Arial"/>
          <w:color w:val="0000FF"/>
          <w:sz w:val="16"/>
          <w:szCs w:val="16"/>
          <w:highlight w:val="white"/>
        </w:rPr>
        <w:t>&gt;</w:t>
      </w:r>
    </w:p>
    <w:p w14:paraId="16B35F50" w14:textId="77777777" w:rsidR="00CE47FC" w:rsidRPr="001E7E19" w:rsidRDefault="00CE47FC" w:rsidP="001E7E19">
      <w:pPr>
        <w:autoSpaceDE w:val="0"/>
        <w:autoSpaceDN w:val="0"/>
        <w:adjustRightInd w:val="0"/>
        <w:spacing w:after="0" w:line="240" w:lineRule="auto"/>
        <w:rPr>
          <w:rFonts w:ascii="Arial" w:hAnsi="Arial" w:cs="Arial"/>
          <w:color w:val="000000"/>
          <w:sz w:val="16"/>
          <w:szCs w:val="16"/>
          <w:highlight w:val="white"/>
        </w:rPr>
      </w:pP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00"/>
          <w:sz w:val="16"/>
          <w:szCs w:val="16"/>
          <w:highlight w:val="white"/>
        </w:rPr>
        <w:tab/>
      </w:r>
      <w:r w:rsidRPr="001E7E19">
        <w:rPr>
          <w:rFonts w:ascii="Arial" w:hAnsi="Arial" w:cs="Arial"/>
          <w:color w:val="0000FF"/>
          <w:sz w:val="16"/>
          <w:szCs w:val="16"/>
          <w:highlight w:val="white"/>
        </w:rPr>
        <w:t>&lt;/</w:t>
      </w:r>
      <w:r w:rsidRPr="001E7E19">
        <w:rPr>
          <w:rFonts w:ascii="Arial" w:hAnsi="Arial" w:cs="Arial"/>
          <w:color w:val="800000"/>
          <w:sz w:val="16"/>
          <w:szCs w:val="16"/>
          <w:highlight w:val="white"/>
        </w:rPr>
        <w:t>ResGlobalInfo</w:t>
      </w:r>
      <w:r w:rsidRPr="001E7E19">
        <w:rPr>
          <w:rFonts w:ascii="Arial" w:hAnsi="Arial" w:cs="Arial"/>
          <w:color w:val="0000FF"/>
          <w:sz w:val="16"/>
          <w:szCs w:val="16"/>
          <w:highlight w:val="white"/>
        </w:rPr>
        <w:t>&gt;</w:t>
      </w:r>
    </w:p>
    <w:p w14:paraId="16B35F51"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HotelResModify</w:t>
      </w:r>
      <w:r w:rsidRPr="00A222D5">
        <w:rPr>
          <w:rFonts w:ascii="Arial" w:hAnsi="Arial" w:cs="Arial"/>
          <w:color w:val="0000FF"/>
          <w:sz w:val="16"/>
          <w:szCs w:val="16"/>
        </w:rPr>
        <w:t>&gt;</w:t>
      </w:r>
    </w:p>
    <w:p w14:paraId="16B35F52"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00377AB7" w:rsidRPr="00A222D5">
        <w:rPr>
          <w:rFonts w:ascii="Arial" w:hAnsi="Arial" w:cs="Arial"/>
          <w:color w:val="800000"/>
          <w:sz w:val="16"/>
          <w:szCs w:val="16"/>
        </w:rPr>
        <w:t>HotelResModifies</w:t>
      </w:r>
      <w:r w:rsidRPr="00A222D5">
        <w:rPr>
          <w:rFonts w:ascii="Arial" w:hAnsi="Arial" w:cs="Arial"/>
          <w:color w:val="0000FF"/>
          <w:sz w:val="16"/>
          <w:szCs w:val="16"/>
        </w:rPr>
        <w:t>&gt;</w:t>
      </w:r>
    </w:p>
    <w:p w14:paraId="16B35F53" w14:textId="77777777" w:rsidR="00CE47FC" w:rsidRPr="00A222D5" w:rsidRDefault="00CE47FC" w:rsidP="001E7E19">
      <w:pPr>
        <w:autoSpaceDE w:val="0"/>
        <w:autoSpaceDN w:val="0"/>
        <w:adjustRightInd w:val="0"/>
        <w:spacing w:after="0" w:line="240" w:lineRule="auto"/>
        <w:rPr>
          <w:rFonts w:ascii="Arial" w:hAnsi="Arial" w:cs="Arial"/>
          <w:color w:val="000000"/>
          <w:sz w:val="16"/>
          <w:szCs w:val="16"/>
        </w:rPr>
      </w:pPr>
      <w:r w:rsidRPr="00A222D5">
        <w:rPr>
          <w:rFonts w:ascii="Arial" w:hAnsi="Arial" w:cs="Arial"/>
          <w:color w:val="000000"/>
          <w:sz w:val="16"/>
          <w:szCs w:val="16"/>
        </w:rPr>
        <w:tab/>
      </w:r>
      <w:r w:rsidRPr="00A222D5">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377AB7" w:rsidRPr="00A222D5">
        <w:rPr>
          <w:rFonts w:ascii="Arial" w:hAnsi="Arial" w:cs="Arial"/>
          <w:color w:val="800000"/>
          <w:sz w:val="16"/>
          <w:szCs w:val="16"/>
        </w:rPr>
        <w:t>Modify</w:t>
      </w:r>
      <w:r w:rsidRPr="00A222D5">
        <w:rPr>
          <w:rFonts w:ascii="Arial" w:hAnsi="Arial" w:cs="Arial"/>
          <w:color w:val="800000"/>
          <w:sz w:val="16"/>
          <w:szCs w:val="16"/>
        </w:rPr>
        <w:t>RS</w:t>
      </w:r>
      <w:r w:rsidRPr="00A222D5">
        <w:rPr>
          <w:rFonts w:ascii="Arial" w:hAnsi="Arial" w:cs="Arial"/>
          <w:color w:val="0000FF"/>
          <w:sz w:val="16"/>
          <w:szCs w:val="16"/>
        </w:rPr>
        <w:t>&gt;</w:t>
      </w:r>
    </w:p>
    <w:p w14:paraId="16B35F54" w14:textId="77777777" w:rsidR="00CE47FC" w:rsidRPr="009C4937" w:rsidRDefault="00CE47FC" w:rsidP="001E7E19">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S:Body</w:t>
      </w:r>
      <w:r w:rsidRPr="009C4937">
        <w:rPr>
          <w:rFonts w:ascii="Arial" w:hAnsi="Arial" w:cs="Arial"/>
          <w:color w:val="0000FF"/>
          <w:sz w:val="16"/>
          <w:szCs w:val="16"/>
        </w:rPr>
        <w:t>&gt;</w:t>
      </w:r>
    </w:p>
    <w:p w14:paraId="16B35F55" w14:textId="77777777" w:rsidR="00CE47FC" w:rsidRPr="009C4937" w:rsidRDefault="00CE47FC" w:rsidP="001E7E19">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S:Envelope</w:t>
      </w:r>
      <w:r w:rsidRPr="009C4937">
        <w:rPr>
          <w:rFonts w:ascii="Arial" w:hAnsi="Arial" w:cs="Arial"/>
          <w:color w:val="0000FF"/>
          <w:sz w:val="16"/>
          <w:szCs w:val="16"/>
        </w:rPr>
        <w:t>&gt;</w:t>
      </w:r>
    </w:p>
    <w:p w14:paraId="16B35F56" w14:textId="77777777" w:rsidR="00CE47FC" w:rsidRDefault="00CE47FC" w:rsidP="001E7E19">
      <w:pPr>
        <w:spacing w:after="0"/>
        <w:rPr>
          <w:rFonts w:ascii="Arial" w:hAnsi="Arial" w:cs="Arial"/>
          <w:sz w:val="20"/>
          <w:szCs w:val="20"/>
        </w:rPr>
      </w:pPr>
    </w:p>
    <w:p w14:paraId="16B35F57" w14:textId="77777777" w:rsidR="00842E01" w:rsidRDefault="00842E01" w:rsidP="001E7E19">
      <w:pPr>
        <w:spacing w:after="0"/>
        <w:rPr>
          <w:rFonts w:ascii="Arial" w:hAnsi="Arial" w:cs="Arial"/>
          <w:sz w:val="20"/>
          <w:szCs w:val="20"/>
        </w:rPr>
      </w:pPr>
    </w:p>
    <w:p w14:paraId="16B35F58" w14:textId="77777777" w:rsidR="00842E01" w:rsidRPr="0017245A" w:rsidRDefault="00842E01" w:rsidP="00842E01">
      <w:pPr>
        <w:pStyle w:val="TableText"/>
        <w:pageBreakBefore/>
        <w:spacing w:before="120" w:after="120"/>
        <w:rPr>
          <w:b/>
          <w:sz w:val="20"/>
          <w:szCs w:val="20"/>
          <w:u w:val="single"/>
        </w:rPr>
      </w:pPr>
      <w:r>
        <w:rPr>
          <w:b/>
          <w:sz w:val="20"/>
          <w:szCs w:val="20"/>
          <w:u w:val="single"/>
        </w:rPr>
        <w:t xml:space="preserve">Apollo </w:t>
      </w:r>
      <w:r w:rsidRPr="0017245A">
        <w:rPr>
          <w:b/>
          <w:sz w:val="20"/>
          <w:szCs w:val="20"/>
          <w:u w:val="single"/>
        </w:rPr>
        <w:t xml:space="preserve">Core GDS Modify Committed Hotel Booking </w:t>
      </w:r>
      <w:r>
        <w:rPr>
          <w:b/>
          <w:sz w:val="20"/>
          <w:szCs w:val="20"/>
          <w:u w:val="single"/>
        </w:rPr>
        <w:t>(</w:t>
      </w:r>
      <w:r w:rsidRPr="0017245A">
        <w:rPr>
          <w:b/>
          <w:sz w:val="20"/>
          <w:szCs w:val="20"/>
          <w:u w:val="single"/>
        </w:rPr>
        <w:t>Commit</w:t>
      </w:r>
      <w:r>
        <w:rPr>
          <w:b/>
          <w:sz w:val="20"/>
          <w:szCs w:val="20"/>
          <w:u w:val="single"/>
        </w:rPr>
        <w:t>) – Example #3B</w:t>
      </w:r>
    </w:p>
    <w:p w14:paraId="16B35F59" w14:textId="207F8912" w:rsidR="00842E01" w:rsidRDefault="009F4FEB" w:rsidP="00842E01">
      <w:pPr>
        <w:spacing w:line="480" w:lineRule="auto"/>
        <w:ind w:left="1440"/>
        <w:rPr>
          <w:rFonts w:ascii="Courier New" w:hAnsi="Courier New" w:cs="Courier New"/>
          <w:sz w:val="20"/>
          <w:szCs w:val="20"/>
        </w:rPr>
      </w:pPr>
      <w:r>
        <w:rPr>
          <w:rFonts w:ascii="Arial" w:hAnsi="Arial" w:cs="Arial"/>
          <w:noProof/>
          <w:color w:val="000000"/>
          <w:sz w:val="16"/>
          <w:szCs w:val="16"/>
        </w:rPr>
        <mc:AlternateContent>
          <mc:Choice Requires="wps">
            <w:drawing>
              <wp:anchor distT="0" distB="0" distL="114300" distR="114300" simplePos="0" relativeHeight="252300288" behindDoc="0" locked="0" layoutInCell="1" allowOverlap="1" wp14:anchorId="16B362F9" wp14:editId="7109D00D">
                <wp:simplePos x="0" y="0"/>
                <wp:positionH relativeFrom="column">
                  <wp:posOffset>241300</wp:posOffset>
                </wp:positionH>
                <wp:positionV relativeFrom="paragraph">
                  <wp:posOffset>382905</wp:posOffset>
                </wp:positionV>
                <wp:extent cx="400050" cy="228600"/>
                <wp:effectExtent l="12700" t="11430" r="6350" b="7620"/>
                <wp:wrapNone/>
                <wp:docPr id="41"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8" w14:textId="77777777" w:rsidR="00337B9C" w:rsidRPr="00CE47FC" w:rsidRDefault="00337B9C" w:rsidP="00842E01">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5" o:spid="_x0000_s1212" style="position:absolute;left:0;text-align:left;margin-left:19pt;margin-top:30.15pt;width:31.5pt;height: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">
                <v:textbox>
                  <w:txbxContent>
                    <w:p w14:paraId="16B363F8" w14:textId="77777777" w:rsidR="00337B9C" w:rsidRPr="00CE47FC" w:rsidRDefault="00337B9C" w:rsidP="00842E01">
                      <w:pPr>
                        <w:jc w:val="center"/>
                        <w:rPr>
                          <w:rFonts w:ascii="Arial" w:hAnsi="Arial" w:cs="Arial"/>
                          <w:b/>
                          <w:sz w:val="22"/>
                        </w:rPr>
                      </w:pPr>
                      <w:r>
                        <w:rPr>
                          <w:rFonts w:ascii="Arial" w:hAnsi="Arial" w:cs="Arial"/>
                          <w:b/>
                          <w:sz w:val="22"/>
                        </w:rPr>
                        <w:t>A</w:t>
                      </w:r>
                    </w:p>
                  </w:txbxContent>
                </v:textbox>
              </v:rect>
            </w:pict>
          </mc:Fallback>
        </mc:AlternateContent>
      </w:r>
    </w:p>
    <w:p w14:paraId="16B35F5A" w14:textId="51603ACB" w:rsidR="00842E01" w:rsidRPr="001E7E19" w:rsidRDefault="009F4FEB" w:rsidP="00842E01">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04384" behindDoc="0" locked="0" layoutInCell="1" allowOverlap="1" wp14:anchorId="16B362FA" wp14:editId="356DD3B9">
                <wp:simplePos x="0" y="0"/>
                <wp:positionH relativeFrom="column">
                  <wp:posOffset>641350</wp:posOffset>
                </wp:positionH>
                <wp:positionV relativeFrom="paragraph">
                  <wp:posOffset>86995</wp:posOffset>
                </wp:positionV>
                <wp:extent cx="233045" cy="0"/>
                <wp:effectExtent l="12700" t="58420" r="20955" b="55880"/>
                <wp:wrapNone/>
                <wp:docPr id="40"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9" o:spid="_x0000_s1026" type="#_x0000_t32" style="position:absolute;margin-left:50.5pt;margin-top:6.85pt;width:18.35pt;height:0;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P2+NQIAAF8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">
                <v:stroke endarrow="block"/>
              </v:shape>
            </w:pict>
          </mc:Fallback>
        </mc:AlternateContent>
      </w:r>
      <w:r w:rsidR="00842E01" w:rsidRPr="001E7E19">
        <w:rPr>
          <w:rFonts w:ascii="Courier New" w:hAnsi="Courier New" w:cs="Courier New"/>
          <w:sz w:val="20"/>
          <w:szCs w:val="20"/>
        </w:rPr>
        <w:t xml:space="preserve">QNHW12/50 XDBKR E032750 AG 14537482 03DEC                       </w:t>
      </w:r>
    </w:p>
    <w:p w14:paraId="16B35F5B" w14:textId="57EE1F92" w:rsidR="00842E01" w:rsidRPr="001E7E19" w:rsidRDefault="009F4FEB" w:rsidP="00842E01">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11552" behindDoc="0" locked="0" layoutInCell="1" allowOverlap="1" wp14:anchorId="16B362FB" wp14:editId="0DBE4873">
                <wp:simplePos x="0" y="0"/>
                <wp:positionH relativeFrom="column">
                  <wp:posOffset>3756025</wp:posOffset>
                </wp:positionH>
                <wp:positionV relativeFrom="paragraph">
                  <wp:posOffset>167640</wp:posOffset>
                </wp:positionV>
                <wp:extent cx="0" cy="228600"/>
                <wp:effectExtent l="60325" t="5715" r="53975" b="22860"/>
                <wp:wrapNone/>
                <wp:docPr id="39" name="AutoShap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6" o:spid="_x0000_s1026" type="#_x0000_t32" style="position:absolute;margin-left:295.75pt;margin-top:13.2pt;width:0;height:18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10528" behindDoc="0" locked="0" layoutInCell="1" allowOverlap="1" wp14:anchorId="16B362FC" wp14:editId="5942E926">
                <wp:simplePos x="0" y="0"/>
                <wp:positionH relativeFrom="column">
                  <wp:posOffset>3756025</wp:posOffset>
                </wp:positionH>
                <wp:positionV relativeFrom="paragraph">
                  <wp:posOffset>167640</wp:posOffset>
                </wp:positionV>
                <wp:extent cx="2290445" cy="0"/>
                <wp:effectExtent l="12700" t="5715" r="11430" b="13335"/>
                <wp:wrapNone/>
                <wp:docPr id="38" name="AutoShap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90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5" o:spid="_x0000_s1026" type="#_x0000_t32" style="position:absolute;margin-left:295.75pt;margin-top:13.2pt;width:180.35pt;height:0;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ATPKAIAAEgEAAAOAAAAZHJzL2Uyb0RvYy54bWysVMGO2jAQvVfqP1i+QxI2U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2306432" behindDoc="0" locked="0" layoutInCell="1" allowOverlap="1" wp14:anchorId="16B362FD" wp14:editId="59C8E792">
                <wp:simplePos x="0" y="0"/>
                <wp:positionH relativeFrom="column">
                  <wp:posOffset>1508125</wp:posOffset>
                </wp:positionH>
                <wp:positionV relativeFrom="paragraph">
                  <wp:posOffset>281940</wp:posOffset>
                </wp:positionV>
                <wp:extent cx="0" cy="147955"/>
                <wp:effectExtent l="60325" t="5715" r="53975" b="17780"/>
                <wp:wrapNone/>
                <wp:docPr id="37" name="Auto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1" o:spid="_x0000_s1026" type="#_x0000_t32" style="position:absolute;margin-left:118.75pt;margin-top:22.2pt;width:0;height:11.6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05408" behindDoc="0" locked="0" layoutInCell="1" allowOverlap="1" wp14:anchorId="16B362FE" wp14:editId="7E75049C">
                <wp:simplePos x="0" y="0"/>
                <wp:positionH relativeFrom="column">
                  <wp:posOffset>641350</wp:posOffset>
                </wp:positionH>
                <wp:positionV relativeFrom="paragraph">
                  <wp:posOffset>281940</wp:posOffset>
                </wp:positionV>
                <wp:extent cx="866775" cy="0"/>
                <wp:effectExtent l="12700" t="5715" r="6350" b="13335"/>
                <wp:wrapNone/>
                <wp:docPr id="36" name="Auto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0" o:spid="_x0000_s1026" type="#_x0000_t32" style="position:absolute;margin-left:50.5pt;margin-top:22.2pt;width:68.25pt;height:0;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2301312" behindDoc="0" locked="0" layoutInCell="1" allowOverlap="1" wp14:anchorId="16B362FF" wp14:editId="0A8E4F8F">
                <wp:simplePos x="0" y="0"/>
                <wp:positionH relativeFrom="column">
                  <wp:posOffset>241300</wp:posOffset>
                </wp:positionH>
                <wp:positionV relativeFrom="paragraph">
                  <wp:posOffset>167640</wp:posOffset>
                </wp:positionV>
                <wp:extent cx="400050" cy="228600"/>
                <wp:effectExtent l="12700" t="5715" r="6350" b="13335"/>
                <wp:wrapNone/>
                <wp:docPr id="35" name="Rectangle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9" w14:textId="77777777" w:rsidR="00337B9C" w:rsidRPr="00CE47FC" w:rsidRDefault="00337B9C" w:rsidP="00842E01">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6" o:spid="_x0000_s1213" style="position:absolute;left:0;text-align:left;margin-left:19pt;margin-top:13.2pt;width:31.5pt;height:1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ILwIAAFI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">
                <v:textbox>
                  <w:txbxContent>
                    <w:p w14:paraId="16B363F9" w14:textId="77777777" w:rsidR="00337B9C" w:rsidRPr="00CE47FC" w:rsidRDefault="00337B9C" w:rsidP="00842E01">
                      <w:pPr>
                        <w:jc w:val="center"/>
                        <w:rPr>
                          <w:rFonts w:ascii="Arial" w:hAnsi="Arial" w:cs="Arial"/>
                          <w:b/>
                          <w:sz w:val="22"/>
                        </w:rPr>
                      </w:pPr>
                      <w:r>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303360" behindDoc="0" locked="0" layoutInCell="1" allowOverlap="1" wp14:anchorId="16B36300" wp14:editId="2D455C0F">
                <wp:simplePos x="0" y="0"/>
                <wp:positionH relativeFrom="column">
                  <wp:posOffset>6046470</wp:posOffset>
                </wp:positionH>
                <wp:positionV relativeFrom="paragraph">
                  <wp:posOffset>53340</wp:posOffset>
                </wp:positionV>
                <wp:extent cx="400050" cy="228600"/>
                <wp:effectExtent l="7620" t="5715" r="11430" b="13335"/>
                <wp:wrapNone/>
                <wp:docPr id="34"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A" w14:textId="77777777" w:rsidR="00337B9C" w:rsidRPr="00CE47FC" w:rsidRDefault="00337B9C" w:rsidP="00842E01">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8" o:spid="_x0000_s1214" style="position:absolute;left:0;text-align:left;margin-left:476.1pt;margin-top:4.2pt;width:31.5pt;height:18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">
                <v:textbox>
                  <w:txbxContent>
                    <w:p w14:paraId="16B363FA" w14:textId="77777777" w:rsidR="00337B9C" w:rsidRPr="00CE47FC" w:rsidRDefault="00337B9C" w:rsidP="00842E01">
                      <w:pPr>
                        <w:jc w:val="center"/>
                        <w:rPr>
                          <w:rFonts w:ascii="Arial" w:hAnsi="Arial" w:cs="Arial"/>
                          <w:b/>
                          <w:sz w:val="22"/>
                        </w:rPr>
                      </w:pPr>
                      <w:r>
                        <w:rPr>
                          <w:rFonts w:ascii="Arial" w:hAnsi="Arial" w:cs="Arial"/>
                          <w:b/>
                          <w:sz w:val="22"/>
                        </w:rPr>
                        <w:t>C</w:t>
                      </w:r>
                    </w:p>
                  </w:txbxContent>
                </v:textbox>
              </v:rect>
            </w:pict>
          </mc:Fallback>
        </mc:AlternateContent>
      </w:r>
      <w:r w:rsidR="00842E01" w:rsidRPr="001E7E19">
        <w:rPr>
          <w:rFonts w:ascii="Courier New" w:hAnsi="Courier New" w:cs="Courier New"/>
          <w:sz w:val="20"/>
          <w:szCs w:val="20"/>
        </w:rPr>
        <w:t xml:space="preserve"> 1.1APOLLO/TEST                                                 </w:t>
      </w:r>
    </w:p>
    <w:p w14:paraId="16B35F5C" w14:textId="77777777" w:rsidR="00842E01" w:rsidRPr="001E7E19" w:rsidRDefault="00842E01" w:rsidP="00842E01">
      <w:pPr>
        <w:spacing w:line="480" w:lineRule="auto"/>
        <w:ind w:left="1440"/>
        <w:rPr>
          <w:rFonts w:ascii="Courier New" w:hAnsi="Courier New" w:cs="Courier New"/>
          <w:sz w:val="20"/>
          <w:szCs w:val="20"/>
        </w:rPr>
      </w:pPr>
      <w:r w:rsidRPr="001E7E19">
        <w:rPr>
          <w:rFonts w:ascii="Courier New" w:hAnsi="Courier New" w:cs="Courier New"/>
          <w:sz w:val="20"/>
          <w:szCs w:val="20"/>
        </w:rPr>
        <w:t xml:space="preserve"> 1 HHL XX </w:t>
      </w:r>
      <w:r>
        <w:rPr>
          <w:rFonts w:ascii="Courier New" w:hAnsi="Courier New" w:cs="Courier New"/>
          <w:sz w:val="20"/>
          <w:szCs w:val="20"/>
        </w:rPr>
        <w:t>SS</w:t>
      </w:r>
      <w:r w:rsidRPr="001E7E19">
        <w:rPr>
          <w:rFonts w:ascii="Courier New" w:hAnsi="Courier New" w:cs="Courier New"/>
          <w:sz w:val="20"/>
          <w:szCs w:val="20"/>
        </w:rPr>
        <w:t xml:space="preserve">1 IST 15JAN-20JAN  5NT 49251  NOVOTEL ISTANBUL      </w:t>
      </w:r>
    </w:p>
    <w:p w14:paraId="16B35F5D" w14:textId="35B4858B" w:rsidR="00842E01" w:rsidRPr="001E7E19" w:rsidRDefault="009F4FEB" w:rsidP="00842E01">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09504" behindDoc="0" locked="0" layoutInCell="1" allowOverlap="1" wp14:anchorId="16B36301" wp14:editId="3418C7C4">
                <wp:simplePos x="0" y="0"/>
                <wp:positionH relativeFrom="column">
                  <wp:posOffset>1212850</wp:posOffset>
                </wp:positionH>
                <wp:positionV relativeFrom="paragraph">
                  <wp:posOffset>233680</wp:posOffset>
                </wp:positionV>
                <wp:extent cx="0" cy="152400"/>
                <wp:effectExtent l="60325" t="5080" r="53975" b="23495"/>
                <wp:wrapNone/>
                <wp:docPr id="33" name="AutoShap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4" o:spid="_x0000_s1026" type="#_x0000_t32" style="position:absolute;margin-left:95.5pt;margin-top:18.4pt;width:0;height:12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fi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07456" behindDoc="0" locked="0" layoutInCell="1" allowOverlap="1" wp14:anchorId="16B36302" wp14:editId="6F635D6F">
                <wp:simplePos x="0" y="0"/>
                <wp:positionH relativeFrom="column">
                  <wp:posOffset>641350</wp:posOffset>
                </wp:positionH>
                <wp:positionV relativeFrom="paragraph">
                  <wp:posOffset>233680</wp:posOffset>
                </wp:positionV>
                <wp:extent cx="5105400" cy="5080"/>
                <wp:effectExtent l="12700" t="5080" r="6350" b="8890"/>
                <wp:wrapNone/>
                <wp:docPr id="32" name="AutoShap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2" o:spid="_x0000_s1026" type="#_x0000_t32" style="position:absolute;margin-left:50.5pt;margin-top:18.4pt;width:402pt;height:.4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"/>
            </w:pict>
          </mc:Fallback>
        </mc:AlternateContent>
      </w:r>
      <w:r>
        <w:rPr>
          <w:rFonts w:ascii="Courier New" w:hAnsi="Courier New" w:cs="Courier New"/>
          <w:noProof/>
          <w:sz w:val="20"/>
          <w:szCs w:val="20"/>
        </w:rPr>
        <mc:AlternateContent>
          <mc:Choice Requires="wps">
            <w:drawing>
              <wp:anchor distT="0" distB="0" distL="114300" distR="114300" simplePos="0" relativeHeight="252308480" behindDoc="0" locked="0" layoutInCell="1" allowOverlap="1" wp14:anchorId="16B36303" wp14:editId="54CF1163">
                <wp:simplePos x="0" y="0"/>
                <wp:positionH relativeFrom="column">
                  <wp:posOffset>5746750</wp:posOffset>
                </wp:positionH>
                <wp:positionV relativeFrom="paragraph">
                  <wp:posOffset>119380</wp:posOffset>
                </wp:positionV>
                <wp:extent cx="0" cy="119380"/>
                <wp:effectExtent l="60325" t="14605" r="53975" b="8890"/>
                <wp:wrapNone/>
                <wp:docPr id="31" name="AutoShap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3" o:spid="_x0000_s1026" type="#_x0000_t32" style="position:absolute;margin-left:452.5pt;margin-top:9.4pt;width:0;height:9.4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02336" behindDoc="0" locked="0" layoutInCell="1" allowOverlap="1" wp14:anchorId="16B36304" wp14:editId="3C60E8F5">
                <wp:simplePos x="0" y="0"/>
                <wp:positionH relativeFrom="column">
                  <wp:posOffset>241300</wp:posOffset>
                </wp:positionH>
                <wp:positionV relativeFrom="paragraph">
                  <wp:posOffset>119380</wp:posOffset>
                </wp:positionV>
                <wp:extent cx="400050" cy="228600"/>
                <wp:effectExtent l="12700" t="5080" r="6350" b="13970"/>
                <wp:wrapNone/>
                <wp:docPr id="30" name="Rectangle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B" w14:textId="77777777" w:rsidR="00337B9C" w:rsidRPr="00CE47FC" w:rsidRDefault="00337B9C" w:rsidP="00842E01">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7" o:spid="_x0000_s1215" style="position:absolute;left:0;text-align:left;margin-left:19pt;margin-top:9.4pt;width:31.5pt;height:18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sRLgIAAFI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">
                <v:textbox>
                  <w:txbxContent>
                    <w:p w14:paraId="16B363FB" w14:textId="77777777" w:rsidR="00337B9C" w:rsidRPr="00CE47FC" w:rsidRDefault="00337B9C" w:rsidP="00842E01">
                      <w:pPr>
                        <w:jc w:val="center"/>
                        <w:rPr>
                          <w:rFonts w:ascii="Arial" w:hAnsi="Arial" w:cs="Arial"/>
                          <w:b/>
                          <w:sz w:val="22"/>
                        </w:rPr>
                      </w:pPr>
                      <w:r>
                        <w:rPr>
                          <w:rFonts w:ascii="Arial" w:hAnsi="Arial" w:cs="Arial"/>
                          <w:b/>
                          <w:sz w:val="22"/>
                        </w:rPr>
                        <w:t>D</w:t>
                      </w:r>
                    </w:p>
                  </w:txbxContent>
                </v:textbox>
              </v:rect>
            </w:pict>
          </mc:Fallback>
        </mc:AlternateContent>
      </w:r>
      <w:r w:rsidR="00842E01" w:rsidRPr="001E7E19">
        <w:rPr>
          <w:rFonts w:ascii="Courier New" w:hAnsi="Courier New" w:cs="Courier New"/>
          <w:sz w:val="20"/>
          <w:szCs w:val="20"/>
        </w:rPr>
        <w:t>1A1QRA1 -2/RG-EUR124.00/AGT14537482/EC0.00-1/NM-APOLLO TEST/CF-5</w:t>
      </w:r>
    </w:p>
    <w:p w14:paraId="16B35F5E" w14:textId="77777777" w:rsidR="00842E01" w:rsidRPr="001E7E19" w:rsidRDefault="00842E01" w:rsidP="00842E01">
      <w:pPr>
        <w:spacing w:line="480" w:lineRule="auto"/>
        <w:ind w:left="1440"/>
        <w:rPr>
          <w:rFonts w:ascii="Courier New" w:hAnsi="Courier New" w:cs="Courier New"/>
          <w:sz w:val="20"/>
          <w:szCs w:val="20"/>
        </w:rPr>
      </w:pPr>
      <w:r w:rsidRPr="001E7E19">
        <w:rPr>
          <w:rFonts w:ascii="Courier New" w:hAnsi="Courier New" w:cs="Courier New"/>
          <w:sz w:val="20"/>
          <w:szCs w:val="20"/>
        </w:rPr>
        <w:t xml:space="preserve">997KAE508 *                                                     </w:t>
      </w:r>
    </w:p>
    <w:p w14:paraId="16B35F5F"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ITINERARY REMARKS EXIST  *** &gt;RM*·                          </w:t>
      </w:r>
    </w:p>
    <w:p w14:paraId="16B35F60"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ADDITIONAL ITINERARY DATA EXISTS ***&gt;*I·                    </w:t>
      </w:r>
    </w:p>
    <w:p w14:paraId="16B35F61"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FONE-DENB/303 398-5933                                          </w:t>
      </w:r>
    </w:p>
    <w:p w14:paraId="16B35F62"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GFAX-OSI1V-XX49251ARR15JAN CXL:CANCEL. FEES APPLY ON DAY OF ARRI</w:t>
      </w:r>
    </w:p>
    <w:p w14:paraId="16B35F63"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VAL AT 18:00                                                    </w:t>
      </w:r>
    </w:p>
    <w:p w14:paraId="16B35F64"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2 OSI1V-XX49251ARR15JAN CXL: CANCEL. FEES APPLY ON DAY OF ARR</w:t>
      </w:r>
    </w:p>
    <w:p w14:paraId="16B35F65"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IVAL AT 18:00                                                   </w:t>
      </w:r>
    </w:p>
    <w:p w14:paraId="16B35F66"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3 OSI1V-XX49251ARR15JAN CXL:CANCEL. FEES APPLY ON DAY OF ARRI</w:t>
      </w:r>
    </w:p>
    <w:p w14:paraId="16B35F67" w14:textId="77777777" w:rsidR="00842E01" w:rsidRPr="001E7E19" w:rsidRDefault="00842E01" w:rsidP="00842E01">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VAL AT 18:00   </w:t>
      </w:r>
    </w:p>
    <w:p w14:paraId="16B35F68" w14:textId="77777777" w:rsidR="00842E01" w:rsidRPr="00956A4D" w:rsidRDefault="00842E01" w:rsidP="00842E01">
      <w:pPr>
        <w:spacing w:after="0" w:line="240" w:lineRule="auto"/>
        <w:rPr>
          <w:rFonts w:ascii="Arial" w:hAnsi="Arial" w:cs="Arial"/>
          <w:noProof/>
          <w:sz w:val="20"/>
          <w:szCs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417"/>
        <w:gridCol w:w="4140"/>
      </w:tblGrid>
      <w:tr w:rsidR="00842E01" w14:paraId="16B35F6C" w14:textId="77777777" w:rsidTr="00842E01">
        <w:tc>
          <w:tcPr>
            <w:tcW w:w="1008" w:type="dxa"/>
            <w:tcBorders>
              <w:top w:val="single" w:sz="4" w:space="0" w:color="BFBFBF"/>
              <w:left w:val="single" w:sz="4" w:space="0" w:color="BFBFBF"/>
              <w:bottom w:val="single" w:sz="4" w:space="0" w:color="BFBFBF"/>
              <w:right w:val="single" w:sz="4" w:space="0" w:color="BFBFBF"/>
            </w:tcBorders>
            <w:shd w:val="pct12" w:color="auto" w:fill="auto"/>
            <w:hideMark/>
          </w:tcPr>
          <w:p w14:paraId="16B35F69" w14:textId="77777777" w:rsidR="00842E01" w:rsidRDefault="00842E01" w:rsidP="00B126B8">
            <w:pPr>
              <w:pStyle w:val="TableHeading"/>
            </w:pPr>
            <w:r>
              <w:t>Marker</w:t>
            </w:r>
          </w:p>
        </w:tc>
        <w:tc>
          <w:tcPr>
            <w:tcW w:w="1417" w:type="dxa"/>
            <w:tcBorders>
              <w:top w:val="single" w:sz="4" w:space="0" w:color="BFBFBF"/>
              <w:left w:val="single" w:sz="4" w:space="0" w:color="BFBFBF"/>
              <w:bottom w:val="single" w:sz="4" w:space="0" w:color="BFBFBF"/>
              <w:right w:val="single" w:sz="4" w:space="0" w:color="BFBFBF"/>
            </w:tcBorders>
            <w:shd w:val="pct12" w:color="auto" w:fill="auto"/>
            <w:hideMark/>
          </w:tcPr>
          <w:p w14:paraId="16B35F6A" w14:textId="77777777" w:rsidR="00842E01" w:rsidRDefault="00842E01" w:rsidP="00B126B8">
            <w:pPr>
              <w:pStyle w:val="TableHeading"/>
            </w:pPr>
            <w:r>
              <w:t>Data Field</w:t>
            </w:r>
          </w:p>
        </w:tc>
        <w:tc>
          <w:tcPr>
            <w:tcW w:w="4140" w:type="dxa"/>
            <w:tcBorders>
              <w:top w:val="single" w:sz="4" w:space="0" w:color="BFBFBF"/>
              <w:left w:val="single" w:sz="4" w:space="0" w:color="BFBFBF"/>
              <w:bottom w:val="single" w:sz="4" w:space="0" w:color="BFBFBF"/>
              <w:right w:val="single" w:sz="4" w:space="0" w:color="BFBFBF"/>
            </w:tcBorders>
            <w:shd w:val="pct12" w:color="auto" w:fill="auto"/>
            <w:hideMark/>
          </w:tcPr>
          <w:p w14:paraId="16B35F6B" w14:textId="77777777" w:rsidR="00842E01" w:rsidRDefault="00842E01" w:rsidP="00B126B8">
            <w:pPr>
              <w:pStyle w:val="TableHeading"/>
            </w:pPr>
            <w:r>
              <w:t>Description</w:t>
            </w:r>
          </w:p>
        </w:tc>
      </w:tr>
      <w:tr w:rsidR="00842E01" w14:paraId="16B35F70" w14:textId="77777777" w:rsidTr="00842E01">
        <w:tc>
          <w:tcPr>
            <w:tcW w:w="1008" w:type="dxa"/>
            <w:tcBorders>
              <w:top w:val="single" w:sz="4" w:space="0" w:color="BFBFBF"/>
              <w:left w:val="single" w:sz="4" w:space="0" w:color="BFBFBF"/>
              <w:bottom w:val="single" w:sz="4" w:space="0" w:color="BFBFBF"/>
              <w:right w:val="single" w:sz="4" w:space="0" w:color="BFBFBF"/>
            </w:tcBorders>
          </w:tcPr>
          <w:p w14:paraId="16B35F6D" w14:textId="77777777" w:rsidR="00842E01" w:rsidRPr="00EF1DEC" w:rsidRDefault="00842E01" w:rsidP="00B126B8">
            <w:pPr>
              <w:pStyle w:val="TableText"/>
              <w:jc w:val="center"/>
              <w:rPr>
                <w:b/>
              </w:rPr>
            </w:pPr>
            <w:r>
              <w:rPr>
                <w:b/>
              </w:rPr>
              <w:t>A</w:t>
            </w:r>
          </w:p>
        </w:tc>
        <w:tc>
          <w:tcPr>
            <w:tcW w:w="1417" w:type="dxa"/>
            <w:tcBorders>
              <w:top w:val="single" w:sz="4" w:space="0" w:color="BFBFBF"/>
              <w:left w:val="single" w:sz="4" w:space="0" w:color="BFBFBF"/>
              <w:bottom w:val="single" w:sz="4" w:space="0" w:color="BFBFBF"/>
              <w:right w:val="single" w:sz="4" w:space="0" w:color="BFBFBF"/>
            </w:tcBorders>
            <w:hideMark/>
          </w:tcPr>
          <w:p w14:paraId="16B35F6E" w14:textId="77777777" w:rsidR="00842E01" w:rsidRPr="00EF1DEC" w:rsidRDefault="00842E01" w:rsidP="00B126B8">
            <w:pPr>
              <w:pStyle w:val="TableText"/>
              <w:rPr>
                <w:sz w:val="20"/>
                <w:szCs w:val="20"/>
              </w:rPr>
            </w:pPr>
            <w:r w:rsidRPr="0017245A">
              <w:rPr>
                <w:rFonts w:ascii="Courier New" w:hAnsi="Courier New" w:cs="Courier New"/>
                <w:noProof/>
                <w:sz w:val="20"/>
                <w:szCs w:val="20"/>
              </w:rPr>
              <w:t>MSUWIC</w:t>
            </w:r>
          </w:p>
        </w:tc>
        <w:tc>
          <w:tcPr>
            <w:tcW w:w="4140" w:type="dxa"/>
            <w:tcBorders>
              <w:top w:val="single" w:sz="4" w:space="0" w:color="BFBFBF"/>
              <w:left w:val="single" w:sz="4" w:space="0" w:color="BFBFBF"/>
              <w:bottom w:val="single" w:sz="4" w:space="0" w:color="BFBFBF"/>
              <w:right w:val="single" w:sz="4" w:space="0" w:color="BFBFBF"/>
            </w:tcBorders>
            <w:hideMark/>
          </w:tcPr>
          <w:p w14:paraId="16B35F6F" w14:textId="77777777" w:rsidR="00842E01" w:rsidRDefault="00842E01" w:rsidP="00B126B8">
            <w:pPr>
              <w:pStyle w:val="TableText"/>
            </w:pPr>
            <w:r>
              <w:t>PNR Record Locator</w:t>
            </w:r>
          </w:p>
        </w:tc>
      </w:tr>
      <w:tr w:rsidR="00842E01" w14:paraId="16B35F74" w14:textId="77777777" w:rsidTr="00842E01">
        <w:tc>
          <w:tcPr>
            <w:tcW w:w="1008" w:type="dxa"/>
            <w:tcBorders>
              <w:top w:val="single" w:sz="4" w:space="0" w:color="BFBFBF"/>
              <w:left w:val="single" w:sz="4" w:space="0" w:color="BFBFBF"/>
              <w:bottom w:val="single" w:sz="4" w:space="0" w:color="BFBFBF"/>
              <w:right w:val="single" w:sz="4" w:space="0" w:color="BFBFBF"/>
            </w:tcBorders>
            <w:hideMark/>
          </w:tcPr>
          <w:p w14:paraId="16B35F71" w14:textId="77777777" w:rsidR="00842E01" w:rsidRDefault="00842E01" w:rsidP="00B126B8">
            <w:pPr>
              <w:pStyle w:val="TableText"/>
              <w:jc w:val="center"/>
              <w:rPr>
                <w:b/>
              </w:rPr>
            </w:pPr>
            <w:r>
              <w:rPr>
                <w:b/>
              </w:rPr>
              <w:t>B</w:t>
            </w:r>
          </w:p>
        </w:tc>
        <w:tc>
          <w:tcPr>
            <w:tcW w:w="1417" w:type="dxa"/>
            <w:tcBorders>
              <w:top w:val="single" w:sz="4" w:space="0" w:color="BFBFBF"/>
              <w:left w:val="single" w:sz="4" w:space="0" w:color="BFBFBF"/>
              <w:bottom w:val="single" w:sz="4" w:space="0" w:color="BFBFBF"/>
              <w:right w:val="single" w:sz="4" w:space="0" w:color="BFBFBF"/>
            </w:tcBorders>
            <w:hideMark/>
          </w:tcPr>
          <w:p w14:paraId="16B35F72" w14:textId="77777777" w:rsidR="00842E01" w:rsidRPr="00EF1DEC" w:rsidRDefault="00842E01" w:rsidP="00B126B8">
            <w:pPr>
              <w:pStyle w:val="TableText"/>
              <w:rPr>
                <w:rFonts w:ascii="Courier New" w:hAnsi="Courier New" w:cs="Courier New"/>
                <w:sz w:val="20"/>
                <w:szCs w:val="20"/>
              </w:rPr>
            </w:pPr>
            <w:r>
              <w:rPr>
                <w:rFonts w:ascii="Courier New" w:hAnsi="Courier New" w:cs="Courier New"/>
                <w:noProof/>
                <w:sz w:val="20"/>
                <w:szCs w:val="20"/>
              </w:rPr>
              <w:t>XX</w:t>
            </w:r>
          </w:p>
        </w:tc>
        <w:tc>
          <w:tcPr>
            <w:tcW w:w="4140" w:type="dxa"/>
            <w:tcBorders>
              <w:top w:val="single" w:sz="4" w:space="0" w:color="BFBFBF"/>
              <w:left w:val="single" w:sz="4" w:space="0" w:color="BFBFBF"/>
              <w:bottom w:val="single" w:sz="4" w:space="0" w:color="BFBFBF"/>
              <w:right w:val="single" w:sz="4" w:space="0" w:color="BFBFBF"/>
            </w:tcBorders>
            <w:hideMark/>
          </w:tcPr>
          <w:p w14:paraId="16B35F73" w14:textId="77777777" w:rsidR="00842E01" w:rsidRDefault="00842E01" w:rsidP="00B126B8">
            <w:pPr>
              <w:pStyle w:val="TableText"/>
            </w:pPr>
            <w:r>
              <w:t>Chain Code</w:t>
            </w:r>
          </w:p>
        </w:tc>
      </w:tr>
      <w:tr w:rsidR="00842E01" w14:paraId="16B35F78" w14:textId="77777777" w:rsidTr="00842E01">
        <w:tc>
          <w:tcPr>
            <w:tcW w:w="1008" w:type="dxa"/>
            <w:tcBorders>
              <w:top w:val="single" w:sz="4" w:space="0" w:color="BFBFBF"/>
              <w:left w:val="single" w:sz="4" w:space="0" w:color="BFBFBF"/>
              <w:bottom w:val="single" w:sz="4" w:space="0" w:color="BFBFBF"/>
              <w:right w:val="single" w:sz="4" w:space="0" w:color="BFBFBF"/>
            </w:tcBorders>
            <w:hideMark/>
          </w:tcPr>
          <w:p w14:paraId="16B35F75" w14:textId="77777777" w:rsidR="00842E01" w:rsidRDefault="00842E01" w:rsidP="00B126B8">
            <w:pPr>
              <w:pStyle w:val="TableText"/>
              <w:jc w:val="center"/>
              <w:rPr>
                <w:b/>
              </w:rPr>
            </w:pPr>
            <w:r>
              <w:rPr>
                <w:b/>
              </w:rPr>
              <w:t>C</w:t>
            </w:r>
          </w:p>
        </w:tc>
        <w:tc>
          <w:tcPr>
            <w:tcW w:w="1417" w:type="dxa"/>
            <w:tcBorders>
              <w:top w:val="single" w:sz="4" w:space="0" w:color="BFBFBF"/>
              <w:left w:val="single" w:sz="4" w:space="0" w:color="BFBFBF"/>
              <w:bottom w:val="single" w:sz="4" w:space="0" w:color="BFBFBF"/>
              <w:right w:val="single" w:sz="4" w:space="0" w:color="BFBFBF"/>
            </w:tcBorders>
            <w:hideMark/>
          </w:tcPr>
          <w:p w14:paraId="16B35F76" w14:textId="77777777" w:rsidR="00842E01" w:rsidRPr="0017245A" w:rsidRDefault="00842E01" w:rsidP="00B126B8">
            <w:pPr>
              <w:pStyle w:val="TableText"/>
              <w:rPr>
                <w:rFonts w:ascii="Courier New" w:hAnsi="Courier New" w:cs="Courier New"/>
                <w:noProof/>
                <w:sz w:val="20"/>
                <w:szCs w:val="20"/>
              </w:rPr>
            </w:pPr>
            <w:r>
              <w:rPr>
                <w:rFonts w:ascii="Courier New" w:hAnsi="Courier New" w:cs="Courier New"/>
                <w:noProof/>
                <w:sz w:val="20"/>
                <w:szCs w:val="20"/>
              </w:rPr>
              <w:t>49251</w:t>
            </w:r>
          </w:p>
        </w:tc>
        <w:tc>
          <w:tcPr>
            <w:tcW w:w="4140" w:type="dxa"/>
            <w:tcBorders>
              <w:top w:val="single" w:sz="4" w:space="0" w:color="BFBFBF"/>
              <w:left w:val="single" w:sz="4" w:space="0" w:color="BFBFBF"/>
              <w:bottom w:val="single" w:sz="4" w:space="0" w:color="BFBFBF"/>
              <w:right w:val="single" w:sz="4" w:space="0" w:color="BFBFBF"/>
            </w:tcBorders>
            <w:hideMark/>
          </w:tcPr>
          <w:p w14:paraId="16B35F77" w14:textId="77777777" w:rsidR="00842E01" w:rsidRDefault="00842E01" w:rsidP="00842E01">
            <w:pPr>
              <w:pStyle w:val="TableText"/>
            </w:pPr>
            <w:r>
              <w:t>Hotel Code</w:t>
            </w:r>
          </w:p>
        </w:tc>
      </w:tr>
      <w:tr w:rsidR="00842E01" w14:paraId="16B35F7C" w14:textId="77777777" w:rsidTr="00842E01">
        <w:tc>
          <w:tcPr>
            <w:tcW w:w="1008" w:type="dxa"/>
            <w:tcBorders>
              <w:top w:val="single" w:sz="4" w:space="0" w:color="BFBFBF"/>
              <w:left w:val="single" w:sz="4" w:space="0" w:color="BFBFBF"/>
              <w:bottom w:val="single" w:sz="4" w:space="0" w:color="BFBFBF"/>
              <w:right w:val="single" w:sz="4" w:space="0" w:color="BFBFBF"/>
            </w:tcBorders>
            <w:hideMark/>
          </w:tcPr>
          <w:p w14:paraId="16B35F79" w14:textId="77777777" w:rsidR="00842E01" w:rsidRDefault="00842E01" w:rsidP="00B126B8">
            <w:pPr>
              <w:pStyle w:val="TableText"/>
              <w:jc w:val="center"/>
              <w:rPr>
                <w:b/>
              </w:rPr>
            </w:pPr>
            <w:r>
              <w:rPr>
                <w:b/>
              </w:rPr>
              <w:t>D</w:t>
            </w:r>
          </w:p>
        </w:tc>
        <w:tc>
          <w:tcPr>
            <w:tcW w:w="1417" w:type="dxa"/>
            <w:tcBorders>
              <w:top w:val="single" w:sz="4" w:space="0" w:color="BFBFBF"/>
              <w:left w:val="single" w:sz="4" w:space="0" w:color="BFBFBF"/>
              <w:bottom w:val="single" w:sz="4" w:space="0" w:color="BFBFBF"/>
              <w:right w:val="single" w:sz="4" w:space="0" w:color="BFBFBF"/>
            </w:tcBorders>
            <w:hideMark/>
          </w:tcPr>
          <w:p w14:paraId="16B35F7A" w14:textId="77777777" w:rsidR="00842E01" w:rsidRPr="00EF1DEC" w:rsidRDefault="00842E01" w:rsidP="00B126B8">
            <w:pPr>
              <w:pStyle w:val="TableText"/>
              <w:rPr>
                <w:rFonts w:ascii="Courier New" w:hAnsi="Courier New" w:cs="Courier New"/>
                <w:sz w:val="20"/>
                <w:szCs w:val="20"/>
              </w:rPr>
            </w:pPr>
            <w:r w:rsidRPr="0017245A">
              <w:rPr>
                <w:rFonts w:ascii="Courier New" w:hAnsi="Courier New" w:cs="Courier New"/>
                <w:noProof/>
                <w:sz w:val="20"/>
                <w:szCs w:val="20"/>
              </w:rPr>
              <w:t>5997KAE516</w:t>
            </w:r>
          </w:p>
        </w:tc>
        <w:tc>
          <w:tcPr>
            <w:tcW w:w="4140" w:type="dxa"/>
            <w:tcBorders>
              <w:top w:val="single" w:sz="4" w:space="0" w:color="BFBFBF"/>
              <w:left w:val="single" w:sz="4" w:space="0" w:color="BFBFBF"/>
              <w:bottom w:val="single" w:sz="4" w:space="0" w:color="BFBFBF"/>
              <w:right w:val="single" w:sz="4" w:space="0" w:color="BFBFBF"/>
            </w:tcBorders>
            <w:hideMark/>
          </w:tcPr>
          <w:p w14:paraId="16B35F7B" w14:textId="77777777" w:rsidR="00842E01" w:rsidRDefault="00842E01" w:rsidP="00B126B8">
            <w:pPr>
              <w:pStyle w:val="TableText"/>
            </w:pPr>
            <w:r>
              <w:t>Confirmation Number</w:t>
            </w:r>
          </w:p>
        </w:tc>
      </w:tr>
    </w:tbl>
    <w:p w14:paraId="16B35F7D" w14:textId="77777777" w:rsidR="00842E01" w:rsidRDefault="00842E01" w:rsidP="00842E01">
      <w:pPr>
        <w:spacing w:after="0" w:line="240" w:lineRule="auto"/>
        <w:rPr>
          <w:rFonts w:ascii="Arial" w:hAnsi="Arial" w:cs="Arial"/>
          <w:noProof/>
          <w:sz w:val="20"/>
          <w:szCs w:val="20"/>
        </w:rPr>
      </w:pPr>
    </w:p>
    <w:p w14:paraId="16B35F7E" w14:textId="77777777" w:rsidR="00842E01" w:rsidRPr="00CE47FC" w:rsidRDefault="00842E01" w:rsidP="00842E01">
      <w:pPr>
        <w:spacing w:after="0"/>
        <w:rPr>
          <w:rFonts w:ascii="Arial" w:hAnsi="Arial" w:cs="Arial"/>
          <w:sz w:val="20"/>
          <w:szCs w:val="20"/>
        </w:rPr>
      </w:pPr>
    </w:p>
    <w:p w14:paraId="16B35F7F" w14:textId="77777777" w:rsidR="00CE47FC" w:rsidRPr="00B84199" w:rsidRDefault="00E73C79" w:rsidP="00B84199">
      <w:pPr>
        <w:pStyle w:val="TableText"/>
        <w:pageBreakBefore/>
        <w:spacing w:before="120" w:after="120"/>
        <w:rPr>
          <w:b/>
          <w:sz w:val="20"/>
          <w:szCs w:val="20"/>
          <w:u w:val="single"/>
        </w:rPr>
      </w:pPr>
      <w:r>
        <w:rPr>
          <w:b/>
          <w:sz w:val="20"/>
          <w:szCs w:val="20"/>
          <w:u w:val="single"/>
        </w:rPr>
        <w:t xml:space="preserve">OTA XML </w:t>
      </w:r>
      <w:r w:rsidR="00CE47FC" w:rsidRPr="00B84199">
        <w:rPr>
          <w:b/>
          <w:sz w:val="20"/>
          <w:szCs w:val="20"/>
          <w:u w:val="single"/>
        </w:rPr>
        <w:t>Commit Request Message</w:t>
      </w:r>
      <w:r>
        <w:rPr>
          <w:b/>
          <w:sz w:val="20"/>
          <w:szCs w:val="20"/>
          <w:u w:val="single"/>
        </w:rPr>
        <w:t xml:space="preserve"> @ResStatus=”Commit” – Example #4B</w:t>
      </w:r>
    </w:p>
    <w:p w14:paraId="16B35F80"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soap:Envelope</w:t>
      </w:r>
      <w:r w:rsidRPr="009C4937">
        <w:rPr>
          <w:rFonts w:ascii="Arial" w:hAnsi="Arial" w:cs="Arial"/>
          <w:color w:val="FF0000"/>
          <w:sz w:val="16"/>
          <w:szCs w:val="16"/>
        </w:rPr>
        <w:t xml:space="preserve"> xmlns:soap</w:t>
      </w:r>
      <w:r w:rsidRPr="009C4937">
        <w:rPr>
          <w:rFonts w:ascii="Arial" w:hAnsi="Arial" w:cs="Arial"/>
          <w:color w:val="0000FF"/>
          <w:sz w:val="16"/>
          <w:szCs w:val="16"/>
        </w:rPr>
        <w:t>="</w:t>
      </w:r>
      <w:r w:rsidRPr="009C4937">
        <w:rPr>
          <w:rFonts w:ascii="Arial" w:hAnsi="Arial" w:cs="Arial"/>
          <w:color w:val="000000"/>
          <w:sz w:val="16"/>
          <w:szCs w:val="16"/>
        </w:rPr>
        <w:t>http://schemas.xmlsoap.org/soap/envelope/</w:t>
      </w:r>
      <w:r w:rsidRPr="009C4937">
        <w:rPr>
          <w:rFonts w:ascii="Arial" w:hAnsi="Arial" w:cs="Arial"/>
          <w:color w:val="0000FF"/>
          <w:sz w:val="16"/>
          <w:szCs w:val="16"/>
        </w:rPr>
        <w:t>"&gt;</w:t>
      </w:r>
    </w:p>
    <w:p w14:paraId="16B35F81"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soap:Header</w:t>
      </w:r>
      <w:r w:rsidRPr="009C4937">
        <w:rPr>
          <w:rFonts w:ascii="Arial" w:hAnsi="Arial" w:cs="Arial"/>
          <w:color w:val="0000FF"/>
          <w:sz w:val="16"/>
          <w:szCs w:val="16"/>
        </w:rPr>
        <w:t>&gt;</w:t>
      </w:r>
    </w:p>
    <w:p w14:paraId="16B35F82"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authentication</w:t>
      </w:r>
      <w:r w:rsidRPr="009C4937">
        <w:rPr>
          <w:rFonts w:ascii="Arial" w:hAnsi="Arial" w:cs="Arial"/>
          <w:color w:val="FF0000"/>
          <w:sz w:val="16"/>
          <w:szCs w:val="16"/>
        </w:rPr>
        <w:t xml:space="preserve"> xmlns:ns2</w:t>
      </w:r>
      <w:r w:rsidRPr="009C4937">
        <w:rPr>
          <w:rFonts w:ascii="Arial" w:hAnsi="Arial" w:cs="Arial"/>
          <w:color w:val="0000FF"/>
          <w:sz w:val="16"/>
          <w:szCs w:val="16"/>
        </w:rPr>
        <w:t>="</w:t>
      </w:r>
      <w:r w:rsidRPr="009C4937">
        <w:rPr>
          <w:rFonts w:ascii="Arial" w:hAnsi="Arial" w:cs="Arial"/>
          <w:color w:val="000000"/>
          <w:sz w:val="16"/>
          <w:szCs w:val="16"/>
        </w:rPr>
        <w:t>http://xmlota.wspan.com/webservice/</w:t>
      </w:r>
      <w:r w:rsidRPr="009C4937">
        <w:rPr>
          <w:rFonts w:ascii="Arial" w:hAnsi="Arial" w:cs="Arial"/>
          <w:color w:val="0000FF"/>
          <w:sz w:val="16"/>
          <w:szCs w:val="16"/>
        </w:rPr>
        <w:t>"</w:t>
      </w:r>
      <w:r w:rsidRPr="009C4937">
        <w:rPr>
          <w:rFonts w:ascii="Arial" w:hAnsi="Arial" w:cs="Arial"/>
          <w:color w:val="FF0000"/>
          <w:sz w:val="16"/>
          <w:szCs w:val="16"/>
        </w:rPr>
        <w:t xml:space="preserve"> xmlns</w:t>
      </w:r>
      <w:r w:rsidRPr="009C4937">
        <w:rPr>
          <w:rFonts w:ascii="Arial" w:hAnsi="Arial" w:cs="Arial"/>
          <w:color w:val="0000FF"/>
          <w:sz w:val="16"/>
          <w:szCs w:val="16"/>
        </w:rPr>
        <w:t>="</w:t>
      </w:r>
      <w:r w:rsidRPr="009C4937">
        <w:rPr>
          <w:rFonts w:ascii="Arial" w:hAnsi="Arial" w:cs="Arial"/>
          <w:color w:val="000000"/>
          <w:sz w:val="16"/>
          <w:szCs w:val="16"/>
        </w:rPr>
        <w:t>http://www.opentravel.org/OTA/2003/05</w:t>
      </w:r>
      <w:r w:rsidRPr="009C4937">
        <w:rPr>
          <w:rFonts w:ascii="Arial" w:hAnsi="Arial" w:cs="Arial"/>
          <w:color w:val="0000FF"/>
          <w:sz w:val="16"/>
          <w:szCs w:val="16"/>
        </w:rPr>
        <w:t>"&gt;</w:t>
      </w:r>
    </w:p>
    <w:p w14:paraId="16B35F83"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userid</w:t>
      </w:r>
      <w:r w:rsidRPr="009C4937">
        <w:rPr>
          <w:rFonts w:ascii="Arial" w:hAnsi="Arial" w:cs="Arial"/>
          <w:color w:val="0000FF"/>
          <w:sz w:val="16"/>
          <w:szCs w:val="16"/>
        </w:rPr>
        <w:t>&gt;</w:t>
      </w:r>
      <w:r w:rsidRPr="009C4937">
        <w:rPr>
          <w:rFonts w:ascii="Arial" w:hAnsi="Arial" w:cs="Arial"/>
          <w:color w:val="000000"/>
          <w:sz w:val="16"/>
          <w:szCs w:val="16"/>
        </w:rPr>
        <w:t>XXUserName</w:t>
      </w:r>
      <w:r w:rsidRPr="009C4937">
        <w:rPr>
          <w:rFonts w:ascii="Arial" w:hAnsi="Arial" w:cs="Arial"/>
          <w:color w:val="0000FF"/>
          <w:sz w:val="16"/>
          <w:szCs w:val="16"/>
        </w:rPr>
        <w:t>&lt;/</w:t>
      </w:r>
      <w:r w:rsidRPr="009C4937">
        <w:rPr>
          <w:rFonts w:ascii="Arial" w:hAnsi="Arial" w:cs="Arial"/>
          <w:color w:val="800000"/>
          <w:sz w:val="16"/>
          <w:szCs w:val="16"/>
        </w:rPr>
        <w:t>userid</w:t>
      </w:r>
      <w:r w:rsidRPr="009C4937">
        <w:rPr>
          <w:rFonts w:ascii="Arial" w:hAnsi="Arial" w:cs="Arial"/>
          <w:color w:val="0000FF"/>
          <w:sz w:val="16"/>
          <w:szCs w:val="16"/>
        </w:rPr>
        <w:t>&gt;</w:t>
      </w:r>
    </w:p>
    <w:p w14:paraId="16B35F84"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password</w:t>
      </w:r>
      <w:r w:rsidRPr="009C4937">
        <w:rPr>
          <w:rFonts w:ascii="Arial" w:hAnsi="Arial" w:cs="Arial"/>
          <w:color w:val="0000FF"/>
          <w:sz w:val="16"/>
          <w:szCs w:val="16"/>
        </w:rPr>
        <w:t>&gt;</w:t>
      </w:r>
      <w:r w:rsidRPr="009C4937">
        <w:rPr>
          <w:rFonts w:ascii="Arial" w:hAnsi="Arial" w:cs="Arial"/>
          <w:color w:val="000000"/>
          <w:sz w:val="16"/>
          <w:szCs w:val="16"/>
        </w:rPr>
        <w:t>XXPassword</w:t>
      </w:r>
      <w:r w:rsidRPr="009C4937">
        <w:rPr>
          <w:rFonts w:ascii="Arial" w:hAnsi="Arial" w:cs="Arial"/>
          <w:color w:val="0000FF"/>
          <w:sz w:val="16"/>
          <w:szCs w:val="16"/>
        </w:rPr>
        <w:t>&lt;/</w:t>
      </w:r>
      <w:r w:rsidRPr="009C4937">
        <w:rPr>
          <w:rFonts w:ascii="Arial" w:hAnsi="Arial" w:cs="Arial"/>
          <w:color w:val="800000"/>
          <w:sz w:val="16"/>
          <w:szCs w:val="16"/>
        </w:rPr>
        <w:t>password</w:t>
      </w:r>
      <w:r w:rsidRPr="009C4937">
        <w:rPr>
          <w:rFonts w:ascii="Arial" w:hAnsi="Arial" w:cs="Arial"/>
          <w:color w:val="0000FF"/>
          <w:sz w:val="16"/>
          <w:szCs w:val="16"/>
        </w:rPr>
        <w:t>&gt;</w:t>
      </w:r>
    </w:p>
    <w:p w14:paraId="16B35F85"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payloadVersion</w:t>
      </w:r>
      <w:r w:rsidRPr="009C4937">
        <w:rPr>
          <w:rFonts w:ascii="Arial" w:hAnsi="Arial" w:cs="Arial"/>
          <w:color w:val="0000FF"/>
          <w:sz w:val="16"/>
          <w:szCs w:val="16"/>
        </w:rPr>
        <w:t>&gt;</w:t>
      </w:r>
      <w:r w:rsidR="00F53F5E">
        <w:rPr>
          <w:rFonts w:ascii="Arial" w:hAnsi="Arial" w:cs="Arial"/>
          <w:color w:val="000000"/>
          <w:sz w:val="16"/>
          <w:szCs w:val="16"/>
        </w:rPr>
        <w:t>2007B</w:t>
      </w:r>
      <w:r w:rsidRPr="009C4937">
        <w:rPr>
          <w:rFonts w:ascii="Arial" w:hAnsi="Arial" w:cs="Arial"/>
          <w:color w:val="0000FF"/>
          <w:sz w:val="16"/>
          <w:szCs w:val="16"/>
        </w:rPr>
        <w:t>&lt;/</w:t>
      </w:r>
      <w:r w:rsidRPr="009C4937">
        <w:rPr>
          <w:rFonts w:ascii="Arial" w:hAnsi="Arial" w:cs="Arial"/>
          <w:color w:val="800000"/>
          <w:sz w:val="16"/>
          <w:szCs w:val="16"/>
        </w:rPr>
        <w:t>payloadVersion</w:t>
      </w:r>
      <w:r w:rsidRPr="009C4937">
        <w:rPr>
          <w:rFonts w:ascii="Arial" w:hAnsi="Arial" w:cs="Arial"/>
          <w:color w:val="0000FF"/>
          <w:sz w:val="16"/>
          <w:szCs w:val="16"/>
        </w:rPr>
        <w:t>&gt;</w:t>
      </w:r>
    </w:p>
    <w:p w14:paraId="16B35F86"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authentication</w:t>
      </w:r>
      <w:r w:rsidRPr="009C4937">
        <w:rPr>
          <w:rFonts w:ascii="Arial" w:hAnsi="Arial" w:cs="Arial"/>
          <w:color w:val="0000FF"/>
          <w:sz w:val="16"/>
          <w:szCs w:val="16"/>
        </w:rPr>
        <w:t>&gt;</w:t>
      </w:r>
    </w:p>
    <w:p w14:paraId="16B35F87"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soap:Header</w:t>
      </w:r>
      <w:r w:rsidRPr="009C4937">
        <w:rPr>
          <w:rFonts w:ascii="Arial" w:hAnsi="Arial" w:cs="Arial"/>
          <w:color w:val="0000FF"/>
          <w:sz w:val="16"/>
          <w:szCs w:val="16"/>
        </w:rPr>
        <w:t>&gt;</w:t>
      </w:r>
    </w:p>
    <w:p w14:paraId="16B35F88" w14:textId="77777777" w:rsidR="009F339E" w:rsidRPr="009C4937" w:rsidRDefault="009F339E" w:rsidP="009F339E">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soap:Body</w:t>
      </w:r>
      <w:r w:rsidRPr="009C4937">
        <w:rPr>
          <w:rFonts w:ascii="Arial" w:hAnsi="Arial" w:cs="Arial"/>
          <w:color w:val="0000FF"/>
          <w:sz w:val="16"/>
          <w:szCs w:val="16"/>
        </w:rPr>
        <w:t>&gt;</w:t>
      </w:r>
    </w:p>
    <w:p w14:paraId="16B35F89" w14:textId="77777777" w:rsidR="009F339E" w:rsidRPr="009C4937" w:rsidRDefault="009F339E" w:rsidP="001E7E19">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4A178B" w:rsidRPr="00A222D5">
        <w:rPr>
          <w:rFonts w:ascii="Arial" w:hAnsi="Arial" w:cs="Arial"/>
          <w:color w:val="800000"/>
          <w:sz w:val="16"/>
          <w:szCs w:val="16"/>
        </w:rPr>
        <w:t>Modify</w:t>
      </w:r>
      <w:r w:rsidRPr="00A222D5">
        <w:rPr>
          <w:rFonts w:ascii="Arial" w:hAnsi="Arial" w:cs="Arial"/>
          <w:color w:val="800000"/>
          <w:sz w:val="16"/>
          <w:szCs w:val="16"/>
        </w:rPr>
        <w:t>RQ</w:t>
      </w:r>
      <w:r w:rsidRPr="00A222D5">
        <w:rPr>
          <w:rFonts w:ascii="Arial" w:hAnsi="Arial" w:cs="Arial"/>
          <w:color w:val="FF0000"/>
          <w:sz w:val="16"/>
          <w:szCs w:val="16"/>
        </w:rPr>
        <w:t xml:space="preserve"> xmlns</w:t>
      </w:r>
      <w:r w:rsidRPr="00A222D5">
        <w:rPr>
          <w:rFonts w:ascii="Arial" w:hAnsi="Arial" w:cs="Arial"/>
          <w:color w:val="0000FF"/>
          <w:sz w:val="16"/>
          <w:szCs w:val="16"/>
        </w:rPr>
        <w:t>="</w:t>
      </w:r>
      <w:r w:rsidRPr="00A222D5">
        <w:rPr>
          <w:rFonts w:ascii="Arial" w:hAnsi="Arial" w:cs="Arial"/>
          <w:color w:val="000000"/>
          <w:sz w:val="16"/>
          <w:szCs w:val="16"/>
        </w:rPr>
        <w:t>http://www.opentravel.org/OTA/2003/05</w:t>
      </w:r>
      <w:r w:rsidRPr="00A222D5">
        <w:rPr>
          <w:rFonts w:ascii="Arial" w:hAnsi="Arial" w:cs="Arial"/>
          <w:color w:val="0000FF"/>
          <w:sz w:val="16"/>
          <w:szCs w:val="16"/>
        </w:rPr>
        <w:t>"</w:t>
      </w:r>
      <w:r w:rsidRPr="00A222D5">
        <w:rPr>
          <w:rFonts w:ascii="Arial" w:hAnsi="Arial" w:cs="Arial"/>
          <w:color w:val="FF0000"/>
          <w:sz w:val="16"/>
          <w:szCs w:val="16"/>
        </w:rPr>
        <w:t xml:space="preserve"> xmlns:ns2</w:t>
      </w:r>
      <w:r w:rsidRPr="00A222D5">
        <w:rPr>
          <w:rFonts w:ascii="Arial" w:hAnsi="Arial" w:cs="Arial"/>
          <w:color w:val="0000FF"/>
          <w:sz w:val="16"/>
          <w:szCs w:val="16"/>
        </w:rPr>
        <w:t>="</w:t>
      </w:r>
      <w:r w:rsidRPr="00A222D5">
        <w:rPr>
          <w:rFonts w:ascii="Arial" w:hAnsi="Arial" w:cs="Arial"/>
          <w:color w:val="000000"/>
          <w:sz w:val="16"/>
          <w:szCs w:val="16"/>
        </w:rPr>
        <w:t>http://xmlota.wspan.com/webservice/</w:t>
      </w:r>
      <w:r w:rsidRPr="00A222D5">
        <w:rPr>
          <w:rFonts w:ascii="Arial" w:hAnsi="Arial" w:cs="Arial"/>
          <w:color w:val="0000FF"/>
          <w:sz w:val="16"/>
          <w:szCs w:val="16"/>
        </w:rPr>
        <w:t>"</w:t>
      </w:r>
      <w:r w:rsidRPr="00A222D5">
        <w:rPr>
          <w:rFonts w:ascii="Arial" w:hAnsi="Arial" w:cs="Arial"/>
          <w:color w:val="FF0000"/>
          <w:sz w:val="16"/>
          <w:szCs w:val="16"/>
        </w:rPr>
        <w:t xml:space="preserve"> TransactionIdentifier</w:t>
      </w:r>
      <w:r w:rsidRPr="00A222D5">
        <w:rPr>
          <w:rFonts w:ascii="Arial" w:hAnsi="Arial" w:cs="Arial"/>
          <w:color w:val="0000FF"/>
          <w:sz w:val="16"/>
          <w:szCs w:val="16"/>
        </w:rPr>
        <w:t>="</w:t>
      </w:r>
      <w:r w:rsidR="00476154" w:rsidRPr="00A222D5">
        <w:rPr>
          <w:rFonts w:ascii="Arial" w:hAnsi="Arial" w:cs="Arial"/>
          <w:color w:val="000000"/>
          <w:sz w:val="16"/>
          <w:szCs w:val="16"/>
        </w:rPr>
        <w:t>F55934</w:t>
      </w:r>
      <w:r w:rsidR="00476154">
        <w:rPr>
          <w:rFonts w:ascii="Arial" w:hAnsi="Arial" w:cs="Arial"/>
          <w:color w:val="000000"/>
          <w:sz w:val="16"/>
          <w:szCs w:val="16"/>
        </w:rPr>
        <w:t>87421VMTLR4</w:t>
      </w:r>
      <w:r w:rsidRPr="00A222D5">
        <w:rPr>
          <w:rFonts w:ascii="Arial" w:hAnsi="Arial" w:cs="Arial"/>
          <w:color w:val="0000FF"/>
          <w:sz w:val="16"/>
          <w:szCs w:val="16"/>
        </w:rPr>
        <w:t>"</w:t>
      </w:r>
      <w:r w:rsidRPr="00A222D5">
        <w:rPr>
          <w:rFonts w:ascii="Arial" w:hAnsi="Arial" w:cs="Arial"/>
          <w:color w:val="FF0000"/>
          <w:sz w:val="16"/>
          <w:szCs w:val="16"/>
        </w:rPr>
        <w:t xml:space="preserve"> Version</w:t>
      </w:r>
      <w:r w:rsidRPr="00A222D5">
        <w:rPr>
          <w:rFonts w:ascii="Arial" w:hAnsi="Arial" w:cs="Arial"/>
          <w:color w:val="0000FF"/>
          <w:sz w:val="16"/>
          <w:szCs w:val="16"/>
        </w:rPr>
        <w:t>="</w:t>
      </w:r>
      <w:r w:rsidRPr="00A222D5">
        <w:rPr>
          <w:rFonts w:ascii="Arial" w:hAnsi="Arial" w:cs="Arial"/>
          <w:color w:val="000000"/>
          <w:sz w:val="16"/>
          <w:szCs w:val="16"/>
        </w:rPr>
        <w:t>1.0</w:t>
      </w:r>
      <w:r w:rsidRPr="00A222D5">
        <w:rPr>
          <w:rFonts w:ascii="Arial" w:hAnsi="Arial" w:cs="Arial"/>
          <w:color w:val="0000FF"/>
          <w:sz w:val="16"/>
          <w:szCs w:val="16"/>
        </w:rPr>
        <w:t>"</w:t>
      </w:r>
      <w:r w:rsidRPr="00A222D5">
        <w:rPr>
          <w:rFonts w:ascii="Arial" w:hAnsi="Arial" w:cs="Arial"/>
          <w:color w:val="FF0000"/>
          <w:sz w:val="16"/>
          <w:szCs w:val="16"/>
        </w:rPr>
        <w:t xml:space="preserve"> Target</w:t>
      </w:r>
      <w:r w:rsidRPr="00A222D5">
        <w:rPr>
          <w:rFonts w:ascii="Arial" w:hAnsi="Arial" w:cs="Arial"/>
          <w:color w:val="0000FF"/>
          <w:sz w:val="16"/>
          <w:szCs w:val="16"/>
        </w:rPr>
        <w:t>="</w:t>
      </w:r>
      <w:r w:rsidRPr="00A222D5">
        <w:rPr>
          <w:rFonts w:ascii="Arial" w:hAnsi="Arial" w:cs="Arial"/>
          <w:color w:val="000000"/>
          <w:sz w:val="16"/>
          <w:szCs w:val="16"/>
        </w:rPr>
        <w:t>Production</w:t>
      </w:r>
      <w:r w:rsidRPr="00A222D5">
        <w:rPr>
          <w:rFonts w:ascii="Arial" w:hAnsi="Arial" w:cs="Arial"/>
          <w:color w:val="0000FF"/>
          <w:sz w:val="16"/>
          <w:szCs w:val="16"/>
        </w:rPr>
        <w:t>"</w:t>
      </w:r>
      <w:r w:rsidRPr="00A222D5">
        <w:rPr>
          <w:rFonts w:ascii="Arial" w:hAnsi="Arial" w:cs="Arial"/>
          <w:color w:val="FF0000"/>
          <w:sz w:val="16"/>
          <w:szCs w:val="16"/>
        </w:rPr>
        <w:t xml:space="preserve"> EchoToken</w:t>
      </w:r>
      <w:r w:rsidRPr="00A222D5">
        <w:rPr>
          <w:rFonts w:ascii="Arial" w:hAnsi="Arial" w:cs="Arial"/>
          <w:color w:val="0000FF"/>
          <w:sz w:val="16"/>
          <w:szCs w:val="16"/>
        </w:rPr>
        <w:t>="</w:t>
      </w:r>
      <w:r w:rsidRPr="00A222D5">
        <w:rPr>
          <w:rFonts w:ascii="Arial" w:hAnsi="Arial" w:cs="Arial"/>
          <w:color w:val="000000"/>
          <w:sz w:val="16"/>
          <w:szCs w:val="16"/>
        </w:rPr>
        <w:t>ET@P2461259869848520-F55934</w:t>
      </w:r>
      <w:r w:rsidR="000107A8" w:rsidRPr="00A222D5">
        <w:rPr>
          <w:rFonts w:ascii="Arial" w:hAnsi="Arial" w:cs="Arial"/>
          <w:color w:val="000000"/>
          <w:sz w:val="16"/>
          <w:szCs w:val="16"/>
        </w:rPr>
        <w:t>XX</w:t>
      </w:r>
      <w:r w:rsidRPr="00A222D5">
        <w:rPr>
          <w:rFonts w:ascii="Arial" w:hAnsi="Arial" w:cs="Arial"/>
          <w:color w:val="000000"/>
          <w:sz w:val="16"/>
          <w:szCs w:val="16"/>
        </w:rPr>
        <w:t>E</w:t>
      </w:r>
      <w:r w:rsidRPr="00A222D5">
        <w:rPr>
          <w:rFonts w:ascii="Arial" w:hAnsi="Arial" w:cs="Arial"/>
          <w:color w:val="0000FF"/>
          <w:sz w:val="16"/>
          <w:szCs w:val="16"/>
        </w:rPr>
        <w:t>"</w:t>
      </w:r>
      <w:r w:rsidRPr="00A222D5">
        <w:rPr>
          <w:rFonts w:ascii="Arial" w:hAnsi="Arial" w:cs="Arial"/>
          <w:color w:val="FF0000"/>
          <w:sz w:val="16"/>
          <w:szCs w:val="16"/>
        </w:rPr>
        <w:t xml:space="preserve"> ResStatus</w:t>
      </w:r>
      <w:r w:rsidRPr="00A222D5">
        <w:rPr>
          <w:rFonts w:ascii="Arial" w:hAnsi="Arial" w:cs="Arial"/>
          <w:color w:val="0000FF"/>
          <w:sz w:val="16"/>
          <w:szCs w:val="16"/>
        </w:rPr>
        <w:t>="</w:t>
      </w:r>
      <w:r w:rsidRPr="00A222D5">
        <w:rPr>
          <w:rFonts w:ascii="Arial" w:hAnsi="Arial" w:cs="Arial"/>
          <w:color w:val="000000"/>
          <w:sz w:val="16"/>
          <w:szCs w:val="16"/>
        </w:rPr>
        <w:t>Commit</w:t>
      </w:r>
      <w:r w:rsidRPr="00A222D5">
        <w:rPr>
          <w:rFonts w:ascii="Arial" w:hAnsi="Arial" w:cs="Arial"/>
          <w:color w:val="0000FF"/>
          <w:sz w:val="16"/>
          <w:szCs w:val="16"/>
        </w:rPr>
        <w:t>"&gt;</w:t>
      </w:r>
    </w:p>
    <w:p w14:paraId="16B35F8A"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POS</w:t>
      </w:r>
      <w:r w:rsidRPr="008C5FE6">
        <w:rPr>
          <w:rFonts w:ascii="Arial" w:hAnsi="Arial" w:cs="Arial"/>
          <w:color w:val="0000FF"/>
          <w:sz w:val="16"/>
          <w:szCs w:val="16"/>
          <w:highlight w:val="white"/>
        </w:rPr>
        <w:t>&gt;</w:t>
      </w:r>
    </w:p>
    <w:p w14:paraId="16B35F8B"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Source</w:t>
      </w:r>
      <w:r w:rsidRPr="008C5FE6">
        <w:rPr>
          <w:rFonts w:ascii="Arial" w:hAnsi="Arial" w:cs="Arial"/>
          <w:color w:val="FF0000"/>
          <w:sz w:val="16"/>
          <w:szCs w:val="16"/>
          <w:highlight w:val="white"/>
        </w:rPr>
        <w:t xml:space="preserve"> AgentSine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UAE032750</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TerminalID</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F55934</w:t>
      </w:r>
      <w:r w:rsidRPr="008C5FE6">
        <w:rPr>
          <w:rFonts w:ascii="Arial" w:hAnsi="Arial" w:cs="Arial"/>
          <w:color w:val="0000FF"/>
          <w:sz w:val="16"/>
          <w:szCs w:val="16"/>
          <w:highlight w:val="white"/>
        </w:rPr>
        <w:t>"&gt;</w:t>
      </w:r>
    </w:p>
    <w:p w14:paraId="16B35F8C"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BookingChannel</w:t>
      </w:r>
      <w:r w:rsidRPr="008C5FE6">
        <w:rPr>
          <w:rFonts w:ascii="Arial" w:hAnsi="Arial" w:cs="Arial"/>
          <w:color w:val="FF0000"/>
          <w:sz w:val="16"/>
          <w:szCs w:val="16"/>
          <w:highlight w:val="white"/>
        </w:rPr>
        <w:t xml:space="preserve"> Type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w:t>
      </w:r>
      <w:r w:rsidRPr="008C5FE6">
        <w:rPr>
          <w:rFonts w:ascii="Arial" w:hAnsi="Arial" w:cs="Arial"/>
          <w:color w:val="0000FF"/>
          <w:sz w:val="16"/>
          <w:szCs w:val="16"/>
          <w:highlight w:val="white"/>
        </w:rPr>
        <w:t>"&gt;</w:t>
      </w:r>
    </w:p>
    <w:p w14:paraId="16B35F8D"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CompanyName</w:t>
      </w:r>
      <w:r w:rsidRPr="008C5FE6">
        <w:rPr>
          <w:rFonts w:ascii="Arial" w:hAnsi="Arial" w:cs="Arial"/>
          <w:color w:val="FF0000"/>
          <w:sz w:val="16"/>
          <w:szCs w:val="16"/>
          <w:highlight w:val="white"/>
        </w:rPr>
        <w:t xml:space="preserve"> Code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1V</w:t>
      </w:r>
      <w:r w:rsidRPr="008C5FE6">
        <w:rPr>
          <w:rFonts w:ascii="Arial" w:hAnsi="Arial" w:cs="Arial"/>
          <w:color w:val="0000FF"/>
          <w:sz w:val="16"/>
          <w:szCs w:val="16"/>
          <w:highlight w:val="white"/>
        </w:rPr>
        <w:t>"/&gt;</w:t>
      </w:r>
    </w:p>
    <w:p w14:paraId="16B35F8E"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BookingChannel</w:t>
      </w:r>
      <w:r w:rsidRPr="008C5FE6">
        <w:rPr>
          <w:rFonts w:ascii="Arial" w:hAnsi="Arial" w:cs="Arial"/>
          <w:color w:val="0000FF"/>
          <w:sz w:val="16"/>
          <w:szCs w:val="16"/>
          <w:highlight w:val="white"/>
        </w:rPr>
        <w:t>&gt;</w:t>
      </w:r>
    </w:p>
    <w:p w14:paraId="16B35F8F" w14:textId="6C97B0AB"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13600" behindDoc="0" locked="0" layoutInCell="1" allowOverlap="1" wp14:anchorId="16B36305" wp14:editId="37B66D9B">
                <wp:simplePos x="0" y="0"/>
                <wp:positionH relativeFrom="column">
                  <wp:posOffset>2955925</wp:posOffset>
                </wp:positionH>
                <wp:positionV relativeFrom="paragraph">
                  <wp:posOffset>38735</wp:posOffset>
                </wp:positionV>
                <wp:extent cx="400050" cy="228600"/>
                <wp:effectExtent l="12700" t="10160" r="6350" b="8890"/>
                <wp:wrapNone/>
                <wp:docPr id="29"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C" w14:textId="77777777" w:rsidR="00337B9C" w:rsidRPr="00CE47FC" w:rsidRDefault="00337B9C" w:rsidP="00842E01">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8" o:spid="_x0000_s1216" style="position:absolute;margin-left:232.75pt;margin-top:3.05pt;width:31.5pt;height:18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">
                <v:textbox>
                  <w:txbxContent>
                    <w:p w14:paraId="16B363FC" w14:textId="77777777" w:rsidR="00337B9C" w:rsidRPr="00CE47FC" w:rsidRDefault="00337B9C" w:rsidP="00842E01">
                      <w:pPr>
                        <w:jc w:val="center"/>
                        <w:rPr>
                          <w:rFonts w:ascii="Arial" w:hAnsi="Arial" w:cs="Arial"/>
                          <w:b/>
                          <w:sz w:val="22"/>
                        </w:rPr>
                      </w:pPr>
                      <w:r>
                        <w:rPr>
                          <w:rFonts w:ascii="Arial" w:hAnsi="Arial" w:cs="Arial"/>
                          <w:b/>
                          <w:sz w:val="22"/>
                        </w:rPr>
                        <w:t>A</w:t>
                      </w:r>
                    </w:p>
                  </w:txbxContent>
                </v:textbox>
              </v:rect>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Source</w:t>
      </w:r>
      <w:r w:rsidR="00CE47FC" w:rsidRPr="008C5FE6">
        <w:rPr>
          <w:rFonts w:ascii="Arial" w:hAnsi="Arial" w:cs="Arial"/>
          <w:color w:val="0000FF"/>
          <w:sz w:val="16"/>
          <w:szCs w:val="16"/>
          <w:highlight w:val="white"/>
        </w:rPr>
        <w:t>&gt;</w:t>
      </w:r>
    </w:p>
    <w:p w14:paraId="16B35F90"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POS</w:t>
      </w:r>
      <w:r w:rsidRPr="008C5FE6">
        <w:rPr>
          <w:rFonts w:ascii="Arial" w:hAnsi="Arial" w:cs="Arial"/>
          <w:color w:val="0000FF"/>
          <w:sz w:val="16"/>
          <w:szCs w:val="16"/>
          <w:highlight w:val="white"/>
        </w:rPr>
        <w:t>&gt;</w:t>
      </w:r>
    </w:p>
    <w:p w14:paraId="16B35F91" w14:textId="1EBCD333"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16672" behindDoc="0" locked="0" layoutInCell="1" allowOverlap="1" wp14:anchorId="16B36306" wp14:editId="64B2142C">
                <wp:simplePos x="0" y="0"/>
                <wp:positionH relativeFrom="column">
                  <wp:posOffset>3146425</wp:posOffset>
                </wp:positionH>
                <wp:positionV relativeFrom="paragraph">
                  <wp:posOffset>33655</wp:posOffset>
                </wp:positionV>
                <wp:extent cx="4445" cy="180975"/>
                <wp:effectExtent l="60325" t="5080" r="49530" b="23495"/>
                <wp:wrapNone/>
                <wp:docPr id="28" name="AutoShap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1" o:spid="_x0000_s1026" type="#_x0000_t32" style="position:absolute;margin-left:247.75pt;margin-top:2.65pt;width:.35pt;height:14.25pt;flip:x;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o+PgIAAGwEAAAOAAAAZHJzL2Uyb0RvYy54bWysVMGO2jAQvVfqP1i+QxIaW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">
                <v:stroke endarrow="block"/>
              </v:shape>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HotelResModifies</w:t>
      </w:r>
      <w:r w:rsidR="00CE47FC" w:rsidRPr="008C5FE6">
        <w:rPr>
          <w:rFonts w:ascii="Arial" w:hAnsi="Arial" w:cs="Arial"/>
          <w:color w:val="0000FF"/>
          <w:sz w:val="16"/>
          <w:szCs w:val="16"/>
          <w:highlight w:val="white"/>
        </w:rPr>
        <w:t>&gt;</w:t>
      </w:r>
    </w:p>
    <w:p w14:paraId="16B35F92"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HotelResModify</w:t>
      </w:r>
      <w:r w:rsidRPr="008C5FE6">
        <w:rPr>
          <w:rFonts w:ascii="Arial" w:hAnsi="Arial" w:cs="Arial"/>
          <w:color w:val="0000FF"/>
          <w:sz w:val="16"/>
          <w:szCs w:val="16"/>
          <w:highlight w:val="white"/>
        </w:rPr>
        <w:t>&gt;</w:t>
      </w:r>
    </w:p>
    <w:p w14:paraId="16B35F93"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UniqueID</w:t>
      </w:r>
      <w:r w:rsidRPr="008C5FE6">
        <w:rPr>
          <w:rFonts w:ascii="Arial" w:hAnsi="Arial" w:cs="Arial"/>
          <w:color w:val="FF0000"/>
          <w:sz w:val="16"/>
          <w:szCs w:val="16"/>
          <w:highlight w:val="white"/>
        </w:rPr>
        <w:t xml:space="preserve"> ID</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QNHW12</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ID_Context</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1V</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Type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14</w:t>
      </w:r>
      <w:r w:rsidRPr="008C5FE6">
        <w:rPr>
          <w:rFonts w:ascii="Arial" w:hAnsi="Arial" w:cs="Arial"/>
          <w:color w:val="0000FF"/>
          <w:sz w:val="16"/>
          <w:szCs w:val="16"/>
          <w:highlight w:val="white"/>
        </w:rPr>
        <w:t>"/&gt;</w:t>
      </w:r>
    </w:p>
    <w:p w14:paraId="16B35F94"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RoomStays</w:t>
      </w:r>
      <w:r w:rsidRPr="008C5FE6">
        <w:rPr>
          <w:rFonts w:ascii="Arial" w:hAnsi="Arial" w:cs="Arial"/>
          <w:color w:val="0000FF"/>
          <w:sz w:val="16"/>
          <w:szCs w:val="16"/>
          <w:highlight w:val="white"/>
        </w:rPr>
        <w:t>&gt;</w:t>
      </w:r>
    </w:p>
    <w:p w14:paraId="16B35F95"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RoomStay</w:t>
      </w:r>
      <w:r w:rsidRPr="008C5FE6">
        <w:rPr>
          <w:rFonts w:ascii="Arial" w:hAnsi="Arial" w:cs="Arial"/>
          <w:color w:val="0000FF"/>
          <w:sz w:val="16"/>
          <w:szCs w:val="16"/>
          <w:highlight w:val="white"/>
        </w:rPr>
        <w:t>&gt;</w:t>
      </w:r>
    </w:p>
    <w:p w14:paraId="16B35F96"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BasicPropertyInfo</w:t>
      </w:r>
      <w:r w:rsidRPr="008C5FE6">
        <w:rPr>
          <w:rFonts w:ascii="Arial" w:hAnsi="Arial" w:cs="Arial"/>
          <w:color w:val="FF0000"/>
          <w:sz w:val="16"/>
          <w:szCs w:val="16"/>
          <w:highlight w:val="white"/>
        </w:rPr>
        <w:t xml:space="preserve"> ChainCode</w:t>
      </w:r>
      <w:r w:rsidRPr="008C5FE6">
        <w:rPr>
          <w:rFonts w:ascii="Arial" w:hAnsi="Arial" w:cs="Arial"/>
          <w:color w:val="0000FF"/>
          <w:sz w:val="16"/>
          <w:szCs w:val="16"/>
          <w:highlight w:val="white"/>
        </w:rPr>
        <w:t>="</w:t>
      </w:r>
      <w:r>
        <w:rPr>
          <w:rFonts w:ascii="Arial" w:hAnsi="Arial" w:cs="Arial"/>
          <w:color w:val="000000"/>
          <w:sz w:val="16"/>
          <w:szCs w:val="16"/>
          <w:highlight w:val="white"/>
        </w:rPr>
        <w:t>XX</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HotelCode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49251</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HotelCodeContext</w:t>
      </w:r>
      <w:r w:rsidRPr="008C5FE6">
        <w:rPr>
          <w:rFonts w:ascii="Arial" w:hAnsi="Arial" w:cs="Arial"/>
          <w:color w:val="0000FF"/>
          <w:sz w:val="16"/>
          <w:szCs w:val="16"/>
          <w:highlight w:val="white"/>
        </w:rPr>
        <w:t>="</w:t>
      </w:r>
      <w:r>
        <w:rPr>
          <w:rFonts w:ascii="Arial" w:hAnsi="Arial" w:cs="Arial"/>
          <w:color w:val="000000"/>
          <w:sz w:val="16"/>
          <w:szCs w:val="16"/>
          <w:highlight w:val="white"/>
        </w:rPr>
        <w:t>1V</w:t>
      </w:r>
      <w:r w:rsidRPr="008C5FE6">
        <w:rPr>
          <w:rFonts w:ascii="Arial" w:hAnsi="Arial" w:cs="Arial"/>
          <w:color w:val="0000FF"/>
          <w:sz w:val="16"/>
          <w:szCs w:val="16"/>
          <w:highlight w:val="white"/>
        </w:rPr>
        <w:t>"/&gt;</w:t>
      </w:r>
    </w:p>
    <w:p w14:paraId="16B35F97" w14:textId="187D5229"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18720" behindDoc="0" locked="0" layoutInCell="1" allowOverlap="1" wp14:anchorId="16B36307" wp14:editId="56265AFC">
                <wp:simplePos x="0" y="0"/>
                <wp:positionH relativeFrom="column">
                  <wp:posOffset>5598795</wp:posOffset>
                </wp:positionH>
                <wp:positionV relativeFrom="paragraph">
                  <wp:posOffset>-635</wp:posOffset>
                </wp:positionV>
                <wp:extent cx="5080" cy="190500"/>
                <wp:effectExtent l="55245" t="18415" r="53975" b="10160"/>
                <wp:wrapNone/>
                <wp:docPr id="27"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3" o:spid="_x0000_s1026" type="#_x0000_t32" style="position:absolute;margin-left:440.85pt;margin-top:-.05pt;width:.4pt;height:15pt;flip:x y;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17696" behindDoc="0" locked="0" layoutInCell="1" allowOverlap="1" wp14:anchorId="16B36308" wp14:editId="0EA0C2EE">
                <wp:simplePos x="0" y="0"/>
                <wp:positionH relativeFrom="column">
                  <wp:posOffset>4732020</wp:posOffset>
                </wp:positionH>
                <wp:positionV relativeFrom="paragraph">
                  <wp:posOffset>-635</wp:posOffset>
                </wp:positionV>
                <wp:extent cx="635" cy="190500"/>
                <wp:effectExtent l="55245" t="18415" r="58420" b="10160"/>
                <wp:wrapNone/>
                <wp:docPr id="26" name="Auto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2" o:spid="_x0000_s1026" type="#_x0000_t32" style="position:absolute;margin-left:372.6pt;margin-top:-.05pt;width:.05pt;height:15pt;flip:y;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">
                <v:stroke endarrow="block"/>
              </v:shape>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RoomStay</w:t>
      </w:r>
      <w:r w:rsidR="00CE47FC" w:rsidRPr="008C5FE6">
        <w:rPr>
          <w:rFonts w:ascii="Arial" w:hAnsi="Arial" w:cs="Arial"/>
          <w:color w:val="0000FF"/>
          <w:sz w:val="16"/>
          <w:szCs w:val="16"/>
          <w:highlight w:val="white"/>
        </w:rPr>
        <w:t>&gt;</w:t>
      </w:r>
    </w:p>
    <w:p w14:paraId="16B35F98" w14:textId="1C90C8AD"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14624" behindDoc="0" locked="0" layoutInCell="1" allowOverlap="1" wp14:anchorId="16B36309" wp14:editId="02D0BA89">
                <wp:simplePos x="0" y="0"/>
                <wp:positionH relativeFrom="column">
                  <wp:posOffset>5403215</wp:posOffset>
                </wp:positionH>
                <wp:positionV relativeFrom="paragraph">
                  <wp:posOffset>73025</wp:posOffset>
                </wp:positionV>
                <wp:extent cx="400050" cy="228600"/>
                <wp:effectExtent l="12065" t="6350" r="6985" b="12700"/>
                <wp:wrapNone/>
                <wp:docPr id="25"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D" w14:textId="77777777" w:rsidR="00337B9C" w:rsidRPr="00CE47FC" w:rsidRDefault="00337B9C" w:rsidP="00842E01">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9" o:spid="_x0000_s1217" style="position:absolute;margin-left:425.45pt;margin-top:5.75pt;width:31.5pt;height:18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">
                <v:textbox>
                  <w:txbxContent>
                    <w:p w14:paraId="16B363FD" w14:textId="77777777" w:rsidR="00337B9C" w:rsidRPr="00CE47FC" w:rsidRDefault="00337B9C" w:rsidP="00842E01">
                      <w:pPr>
                        <w:jc w:val="center"/>
                        <w:rPr>
                          <w:rFonts w:ascii="Arial" w:hAnsi="Arial" w:cs="Arial"/>
                          <w:b/>
                          <w:sz w:val="22"/>
                        </w:rPr>
                      </w:pPr>
                      <w:r>
                        <w:rPr>
                          <w:rFonts w:ascii="Arial" w:hAnsi="Arial" w:cs="Arial"/>
                          <w:b/>
                          <w:sz w:val="22"/>
                        </w:rPr>
                        <w:t>C</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315648" behindDoc="0" locked="0" layoutInCell="1" allowOverlap="1" wp14:anchorId="16B3630A" wp14:editId="479FF5FD">
                <wp:simplePos x="0" y="0"/>
                <wp:positionH relativeFrom="column">
                  <wp:posOffset>4546600</wp:posOffset>
                </wp:positionH>
                <wp:positionV relativeFrom="paragraph">
                  <wp:posOffset>73025</wp:posOffset>
                </wp:positionV>
                <wp:extent cx="400050" cy="228600"/>
                <wp:effectExtent l="12700" t="6350" r="6350" b="12700"/>
                <wp:wrapNone/>
                <wp:docPr id="24" name="Rectangl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E" w14:textId="77777777" w:rsidR="00337B9C" w:rsidRPr="00CE47FC" w:rsidRDefault="00337B9C" w:rsidP="00842E01">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0" o:spid="_x0000_s1218" style="position:absolute;margin-left:358pt;margin-top:5.75pt;width:31.5pt;height:18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">
                <v:textbox>
                  <w:txbxContent>
                    <w:p w14:paraId="16B363FE" w14:textId="77777777" w:rsidR="00337B9C" w:rsidRPr="00CE47FC" w:rsidRDefault="00337B9C" w:rsidP="00842E01">
                      <w:pPr>
                        <w:jc w:val="center"/>
                        <w:rPr>
                          <w:rFonts w:ascii="Arial" w:hAnsi="Arial" w:cs="Arial"/>
                          <w:b/>
                          <w:sz w:val="22"/>
                        </w:rPr>
                      </w:pPr>
                      <w:r>
                        <w:rPr>
                          <w:rFonts w:ascii="Arial" w:hAnsi="Arial" w:cs="Arial"/>
                          <w:b/>
                          <w:sz w:val="22"/>
                        </w:rPr>
                        <w:t>B</w:t>
                      </w:r>
                    </w:p>
                  </w:txbxContent>
                </v:textbox>
              </v:rect>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RoomStays</w:t>
      </w:r>
      <w:r w:rsidR="00CE47FC" w:rsidRPr="008C5FE6">
        <w:rPr>
          <w:rFonts w:ascii="Arial" w:hAnsi="Arial" w:cs="Arial"/>
          <w:color w:val="0000FF"/>
          <w:sz w:val="16"/>
          <w:szCs w:val="16"/>
          <w:highlight w:val="white"/>
        </w:rPr>
        <w:t>&gt;</w:t>
      </w:r>
    </w:p>
    <w:p w14:paraId="16B35F99"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ResGlobalInfo</w:t>
      </w:r>
      <w:r w:rsidRPr="008C5FE6">
        <w:rPr>
          <w:rFonts w:ascii="Arial" w:hAnsi="Arial" w:cs="Arial"/>
          <w:color w:val="0000FF"/>
          <w:sz w:val="16"/>
          <w:szCs w:val="16"/>
          <w:highlight w:val="white"/>
        </w:rPr>
        <w:t>&gt;</w:t>
      </w:r>
    </w:p>
    <w:p w14:paraId="16B35F9A"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HotelReservationIDs</w:t>
      </w:r>
      <w:r w:rsidRPr="008C5FE6">
        <w:rPr>
          <w:rFonts w:ascii="Arial" w:hAnsi="Arial" w:cs="Arial"/>
          <w:color w:val="0000FF"/>
          <w:sz w:val="16"/>
          <w:szCs w:val="16"/>
          <w:highlight w:val="white"/>
        </w:rPr>
        <w:t>&gt;</w:t>
      </w:r>
    </w:p>
    <w:p w14:paraId="16B35F9B" w14:textId="249CA96D"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19744" behindDoc="0" locked="0" layoutInCell="1" allowOverlap="1" wp14:anchorId="16B3630B" wp14:editId="2F2474AC">
                <wp:simplePos x="0" y="0"/>
                <wp:positionH relativeFrom="column">
                  <wp:posOffset>7379970</wp:posOffset>
                </wp:positionH>
                <wp:positionV relativeFrom="paragraph">
                  <wp:posOffset>113030</wp:posOffset>
                </wp:positionV>
                <wp:extent cx="0" cy="180975"/>
                <wp:effectExtent l="55245" t="17780" r="59055" b="10795"/>
                <wp:wrapNone/>
                <wp:docPr id="23"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4" o:spid="_x0000_s1026" type="#_x0000_t32" style="position:absolute;margin-left:581.1pt;margin-top:8.9pt;width:0;height:14.25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uKOgIAAGk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">
                <v:stroke endarrow="block"/>
              </v:shape>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HotelReservationID</w:t>
      </w:r>
      <w:r w:rsidR="00CE47FC" w:rsidRPr="008C5FE6">
        <w:rPr>
          <w:rFonts w:ascii="Arial" w:hAnsi="Arial" w:cs="Arial"/>
          <w:color w:val="FF0000"/>
          <w:sz w:val="16"/>
          <w:szCs w:val="16"/>
          <w:highlight w:val="white"/>
        </w:rPr>
        <w:t xml:space="preserve"> ResID_SourceContext</w:t>
      </w:r>
      <w:r w:rsidR="00CE47FC" w:rsidRPr="008C5FE6">
        <w:rPr>
          <w:rFonts w:ascii="Arial" w:hAnsi="Arial" w:cs="Arial"/>
          <w:color w:val="0000FF"/>
          <w:sz w:val="16"/>
          <w:szCs w:val="16"/>
          <w:highlight w:val="white"/>
        </w:rPr>
        <w:t>="</w:t>
      </w:r>
      <w:r w:rsidR="00CE47FC">
        <w:rPr>
          <w:rFonts w:ascii="Arial" w:hAnsi="Arial" w:cs="Arial"/>
          <w:color w:val="000000"/>
          <w:sz w:val="16"/>
          <w:szCs w:val="16"/>
          <w:highlight w:val="white"/>
        </w:rPr>
        <w:t>XX</w:t>
      </w:r>
      <w:r w:rsidR="00CE47FC" w:rsidRPr="008C5FE6">
        <w:rPr>
          <w:rFonts w:ascii="Arial" w:hAnsi="Arial" w:cs="Arial"/>
          <w:color w:val="0000FF"/>
          <w:sz w:val="16"/>
          <w:szCs w:val="16"/>
          <w:highlight w:val="white"/>
        </w:rPr>
        <w:t>"</w:t>
      </w:r>
      <w:r w:rsidR="00CE47FC" w:rsidRPr="008C5FE6">
        <w:rPr>
          <w:rFonts w:ascii="Arial" w:hAnsi="Arial" w:cs="Arial"/>
          <w:color w:val="FF0000"/>
          <w:sz w:val="16"/>
          <w:szCs w:val="16"/>
          <w:highlight w:val="white"/>
        </w:rPr>
        <w:t xml:space="preserve"> ResID_Type</w:t>
      </w:r>
      <w:r w:rsidR="00CE47FC" w:rsidRPr="008C5FE6">
        <w:rPr>
          <w:rFonts w:ascii="Arial" w:hAnsi="Arial" w:cs="Arial"/>
          <w:color w:val="0000FF"/>
          <w:sz w:val="16"/>
          <w:szCs w:val="16"/>
          <w:highlight w:val="white"/>
        </w:rPr>
        <w:t>="</w:t>
      </w:r>
      <w:r w:rsidR="00CE47FC" w:rsidRPr="008C5FE6">
        <w:rPr>
          <w:rFonts w:ascii="Arial" w:hAnsi="Arial" w:cs="Arial"/>
          <w:color w:val="000000"/>
          <w:sz w:val="16"/>
          <w:szCs w:val="16"/>
          <w:highlight w:val="white"/>
        </w:rPr>
        <w:t>14</w:t>
      </w:r>
      <w:r w:rsidR="00CE47FC" w:rsidRPr="008C5FE6">
        <w:rPr>
          <w:rFonts w:ascii="Arial" w:hAnsi="Arial" w:cs="Arial"/>
          <w:color w:val="0000FF"/>
          <w:sz w:val="16"/>
          <w:szCs w:val="16"/>
          <w:highlight w:val="white"/>
        </w:rPr>
        <w:t>"</w:t>
      </w:r>
      <w:r w:rsidR="00CE47FC" w:rsidRPr="008C5FE6">
        <w:rPr>
          <w:rFonts w:ascii="Arial" w:hAnsi="Arial" w:cs="Arial"/>
          <w:color w:val="FF0000"/>
          <w:sz w:val="16"/>
          <w:szCs w:val="16"/>
          <w:highlight w:val="white"/>
        </w:rPr>
        <w:t xml:space="preserve"> ResID_Value</w:t>
      </w:r>
      <w:r w:rsidR="00CE47FC" w:rsidRPr="008C5FE6">
        <w:rPr>
          <w:rFonts w:ascii="Arial" w:hAnsi="Arial" w:cs="Arial"/>
          <w:color w:val="0000FF"/>
          <w:sz w:val="16"/>
          <w:szCs w:val="16"/>
          <w:highlight w:val="white"/>
        </w:rPr>
        <w:t>="</w:t>
      </w:r>
      <w:r w:rsidR="00CE47FC" w:rsidRPr="008C5FE6">
        <w:rPr>
          <w:rFonts w:ascii="Arial" w:hAnsi="Arial" w:cs="Arial"/>
          <w:color w:val="000000"/>
          <w:sz w:val="16"/>
          <w:szCs w:val="16"/>
          <w:highlight w:val="white"/>
        </w:rPr>
        <w:t>5997KAE508</w:t>
      </w:r>
      <w:r w:rsidR="00CE47FC" w:rsidRPr="008C5FE6">
        <w:rPr>
          <w:rFonts w:ascii="Arial" w:hAnsi="Arial" w:cs="Arial"/>
          <w:color w:val="0000FF"/>
          <w:sz w:val="16"/>
          <w:szCs w:val="16"/>
          <w:highlight w:val="white"/>
        </w:rPr>
        <w:t>"/&gt;</w:t>
      </w:r>
    </w:p>
    <w:p w14:paraId="16B35F9C"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&lt;/HotelReservationIDs&gt;</w:t>
      </w:r>
    </w:p>
    <w:p w14:paraId="16B35F9D" w14:textId="5F7FCC2E"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312576" behindDoc="0" locked="0" layoutInCell="1" allowOverlap="1" wp14:anchorId="16B3630C" wp14:editId="6BF98C14">
                <wp:simplePos x="0" y="0"/>
                <wp:positionH relativeFrom="column">
                  <wp:posOffset>7175500</wp:posOffset>
                </wp:positionH>
                <wp:positionV relativeFrom="paragraph">
                  <wp:posOffset>60325</wp:posOffset>
                </wp:positionV>
                <wp:extent cx="400050" cy="228600"/>
                <wp:effectExtent l="12700" t="12700" r="6350" b="6350"/>
                <wp:wrapNone/>
                <wp:docPr id="22"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3FF" w14:textId="77777777" w:rsidR="00337B9C" w:rsidRPr="00CE47FC" w:rsidRDefault="00337B9C" w:rsidP="00842E01">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7" o:spid="_x0000_s1219" style="position:absolute;margin-left:565pt;margin-top:4.75pt;width:31.5pt;height:18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OL5LwIAAFI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">
                <v:textbox>
                  <w:txbxContent>
                    <w:p w14:paraId="16B363FF" w14:textId="77777777" w:rsidR="00337B9C" w:rsidRPr="00CE47FC" w:rsidRDefault="00337B9C" w:rsidP="00842E01">
                      <w:pPr>
                        <w:jc w:val="center"/>
                        <w:rPr>
                          <w:rFonts w:ascii="Arial" w:hAnsi="Arial" w:cs="Arial"/>
                          <w:b/>
                          <w:sz w:val="22"/>
                        </w:rPr>
                      </w:pPr>
                      <w:r>
                        <w:rPr>
                          <w:rFonts w:ascii="Arial" w:hAnsi="Arial" w:cs="Arial"/>
                          <w:b/>
                          <w:sz w:val="22"/>
                        </w:rPr>
                        <w:t>D</w:t>
                      </w:r>
                    </w:p>
                  </w:txbxContent>
                </v:textbox>
              </v:rect>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t>&lt;/ResGlobalInfo&gt;</w:t>
      </w:r>
    </w:p>
    <w:p w14:paraId="16B35F9E"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&lt;/HotelResModify&gt;</w:t>
      </w:r>
    </w:p>
    <w:p w14:paraId="16B35F9F"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&lt;/HotelResModifies&gt;</w:t>
      </w:r>
    </w:p>
    <w:p w14:paraId="16B35FA0"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&lt;/OTA_HotelResModifyRQ&gt;</w:t>
      </w:r>
    </w:p>
    <w:p w14:paraId="16B35FA1"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soap:Body</w:t>
      </w:r>
      <w:r w:rsidRPr="009C4937">
        <w:rPr>
          <w:rFonts w:ascii="Arial" w:hAnsi="Arial" w:cs="Arial"/>
          <w:color w:val="0000FF"/>
          <w:sz w:val="16"/>
          <w:szCs w:val="16"/>
        </w:rPr>
        <w:t>&gt;</w:t>
      </w:r>
    </w:p>
    <w:p w14:paraId="16B35FA2"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soap:Envelope</w:t>
      </w:r>
      <w:r w:rsidRPr="009C4937">
        <w:rPr>
          <w:rFonts w:ascii="Arial" w:hAnsi="Arial" w:cs="Arial"/>
          <w:color w:val="0000FF"/>
          <w:sz w:val="16"/>
          <w:szCs w:val="16"/>
        </w:rPr>
        <w:t>&gt;</w:t>
      </w:r>
    </w:p>
    <w:p w14:paraId="16B35FA3" w14:textId="77777777" w:rsidR="00CE47FC" w:rsidRPr="00CE47FC" w:rsidRDefault="00CE47FC" w:rsidP="001E7E19">
      <w:pPr>
        <w:spacing w:after="0"/>
        <w:rPr>
          <w:rFonts w:ascii="Arial" w:hAnsi="Arial" w:cs="Arial"/>
          <w:sz w:val="20"/>
          <w:szCs w:val="20"/>
        </w:rPr>
      </w:pPr>
    </w:p>
    <w:p w14:paraId="16B35FA4" w14:textId="77777777" w:rsidR="00CE47FC" w:rsidRPr="00CE47FC" w:rsidRDefault="00CE47FC" w:rsidP="00CE47FC">
      <w:pPr>
        <w:spacing w:after="0"/>
        <w:rPr>
          <w:rFonts w:ascii="Arial" w:hAnsi="Arial" w:cs="Arial"/>
          <w:sz w:val="20"/>
          <w:szCs w:val="20"/>
        </w:rPr>
      </w:pPr>
    </w:p>
    <w:p w14:paraId="16B35FA5" w14:textId="77777777" w:rsidR="00CE47FC" w:rsidRPr="00CE47FC" w:rsidRDefault="00CE47FC" w:rsidP="00CE47FC">
      <w:pPr>
        <w:spacing w:after="0"/>
        <w:rPr>
          <w:rFonts w:ascii="Arial" w:hAnsi="Arial" w:cs="Arial"/>
          <w:sz w:val="20"/>
          <w:szCs w:val="20"/>
        </w:rPr>
      </w:pPr>
    </w:p>
    <w:p w14:paraId="16B35FA6" w14:textId="77777777" w:rsidR="00CE47FC" w:rsidRPr="00B84199" w:rsidRDefault="0031724D" w:rsidP="00B84199">
      <w:pPr>
        <w:pStyle w:val="TableText"/>
        <w:pageBreakBefore/>
        <w:spacing w:before="120" w:after="120"/>
        <w:rPr>
          <w:b/>
          <w:sz w:val="20"/>
          <w:szCs w:val="20"/>
          <w:u w:val="single"/>
        </w:rPr>
      </w:pPr>
      <w:r>
        <w:rPr>
          <w:b/>
          <w:sz w:val="20"/>
          <w:szCs w:val="20"/>
          <w:u w:val="single"/>
        </w:rPr>
        <w:t xml:space="preserve">OTA XML </w:t>
      </w:r>
      <w:r w:rsidR="00CE47FC" w:rsidRPr="00B84199">
        <w:rPr>
          <w:b/>
          <w:sz w:val="20"/>
          <w:szCs w:val="20"/>
          <w:u w:val="single"/>
        </w:rPr>
        <w:t>Commit Response Message</w:t>
      </w:r>
      <w:r>
        <w:rPr>
          <w:b/>
          <w:sz w:val="20"/>
          <w:szCs w:val="20"/>
          <w:u w:val="single"/>
        </w:rPr>
        <w:t xml:space="preserve"> @ResResponseType=”Committed” – Example #4B</w:t>
      </w:r>
    </w:p>
    <w:p w14:paraId="16B35FA7"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FF"/>
          <w:sz w:val="16"/>
          <w:szCs w:val="16"/>
        </w:rPr>
        <w:t>&lt;</w:t>
      </w:r>
      <w:r w:rsidRPr="009C4937">
        <w:rPr>
          <w:rFonts w:ascii="Arial" w:hAnsi="Arial" w:cs="Arial"/>
          <w:color w:val="800000"/>
          <w:sz w:val="16"/>
          <w:szCs w:val="16"/>
        </w:rPr>
        <w:t>S:Envelope</w:t>
      </w:r>
      <w:r w:rsidRPr="009C4937">
        <w:rPr>
          <w:rFonts w:ascii="Arial" w:hAnsi="Arial" w:cs="Arial"/>
          <w:color w:val="FF0000"/>
          <w:sz w:val="16"/>
          <w:szCs w:val="16"/>
        </w:rPr>
        <w:t xml:space="preserve"> xmlns:S</w:t>
      </w:r>
      <w:r w:rsidRPr="009C4937">
        <w:rPr>
          <w:rFonts w:ascii="Arial" w:hAnsi="Arial" w:cs="Arial"/>
          <w:color w:val="0000FF"/>
          <w:sz w:val="16"/>
          <w:szCs w:val="16"/>
        </w:rPr>
        <w:t>="</w:t>
      </w:r>
      <w:r w:rsidRPr="009C4937">
        <w:rPr>
          <w:rFonts w:ascii="Arial" w:hAnsi="Arial" w:cs="Arial"/>
          <w:color w:val="000000"/>
          <w:sz w:val="16"/>
          <w:szCs w:val="16"/>
        </w:rPr>
        <w:t>http://schemas.xmlsoap.org/soap/envelope/</w:t>
      </w:r>
      <w:r w:rsidRPr="009C4937">
        <w:rPr>
          <w:rFonts w:ascii="Arial" w:hAnsi="Arial" w:cs="Arial"/>
          <w:color w:val="0000FF"/>
          <w:sz w:val="16"/>
          <w:szCs w:val="16"/>
        </w:rPr>
        <w:t>"&gt;</w:t>
      </w:r>
    </w:p>
    <w:p w14:paraId="16B35FA8"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S:Header</w:t>
      </w:r>
      <w:r w:rsidRPr="009C4937">
        <w:rPr>
          <w:rFonts w:ascii="Arial" w:hAnsi="Arial" w:cs="Arial"/>
          <w:color w:val="0000FF"/>
          <w:sz w:val="16"/>
          <w:szCs w:val="16"/>
        </w:rPr>
        <w:t>&gt;</w:t>
      </w:r>
    </w:p>
    <w:p w14:paraId="16B35FA9"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wsp:authentication</w:t>
      </w:r>
      <w:r w:rsidRPr="009C4937">
        <w:rPr>
          <w:rFonts w:ascii="Arial" w:hAnsi="Arial" w:cs="Arial"/>
          <w:color w:val="FF0000"/>
          <w:sz w:val="16"/>
          <w:szCs w:val="16"/>
        </w:rPr>
        <w:t xml:space="preserve"> xmlns:wsp</w:t>
      </w:r>
      <w:r w:rsidRPr="009C4937">
        <w:rPr>
          <w:rFonts w:ascii="Arial" w:hAnsi="Arial" w:cs="Arial"/>
          <w:color w:val="0000FF"/>
          <w:sz w:val="16"/>
          <w:szCs w:val="16"/>
        </w:rPr>
        <w:t>="</w:t>
      </w:r>
      <w:r w:rsidRPr="009C4937">
        <w:rPr>
          <w:rFonts w:ascii="Arial" w:hAnsi="Arial" w:cs="Arial"/>
          <w:color w:val="000000"/>
          <w:sz w:val="16"/>
          <w:szCs w:val="16"/>
        </w:rPr>
        <w:t>http://xmlota.wspan.com/webservice/</w:t>
      </w:r>
      <w:r w:rsidRPr="009C4937">
        <w:rPr>
          <w:rFonts w:ascii="Arial" w:hAnsi="Arial" w:cs="Arial"/>
          <w:color w:val="0000FF"/>
          <w:sz w:val="16"/>
          <w:szCs w:val="16"/>
        </w:rPr>
        <w:t>"&gt;</w:t>
      </w:r>
    </w:p>
    <w:p w14:paraId="16B35FAA"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wsp:userid</w:t>
      </w:r>
      <w:r w:rsidRPr="009C4937">
        <w:rPr>
          <w:rFonts w:ascii="Arial" w:hAnsi="Arial" w:cs="Arial"/>
          <w:color w:val="0000FF"/>
          <w:sz w:val="16"/>
          <w:szCs w:val="16"/>
        </w:rPr>
        <w:t>&gt;</w:t>
      </w:r>
      <w:r w:rsidRPr="009C4937">
        <w:rPr>
          <w:rFonts w:ascii="Arial" w:hAnsi="Arial" w:cs="Arial"/>
          <w:color w:val="000000"/>
          <w:sz w:val="16"/>
          <w:szCs w:val="16"/>
        </w:rPr>
        <w:t>XXUserName</w:t>
      </w:r>
      <w:r w:rsidRPr="009C4937">
        <w:rPr>
          <w:rFonts w:ascii="Arial" w:hAnsi="Arial" w:cs="Arial"/>
          <w:color w:val="0000FF"/>
          <w:sz w:val="16"/>
          <w:szCs w:val="16"/>
        </w:rPr>
        <w:t>&lt;/</w:t>
      </w:r>
      <w:r w:rsidRPr="009C4937">
        <w:rPr>
          <w:rFonts w:ascii="Arial" w:hAnsi="Arial" w:cs="Arial"/>
          <w:color w:val="800000"/>
          <w:sz w:val="16"/>
          <w:szCs w:val="16"/>
        </w:rPr>
        <w:t>wsp:userid</w:t>
      </w:r>
      <w:r w:rsidRPr="009C4937">
        <w:rPr>
          <w:rFonts w:ascii="Arial" w:hAnsi="Arial" w:cs="Arial"/>
          <w:color w:val="0000FF"/>
          <w:sz w:val="16"/>
          <w:szCs w:val="16"/>
        </w:rPr>
        <w:t>&gt;</w:t>
      </w:r>
    </w:p>
    <w:p w14:paraId="16B35FAB"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wsp:password</w:t>
      </w:r>
      <w:r w:rsidRPr="009C4937">
        <w:rPr>
          <w:rFonts w:ascii="Arial" w:hAnsi="Arial" w:cs="Arial"/>
          <w:color w:val="0000FF"/>
          <w:sz w:val="16"/>
          <w:szCs w:val="16"/>
        </w:rPr>
        <w:t>&gt;</w:t>
      </w:r>
      <w:r w:rsidRPr="009C4937">
        <w:rPr>
          <w:rFonts w:ascii="Arial" w:hAnsi="Arial" w:cs="Arial"/>
          <w:color w:val="000000"/>
          <w:sz w:val="16"/>
          <w:szCs w:val="16"/>
        </w:rPr>
        <w:t>XXPassword</w:t>
      </w:r>
      <w:r w:rsidRPr="009C4937">
        <w:rPr>
          <w:rFonts w:ascii="Arial" w:hAnsi="Arial" w:cs="Arial"/>
          <w:color w:val="0000FF"/>
          <w:sz w:val="16"/>
          <w:szCs w:val="16"/>
        </w:rPr>
        <w:t>&lt;/</w:t>
      </w:r>
      <w:r w:rsidRPr="009C4937">
        <w:rPr>
          <w:rFonts w:ascii="Arial" w:hAnsi="Arial" w:cs="Arial"/>
          <w:color w:val="800000"/>
          <w:sz w:val="16"/>
          <w:szCs w:val="16"/>
        </w:rPr>
        <w:t>wsp:password</w:t>
      </w:r>
      <w:r w:rsidRPr="009C4937">
        <w:rPr>
          <w:rFonts w:ascii="Arial" w:hAnsi="Arial" w:cs="Arial"/>
          <w:color w:val="0000FF"/>
          <w:sz w:val="16"/>
          <w:szCs w:val="16"/>
        </w:rPr>
        <w:t>&gt;</w:t>
      </w:r>
    </w:p>
    <w:p w14:paraId="16B35FAC"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wsp:payloadVersion</w:t>
      </w:r>
      <w:r w:rsidRPr="009C4937">
        <w:rPr>
          <w:rFonts w:ascii="Arial" w:hAnsi="Arial" w:cs="Arial"/>
          <w:color w:val="0000FF"/>
          <w:sz w:val="16"/>
          <w:szCs w:val="16"/>
        </w:rPr>
        <w:t>&gt;</w:t>
      </w:r>
      <w:r w:rsidR="00F53F5E">
        <w:rPr>
          <w:rFonts w:ascii="Arial" w:hAnsi="Arial" w:cs="Arial"/>
          <w:color w:val="000000"/>
          <w:sz w:val="16"/>
          <w:szCs w:val="16"/>
        </w:rPr>
        <w:t>2007B</w:t>
      </w:r>
      <w:r w:rsidRPr="009C4937">
        <w:rPr>
          <w:rFonts w:ascii="Arial" w:hAnsi="Arial" w:cs="Arial"/>
          <w:color w:val="0000FF"/>
          <w:sz w:val="16"/>
          <w:szCs w:val="16"/>
        </w:rPr>
        <w:t>&lt;/</w:t>
      </w:r>
      <w:r w:rsidRPr="009C4937">
        <w:rPr>
          <w:rFonts w:ascii="Arial" w:hAnsi="Arial" w:cs="Arial"/>
          <w:color w:val="800000"/>
          <w:sz w:val="16"/>
          <w:szCs w:val="16"/>
        </w:rPr>
        <w:t>wsp:payloadVersion</w:t>
      </w:r>
      <w:r w:rsidRPr="009C4937">
        <w:rPr>
          <w:rFonts w:ascii="Arial" w:hAnsi="Arial" w:cs="Arial"/>
          <w:color w:val="0000FF"/>
          <w:sz w:val="16"/>
          <w:szCs w:val="16"/>
        </w:rPr>
        <w:t>&gt;</w:t>
      </w:r>
    </w:p>
    <w:p w14:paraId="16B35FAD"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wsp:authentication</w:t>
      </w:r>
      <w:r w:rsidRPr="009C4937">
        <w:rPr>
          <w:rFonts w:ascii="Arial" w:hAnsi="Arial" w:cs="Arial"/>
          <w:color w:val="0000FF"/>
          <w:sz w:val="16"/>
          <w:szCs w:val="16"/>
        </w:rPr>
        <w:t>&gt;</w:t>
      </w:r>
    </w:p>
    <w:p w14:paraId="16B35FAE"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S:Header</w:t>
      </w:r>
      <w:r w:rsidRPr="009C4937">
        <w:rPr>
          <w:rFonts w:ascii="Arial" w:hAnsi="Arial" w:cs="Arial"/>
          <w:color w:val="0000FF"/>
          <w:sz w:val="16"/>
          <w:szCs w:val="16"/>
        </w:rPr>
        <w:t>&gt;</w:t>
      </w:r>
    </w:p>
    <w:p w14:paraId="16B35FAF" w14:textId="77777777" w:rsidR="008353D8" w:rsidRPr="009C4937" w:rsidRDefault="008353D8" w:rsidP="008353D8">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FF"/>
          <w:sz w:val="16"/>
          <w:szCs w:val="16"/>
        </w:rPr>
        <w:t>&lt;</w:t>
      </w:r>
      <w:r w:rsidRPr="009C4937">
        <w:rPr>
          <w:rFonts w:ascii="Arial" w:hAnsi="Arial" w:cs="Arial"/>
          <w:color w:val="800000"/>
          <w:sz w:val="16"/>
          <w:szCs w:val="16"/>
        </w:rPr>
        <w:t>S:Body</w:t>
      </w:r>
      <w:r w:rsidRPr="009C4937">
        <w:rPr>
          <w:rFonts w:ascii="Arial" w:hAnsi="Arial" w:cs="Arial"/>
          <w:color w:val="0000FF"/>
          <w:sz w:val="16"/>
          <w:szCs w:val="16"/>
        </w:rPr>
        <w:t>&gt;</w:t>
      </w:r>
    </w:p>
    <w:p w14:paraId="16B35FB0" w14:textId="77777777" w:rsidR="008353D8" w:rsidRPr="009C4937" w:rsidRDefault="008353D8" w:rsidP="001E7E19">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r>
      <w:r w:rsidRPr="009C4937">
        <w:rPr>
          <w:rFonts w:ascii="Arial" w:hAnsi="Arial" w:cs="Arial"/>
          <w:color w:val="000000"/>
          <w:sz w:val="16"/>
          <w:szCs w:val="16"/>
        </w:rPr>
        <w:tab/>
      </w:r>
      <w:r w:rsidRPr="00A222D5">
        <w:rPr>
          <w:rFonts w:ascii="Arial" w:hAnsi="Arial" w:cs="Arial"/>
          <w:color w:val="0000FF"/>
          <w:sz w:val="16"/>
          <w:szCs w:val="16"/>
        </w:rPr>
        <w:t>&lt;</w:t>
      </w:r>
      <w:r w:rsidRPr="00A222D5">
        <w:rPr>
          <w:rFonts w:ascii="Arial" w:hAnsi="Arial" w:cs="Arial"/>
          <w:color w:val="800000"/>
          <w:sz w:val="16"/>
          <w:szCs w:val="16"/>
        </w:rPr>
        <w:t>OTA_HotelRes</w:t>
      </w:r>
      <w:r w:rsidR="004A178B" w:rsidRPr="00A222D5">
        <w:rPr>
          <w:rFonts w:ascii="Arial" w:hAnsi="Arial" w:cs="Arial"/>
          <w:color w:val="800000"/>
          <w:sz w:val="16"/>
          <w:szCs w:val="16"/>
        </w:rPr>
        <w:t>Modify</w:t>
      </w:r>
      <w:r w:rsidRPr="00A222D5">
        <w:rPr>
          <w:rFonts w:ascii="Arial" w:hAnsi="Arial" w:cs="Arial"/>
          <w:color w:val="800000"/>
          <w:sz w:val="16"/>
          <w:szCs w:val="16"/>
        </w:rPr>
        <w:t>RS</w:t>
      </w:r>
      <w:r w:rsidRPr="00A222D5">
        <w:rPr>
          <w:rFonts w:ascii="Arial" w:hAnsi="Arial" w:cs="Arial"/>
          <w:color w:val="FF0000"/>
          <w:sz w:val="16"/>
          <w:szCs w:val="16"/>
        </w:rPr>
        <w:t xml:space="preserve"> xmlns</w:t>
      </w:r>
      <w:r w:rsidRPr="00A222D5">
        <w:rPr>
          <w:rFonts w:ascii="Arial" w:hAnsi="Arial" w:cs="Arial"/>
          <w:color w:val="0000FF"/>
          <w:sz w:val="16"/>
          <w:szCs w:val="16"/>
        </w:rPr>
        <w:t>="</w:t>
      </w:r>
      <w:r w:rsidRPr="00A222D5">
        <w:rPr>
          <w:rFonts w:ascii="Arial" w:hAnsi="Arial" w:cs="Arial"/>
          <w:color w:val="000000"/>
          <w:sz w:val="16"/>
          <w:szCs w:val="16"/>
        </w:rPr>
        <w:t>http://www.opentravel.org/OTA/2003/05</w:t>
      </w:r>
      <w:r w:rsidRPr="00A222D5">
        <w:rPr>
          <w:rFonts w:ascii="Arial" w:hAnsi="Arial" w:cs="Arial"/>
          <w:color w:val="0000FF"/>
          <w:sz w:val="16"/>
          <w:szCs w:val="16"/>
        </w:rPr>
        <w:t>"</w:t>
      </w:r>
      <w:r w:rsidRPr="00A222D5">
        <w:rPr>
          <w:rFonts w:ascii="Arial" w:hAnsi="Arial" w:cs="Arial"/>
          <w:color w:val="FF0000"/>
          <w:sz w:val="16"/>
          <w:szCs w:val="16"/>
        </w:rPr>
        <w:t xml:space="preserve"> EchoToken</w:t>
      </w:r>
      <w:r w:rsidRPr="00A222D5">
        <w:rPr>
          <w:rFonts w:ascii="Arial" w:hAnsi="Arial" w:cs="Arial"/>
          <w:color w:val="0000FF"/>
          <w:sz w:val="16"/>
          <w:szCs w:val="16"/>
        </w:rPr>
        <w:t>="</w:t>
      </w:r>
      <w:r w:rsidRPr="00A222D5">
        <w:rPr>
          <w:rFonts w:ascii="Arial" w:hAnsi="Arial" w:cs="Arial"/>
          <w:color w:val="000000"/>
          <w:sz w:val="16"/>
          <w:szCs w:val="16"/>
        </w:rPr>
        <w:t>ET@P2461259869848520-F55934</w:t>
      </w:r>
      <w:r w:rsidR="000107A8" w:rsidRPr="00A222D5">
        <w:rPr>
          <w:rFonts w:ascii="Arial" w:hAnsi="Arial" w:cs="Arial"/>
          <w:color w:val="000000"/>
          <w:sz w:val="16"/>
          <w:szCs w:val="16"/>
        </w:rPr>
        <w:t>XX</w:t>
      </w:r>
      <w:r w:rsidRPr="00A222D5">
        <w:rPr>
          <w:rFonts w:ascii="Arial" w:hAnsi="Arial" w:cs="Arial"/>
          <w:color w:val="000000"/>
          <w:sz w:val="16"/>
          <w:szCs w:val="16"/>
        </w:rPr>
        <w:t>E</w:t>
      </w:r>
      <w:r w:rsidRPr="00A222D5">
        <w:rPr>
          <w:rFonts w:ascii="Arial" w:hAnsi="Arial" w:cs="Arial"/>
          <w:color w:val="0000FF"/>
          <w:sz w:val="16"/>
          <w:szCs w:val="16"/>
        </w:rPr>
        <w:t>"</w:t>
      </w:r>
      <w:r w:rsidRPr="00A222D5">
        <w:rPr>
          <w:rFonts w:ascii="Arial" w:hAnsi="Arial" w:cs="Arial"/>
          <w:color w:val="FF0000"/>
          <w:sz w:val="16"/>
          <w:szCs w:val="16"/>
        </w:rPr>
        <w:t xml:space="preserve"> TimeStamp</w:t>
      </w:r>
      <w:r w:rsidRPr="00A222D5">
        <w:rPr>
          <w:rFonts w:ascii="Arial" w:hAnsi="Arial" w:cs="Arial"/>
          <w:color w:val="0000FF"/>
          <w:sz w:val="16"/>
          <w:szCs w:val="16"/>
        </w:rPr>
        <w:t>="</w:t>
      </w:r>
      <w:r w:rsidRPr="00A222D5">
        <w:rPr>
          <w:rFonts w:ascii="Arial" w:hAnsi="Arial" w:cs="Arial"/>
          <w:color w:val="000000"/>
          <w:sz w:val="16"/>
          <w:szCs w:val="16"/>
        </w:rPr>
        <w:t>2009-12-03T20:50:49.053+01:00</w:t>
      </w:r>
      <w:r w:rsidRPr="00A222D5">
        <w:rPr>
          <w:rFonts w:ascii="Arial" w:hAnsi="Arial" w:cs="Arial"/>
          <w:color w:val="0000FF"/>
          <w:sz w:val="16"/>
          <w:szCs w:val="16"/>
        </w:rPr>
        <w:t>"</w:t>
      </w:r>
      <w:r w:rsidRPr="00A222D5">
        <w:rPr>
          <w:rFonts w:ascii="Arial" w:hAnsi="Arial" w:cs="Arial"/>
          <w:color w:val="FF0000"/>
          <w:sz w:val="16"/>
          <w:szCs w:val="16"/>
        </w:rPr>
        <w:t xml:space="preserve"> Target</w:t>
      </w:r>
      <w:r w:rsidRPr="00A222D5">
        <w:rPr>
          <w:rFonts w:ascii="Arial" w:hAnsi="Arial" w:cs="Arial"/>
          <w:color w:val="0000FF"/>
          <w:sz w:val="16"/>
          <w:szCs w:val="16"/>
        </w:rPr>
        <w:t>="</w:t>
      </w:r>
      <w:r w:rsidRPr="00A222D5">
        <w:rPr>
          <w:rFonts w:ascii="Arial" w:hAnsi="Arial" w:cs="Arial"/>
          <w:color w:val="000000"/>
          <w:sz w:val="16"/>
          <w:szCs w:val="16"/>
        </w:rPr>
        <w:t>Production</w:t>
      </w:r>
      <w:r w:rsidRPr="00A222D5">
        <w:rPr>
          <w:rFonts w:ascii="Arial" w:hAnsi="Arial" w:cs="Arial"/>
          <w:color w:val="0000FF"/>
          <w:sz w:val="16"/>
          <w:szCs w:val="16"/>
        </w:rPr>
        <w:t>"</w:t>
      </w:r>
      <w:r w:rsidRPr="00A222D5">
        <w:rPr>
          <w:rFonts w:ascii="Arial" w:hAnsi="Arial" w:cs="Arial"/>
          <w:color w:val="FF0000"/>
          <w:sz w:val="16"/>
          <w:szCs w:val="16"/>
        </w:rPr>
        <w:t xml:space="preserve"> Version</w:t>
      </w:r>
      <w:r w:rsidRPr="00A222D5">
        <w:rPr>
          <w:rFonts w:ascii="Arial" w:hAnsi="Arial" w:cs="Arial"/>
          <w:color w:val="0000FF"/>
          <w:sz w:val="16"/>
          <w:szCs w:val="16"/>
        </w:rPr>
        <w:t>="</w:t>
      </w:r>
      <w:r w:rsidRPr="00A222D5">
        <w:rPr>
          <w:rFonts w:ascii="Arial" w:hAnsi="Arial" w:cs="Arial"/>
          <w:color w:val="000000"/>
          <w:sz w:val="16"/>
          <w:szCs w:val="16"/>
        </w:rPr>
        <w:t>1.006</w:t>
      </w:r>
      <w:r w:rsidRPr="00A222D5">
        <w:rPr>
          <w:rFonts w:ascii="Arial" w:hAnsi="Arial" w:cs="Arial"/>
          <w:color w:val="0000FF"/>
          <w:sz w:val="16"/>
          <w:szCs w:val="16"/>
        </w:rPr>
        <w:t>"</w:t>
      </w:r>
      <w:r w:rsidRPr="00A222D5">
        <w:rPr>
          <w:rFonts w:ascii="Arial" w:hAnsi="Arial" w:cs="Arial"/>
          <w:color w:val="FF0000"/>
          <w:sz w:val="16"/>
          <w:szCs w:val="16"/>
        </w:rPr>
        <w:t xml:space="preserve"> TransactionIdentifier</w:t>
      </w:r>
      <w:r w:rsidRPr="00A222D5">
        <w:rPr>
          <w:rFonts w:ascii="Arial" w:hAnsi="Arial" w:cs="Arial"/>
          <w:color w:val="0000FF"/>
          <w:sz w:val="16"/>
          <w:szCs w:val="16"/>
        </w:rPr>
        <w:t>="</w:t>
      </w:r>
      <w:r w:rsidR="00476154" w:rsidRPr="00A222D5">
        <w:rPr>
          <w:rFonts w:ascii="Arial" w:hAnsi="Arial" w:cs="Arial"/>
          <w:color w:val="000000"/>
          <w:sz w:val="16"/>
          <w:szCs w:val="16"/>
        </w:rPr>
        <w:t>F55934</w:t>
      </w:r>
      <w:r w:rsidR="00476154">
        <w:rPr>
          <w:rFonts w:ascii="Arial" w:hAnsi="Arial" w:cs="Arial"/>
          <w:color w:val="000000"/>
          <w:sz w:val="16"/>
          <w:szCs w:val="16"/>
        </w:rPr>
        <w:t>87421VMTLR4</w:t>
      </w:r>
      <w:r w:rsidRPr="00A222D5">
        <w:rPr>
          <w:rFonts w:ascii="Arial" w:hAnsi="Arial" w:cs="Arial"/>
          <w:color w:val="0000FF"/>
          <w:sz w:val="16"/>
          <w:szCs w:val="16"/>
        </w:rPr>
        <w:t>"</w:t>
      </w:r>
      <w:r w:rsidRPr="00A222D5">
        <w:rPr>
          <w:rFonts w:ascii="Arial" w:hAnsi="Arial" w:cs="Arial"/>
          <w:color w:val="FF0000"/>
          <w:sz w:val="16"/>
          <w:szCs w:val="16"/>
        </w:rPr>
        <w:t xml:space="preserve"> PrimaryLangID</w:t>
      </w:r>
      <w:r w:rsidRPr="00A222D5">
        <w:rPr>
          <w:rFonts w:ascii="Arial" w:hAnsi="Arial" w:cs="Arial"/>
          <w:color w:val="0000FF"/>
          <w:sz w:val="16"/>
          <w:szCs w:val="16"/>
        </w:rPr>
        <w:t>="</w:t>
      </w:r>
      <w:r w:rsidRPr="00A222D5">
        <w:rPr>
          <w:rFonts w:ascii="Arial" w:hAnsi="Arial" w:cs="Arial"/>
          <w:color w:val="000000"/>
          <w:sz w:val="16"/>
          <w:szCs w:val="16"/>
        </w:rPr>
        <w:t>en</w:t>
      </w:r>
      <w:r w:rsidRPr="00A222D5">
        <w:rPr>
          <w:rFonts w:ascii="Arial" w:hAnsi="Arial" w:cs="Arial"/>
          <w:color w:val="0000FF"/>
          <w:sz w:val="16"/>
          <w:szCs w:val="16"/>
        </w:rPr>
        <w:t>"</w:t>
      </w:r>
      <w:r w:rsidRPr="00A222D5">
        <w:rPr>
          <w:rFonts w:ascii="Arial" w:hAnsi="Arial" w:cs="Arial"/>
          <w:color w:val="FF0000"/>
          <w:sz w:val="16"/>
          <w:szCs w:val="16"/>
        </w:rPr>
        <w:t xml:space="preserve"> ResResponseType</w:t>
      </w:r>
      <w:r w:rsidRPr="00A222D5">
        <w:rPr>
          <w:rFonts w:ascii="Arial" w:hAnsi="Arial" w:cs="Arial"/>
          <w:color w:val="0000FF"/>
          <w:sz w:val="16"/>
          <w:szCs w:val="16"/>
        </w:rPr>
        <w:t>="</w:t>
      </w:r>
      <w:r w:rsidRPr="00A222D5">
        <w:rPr>
          <w:rFonts w:ascii="Arial" w:hAnsi="Arial" w:cs="Arial"/>
          <w:color w:val="000000"/>
          <w:sz w:val="16"/>
          <w:szCs w:val="16"/>
        </w:rPr>
        <w:t>Committed</w:t>
      </w:r>
      <w:r w:rsidRPr="00A222D5">
        <w:rPr>
          <w:rFonts w:ascii="Arial" w:hAnsi="Arial" w:cs="Arial"/>
          <w:color w:val="0000FF"/>
          <w:sz w:val="16"/>
          <w:szCs w:val="16"/>
        </w:rPr>
        <w:t>"&gt;</w:t>
      </w:r>
    </w:p>
    <w:p w14:paraId="16B35FB1"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POS</w:t>
      </w:r>
      <w:r w:rsidRPr="008C5FE6">
        <w:rPr>
          <w:rFonts w:ascii="Arial" w:hAnsi="Arial" w:cs="Arial"/>
          <w:color w:val="0000FF"/>
          <w:sz w:val="16"/>
          <w:szCs w:val="16"/>
          <w:highlight w:val="white"/>
        </w:rPr>
        <w:t>&gt;</w:t>
      </w:r>
    </w:p>
    <w:p w14:paraId="16B35FB2"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Source</w:t>
      </w:r>
      <w:r w:rsidRPr="008C5FE6">
        <w:rPr>
          <w:rFonts w:ascii="Arial" w:hAnsi="Arial" w:cs="Arial"/>
          <w:color w:val="FF0000"/>
          <w:sz w:val="16"/>
          <w:szCs w:val="16"/>
          <w:highlight w:val="white"/>
        </w:rPr>
        <w:t xml:space="preserve"> TerminalID</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F55934</w:t>
      </w:r>
      <w:r w:rsidRPr="008C5FE6">
        <w:rPr>
          <w:rFonts w:ascii="Arial" w:hAnsi="Arial" w:cs="Arial"/>
          <w:color w:val="0000FF"/>
          <w:sz w:val="16"/>
          <w:szCs w:val="16"/>
          <w:highlight w:val="white"/>
        </w:rPr>
        <w:t>"&gt;</w:t>
      </w:r>
    </w:p>
    <w:p w14:paraId="16B35FB3"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BookingChannel</w:t>
      </w:r>
      <w:r w:rsidRPr="008C5FE6">
        <w:rPr>
          <w:rFonts w:ascii="Arial" w:hAnsi="Arial" w:cs="Arial"/>
          <w:color w:val="FF0000"/>
          <w:sz w:val="16"/>
          <w:szCs w:val="16"/>
          <w:highlight w:val="white"/>
        </w:rPr>
        <w:t xml:space="preserve"> Type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w:t>
      </w:r>
      <w:r w:rsidRPr="008C5FE6">
        <w:rPr>
          <w:rFonts w:ascii="Arial" w:hAnsi="Arial" w:cs="Arial"/>
          <w:color w:val="0000FF"/>
          <w:sz w:val="16"/>
          <w:szCs w:val="16"/>
          <w:highlight w:val="white"/>
        </w:rPr>
        <w:t>"&gt;</w:t>
      </w:r>
    </w:p>
    <w:p w14:paraId="16B35FB4"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CompanyName</w:t>
      </w:r>
      <w:r w:rsidRPr="008C5FE6">
        <w:rPr>
          <w:rFonts w:ascii="Arial" w:hAnsi="Arial" w:cs="Arial"/>
          <w:color w:val="FF0000"/>
          <w:sz w:val="16"/>
          <w:szCs w:val="16"/>
          <w:highlight w:val="white"/>
        </w:rPr>
        <w:t xml:space="preserve"> Code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1V</w:t>
      </w:r>
      <w:r w:rsidRPr="008C5FE6">
        <w:rPr>
          <w:rFonts w:ascii="Arial" w:hAnsi="Arial" w:cs="Arial"/>
          <w:color w:val="0000FF"/>
          <w:sz w:val="16"/>
          <w:szCs w:val="16"/>
          <w:highlight w:val="white"/>
        </w:rPr>
        <w:t>"/&gt;</w:t>
      </w:r>
    </w:p>
    <w:p w14:paraId="16B35FB5"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BookingChannel</w:t>
      </w:r>
      <w:r w:rsidRPr="008C5FE6">
        <w:rPr>
          <w:rFonts w:ascii="Arial" w:hAnsi="Arial" w:cs="Arial"/>
          <w:color w:val="0000FF"/>
          <w:sz w:val="16"/>
          <w:szCs w:val="16"/>
          <w:highlight w:val="white"/>
        </w:rPr>
        <w:t>&gt;</w:t>
      </w:r>
    </w:p>
    <w:p w14:paraId="16B35FB6" w14:textId="4FA9223E"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21792" behindDoc="0" locked="0" layoutInCell="1" allowOverlap="1" wp14:anchorId="16B3630D" wp14:editId="7572C980">
                <wp:simplePos x="0" y="0"/>
                <wp:positionH relativeFrom="column">
                  <wp:posOffset>2979420</wp:posOffset>
                </wp:positionH>
                <wp:positionV relativeFrom="paragraph">
                  <wp:posOffset>113665</wp:posOffset>
                </wp:positionV>
                <wp:extent cx="400050" cy="228600"/>
                <wp:effectExtent l="7620" t="8890" r="11430" b="10160"/>
                <wp:wrapNone/>
                <wp:docPr id="21" name="Rectangle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0" w14:textId="77777777" w:rsidR="00337B9C" w:rsidRPr="00CE47FC" w:rsidRDefault="00337B9C" w:rsidP="007A7D4B">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6" o:spid="_x0000_s1220" style="position:absolute;margin-left:234.6pt;margin-top:8.95pt;width:31.5pt;height:18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">
                <v:textbox>
                  <w:txbxContent>
                    <w:p w14:paraId="16B36400" w14:textId="77777777" w:rsidR="00337B9C" w:rsidRPr="00CE47FC" w:rsidRDefault="00337B9C" w:rsidP="007A7D4B">
                      <w:pPr>
                        <w:jc w:val="center"/>
                        <w:rPr>
                          <w:rFonts w:ascii="Arial" w:hAnsi="Arial" w:cs="Arial"/>
                          <w:b/>
                          <w:sz w:val="22"/>
                        </w:rPr>
                      </w:pPr>
                      <w:r>
                        <w:rPr>
                          <w:rFonts w:ascii="Arial" w:hAnsi="Arial" w:cs="Arial"/>
                          <w:b/>
                          <w:sz w:val="22"/>
                        </w:rPr>
                        <w:t>A</w:t>
                      </w:r>
                    </w:p>
                  </w:txbxContent>
                </v:textbox>
              </v:rect>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Source</w:t>
      </w:r>
      <w:r w:rsidR="00CE47FC" w:rsidRPr="008C5FE6">
        <w:rPr>
          <w:rFonts w:ascii="Arial" w:hAnsi="Arial" w:cs="Arial"/>
          <w:color w:val="0000FF"/>
          <w:sz w:val="16"/>
          <w:szCs w:val="16"/>
          <w:highlight w:val="white"/>
        </w:rPr>
        <w:t>&gt;</w:t>
      </w:r>
    </w:p>
    <w:p w14:paraId="16B35FB7"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POS</w:t>
      </w:r>
      <w:r w:rsidRPr="008C5FE6">
        <w:rPr>
          <w:rFonts w:ascii="Arial" w:hAnsi="Arial" w:cs="Arial"/>
          <w:color w:val="0000FF"/>
          <w:sz w:val="16"/>
          <w:szCs w:val="16"/>
          <w:highlight w:val="white"/>
        </w:rPr>
        <w:t>&gt;</w:t>
      </w:r>
    </w:p>
    <w:p w14:paraId="16B35FB8" w14:textId="56025FD1"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24864" behindDoc="0" locked="0" layoutInCell="1" allowOverlap="1" wp14:anchorId="16B3630E" wp14:editId="426FCC6E">
                <wp:simplePos x="0" y="0"/>
                <wp:positionH relativeFrom="column">
                  <wp:posOffset>3179445</wp:posOffset>
                </wp:positionH>
                <wp:positionV relativeFrom="paragraph">
                  <wp:posOffset>108585</wp:posOffset>
                </wp:positionV>
                <wp:extent cx="0" cy="238125"/>
                <wp:effectExtent l="55245" t="13335" r="59055" b="15240"/>
                <wp:wrapNone/>
                <wp:docPr id="20" name="AutoShap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9" o:spid="_x0000_s1026" type="#_x0000_t32" style="position:absolute;margin-left:250.35pt;margin-top:8.55pt;width:0;height:18.7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">
                <v:stroke endarrow="block"/>
              </v:shape>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Success</w:t>
      </w:r>
      <w:r w:rsidR="00CE47FC" w:rsidRPr="008C5FE6">
        <w:rPr>
          <w:rFonts w:ascii="Arial" w:hAnsi="Arial" w:cs="Arial"/>
          <w:color w:val="0000FF"/>
          <w:sz w:val="16"/>
          <w:szCs w:val="16"/>
          <w:highlight w:val="white"/>
        </w:rPr>
        <w:t>/&gt;</w:t>
      </w:r>
    </w:p>
    <w:p w14:paraId="16B35FB9"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HotelResModifies</w:t>
      </w:r>
      <w:r w:rsidRPr="008C5FE6">
        <w:rPr>
          <w:rFonts w:ascii="Arial" w:hAnsi="Arial" w:cs="Arial"/>
          <w:color w:val="0000FF"/>
          <w:sz w:val="16"/>
          <w:szCs w:val="16"/>
          <w:highlight w:val="white"/>
        </w:rPr>
        <w:t>&gt;</w:t>
      </w:r>
    </w:p>
    <w:p w14:paraId="16B35FBA"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HotelResModify</w:t>
      </w:r>
      <w:r w:rsidRPr="008C5FE6">
        <w:rPr>
          <w:rFonts w:ascii="Arial" w:hAnsi="Arial" w:cs="Arial"/>
          <w:color w:val="0000FF"/>
          <w:sz w:val="16"/>
          <w:szCs w:val="16"/>
          <w:highlight w:val="white"/>
        </w:rPr>
        <w:t>&gt;</w:t>
      </w:r>
    </w:p>
    <w:p w14:paraId="16B35FBB"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UniqueID</w:t>
      </w:r>
      <w:r w:rsidRPr="008C5FE6">
        <w:rPr>
          <w:rFonts w:ascii="Arial" w:hAnsi="Arial" w:cs="Arial"/>
          <w:color w:val="FF0000"/>
          <w:sz w:val="16"/>
          <w:szCs w:val="16"/>
          <w:highlight w:val="white"/>
        </w:rPr>
        <w:t xml:space="preserve"> ID</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QNHW12</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ID_Context</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1V</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Type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14</w:t>
      </w:r>
      <w:r w:rsidRPr="008C5FE6">
        <w:rPr>
          <w:rFonts w:ascii="Arial" w:hAnsi="Arial" w:cs="Arial"/>
          <w:color w:val="0000FF"/>
          <w:sz w:val="16"/>
          <w:szCs w:val="16"/>
          <w:highlight w:val="white"/>
        </w:rPr>
        <w:t>"/&gt;</w:t>
      </w:r>
    </w:p>
    <w:p w14:paraId="16B35FBC"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RoomStays</w:t>
      </w:r>
      <w:r w:rsidRPr="008C5FE6">
        <w:rPr>
          <w:rFonts w:ascii="Arial" w:hAnsi="Arial" w:cs="Arial"/>
          <w:color w:val="0000FF"/>
          <w:sz w:val="16"/>
          <w:szCs w:val="16"/>
          <w:highlight w:val="white"/>
        </w:rPr>
        <w:t>&gt;</w:t>
      </w:r>
    </w:p>
    <w:p w14:paraId="16B35FBD"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RoomStay</w:t>
      </w:r>
      <w:r w:rsidRPr="008C5FE6">
        <w:rPr>
          <w:rFonts w:ascii="Arial" w:hAnsi="Arial" w:cs="Arial"/>
          <w:color w:val="0000FF"/>
          <w:sz w:val="16"/>
          <w:szCs w:val="16"/>
          <w:highlight w:val="white"/>
        </w:rPr>
        <w:t>&gt;</w:t>
      </w:r>
    </w:p>
    <w:p w14:paraId="16B35FBE"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BasicPropertyInfo</w:t>
      </w:r>
      <w:r w:rsidRPr="008C5FE6">
        <w:rPr>
          <w:rFonts w:ascii="Arial" w:hAnsi="Arial" w:cs="Arial"/>
          <w:color w:val="FF0000"/>
          <w:sz w:val="16"/>
          <w:szCs w:val="16"/>
          <w:highlight w:val="white"/>
        </w:rPr>
        <w:t xml:space="preserve"> ChainCode</w:t>
      </w:r>
      <w:r w:rsidRPr="008C5FE6">
        <w:rPr>
          <w:rFonts w:ascii="Arial" w:hAnsi="Arial" w:cs="Arial"/>
          <w:color w:val="0000FF"/>
          <w:sz w:val="16"/>
          <w:szCs w:val="16"/>
          <w:highlight w:val="white"/>
        </w:rPr>
        <w:t>="</w:t>
      </w:r>
      <w:r>
        <w:rPr>
          <w:rFonts w:ascii="Arial" w:hAnsi="Arial" w:cs="Arial"/>
          <w:color w:val="000000"/>
          <w:sz w:val="16"/>
          <w:szCs w:val="16"/>
          <w:highlight w:val="white"/>
        </w:rPr>
        <w:t>XX</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HotelCode</w:t>
      </w:r>
      <w:r w:rsidRPr="008C5FE6">
        <w:rPr>
          <w:rFonts w:ascii="Arial" w:hAnsi="Arial" w:cs="Arial"/>
          <w:color w:val="0000FF"/>
          <w:sz w:val="16"/>
          <w:szCs w:val="16"/>
          <w:highlight w:val="white"/>
        </w:rPr>
        <w:t>="</w:t>
      </w:r>
      <w:r w:rsidRPr="008C5FE6">
        <w:rPr>
          <w:rFonts w:ascii="Arial" w:hAnsi="Arial" w:cs="Arial"/>
          <w:color w:val="000000"/>
          <w:sz w:val="16"/>
          <w:szCs w:val="16"/>
          <w:highlight w:val="white"/>
        </w:rPr>
        <w:t>49251</w:t>
      </w:r>
      <w:r w:rsidRPr="008C5FE6">
        <w:rPr>
          <w:rFonts w:ascii="Arial" w:hAnsi="Arial" w:cs="Arial"/>
          <w:color w:val="0000FF"/>
          <w:sz w:val="16"/>
          <w:szCs w:val="16"/>
          <w:highlight w:val="white"/>
        </w:rPr>
        <w:t>"</w:t>
      </w:r>
      <w:r w:rsidRPr="008C5FE6">
        <w:rPr>
          <w:rFonts w:ascii="Arial" w:hAnsi="Arial" w:cs="Arial"/>
          <w:color w:val="FF0000"/>
          <w:sz w:val="16"/>
          <w:szCs w:val="16"/>
          <w:highlight w:val="white"/>
        </w:rPr>
        <w:t xml:space="preserve"> HotelCodeContext</w:t>
      </w:r>
      <w:r w:rsidRPr="008C5FE6">
        <w:rPr>
          <w:rFonts w:ascii="Arial" w:hAnsi="Arial" w:cs="Arial"/>
          <w:color w:val="0000FF"/>
          <w:sz w:val="16"/>
          <w:szCs w:val="16"/>
          <w:highlight w:val="white"/>
        </w:rPr>
        <w:t>="</w:t>
      </w:r>
      <w:r>
        <w:rPr>
          <w:rFonts w:ascii="Arial" w:hAnsi="Arial" w:cs="Arial"/>
          <w:color w:val="000000"/>
          <w:sz w:val="16"/>
          <w:szCs w:val="16"/>
          <w:highlight w:val="white"/>
        </w:rPr>
        <w:t>1V</w:t>
      </w:r>
      <w:r w:rsidRPr="008C5FE6">
        <w:rPr>
          <w:rFonts w:ascii="Arial" w:hAnsi="Arial" w:cs="Arial"/>
          <w:color w:val="0000FF"/>
          <w:sz w:val="16"/>
          <w:szCs w:val="16"/>
          <w:highlight w:val="white"/>
        </w:rPr>
        <w:t>"/&gt;</w:t>
      </w:r>
    </w:p>
    <w:p w14:paraId="16B35FBF" w14:textId="1EA06093"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26912" behindDoc="0" locked="0" layoutInCell="1" allowOverlap="1" wp14:anchorId="16B3630F" wp14:editId="71AD40EB">
                <wp:simplePos x="0" y="0"/>
                <wp:positionH relativeFrom="column">
                  <wp:posOffset>5589270</wp:posOffset>
                </wp:positionH>
                <wp:positionV relativeFrom="paragraph">
                  <wp:posOffset>19050</wp:posOffset>
                </wp:positionV>
                <wp:extent cx="0" cy="171450"/>
                <wp:effectExtent l="55245" t="19050" r="59055" b="9525"/>
                <wp:wrapNone/>
                <wp:docPr id="19" name="Auto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1" o:spid="_x0000_s1026" type="#_x0000_t32" style="position:absolute;margin-left:440.1pt;margin-top:1.5pt;width:0;height:13.5pt;flip:y;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25888" behindDoc="0" locked="0" layoutInCell="1" allowOverlap="1" wp14:anchorId="16B36310" wp14:editId="4D535603">
                <wp:simplePos x="0" y="0"/>
                <wp:positionH relativeFrom="column">
                  <wp:posOffset>4756150</wp:posOffset>
                </wp:positionH>
                <wp:positionV relativeFrom="paragraph">
                  <wp:posOffset>19050</wp:posOffset>
                </wp:positionV>
                <wp:extent cx="0" cy="171450"/>
                <wp:effectExtent l="60325" t="19050" r="53975" b="9525"/>
                <wp:wrapNone/>
                <wp:docPr id="18" name="Auto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0" o:spid="_x0000_s1026" type="#_x0000_t32" style="position:absolute;margin-left:374.5pt;margin-top:1.5pt;width:0;height:13.5pt;flip:y;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">
                <v:stroke endarrow="block"/>
              </v:shape>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RoomStay</w:t>
      </w:r>
      <w:r w:rsidR="00CE47FC" w:rsidRPr="008C5FE6">
        <w:rPr>
          <w:rFonts w:ascii="Arial" w:hAnsi="Arial" w:cs="Arial"/>
          <w:color w:val="0000FF"/>
          <w:sz w:val="16"/>
          <w:szCs w:val="16"/>
          <w:highlight w:val="white"/>
        </w:rPr>
        <w:t>&gt;</w:t>
      </w:r>
    </w:p>
    <w:p w14:paraId="16B35FC0" w14:textId="345ED95B"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23840" behindDoc="0" locked="0" layoutInCell="1" allowOverlap="1" wp14:anchorId="16B36311" wp14:editId="4B090703">
                <wp:simplePos x="0" y="0"/>
                <wp:positionH relativeFrom="column">
                  <wp:posOffset>5412740</wp:posOffset>
                </wp:positionH>
                <wp:positionV relativeFrom="paragraph">
                  <wp:posOffset>73660</wp:posOffset>
                </wp:positionV>
                <wp:extent cx="400050" cy="228600"/>
                <wp:effectExtent l="12065" t="6985" r="6985" b="12065"/>
                <wp:wrapNone/>
                <wp:docPr id="17" name="Rectangl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1" w14:textId="77777777" w:rsidR="00337B9C" w:rsidRPr="00CE47FC" w:rsidRDefault="00337B9C" w:rsidP="007A7D4B">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8" o:spid="_x0000_s1221" style="position:absolute;margin-left:426.2pt;margin-top:5.8pt;width:31.5pt;height:18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">
                <v:textbox>
                  <w:txbxContent>
                    <w:p w14:paraId="16B36401" w14:textId="77777777" w:rsidR="00337B9C" w:rsidRPr="00CE47FC" w:rsidRDefault="00337B9C" w:rsidP="007A7D4B">
                      <w:pPr>
                        <w:jc w:val="center"/>
                        <w:rPr>
                          <w:rFonts w:ascii="Arial" w:hAnsi="Arial" w:cs="Arial"/>
                          <w:b/>
                          <w:sz w:val="22"/>
                        </w:rPr>
                      </w:pPr>
                      <w:r>
                        <w:rPr>
                          <w:rFonts w:ascii="Arial" w:hAnsi="Arial" w:cs="Arial"/>
                          <w:b/>
                          <w:sz w:val="22"/>
                        </w:rPr>
                        <w:t>C</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322816" behindDoc="0" locked="0" layoutInCell="1" allowOverlap="1" wp14:anchorId="16B36312" wp14:editId="0E00A829">
                <wp:simplePos x="0" y="0"/>
                <wp:positionH relativeFrom="column">
                  <wp:posOffset>4551680</wp:posOffset>
                </wp:positionH>
                <wp:positionV relativeFrom="paragraph">
                  <wp:posOffset>73660</wp:posOffset>
                </wp:positionV>
                <wp:extent cx="400050" cy="228600"/>
                <wp:effectExtent l="8255" t="6985" r="10795" b="12065"/>
                <wp:wrapNone/>
                <wp:docPr id="16" name="Rectangle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2" w14:textId="77777777" w:rsidR="00337B9C" w:rsidRPr="00CE47FC" w:rsidRDefault="00337B9C" w:rsidP="007A7D4B">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7" o:spid="_x0000_s1222" style="position:absolute;margin-left:358.4pt;margin-top:5.8pt;width:31.5pt;height:18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">
                <v:textbox>
                  <w:txbxContent>
                    <w:p w14:paraId="16B36402" w14:textId="77777777" w:rsidR="00337B9C" w:rsidRPr="00CE47FC" w:rsidRDefault="00337B9C" w:rsidP="007A7D4B">
                      <w:pPr>
                        <w:jc w:val="center"/>
                        <w:rPr>
                          <w:rFonts w:ascii="Arial" w:hAnsi="Arial" w:cs="Arial"/>
                          <w:b/>
                          <w:sz w:val="22"/>
                        </w:rPr>
                      </w:pPr>
                      <w:r>
                        <w:rPr>
                          <w:rFonts w:ascii="Arial" w:hAnsi="Arial" w:cs="Arial"/>
                          <w:b/>
                          <w:sz w:val="22"/>
                        </w:rPr>
                        <w:t>B</w:t>
                      </w:r>
                    </w:p>
                  </w:txbxContent>
                </v:textbox>
              </v:rect>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FF"/>
          <w:sz w:val="16"/>
          <w:szCs w:val="16"/>
          <w:highlight w:val="white"/>
        </w:rPr>
        <w:t>&lt;/</w:t>
      </w:r>
      <w:r w:rsidR="00CE47FC" w:rsidRPr="008C5FE6">
        <w:rPr>
          <w:rFonts w:ascii="Arial" w:hAnsi="Arial" w:cs="Arial"/>
          <w:color w:val="800000"/>
          <w:sz w:val="16"/>
          <w:szCs w:val="16"/>
          <w:highlight w:val="white"/>
        </w:rPr>
        <w:t>RoomStays</w:t>
      </w:r>
      <w:r w:rsidR="00CE47FC" w:rsidRPr="008C5FE6">
        <w:rPr>
          <w:rFonts w:ascii="Arial" w:hAnsi="Arial" w:cs="Arial"/>
          <w:color w:val="0000FF"/>
          <w:sz w:val="16"/>
          <w:szCs w:val="16"/>
          <w:highlight w:val="white"/>
        </w:rPr>
        <w:t>&gt;</w:t>
      </w:r>
    </w:p>
    <w:p w14:paraId="16B35FC1"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FF"/>
          <w:sz w:val="16"/>
          <w:szCs w:val="16"/>
          <w:highlight w:val="white"/>
        </w:rPr>
        <w:t>&lt;</w:t>
      </w:r>
      <w:r w:rsidRPr="008C5FE6">
        <w:rPr>
          <w:rFonts w:ascii="Arial" w:hAnsi="Arial" w:cs="Arial"/>
          <w:color w:val="800000"/>
          <w:sz w:val="16"/>
          <w:szCs w:val="16"/>
          <w:highlight w:val="white"/>
        </w:rPr>
        <w:t>ResGlobalInfo</w:t>
      </w:r>
      <w:r w:rsidRPr="008C5FE6">
        <w:rPr>
          <w:rFonts w:ascii="Arial" w:hAnsi="Arial" w:cs="Arial"/>
          <w:color w:val="0000FF"/>
          <w:sz w:val="16"/>
          <w:szCs w:val="16"/>
          <w:highlight w:val="white"/>
        </w:rPr>
        <w:t>&gt;</w:t>
      </w:r>
    </w:p>
    <w:p w14:paraId="16B35FC2"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&lt;HotelReservationIDs&gt;</w:t>
      </w:r>
    </w:p>
    <w:p w14:paraId="16B35FC3" w14:textId="6F1C324D"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27936" behindDoc="0" locked="0" layoutInCell="1" allowOverlap="1" wp14:anchorId="16B36313" wp14:editId="67BA3F53">
                <wp:simplePos x="0" y="0"/>
                <wp:positionH relativeFrom="column">
                  <wp:posOffset>7318375</wp:posOffset>
                </wp:positionH>
                <wp:positionV relativeFrom="paragraph">
                  <wp:posOffset>113665</wp:posOffset>
                </wp:positionV>
                <wp:extent cx="4445" cy="257175"/>
                <wp:effectExtent l="60325" t="18415" r="49530" b="10160"/>
                <wp:wrapNone/>
                <wp:docPr id="15" name="AutoShap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4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2" o:spid="_x0000_s1026" type="#_x0000_t32" style="position:absolute;margin-left:576.25pt;margin-top:8.95pt;width:.35pt;height:20.25pt;flip:x y;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">
                <v:stroke endarrow="block"/>
              </v:shape>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t>&lt;HotelReservationID ResID_SourceContext="</w:t>
      </w:r>
      <w:r w:rsidR="00CE47FC">
        <w:rPr>
          <w:rFonts w:ascii="Arial" w:hAnsi="Arial" w:cs="Arial"/>
          <w:color w:val="000000"/>
          <w:sz w:val="16"/>
          <w:szCs w:val="16"/>
          <w:highlight w:val="white"/>
        </w:rPr>
        <w:t>XX</w:t>
      </w:r>
      <w:r w:rsidR="00CE47FC" w:rsidRPr="008C5FE6">
        <w:rPr>
          <w:rFonts w:ascii="Arial" w:hAnsi="Arial" w:cs="Arial"/>
          <w:color w:val="000000"/>
          <w:sz w:val="16"/>
          <w:szCs w:val="16"/>
          <w:highlight w:val="white"/>
        </w:rPr>
        <w:t>" ResID_Type="14" ResID_Value="5997KAE508"/&gt;</w:t>
      </w:r>
    </w:p>
    <w:p w14:paraId="16B35FC4"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&lt;/HotelReservationIDs&gt;</w:t>
      </w:r>
    </w:p>
    <w:p w14:paraId="16B35FC5"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&lt;/ResGlobalInfo&gt;</w:t>
      </w:r>
    </w:p>
    <w:p w14:paraId="16B35FC6" w14:textId="3FEBDA09" w:rsidR="00CE47FC" w:rsidRPr="008C5FE6" w:rsidRDefault="009F4FEB" w:rsidP="001E7E19">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320768" behindDoc="0" locked="0" layoutInCell="1" allowOverlap="1" wp14:anchorId="16B36314" wp14:editId="7323CFE8">
                <wp:simplePos x="0" y="0"/>
                <wp:positionH relativeFrom="column">
                  <wp:posOffset>7118350</wp:posOffset>
                </wp:positionH>
                <wp:positionV relativeFrom="paragraph">
                  <wp:posOffset>20955</wp:posOffset>
                </wp:positionV>
                <wp:extent cx="400050" cy="228600"/>
                <wp:effectExtent l="12700" t="11430" r="6350" b="7620"/>
                <wp:wrapNone/>
                <wp:docPr id="14" name="Rectangle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3" w14:textId="77777777" w:rsidR="00337B9C" w:rsidRPr="00CE47FC" w:rsidRDefault="00337B9C" w:rsidP="007A7D4B">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5" o:spid="_x0000_s1223" style="position:absolute;margin-left:560.5pt;margin-top:1.65pt;width:31.5pt;height:18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">
                <v:textbox>
                  <w:txbxContent>
                    <w:p w14:paraId="16B36403" w14:textId="77777777" w:rsidR="00337B9C" w:rsidRPr="00CE47FC" w:rsidRDefault="00337B9C" w:rsidP="007A7D4B">
                      <w:pPr>
                        <w:jc w:val="center"/>
                        <w:rPr>
                          <w:rFonts w:ascii="Arial" w:hAnsi="Arial" w:cs="Arial"/>
                          <w:b/>
                          <w:sz w:val="22"/>
                        </w:rPr>
                      </w:pPr>
                      <w:r>
                        <w:rPr>
                          <w:rFonts w:ascii="Arial" w:hAnsi="Arial" w:cs="Arial"/>
                          <w:b/>
                          <w:sz w:val="22"/>
                        </w:rPr>
                        <w:t>D</w:t>
                      </w:r>
                    </w:p>
                  </w:txbxContent>
                </v:textbox>
              </v:rect>
            </w:pict>
          </mc:Fallback>
        </mc:AlternateContent>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r>
      <w:r w:rsidR="00CE47FC" w:rsidRPr="008C5FE6">
        <w:rPr>
          <w:rFonts w:ascii="Arial" w:hAnsi="Arial" w:cs="Arial"/>
          <w:color w:val="000000"/>
          <w:sz w:val="16"/>
          <w:szCs w:val="16"/>
          <w:highlight w:val="white"/>
        </w:rPr>
        <w:tab/>
        <w:t>&lt;/HotelResModify&gt;</w:t>
      </w:r>
    </w:p>
    <w:p w14:paraId="16B35FC7"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&lt;/HotelResModifies&gt;</w:t>
      </w:r>
    </w:p>
    <w:p w14:paraId="16B35FC8" w14:textId="77777777" w:rsidR="00CE47FC" w:rsidRPr="008C5FE6" w:rsidRDefault="00CE47FC" w:rsidP="001E7E19">
      <w:pPr>
        <w:autoSpaceDE w:val="0"/>
        <w:autoSpaceDN w:val="0"/>
        <w:adjustRightInd w:val="0"/>
        <w:spacing w:after="0" w:line="240" w:lineRule="auto"/>
        <w:rPr>
          <w:rFonts w:ascii="Arial" w:hAnsi="Arial" w:cs="Arial"/>
          <w:color w:val="000000"/>
          <w:sz w:val="16"/>
          <w:szCs w:val="16"/>
          <w:highlight w:val="white"/>
        </w:rPr>
      </w:pPr>
      <w:r w:rsidRPr="008C5FE6">
        <w:rPr>
          <w:rFonts w:ascii="Arial" w:hAnsi="Arial" w:cs="Arial"/>
          <w:color w:val="000000"/>
          <w:sz w:val="16"/>
          <w:szCs w:val="16"/>
          <w:highlight w:val="white"/>
        </w:rPr>
        <w:tab/>
      </w:r>
      <w:r w:rsidRPr="008C5FE6">
        <w:rPr>
          <w:rFonts w:ascii="Arial" w:hAnsi="Arial" w:cs="Arial"/>
          <w:color w:val="000000"/>
          <w:sz w:val="16"/>
          <w:szCs w:val="16"/>
          <w:highlight w:val="white"/>
        </w:rPr>
        <w:tab/>
        <w:t>&lt;/OTA_HotelResModifyRS&gt;</w:t>
      </w:r>
    </w:p>
    <w:p w14:paraId="16B35FC9" w14:textId="77777777" w:rsidR="00CE47FC" w:rsidRPr="009C4937" w:rsidRDefault="00CE47FC" w:rsidP="001E7E19">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ab/>
        <w:t>&lt;/S:Body&gt;</w:t>
      </w:r>
    </w:p>
    <w:p w14:paraId="16B35FCA" w14:textId="77777777" w:rsidR="00CE47FC" w:rsidRPr="009C4937" w:rsidRDefault="00CE47FC" w:rsidP="001E7E19">
      <w:pPr>
        <w:autoSpaceDE w:val="0"/>
        <w:autoSpaceDN w:val="0"/>
        <w:adjustRightInd w:val="0"/>
        <w:spacing w:after="0" w:line="240" w:lineRule="auto"/>
        <w:rPr>
          <w:rFonts w:ascii="Arial" w:hAnsi="Arial" w:cs="Arial"/>
          <w:color w:val="000000"/>
          <w:sz w:val="16"/>
          <w:szCs w:val="16"/>
        </w:rPr>
      </w:pPr>
      <w:r w:rsidRPr="009C4937">
        <w:rPr>
          <w:rFonts w:ascii="Arial" w:hAnsi="Arial" w:cs="Arial"/>
          <w:color w:val="000000"/>
          <w:sz w:val="16"/>
          <w:szCs w:val="16"/>
        </w:rPr>
        <w:t>&lt;/S:Envelope&gt;</w:t>
      </w:r>
    </w:p>
    <w:p w14:paraId="16B35FCB" w14:textId="77777777" w:rsidR="00CE47FC" w:rsidRPr="00CE47FC" w:rsidRDefault="00CE47FC" w:rsidP="001E7E19">
      <w:pPr>
        <w:spacing w:after="0"/>
        <w:rPr>
          <w:rFonts w:ascii="Arial" w:hAnsi="Arial" w:cs="Arial"/>
          <w:sz w:val="20"/>
          <w:szCs w:val="20"/>
        </w:rPr>
      </w:pPr>
    </w:p>
    <w:p w14:paraId="16B35FCC" w14:textId="77777777" w:rsidR="00CE47FC" w:rsidRPr="00B84199" w:rsidRDefault="0031724D" w:rsidP="00B84199">
      <w:pPr>
        <w:pStyle w:val="TableText"/>
        <w:pageBreakBefore/>
        <w:spacing w:before="120" w:after="120"/>
        <w:rPr>
          <w:b/>
          <w:sz w:val="20"/>
          <w:szCs w:val="20"/>
          <w:u w:val="single"/>
        </w:rPr>
      </w:pPr>
      <w:r>
        <w:rPr>
          <w:b/>
          <w:sz w:val="20"/>
          <w:szCs w:val="20"/>
          <w:u w:val="single"/>
        </w:rPr>
        <w:t xml:space="preserve">Apollo Core </w:t>
      </w:r>
      <w:r w:rsidR="00CE47FC" w:rsidRPr="00B84199">
        <w:rPr>
          <w:b/>
          <w:sz w:val="20"/>
          <w:szCs w:val="20"/>
          <w:u w:val="single"/>
        </w:rPr>
        <w:t>GDS PNR After Commit</w:t>
      </w:r>
      <w:r>
        <w:rPr>
          <w:b/>
          <w:sz w:val="20"/>
          <w:szCs w:val="20"/>
          <w:u w:val="single"/>
        </w:rPr>
        <w:t xml:space="preserve"> – Example #4B</w:t>
      </w:r>
    </w:p>
    <w:p w14:paraId="16B35FCD" w14:textId="12D2785B" w:rsidR="00CE47FC" w:rsidRPr="00CE47FC" w:rsidRDefault="009F4FEB" w:rsidP="00CE47FC">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2328960" behindDoc="0" locked="0" layoutInCell="1" allowOverlap="1" wp14:anchorId="16B36315" wp14:editId="1BF7F72F">
                <wp:simplePos x="0" y="0"/>
                <wp:positionH relativeFrom="column">
                  <wp:posOffset>174625</wp:posOffset>
                </wp:positionH>
                <wp:positionV relativeFrom="paragraph">
                  <wp:posOffset>149225</wp:posOffset>
                </wp:positionV>
                <wp:extent cx="400050" cy="228600"/>
                <wp:effectExtent l="12700" t="6350" r="6350" b="12700"/>
                <wp:wrapNone/>
                <wp:docPr id="13"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4" w14:textId="77777777" w:rsidR="00337B9C" w:rsidRPr="00CE47FC" w:rsidRDefault="00337B9C" w:rsidP="00E4443F">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0" o:spid="_x0000_s1224" style="position:absolute;margin-left:13.75pt;margin-top:11.75pt;width:31.5pt;height:18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">
                <v:textbox>
                  <w:txbxContent>
                    <w:p w14:paraId="16B36404" w14:textId="77777777" w:rsidR="00337B9C" w:rsidRPr="00CE47FC" w:rsidRDefault="00337B9C" w:rsidP="00E4443F">
                      <w:pPr>
                        <w:jc w:val="center"/>
                        <w:rPr>
                          <w:rFonts w:ascii="Arial" w:hAnsi="Arial" w:cs="Arial"/>
                          <w:b/>
                          <w:sz w:val="22"/>
                        </w:rPr>
                      </w:pPr>
                      <w:r>
                        <w:rPr>
                          <w:rFonts w:ascii="Arial" w:hAnsi="Arial" w:cs="Arial"/>
                          <w:b/>
                          <w:sz w:val="22"/>
                        </w:rPr>
                        <w:t>A</w:t>
                      </w:r>
                    </w:p>
                  </w:txbxContent>
                </v:textbox>
              </v:rect>
            </w:pict>
          </mc:Fallback>
        </mc:AlternateContent>
      </w:r>
    </w:p>
    <w:p w14:paraId="16B35FCE" w14:textId="1B684130" w:rsidR="00CE47FC" w:rsidRPr="001E7E19" w:rsidRDefault="009F4FEB" w:rsidP="001E7E19">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38176" behindDoc="0" locked="0" layoutInCell="1" allowOverlap="1" wp14:anchorId="16B36316" wp14:editId="1A968490">
                <wp:simplePos x="0" y="0"/>
                <wp:positionH relativeFrom="column">
                  <wp:posOffset>574675</wp:posOffset>
                </wp:positionH>
                <wp:positionV relativeFrom="paragraph">
                  <wp:posOffset>95885</wp:posOffset>
                </wp:positionV>
                <wp:extent cx="309245" cy="0"/>
                <wp:effectExtent l="12700" t="57785" r="20955" b="56515"/>
                <wp:wrapNone/>
                <wp:docPr id="12" name="Auto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2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9" o:spid="_x0000_s1026" type="#_x0000_t32" style="position:absolute;margin-left:45.25pt;margin-top:7.55pt;width:24.35pt;height:0;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m4NQIAAF8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">
                <v:stroke endarrow="block"/>
              </v:shape>
            </w:pict>
          </mc:Fallback>
        </mc:AlternateContent>
      </w:r>
      <w:r w:rsidR="00CE47FC" w:rsidRPr="001E7E19">
        <w:rPr>
          <w:rFonts w:ascii="Courier New" w:hAnsi="Courier New" w:cs="Courier New"/>
          <w:sz w:val="20"/>
          <w:szCs w:val="20"/>
        </w:rPr>
        <w:t xml:space="preserve">QNHW12/50 XDBKR E032750 AG 14537482 03DEC                       </w:t>
      </w:r>
    </w:p>
    <w:p w14:paraId="16B35FCF" w14:textId="444D155D" w:rsidR="00CE47FC" w:rsidRPr="001E7E19" w:rsidRDefault="009F4FEB" w:rsidP="001E7E19">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40224" behindDoc="0" locked="0" layoutInCell="1" allowOverlap="1" wp14:anchorId="16B36317" wp14:editId="6BA8C2FB">
                <wp:simplePos x="0" y="0"/>
                <wp:positionH relativeFrom="column">
                  <wp:posOffset>1512570</wp:posOffset>
                </wp:positionH>
                <wp:positionV relativeFrom="paragraph">
                  <wp:posOffset>213995</wp:posOffset>
                </wp:positionV>
                <wp:extent cx="0" cy="209550"/>
                <wp:effectExtent l="55245" t="13970" r="59055" b="14605"/>
                <wp:wrapNone/>
                <wp:docPr id="11"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1" o:spid="_x0000_s1026" type="#_x0000_t32" style="position:absolute;margin-left:119.1pt;margin-top:16.85pt;width:0;height:16.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39200" behindDoc="0" locked="0" layoutInCell="1" allowOverlap="1" wp14:anchorId="16B36318" wp14:editId="31BD2AD1">
                <wp:simplePos x="0" y="0"/>
                <wp:positionH relativeFrom="column">
                  <wp:posOffset>574675</wp:posOffset>
                </wp:positionH>
                <wp:positionV relativeFrom="paragraph">
                  <wp:posOffset>213995</wp:posOffset>
                </wp:positionV>
                <wp:extent cx="937895" cy="0"/>
                <wp:effectExtent l="12700" t="13970" r="11430" b="5080"/>
                <wp:wrapNone/>
                <wp:docPr id="10" name="Auto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7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0" o:spid="_x0000_s1026" type="#_x0000_t32" style="position:absolute;margin-left:45.25pt;margin-top:16.85pt;width:73.85pt;height:0;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"/>
            </w:pict>
          </mc:Fallback>
        </mc:AlternateContent>
      </w:r>
      <w:r>
        <w:rPr>
          <w:rFonts w:ascii="Courier New" w:hAnsi="Courier New" w:cs="Courier New"/>
          <w:noProof/>
          <w:sz w:val="20"/>
          <w:szCs w:val="20"/>
        </w:rPr>
        <mc:AlternateContent>
          <mc:Choice Requires="wps">
            <w:drawing>
              <wp:anchor distT="0" distB="0" distL="114300" distR="114300" simplePos="0" relativeHeight="252337152" behindDoc="0" locked="0" layoutInCell="1" allowOverlap="1" wp14:anchorId="16B36319" wp14:editId="4A894E9A">
                <wp:simplePos x="0" y="0"/>
                <wp:positionH relativeFrom="column">
                  <wp:posOffset>3712845</wp:posOffset>
                </wp:positionH>
                <wp:positionV relativeFrom="paragraph">
                  <wp:posOffset>213995</wp:posOffset>
                </wp:positionV>
                <wp:extent cx="0" cy="209550"/>
                <wp:effectExtent l="55245" t="13970" r="59055" b="14605"/>
                <wp:wrapNone/>
                <wp:docPr id="8" name="Auto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8" o:spid="_x0000_s1026" type="#_x0000_t32" style="position:absolute;margin-left:292.35pt;margin-top:16.85pt;width:0;height:16.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WelNQIAAF4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36128" behindDoc="0" locked="0" layoutInCell="1" allowOverlap="1" wp14:anchorId="16B3631A" wp14:editId="27C92B66">
                <wp:simplePos x="0" y="0"/>
                <wp:positionH relativeFrom="column">
                  <wp:posOffset>3712845</wp:posOffset>
                </wp:positionH>
                <wp:positionV relativeFrom="paragraph">
                  <wp:posOffset>213995</wp:posOffset>
                </wp:positionV>
                <wp:extent cx="2438400" cy="0"/>
                <wp:effectExtent l="7620" t="13970" r="11430" b="5080"/>
                <wp:wrapNone/>
                <wp:docPr id="7" name="Auto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3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7" o:spid="_x0000_s1026" type="#_x0000_t32" style="position:absolute;margin-left:292.35pt;margin-top:16.85pt;width:192pt;height:0;flip:x;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"/>
            </w:pict>
          </mc:Fallback>
        </mc:AlternateContent>
      </w:r>
      <w:r>
        <w:rPr>
          <w:rFonts w:ascii="Courier New" w:hAnsi="Courier New" w:cs="Courier New"/>
          <w:noProof/>
          <w:sz w:val="20"/>
          <w:szCs w:val="20"/>
        </w:rPr>
        <mc:AlternateContent>
          <mc:Choice Requires="wps">
            <w:drawing>
              <wp:anchor distT="0" distB="0" distL="114300" distR="114300" simplePos="0" relativeHeight="252329984" behindDoc="0" locked="0" layoutInCell="1" allowOverlap="1" wp14:anchorId="16B3631B" wp14:editId="1F60E280">
                <wp:simplePos x="0" y="0"/>
                <wp:positionH relativeFrom="column">
                  <wp:posOffset>174625</wp:posOffset>
                </wp:positionH>
                <wp:positionV relativeFrom="paragraph">
                  <wp:posOffset>90170</wp:posOffset>
                </wp:positionV>
                <wp:extent cx="400050" cy="228600"/>
                <wp:effectExtent l="12700" t="13970" r="6350" b="5080"/>
                <wp:wrapNone/>
                <wp:docPr id="6"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5" w14:textId="77777777" w:rsidR="00337B9C" w:rsidRPr="00CE47FC" w:rsidRDefault="00337B9C" w:rsidP="00E4443F">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1" o:spid="_x0000_s1225" style="position:absolute;left:0;text-align:left;margin-left:13.75pt;margin-top:7.1pt;width:31.5pt;height:18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">
                <v:textbox>
                  <w:txbxContent>
                    <w:p w14:paraId="16B36405" w14:textId="77777777" w:rsidR="00337B9C" w:rsidRPr="00CE47FC" w:rsidRDefault="00337B9C" w:rsidP="00E4443F">
                      <w:pPr>
                        <w:jc w:val="center"/>
                        <w:rPr>
                          <w:rFonts w:ascii="Arial" w:hAnsi="Arial" w:cs="Arial"/>
                          <w:b/>
                          <w:sz w:val="22"/>
                        </w:rPr>
                      </w:pPr>
                      <w:r>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331008" behindDoc="0" locked="0" layoutInCell="1" allowOverlap="1" wp14:anchorId="16B3631C" wp14:editId="1BBCC039">
                <wp:simplePos x="0" y="0"/>
                <wp:positionH relativeFrom="column">
                  <wp:posOffset>6151245</wp:posOffset>
                </wp:positionH>
                <wp:positionV relativeFrom="paragraph">
                  <wp:posOffset>90170</wp:posOffset>
                </wp:positionV>
                <wp:extent cx="400050" cy="228600"/>
                <wp:effectExtent l="7620" t="13970" r="11430" b="5080"/>
                <wp:wrapNone/>
                <wp:docPr id="5" name="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6" w14:textId="77777777" w:rsidR="00337B9C" w:rsidRPr="00CE47FC" w:rsidRDefault="00337B9C" w:rsidP="00E4443F">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2" o:spid="_x0000_s1226" style="position:absolute;left:0;text-align:left;margin-left:484.35pt;margin-top:7.1pt;width:31.5pt;height:18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">
                <v:textbox>
                  <w:txbxContent>
                    <w:p w14:paraId="16B36406" w14:textId="77777777" w:rsidR="00337B9C" w:rsidRPr="00CE47FC" w:rsidRDefault="00337B9C" w:rsidP="00E4443F">
                      <w:pPr>
                        <w:jc w:val="center"/>
                        <w:rPr>
                          <w:rFonts w:ascii="Arial" w:hAnsi="Arial" w:cs="Arial"/>
                          <w:b/>
                          <w:sz w:val="22"/>
                        </w:rPr>
                      </w:pPr>
                      <w:r>
                        <w:rPr>
                          <w:rFonts w:ascii="Arial" w:hAnsi="Arial" w:cs="Arial"/>
                          <w:b/>
                          <w:sz w:val="22"/>
                        </w:rPr>
                        <w:t>C</w:t>
                      </w:r>
                    </w:p>
                  </w:txbxContent>
                </v:textbox>
              </v:rect>
            </w:pict>
          </mc:Fallback>
        </mc:AlternateContent>
      </w:r>
      <w:r w:rsidR="00CE47FC" w:rsidRPr="001E7E19">
        <w:rPr>
          <w:rFonts w:ascii="Courier New" w:hAnsi="Courier New" w:cs="Courier New"/>
          <w:sz w:val="20"/>
          <w:szCs w:val="20"/>
        </w:rPr>
        <w:t xml:space="preserve"> 1.1APOLLO/TEST                                                 </w:t>
      </w:r>
    </w:p>
    <w:p w14:paraId="16B35FD0" w14:textId="6848572B" w:rsidR="00CE47FC" w:rsidRPr="001E7E19" w:rsidRDefault="009F4FEB" w:rsidP="001E7E19">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32032" behindDoc="0" locked="0" layoutInCell="1" allowOverlap="1" wp14:anchorId="16B3631D" wp14:editId="6DEAEB0E">
                <wp:simplePos x="0" y="0"/>
                <wp:positionH relativeFrom="column">
                  <wp:posOffset>6151245</wp:posOffset>
                </wp:positionH>
                <wp:positionV relativeFrom="paragraph">
                  <wp:posOffset>399415</wp:posOffset>
                </wp:positionV>
                <wp:extent cx="400050" cy="228600"/>
                <wp:effectExtent l="7620" t="8890" r="11430" b="10160"/>
                <wp:wrapNone/>
                <wp:docPr id="4"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16B36407" w14:textId="77777777" w:rsidR="00337B9C" w:rsidRPr="00CE47FC" w:rsidRDefault="00337B9C" w:rsidP="00E4443F">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3" o:spid="_x0000_s1227" style="position:absolute;left:0;text-align:left;margin-left:484.35pt;margin-top:31.45pt;width:31.5pt;height:18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">
                <v:textbox>
                  <w:txbxContent>
                    <w:p w14:paraId="16B36407" w14:textId="77777777" w:rsidR="00337B9C" w:rsidRPr="00CE47FC" w:rsidRDefault="00337B9C" w:rsidP="00E4443F">
                      <w:pPr>
                        <w:jc w:val="center"/>
                        <w:rPr>
                          <w:rFonts w:ascii="Arial" w:hAnsi="Arial" w:cs="Arial"/>
                          <w:b/>
                          <w:sz w:val="22"/>
                        </w:rPr>
                      </w:pPr>
                      <w:r>
                        <w:rPr>
                          <w:rFonts w:ascii="Arial" w:hAnsi="Arial" w:cs="Arial"/>
                          <w:b/>
                          <w:sz w:val="22"/>
                        </w:rPr>
                        <w:t>D</w:t>
                      </w:r>
                    </w:p>
                  </w:txbxContent>
                </v:textbox>
              </v:rect>
            </w:pict>
          </mc:Fallback>
        </mc:AlternateContent>
      </w:r>
      <w:r w:rsidR="00CE47FC" w:rsidRPr="001E7E19">
        <w:rPr>
          <w:rFonts w:ascii="Courier New" w:hAnsi="Courier New" w:cs="Courier New"/>
          <w:sz w:val="20"/>
          <w:szCs w:val="20"/>
        </w:rPr>
        <w:t xml:space="preserve"> 1 HHL XX HK1 IST 15JAN-20JAN  5NT 49251  NOVOTEL ISTANBUL      </w:t>
      </w:r>
    </w:p>
    <w:p w14:paraId="16B35FD1" w14:textId="58DE5DB2" w:rsidR="00CE47FC" w:rsidRPr="001E7E19" w:rsidRDefault="009F4FEB" w:rsidP="001E7E19">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35104" behindDoc="0" locked="0" layoutInCell="1" allowOverlap="1" wp14:anchorId="16B3631E" wp14:editId="20B4F316">
                <wp:simplePos x="0" y="0"/>
                <wp:positionH relativeFrom="column">
                  <wp:posOffset>5808345</wp:posOffset>
                </wp:positionH>
                <wp:positionV relativeFrom="paragraph">
                  <wp:posOffset>80010</wp:posOffset>
                </wp:positionV>
                <wp:extent cx="342900" cy="0"/>
                <wp:effectExtent l="17145" t="60960" r="11430" b="53340"/>
                <wp:wrapNone/>
                <wp:docPr id="3" name="Auto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6" o:spid="_x0000_s1026" type="#_x0000_t32" style="position:absolute;margin-left:457.35pt;margin-top:6.3pt;width:27pt;height:0;flip:x;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QSOwIAAGg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34080" behindDoc="0" locked="0" layoutInCell="1" allowOverlap="1" wp14:anchorId="16B3631F" wp14:editId="5FD32444">
                <wp:simplePos x="0" y="0"/>
                <wp:positionH relativeFrom="column">
                  <wp:posOffset>1188085</wp:posOffset>
                </wp:positionH>
                <wp:positionV relativeFrom="paragraph">
                  <wp:posOffset>213360</wp:posOffset>
                </wp:positionV>
                <wp:extent cx="635" cy="171450"/>
                <wp:effectExtent l="54610" t="13335" r="59055" b="15240"/>
                <wp:wrapNone/>
                <wp:docPr id="2" name="Auto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5" o:spid="_x0000_s1026" type="#_x0000_t32" style="position:absolute;margin-left:93.55pt;margin-top:16.8pt;width:.05pt;height:13.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5F8OQIAAGA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33056" behindDoc="0" locked="0" layoutInCell="1" allowOverlap="1" wp14:anchorId="16B36320" wp14:editId="14B05FA0">
                <wp:simplePos x="0" y="0"/>
                <wp:positionH relativeFrom="column">
                  <wp:posOffset>1188720</wp:posOffset>
                </wp:positionH>
                <wp:positionV relativeFrom="paragraph">
                  <wp:posOffset>213360</wp:posOffset>
                </wp:positionV>
                <wp:extent cx="4962525" cy="0"/>
                <wp:effectExtent l="7620" t="13335" r="11430" b="5715"/>
                <wp:wrapNone/>
                <wp:docPr id="1" name="Auto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6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4" o:spid="_x0000_s1026" type="#_x0000_t32" style="position:absolute;margin-left:93.6pt;margin-top:16.8pt;width:390.75pt;height:0;flip:x;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"/>
            </w:pict>
          </mc:Fallback>
        </mc:AlternateContent>
      </w:r>
      <w:r w:rsidR="00CE47FC" w:rsidRPr="001E7E19">
        <w:rPr>
          <w:rFonts w:ascii="Courier New" w:hAnsi="Courier New" w:cs="Courier New"/>
          <w:sz w:val="20"/>
          <w:szCs w:val="20"/>
        </w:rPr>
        <w:t>1A1QRA1 -2/RG-EUR124.00/AGT14537482/EC0.00-1/NM-APOLLO TEST/CF-5</w:t>
      </w:r>
    </w:p>
    <w:p w14:paraId="16B35FD2" w14:textId="77777777" w:rsidR="00CE47FC" w:rsidRPr="001E7E19" w:rsidRDefault="00CE47FC" w:rsidP="00E4443F">
      <w:pPr>
        <w:spacing w:after="0" w:line="480" w:lineRule="auto"/>
        <w:ind w:left="1440"/>
        <w:rPr>
          <w:rFonts w:ascii="Courier New" w:hAnsi="Courier New" w:cs="Courier New"/>
          <w:sz w:val="20"/>
          <w:szCs w:val="20"/>
        </w:rPr>
      </w:pPr>
      <w:r w:rsidRPr="001E7E19">
        <w:rPr>
          <w:rFonts w:ascii="Courier New" w:hAnsi="Courier New" w:cs="Courier New"/>
          <w:sz w:val="20"/>
          <w:szCs w:val="20"/>
        </w:rPr>
        <w:t xml:space="preserve">997KAE508 *                                                     </w:t>
      </w:r>
    </w:p>
    <w:p w14:paraId="16B35FD3"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ITINERARY REMARKS EXIST  *** &gt;RM*·                          </w:t>
      </w:r>
    </w:p>
    <w:p w14:paraId="16B35FD4"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ADDITIONAL ITINERARY DATA EXISTS ***&gt;*I·                    </w:t>
      </w:r>
    </w:p>
    <w:p w14:paraId="16B35FD5"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FONE-DENB/303 398-5933                                          </w:t>
      </w:r>
    </w:p>
    <w:p w14:paraId="16B35FD6"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GFAX-OSI1V-XX49251ARR15JAN CXL:CANCEL. FEES APPLY ON DAY OF ARRI</w:t>
      </w:r>
    </w:p>
    <w:p w14:paraId="16B35FD7"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VAL AT 18:00                                                    </w:t>
      </w:r>
    </w:p>
    <w:p w14:paraId="16B35FD8"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2 OSI1V-XX49251ARR15JAN CXL: CANCEL. FEES APPLY ON DAY OF ARR</w:t>
      </w:r>
    </w:p>
    <w:p w14:paraId="16B35FD9"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IVAL AT 18:00                                                   </w:t>
      </w:r>
    </w:p>
    <w:p w14:paraId="16B35FDA"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   3 OSI1V-XX49251ARR15JAN CXL:CANCEL. FEES APPLY ON DAY OF ARRI</w:t>
      </w:r>
    </w:p>
    <w:p w14:paraId="16B35FDB" w14:textId="77777777" w:rsidR="00CE47FC" w:rsidRPr="001E7E19" w:rsidRDefault="00CE47FC" w:rsidP="00E4443F">
      <w:pPr>
        <w:spacing w:after="0" w:line="240" w:lineRule="auto"/>
        <w:ind w:left="1440"/>
        <w:rPr>
          <w:rFonts w:ascii="Courier New" w:hAnsi="Courier New" w:cs="Courier New"/>
          <w:sz w:val="20"/>
          <w:szCs w:val="20"/>
        </w:rPr>
      </w:pPr>
      <w:r w:rsidRPr="001E7E19">
        <w:rPr>
          <w:rFonts w:ascii="Courier New" w:hAnsi="Courier New" w:cs="Courier New"/>
          <w:sz w:val="20"/>
          <w:szCs w:val="20"/>
        </w:rPr>
        <w:t xml:space="preserve">VAL AT 18:00   </w:t>
      </w:r>
    </w:p>
    <w:p w14:paraId="16B35FDC" w14:textId="77777777" w:rsidR="00DB71C1" w:rsidRDefault="00DB71C1" w:rsidP="005C777F">
      <w:pPr>
        <w:spacing w:after="0"/>
        <w:rPr>
          <w:rFonts w:ascii="Arial" w:hAnsi="Arial" w:cs="Arial"/>
          <w:sz w:val="20"/>
          <w:szCs w:val="20"/>
        </w:rPr>
      </w:pPr>
    </w:p>
    <w:p w14:paraId="16B35FDD" w14:textId="77777777" w:rsidR="002F1391" w:rsidRDefault="002F1391">
      <w:pPr>
        <w:spacing w:after="0" w:line="240" w:lineRule="auto"/>
        <w:rPr>
          <w:rFonts w:ascii="Arial" w:hAnsi="Arial" w:cs="Arial"/>
          <w:sz w:val="20"/>
          <w:szCs w:val="20"/>
        </w:rPr>
      </w:pPr>
      <w:r>
        <w:rPr>
          <w:rFonts w:ascii="Arial" w:hAnsi="Arial" w:cs="Arial"/>
          <w:sz w:val="20"/>
          <w:szCs w:val="20"/>
        </w:rPr>
        <w:br w:type="page"/>
      </w:r>
    </w:p>
    <w:p w14:paraId="16B35FDE" w14:textId="77777777" w:rsidR="002F1391" w:rsidRPr="002F1391" w:rsidRDefault="002F1391" w:rsidP="002F1391">
      <w:pPr>
        <w:pStyle w:val="Heading1"/>
      </w:pPr>
      <w:bookmarkStart w:id="200" w:name="_Toc351022547"/>
      <w:r>
        <w:t xml:space="preserve">Appendix D - </w:t>
      </w:r>
      <w:r w:rsidRPr="002F1391">
        <w:t xml:space="preserve">Enhanced </w:t>
      </w:r>
      <w:r>
        <w:t xml:space="preserve">Response </w:t>
      </w:r>
      <w:r w:rsidRPr="002F1391">
        <w:t>Data</w:t>
      </w:r>
      <w:bookmarkEnd w:id="200"/>
    </w:p>
    <w:p w14:paraId="16B35FDF" w14:textId="77777777" w:rsidR="002F1391" w:rsidRPr="008904C0" w:rsidRDefault="002F1391" w:rsidP="002F1391">
      <w:pPr>
        <w:pStyle w:val="FieldText"/>
        <w:rPr>
          <w:sz w:val="24"/>
        </w:rPr>
      </w:pPr>
      <w:r w:rsidRPr="008904C0">
        <w:rPr>
          <w:rFonts w:cs="Arial"/>
          <w:sz w:val="24"/>
        </w:rPr>
        <w:t>Enhanced response room, rule and rate data</w:t>
      </w:r>
      <w:r w:rsidRPr="008904C0">
        <w:rPr>
          <w:sz w:val="24"/>
        </w:rPr>
        <w:t xml:space="preserve"> was introduced in the Apollo and Galileo Core systems in March 2011.  Enhanced response data allows Inside Availability suppliers (and above) to return key room, rule and rate data that was previously restricted to Complete Pricing Plus participants.  The Hotel Focalpoint Complete Availability (HOC) Response screen was also revised to include the room and rule data that was previously restricted to Complete Pricing Plus participants and previously was not displayed in Focalpoint.</w:t>
      </w:r>
    </w:p>
    <w:p w14:paraId="16B35FE0" w14:textId="77777777" w:rsidR="002F1391" w:rsidRPr="008904C0" w:rsidRDefault="002F1391" w:rsidP="002F1391">
      <w:pPr>
        <w:pStyle w:val="FieldText"/>
        <w:rPr>
          <w:sz w:val="24"/>
        </w:rPr>
      </w:pPr>
    </w:p>
    <w:p w14:paraId="16B35FE1" w14:textId="77777777" w:rsidR="002F1391" w:rsidRPr="00B8460F" w:rsidRDefault="002F1391" w:rsidP="002F1391">
      <w:pPr>
        <w:spacing w:after="0" w:line="240" w:lineRule="exact"/>
        <w:rPr>
          <w:rFonts w:ascii="Arial" w:hAnsi="Arial"/>
          <w:szCs w:val="24"/>
        </w:rPr>
      </w:pPr>
      <w:r w:rsidRPr="00B8460F">
        <w:rPr>
          <w:rFonts w:ascii="Arial" w:hAnsi="Arial"/>
          <w:szCs w:val="24"/>
        </w:rPr>
        <w:t>The tables below illustrate the XML Direct Connect items applicable to Enhanced Data Response.</w:t>
      </w:r>
    </w:p>
    <w:p w14:paraId="16B35FE2" w14:textId="77777777" w:rsidR="002F1391" w:rsidRPr="00B8460F" w:rsidRDefault="002F1391" w:rsidP="002F1391">
      <w:pPr>
        <w:spacing w:after="0"/>
        <w:rPr>
          <w:rFonts w:ascii="Arial" w:hAnsi="Arial"/>
          <w:szCs w:val="24"/>
        </w:rPr>
      </w:pPr>
    </w:p>
    <w:p w14:paraId="16B35FE3" w14:textId="77777777" w:rsidR="002F1391" w:rsidRPr="00B8460F" w:rsidRDefault="002F1391" w:rsidP="002F1391">
      <w:pPr>
        <w:rPr>
          <w:rFonts w:ascii="Arial" w:hAnsi="Arial" w:cs="Arial"/>
          <w:sz w:val="32"/>
          <w:szCs w:val="32"/>
          <w:u w:val="single"/>
        </w:rPr>
      </w:pPr>
      <w:r w:rsidRPr="00B8460F">
        <w:rPr>
          <w:rFonts w:ascii="Arial" w:hAnsi="Arial" w:cs="Arial"/>
          <w:sz w:val="32"/>
          <w:szCs w:val="32"/>
          <w:u w:val="single"/>
        </w:rPr>
        <w:t>Modify Request</w:t>
      </w:r>
    </w:p>
    <w:p w14:paraId="16B35FE4" w14:textId="77777777" w:rsidR="001F41FA" w:rsidRPr="004F5163" w:rsidRDefault="001F41FA" w:rsidP="001F41FA">
      <w:pPr>
        <w:spacing w:after="0" w:line="240" w:lineRule="exact"/>
        <w:rPr>
          <w:rFonts w:ascii="Arial" w:hAnsi="Arial" w:cs="Arial"/>
          <w:sz w:val="20"/>
          <w:szCs w:val="20"/>
        </w:rPr>
      </w:pPr>
      <w:r w:rsidRPr="004F5163">
        <w:rPr>
          <w:rFonts w:ascii="Arial" w:hAnsi="Arial" w:cs="Arial"/>
          <w:sz w:val="20"/>
          <w:szCs w:val="20"/>
        </w:rPr>
        <w:t>Black – applicable to all suppliers.</w:t>
      </w:r>
    </w:p>
    <w:p w14:paraId="16B35FE5" w14:textId="77777777" w:rsidR="002F1391" w:rsidRDefault="002F1391" w:rsidP="002F1391">
      <w:pPr>
        <w:rPr>
          <w:rFonts w:ascii="Arial" w:hAnsi="Arial" w:cs="Arial"/>
          <w:color w:val="0000FF"/>
          <w:sz w:val="20"/>
          <w:szCs w:val="20"/>
        </w:rPr>
      </w:pPr>
      <w:r w:rsidRPr="00076407">
        <w:rPr>
          <w:rFonts w:ascii="Arial" w:hAnsi="Arial" w:cs="Arial"/>
          <w:color w:val="0000FF"/>
          <w:sz w:val="20"/>
          <w:szCs w:val="20"/>
        </w:rPr>
        <w:t>Blue – applicable to Complete Pricing Plus</w:t>
      </w:r>
    </w:p>
    <w:p w14:paraId="16B35FE6" w14:textId="77777777" w:rsidR="002F1391" w:rsidRPr="00B8460F" w:rsidRDefault="002F1391" w:rsidP="002F1391">
      <w:pPr>
        <w:spacing w:line="240" w:lineRule="exact"/>
        <w:rPr>
          <w:rFonts w:ascii="Arial" w:hAnsi="Arial" w:cs="Arial"/>
          <w:b/>
          <w:i/>
          <w:sz w:val="20"/>
          <w:szCs w:val="20"/>
        </w:rPr>
      </w:pPr>
      <w:r w:rsidRPr="00B8460F">
        <w:rPr>
          <w:rFonts w:ascii="Arial" w:hAnsi="Arial" w:cs="Arial"/>
          <w:b/>
          <w:i/>
          <w:sz w:val="20"/>
          <w:szCs w:val="20"/>
        </w:rPr>
        <w:t>Type column values:</w:t>
      </w:r>
    </w:p>
    <w:p w14:paraId="16B35FE7" w14:textId="77777777" w:rsidR="002F1391" w:rsidRPr="00B8460F" w:rsidRDefault="002F1391" w:rsidP="009C486E">
      <w:pPr>
        <w:tabs>
          <w:tab w:val="left" w:pos="12150"/>
        </w:tabs>
        <w:spacing w:after="0"/>
        <w:ind w:left="720" w:hanging="360"/>
        <w:rPr>
          <w:rFonts w:ascii="Arial" w:hAnsi="Arial" w:cs="Arial"/>
          <w:sz w:val="18"/>
          <w:szCs w:val="18"/>
        </w:rPr>
      </w:pPr>
      <w:r w:rsidRPr="00B8460F">
        <w:rPr>
          <w:rFonts w:ascii="Arial" w:hAnsi="Arial" w:cs="Arial"/>
          <w:b/>
          <w:sz w:val="18"/>
          <w:szCs w:val="18"/>
        </w:rPr>
        <w:t>M</w:t>
      </w:r>
      <w:r w:rsidRPr="00B8460F">
        <w:rPr>
          <w:rFonts w:ascii="Arial" w:hAnsi="Arial" w:cs="Arial"/>
          <w:b/>
          <w:sz w:val="18"/>
          <w:szCs w:val="18"/>
        </w:rPr>
        <w:tab/>
      </w:r>
      <w:r w:rsidRPr="00B8460F">
        <w:rPr>
          <w:rFonts w:ascii="Arial" w:hAnsi="Arial" w:cs="Arial"/>
          <w:sz w:val="18"/>
          <w:szCs w:val="18"/>
        </w:rPr>
        <w:t>Mandatory (will cause an error if not sent)</w:t>
      </w:r>
    </w:p>
    <w:p w14:paraId="16B35FE8" w14:textId="77777777" w:rsidR="002F1391" w:rsidRDefault="002F1391" w:rsidP="009C486E">
      <w:pPr>
        <w:spacing w:after="0"/>
        <w:ind w:left="720" w:hanging="360"/>
        <w:rPr>
          <w:rFonts w:ascii="Arial" w:hAnsi="Arial" w:cs="Arial"/>
          <w:sz w:val="18"/>
          <w:szCs w:val="18"/>
        </w:rPr>
      </w:pPr>
      <w:r w:rsidRPr="00B8460F">
        <w:rPr>
          <w:rFonts w:ascii="Arial" w:hAnsi="Arial" w:cs="Arial"/>
          <w:b/>
          <w:sz w:val="18"/>
          <w:szCs w:val="18"/>
        </w:rPr>
        <w:t>A</w:t>
      </w:r>
      <w:r w:rsidRPr="00B8460F">
        <w:rPr>
          <w:rFonts w:ascii="Arial" w:hAnsi="Arial" w:cs="Arial"/>
          <w:b/>
          <w:sz w:val="18"/>
          <w:szCs w:val="18"/>
        </w:rPr>
        <w:tab/>
      </w:r>
      <w:r w:rsidRPr="00B8460F">
        <w:rPr>
          <w:rFonts w:ascii="Arial" w:hAnsi="Arial" w:cs="Arial"/>
          <w:sz w:val="18"/>
          <w:szCs w:val="18"/>
        </w:rPr>
        <w:t>Applicable/Optional</w:t>
      </w:r>
    </w:p>
    <w:p w14:paraId="16B35FE9" w14:textId="77777777" w:rsidR="00174F7A" w:rsidRPr="009C486E" w:rsidRDefault="00174F7A" w:rsidP="00174F7A">
      <w:pPr>
        <w:ind w:left="720" w:hanging="360"/>
        <w:rPr>
          <w:rFonts w:ascii="Arial" w:hAnsi="Arial" w:cs="Arial"/>
          <w:sz w:val="18"/>
          <w:szCs w:val="18"/>
        </w:rPr>
      </w:pPr>
      <w:r w:rsidRPr="00E07112">
        <w:rPr>
          <w:rFonts w:ascii="Arial" w:hAnsi="Arial" w:cs="Arial"/>
          <w:b/>
          <w:sz w:val="18"/>
          <w:szCs w:val="18"/>
        </w:rPr>
        <w:t>R</w:t>
      </w:r>
      <w:r w:rsidRPr="00E07112">
        <w:rPr>
          <w:rFonts w:ascii="Arial" w:hAnsi="Arial" w:cs="Arial"/>
          <w:b/>
          <w:sz w:val="18"/>
          <w:szCs w:val="18"/>
        </w:rPr>
        <w:tab/>
      </w:r>
      <w:r w:rsidRPr="00E07112">
        <w:rPr>
          <w:rFonts w:ascii="Arial" w:hAnsi="Arial" w:cs="Arial"/>
          <w:sz w:val="18"/>
          <w:szCs w:val="18"/>
        </w:rPr>
        <w:t xml:space="preserve">Required </w:t>
      </w:r>
      <w:r>
        <w:rPr>
          <w:rFonts w:ascii="Arial" w:hAnsi="Arial" w:cs="Arial"/>
          <w:sz w:val="18"/>
          <w:szCs w:val="18"/>
        </w:rPr>
        <w:t>for Certification</w:t>
      </w:r>
    </w:p>
    <w:tbl>
      <w:tblPr>
        <w:tblW w:w="8550" w:type="dxa"/>
        <w:tblInd w:w="10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1440"/>
        <w:gridCol w:w="810"/>
        <w:gridCol w:w="6300"/>
      </w:tblGrid>
      <w:tr w:rsidR="002F1391" w:rsidRPr="007D6ACA" w14:paraId="16B35FED" w14:textId="77777777" w:rsidTr="00C639AF">
        <w:trPr>
          <w:tblHeader/>
        </w:trPr>
        <w:tc>
          <w:tcPr>
            <w:tcW w:w="1440" w:type="dxa"/>
            <w:tcBorders>
              <w:top w:val="single" w:sz="4" w:space="0" w:color="auto"/>
              <w:left w:val="single" w:sz="4" w:space="0" w:color="auto"/>
              <w:bottom w:val="single" w:sz="4" w:space="0" w:color="auto"/>
              <w:right w:val="single" w:sz="4" w:space="0" w:color="auto"/>
            </w:tcBorders>
            <w:shd w:val="pct12" w:color="auto" w:fill="auto"/>
          </w:tcPr>
          <w:p w14:paraId="16B35FEA" w14:textId="77777777" w:rsidR="002F1391" w:rsidRPr="007D6ACA" w:rsidRDefault="002F1391" w:rsidP="00C639AF">
            <w:pPr>
              <w:pStyle w:val="TableText"/>
              <w:rPr>
                <w:b/>
                <w:sz w:val="20"/>
                <w:szCs w:val="20"/>
              </w:rPr>
            </w:pPr>
            <w:r w:rsidRPr="007D6ACA">
              <w:rPr>
                <w:b/>
                <w:sz w:val="20"/>
                <w:szCs w:val="20"/>
              </w:rPr>
              <w:t>Item</w:t>
            </w:r>
          </w:p>
        </w:tc>
        <w:tc>
          <w:tcPr>
            <w:tcW w:w="810" w:type="dxa"/>
            <w:tcBorders>
              <w:top w:val="single" w:sz="4" w:space="0" w:color="auto"/>
              <w:left w:val="single" w:sz="4" w:space="0" w:color="auto"/>
              <w:bottom w:val="single" w:sz="4" w:space="0" w:color="auto"/>
              <w:right w:val="single" w:sz="4" w:space="0" w:color="auto"/>
            </w:tcBorders>
            <w:shd w:val="pct12" w:color="auto" w:fill="auto"/>
          </w:tcPr>
          <w:p w14:paraId="16B35FEB" w14:textId="77777777" w:rsidR="002F1391" w:rsidRPr="007D6ACA" w:rsidRDefault="002F1391" w:rsidP="00C639AF">
            <w:pPr>
              <w:pStyle w:val="TableText"/>
              <w:rPr>
                <w:b/>
                <w:sz w:val="20"/>
                <w:szCs w:val="20"/>
              </w:rPr>
            </w:pPr>
            <w:r w:rsidRPr="007D6ACA">
              <w:rPr>
                <w:b/>
                <w:sz w:val="20"/>
                <w:szCs w:val="20"/>
              </w:rPr>
              <w:t>Type</w:t>
            </w:r>
          </w:p>
        </w:tc>
        <w:tc>
          <w:tcPr>
            <w:tcW w:w="6300" w:type="dxa"/>
            <w:tcBorders>
              <w:top w:val="single" w:sz="4" w:space="0" w:color="auto"/>
              <w:left w:val="single" w:sz="4" w:space="0" w:color="auto"/>
              <w:bottom w:val="single" w:sz="4" w:space="0" w:color="auto"/>
              <w:right w:val="single" w:sz="4" w:space="0" w:color="auto"/>
            </w:tcBorders>
            <w:shd w:val="pct12" w:color="auto" w:fill="auto"/>
          </w:tcPr>
          <w:p w14:paraId="16B35FEC" w14:textId="77777777" w:rsidR="002F1391" w:rsidRPr="007D6ACA" w:rsidRDefault="002F1391" w:rsidP="00C639AF">
            <w:pPr>
              <w:pStyle w:val="TableText"/>
              <w:rPr>
                <w:b/>
                <w:sz w:val="20"/>
                <w:szCs w:val="20"/>
              </w:rPr>
            </w:pPr>
            <w:r w:rsidRPr="007D6ACA">
              <w:rPr>
                <w:b/>
                <w:sz w:val="20"/>
                <w:szCs w:val="20"/>
              </w:rPr>
              <w:t>Data</w:t>
            </w:r>
          </w:p>
        </w:tc>
      </w:tr>
      <w:tr w:rsidR="002F1391" w:rsidRPr="00246331" w14:paraId="16B35FF1"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5FEE" w14:textId="77777777" w:rsidR="002F1391" w:rsidRPr="00246331" w:rsidRDefault="002F1391" w:rsidP="00C639AF">
            <w:pPr>
              <w:rPr>
                <w:rFonts w:ascii="Arial" w:hAnsi="Arial" w:cs="Arial"/>
                <w:color w:val="0000FF"/>
                <w:sz w:val="20"/>
                <w:szCs w:val="20"/>
              </w:rPr>
            </w:pPr>
            <w:r w:rsidRPr="00246331">
              <w:rPr>
                <w:rFonts w:ascii="Arial" w:hAnsi="Arial" w:cs="Arial"/>
                <w:color w:val="0000FF"/>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16B35FEF" w14:textId="77777777" w:rsidR="002F1391" w:rsidRPr="00246331" w:rsidRDefault="002F1391" w:rsidP="00C639AF">
            <w:pPr>
              <w:jc w:val="center"/>
              <w:rPr>
                <w:rFonts w:ascii="Arial" w:hAnsi="Arial" w:cs="Arial"/>
                <w:color w:val="0000FF"/>
                <w:sz w:val="20"/>
                <w:szCs w:val="20"/>
              </w:rPr>
            </w:pPr>
            <w:r w:rsidRPr="00246331">
              <w:rPr>
                <w:rFonts w:ascii="Arial" w:hAnsi="Arial" w:cs="Arial"/>
                <w:color w:val="0000FF"/>
                <w:sz w:val="20"/>
                <w:szCs w:val="20"/>
              </w:rPr>
              <w:t>R</w:t>
            </w:r>
          </w:p>
        </w:tc>
        <w:tc>
          <w:tcPr>
            <w:tcW w:w="6300" w:type="dxa"/>
            <w:tcBorders>
              <w:top w:val="single" w:sz="4" w:space="0" w:color="auto"/>
              <w:left w:val="single" w:sz="4" w:space="0" w:color="auto"/>
              <w:bottom w:val="single" w:sz="4" w:space="0" w:color="auto"/>
              <w:right w:val="single" w:sz="4" w:space="0" w:color="auto"/>
            </w:tcBorders>
            <w:vAlign w:val="center"/>
          </w:tcPr>
          <w:p w14:paraId="16B35FF0" w14:textId="77777777" w:rsidR="002F1391" w:rsidRPr="009B7723" w:rsidRDefault="002F1391" w:rsidP="00C639AF">
            <w:pPr>
              <w:rPr>
                <w:rFonts w:ascii="Arial" w:hAnsi="Arial" w:cs="Arial"/>
                <w:color w:val="0000FF"/>
                <w:sz w:val="20"/>
                <w:szCs w:val="20"/>
              </w:rPr>
            </w:pPr>
            <w:r w:rsidRPr="00246331">
              <w:rPr>
                <w:rFonts w:ascii="Arial" w:hAnsi="Arial" w:cs="Arial"/>
                <w:color w:val="0000FF"/>
                <w:sz w:val="20"/>
                <w:szCs w:val="20"/>
              </w:rPr>
              <w:t>Number and Type of beds</w:t>
            </w:r>
          </w:p>
        </w:tc>
      </w:tr>
      <w:tr w:rsidR="002F1391" w:rsidRPr="00076407" w14:paraId="16B35FF5"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5FF2" w14:textId="77777777" w:rsidR="002F1391" w:rsidRPr="00782A5A" w:rsidRDefault="002F1391" w:rsidP="00C639AF">
            <w:pPr>
              <w:rPr>
                <w:rFonts w:ascii="Arial" w:hAnsi="Arial" w:cs="Arial"/>
              </w:rPr>
            </w:pPr>
            <w:r w:rsidRPr="00782A5A">
              <w:rPr>
                <w:rFonts w:ascii="Arial" w:hAnsi="Arial" w:cs="Arial"/>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16B35FF3" w14:textId="77777777" w:rsidR="002F1391" w:rsidRPr="00246331" w:rsidRDefault="002F1391" w:rsidP="00C639AF">
            <w:pPr>
              <w:jc w:val="center"/>
              <w:rPr>
                <w:rFonts w:ascii="Arial" w:hAnsi="Arial" w:cs="Arial"/>
                <w:sz w:val="20"/>
                <w:szCs w:val="20"/>
              </w:rPr>
            </w:pPr>
            <w:r w:rsidRPr="00246331">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5FF4" w14:textId="77777777" w:rsidR="002F1391" w:rsidRPr="00246331" w:rsidRDefault="002F1391" w:rsidP="00C639AF">
            <w:pPr>
              <w:rPr>
                <w:rFonts w:ascii="Arial" w:hAnsi="Arial" w:cs="Arial"/>
                <w:sz w:val="20"/>
                <w:szCs w:val="20"/>
              </w:rPr>
            </w:pPr>
            <w:r w:rsidRPr="00246331">
              <w:rPr>
                <w:rFonts w:ascii="Arial" w:hAnsi="Arial" w:cs="Arial"/>
                <w:sz w:val="20"/>
                <w:szCs w:val="20"/>
              </w:rPr>
              <w:t>Roll Away Bed Adult with number</w:t>
            </w:r>
          </w:p>
        </w:tc>
      </w:tr>
      <w:tr w:rsidR="002F1391" w:rsidRPr="00076407" w14:paraId="16B35FF9"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5FF6" w14:textId="77777777" w:rsidR="002F1391" w:rsidRPr="00782A5A" w:rsidRDefault="002F1391" w:rsidP="00C639AF">
            <w:pPr>
              <w:rPr>
                <w:rFonts w:ascii="Arial" w:hAnsi="Arial" w:cs="Arial"/>
              </w:rPr>
            </w:pPr>
            <w:r w:rsidRPr="00782A5A">
              <w:rPr>
                <w:rFonts w:ascii="Arial" w:hAnsi="Arial" w:cs="Arial"/>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16B35FF7" w14:textId="77777777" w:rsidR="002F1391" w:rsidRPr="00246331" w:rsidRDefault="002F1391" w:rsidP="00C639AF">
            <w:pPr>
              <w:jc w:val="center"/>
              <w:rPr>
                <w:rFonts w:ascii="Arial" w:hAnsi="Arial" w:cs="Arial"/>
                <w:sz w:val="20"/>
                <w:szCs w:val="20"/>
              </w:rPr>
            </w:pPr>
            <w:r w:rsidRPr="00246331">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5FF8" w14:textId="77777777" w:rsidR="002F1391" w:rsidRPr="00246331" w:rsidRDefault="002F1391" w:rsidP="00C639AF">
            <w:pPr>
              <w:rPr>
                <w:rFonts w:ascii="Arial" w:hAnsi="Arial" w:cs="Arial"/>
                <w:sz w:val="20"/>
                <w:szCs w:val="20"/>
              </w:rPr>
            </w:pPr>
            <w:r w:rsidRPr="00246331">
              <w:rPr>
                <w:rFonts w:ascii="Arial" w:hAnsi="Arial" w:cs="Arial"/>
                <w:sz w:val="20"/>
                <w:szCs w:val="20"/>
              </w:rPr>
              <w:t>Roll Away Bed Child with number</w:t>
            </w:r>
          </w:p>
        </w:tc>
      </w:tr>
      <w:tr w:rsidR="002F1391" w:rsidRPr="00076407" w14:paraId="16B35FFD"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5FFA" w14:textId="77777777" w:rsidR="002F1391" w:rsidRPr="00782A5A" w:rsidRDefault="002F1391" w:rsidP="00C639AF">
            <w:pPr>
              <w:rPr>
                <w:rFonts w:ascii="Arial" w:hAnsi="Arial" w:cs="Arial"/>
              </w:rPr>
            </w:pPr>
            <w:r w:rsidRPr="00782A5A">
              <w:rPr>
                <w:rFonts w:ascii="Arial" w:hAnsi="Arial" w:cs="Arial"/>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16B35FFB" w14:textId="77777777" w:rsidR="002F1391" w:rsidRPr="00246331" w:rsidRDefault="002F1391" w:rsidP="00C639AF">
            <w:pPr>
              <w:jc w:val="center"/>
              <w:rPr>
                <w:rFonts w:ascii="Arial" w:hAnsi="Arial" w:cs="Arial"/>
                <w:sz w:val="20"/>
                <w:szCs w:val="20"/>
              </w:rPr>
            </w:pPr>
            <w:r w:rsidRPr="00246331">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5FFC" w14:textId="77777777" w:rsidR="002F1391" w:rsidRPr="00246331" w:rsidRDefault="002F1391" w:rsidP="00C639AF">
            <w:pPr>
              <w:rPr>
                <w:rFonts w:ascii="Arial" w:hAnsi="Arial" w:cs="Arial"/>
                <w:sz w:val="20"/>
                <w:szCs w:val="20"/>
              </w:rPr>
            </w:pPr>
            <w:r w:rsidRPr="00246331">
              <w:rPr>
                <w:rFonts w:ascii="Arial" w:hAnsi="Arial" w:cs="Arial"/>
                <w:sz w:val="20"/>
                <w:szCs w:val="20"/>
              </w:rPr>
              <w:t>Crib with number</w:t>
            </w:r>
          </w:p>
        </w:tc>
      </w:tr>
      <w:tr w:rsidR="002F1391" w:rsidRPr="00076407" w14:paraId="16B3600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5FFE" w14:textId="77777777" w:rsidR="002F1391" w:rsidRPr="00246331" w:rsidRDefault="002F1391" w:rsidP="00C639AF">
            <w:pPr>
              <w:rPr>
                <w:rFonts w:ascii="Arial" w:hAnsi="Arial" w:cs="Arial"/>
                <w:sz w:val="20"/>
                <w:szCs w:val="20"/>
              </w:rPr>
            </w:pPr>
            <w:r w:rsidRPr="00246331">
              <w:rPr>
                <w:rFonts w:ascii="Arial" w:hAnsi="Arial" w:cs="Arial"/>
                <w:sz w:val="20"/>
                <w:szCs w:val="20"/>
              </w:rPr>
              <w:t>16.RQ</w:t>
            </w:r>
          </w:p>
        </w:tc>
        <w:tc>
          <w:tcPr>
            <w:tcW w:w="810" w:type="dxa"/>
            <w:tcBorders>
              <w:top w:val="single" w:sz="4" w:space="0" w:color="auto"/>
              <w:left w:val="single" w:sz="4" w:space="0" w:color="auto"/>
              <w:bottom w:val="single" w:sz="4" w:space="0" w:color="auto"/>
              <w:right w:val="single" w:sz="4" w:space="0" w:color="auto"/>
            </w:tcBorders>
            <w:vAlign w:val="center"/>
          </w:tcPr>
          <w:p w14:paraId="16B35FFF" w14:textId="77777777" w:rsidR="002F1391" w:rsidRPr="00076407" w:rsidRDefault="002F1391" w:rsidP="00C639AF">
            <w:pPr>
              <w:jc w:val="center"/>
              <w:rPr>
                <w:rFonts w:ascii="Arial" w:hAnsi="Arial" w:cs="Arial"/>
                <w:sz w:val="20"/>
                <w:szCs w:val="20"/>
              </w:rPr>
            </w:pPr>
            <w:r w:rsidRPr="00076407">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6000" w14:textId="77777777" w:rsidR="002F1391" w:rsidRDefault="002F1391" w:rsidP="00C639AF">
            <w:pPr>
              <w:rPr>
                <w:rFonts w:ascii="Arial" w:hAnsi="Arial" w:cs="Arial"/>
                <w:sz w:val="20"/>
                <w:szCs w:val="20"/>
              </w:rPr>
            </w:pPr>
            <w:r>
              <w:rPr>
                <w:rFonts w:ascii="Arial" w:hAnsi="Arial" w:cs="Arial"/>
                <w:sz w:val="20"/>
                <w:szCs w:val="20"/>
              </w:rPr>
              <w:t>Indicates if Total excludes extra option charges (true/false)</w:t>
            </w:r>
          </w:p>
          <w:p w14:paraId="16B36001" w14:textId="77777777" w:rsidR="002F1391" w:rsidRPr="00E54653" w:rsidRDefault="002F1391" w:rsidP="00C639AF">
            <w:pPr>
              <w:rPr>
                <w:rFonts w:ascii="Arial" w:hAnsi="Arial" w:cs="Arial"/>
                <w:sz w:val="20"/>
                <w:szCs w:val="20"/>
              </w:rPr>
            </w:pPr>
            <w:r>
              <w:rPr>
                <w:rFonts w:ascii="Arial" w:hAnsi="Arial" w:cs="Arial"/>
                <w:color w:val="0000FF"/>
                <w:sz w:val="20"/>
                <w:szCs w:val="20"/>
              </w:rPr>
              <w:t>false</w:t>
            </w:r>
            <w:r w:rsidRPr="00076407">
              <w:rPr>
                <w:rFonts w:ascii="Arial" w:hAnsi="Arial" w:cs="Arial"/>
                <w:color w:val="0000FF"/>
                <w:sz w:val="20"/>
                <w:szCs w:val="20"/>
              </w:rPr>
              <w:t>=Approximate Total Plus</w:t>
            </w:r>
            <w:r>
              <w:rPr>
                <w:rFonts w:ascii="Arial" w:hAnsi="Arial" w:cs="Arial"/>
                <w:color w:val="0000FF"/>
                <w:sz w:val="20"/>
                <w:szCs w:val="20"/>
              </w:rPr>
              <w:t>; includes extra option charges</w:t>
            </w:r>
            <w:r w:rsidRPr="00076407">
              <w:rPr>
                <w:rFonts w:ascii="Arial" w:hAnsi="Arial" w:cs="Arial"/>
                <w:color w:val="0000FF"/>
                <w:sz w:val="20"/>
                <w:szCs w:val="20"/>
              </w:rPr>
              <w:br/>
            </w:r>
            <w:r>
              <w:rPr>
                <w:rFonts w:ascii="Arial" w:hAnsi="Arial" w:cs="Arial"/>
                <w:sz w:val="20"/>
                <w:szCs w:val="20"/>
              </w:rPr>
              <w:t>true=</w:t>
            </w:r>
            <w:r w:rsidRPr="00431B41">
              <w:rPr>
                <w:rFonts w:ascii="Arial" w:hAnsi="Arial" w:cs="Arial"/>
                <w:sz w:val="20"/>
                <w:szCs w:val="20"/>
              </w:rPr>
              <w:t>Approximate Total</w:t>
            </w:r>
            <w:r>
              <w:rPr>
                <w:rFonts w:ascii="Arial" w:hAnsi="Arial" w:cs="Arial"/>
                <w:sz w:val="20"/>
                <w:szCs w:val="20"/>
              </w:rPr>
              <w:t>; excludes extra option charges</w:t>
            </w:r>
          </w:p>
        </w:tc>
      </w:tr>
      <w:tr w:rsidR="002F1391" w:rsidRPr="00076407" w14:paraId="16B3600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03" w14:textId="77777777" w:rsidR="002F1391" w:rsidRPr="001F41FA" w:rsidRDefault="002F1391" w:rsidP="00C639AF">
            <w:pPr>
              <w:rPr>
                <w:rFonts w:ascii="Arial" w:hAnsi="Arial" w:cs="Arial"/>
                <w:sz w:val="20"/>
                <w:szCs w:val="20"/>
              </w:rPr>
            </w:pPr>
            <w:r w:rsidRPr="001F41FA">
              <w:rPr>
                <w:rFonts w:ascii="Arial" w:hAnsi="Arial" w:cs="Arial"/>
                <w:sz w:val="20"/>
                <w:szCs w:val="20"/>
              </w:rPr>
              <w:t>18.RQ</w:t>
            </w:r>
          </w:p>
        </w:tc>
        <w:tc>
          <w:tcPr>
            <w:tcW w:w="810" w:type="dxa"/>
            <w:tcBorders>
              <w:top w:val="single" w:sz="4" w:space="0" w:color="auto"/>
              <w:left w:val="single" w:sz="4" w:space="0" w:color="auto"/>
              <w:bottom w:val="single" w:sz="4" w:space="0" w:color="auto"/>
              <w:right w:val="single" w:sz="4" w:space="0" w:color="auto"/>
            </w:tcBorders>
            <w:vAlign w:val="center"/>
          </w:tcPr>
          <w:p w14:paraId="16B36004" w14:textId="77777777" w:rsidR="002F1391" w:rsidRPr="001F41FA" w:rsidRDefault="002F1391" w:rsidP="00C639AF">
            <w:pPr>
              <w:jc w:val="center"/>
              <w:rPr>
                <w:rFonts w:ascii="Arial" w:hAnsi="Arial" w:cs="Arial"/>
                <w:sz w:val="20"/>
                <w:szCs w:val="20"/>
              </w:rPr>
            </w:pPr>
            <w:r w:rsidRPr="001F41FA">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6005" w14:textId="77777777" w:rsidR="002F1391" w:rsidRPr="00076407" w:rsidRDefault="001F41FA" w:rsidP="00C639AF">
            <w:pPr>
              <w:rPr>
                <w:rFonts w:ascii="Arial" w:hAnsi="Arial" w:cs="Arial"/>
                <w:color w:val="0000FF"/>
                <w:sz w:val="20"/>
                <w:szCs w:val="20"/>
              </w:rPr>
            </w:pPr>
            <w:r w:rsidRPr="0035588E">
              <w:rPr>
                <w:rFonts w:ascii="Arial" w:hAnsi="Arial" w:cs="Arial"/>
                <w:sz w:val="20"/>
                <w:szCs w:val="20"/>
              </w:rPr>
              <w:t>Number of Children</w:t>
            </w:r>
            <w:r w:rsidRPr="0035588E">
              <w:rPr>
                <w:rFonts w:ascii="Arial" w:hAnsi="Arial" w:cs="Arial"/>
                <w:sz w:val="20"/>
                <w:szCs w:val="20"/>
              </w:rPr>
              <w:br/>
            </w:r>
            <w:r w:rsidRPr="0035588E">
              <w:rPr>
                <w:rFonts w:ascii="Arial" w:hAnsi="Arial" w:cs="Arial"/>
                <w:i/>
                <w:sz w:val="20"/>
                <w:szCs w:val="20"/>
              </w:rPr>
              <w:t xml:space="preserve">Applicable to Worldspan and </w:t>
            </w:r>
            <w:r w:rsidRPr="0035588E">
              <w:rPr>
                <w:rFonts w:ascii="Arial" w:hAnsi="Arial" w:cs="Arial"/>
                <w:i/>
                <w:color w:val="0000FF"/>
                <w:sz w:val="20"/>
                <w:szCs w:val="20"/>
              </w:rPr>
              <w:t>Galileo/Apollo Complete Pricing Plus</w:t>
            </w:r>
          </w:p>
        </w:tc>
      </w:tr>
      <w:tr w:rsidR="002F1391" w:rsidRPr="00076407" w14:paraId="16B3600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07" w14:textId="77777777" w:rsidR="002F1391" w:rsidRPr="008207C9" w:rsidRDefault="002F1391" w:rsidP="00C639AF">
            <w:pPr>
              <w:rPr>
                <w:rFonts w:ascii="Arial" w:hAnsi="Arial" w:cs="Arial"/>
                <w:color w:val="0000FF"/>
                <w:sz w:val="20"/>
                <w:szCs w:val="20"/>
              </w:rPr>
            </w:pPr>
            <w:r w:rsidRPr="008207C9">
              <w:rPr>
                <w:rFonts w:ascii="Arial" w:hAnsi="Arial" w:cs="Arial"/>
                <w:color w:val="0000FF"/>
                <w:sz w:val="20"/>
                <w:szCs w:val="20"/>
              </w:rPr>
              <w:t>18.RQ</w:t>
            </w:r>
          </w:p>
        </w:tc>
        <w:tc>
          <w:tcPr>
            <w:tcW w:w="810" w:type="dxa"/>
            <w:tcBorders>
              <w:top w:val="single" w:sz="4" w:space="0" w:color="auto"/>
              <w:left w:val="single" w:sz="4" w:space="0" w:color="auto"/>
              <w:bottom w:val="single" w:sz="4" w:space="0" w:color="auto"/>
              <w:right w:val="single" w:sz="4" w:space="0" w:color="auto"/>
            </w:tcBorders>
            <w:vAlign w:val="center"/>
          </w:tcPr>
          <w:p w14:paraId="16B36008" w14:textId="77777777" w:rsidR="002F1391" w:rsidRPr="00076407" w:rsidRDefault="002F1391" w:rsidP="00C639AF">
            <w:pPr>
              <w:jc w:val="center"/>
              <w:rPr>
                <w:rFonts w:ascii="Arial" w:hAnsi="Arial" w:cs="Arial"/>
                <w:color w:val="0000FF"/>
                <w:sz w:val="20"/>
                <w:szCs w:val="20"/>
              </w:rPr>
            </w:pPr>
            <w:r w:rsidRPr="00076407">
              <w:rPr>
                <w:rFonts w:ascii="Arial" w:hAnsi="Arial" w:cs="Arial"/>
                <w:color w:val="0000FF"/>
                <w:sz w:val="20"/>
                <w:szCs w:val="20"/>
              </w:rPr>
              <w:t>R</w:t>
            </w:r>
          </w:p>
        </w:tc>
        <w:tc>
          <w:tcPr>
            <w:tcW w:w="6300" w:type="dxa"/>
            <w:tcBorders>
              <w:top w:val="single" w:sz="4" w:space="0" w:color="auto"/>
              <w:left w:val="single" w:sz="4" w:space="0" w:color="auto"/>
              <w:bottom w:val="single" w:sz="4" w:space="0" w:color="auto"/>
              <w:right w:val="single" w:sz="4" w:space="0" w:color="auto"/>
            </w:tcBorders>
            <w:vAlign w:val="center"/>
          </w:tcPr>
          <w:p w14:paraId="16B36009" w14:textId="77777777" w:rsidR="002F1391" w:rsidRPr="00076407" w:rsidRDefault="002F1391" w:rsidP="00C639AF">
            <w:pPr>
              <w:rPr>
                <w:rFonts w:ascii="Arial" w:hAnsi="Arial" w:cs="Arial"/>
                <w:color w:val="0000FF"/>
                <w:sz w:val="20"/>
                <w:szCs w:val="20"/>
              </w:rPr>
            </w:pPr>
            <w:r w:rsidRPr="00076407">
              <w:rPr>
                <w:rFonts w:ascii="Arial" w:hAnsi="Arial" w:cs="Arial"/>
                <w:color w:val="0000FF"/>
                <w:sz w:val="20"/>
                <w:szCs w:val="20"/>
              </w:rPr>
              <w:t>Ages of Children</w:t>
            </w:r>
          </w:p>
        </w:tc>
      </w:tr>
      <w:tr w:rsidR="002F1391" w:rsidRPr="00076407" w14:paraId="16B3600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0B" w14:textId="77777777" w:rsidR="002F1391" w:rsidRPr="00E1643E" w:rsidRDefault="002F1391" w:rsidP="00C639AF">
            <w:pPr>
              <w:rPr>
                <w:rFonts w:ascii="Arial" w:hAnsi="Arial" w:cs="Arial"/>
                <w:sz w:val="20"/>
                <w:szCs w:val="20"/>
              </w:rPr>
            </w:pPr>
            <w:r w:rsidRPr="00E1643E">
              <w:rPr>
                <w:rFonts w:ascii="Arial" w:hAnsi="Arial" w:cs="Arial"/>
                <w:sz w:val="20"/>
                <w:szCs w:val="20"/>
              </w:rPr>
              <w:t>21.RQ &amp; 26.RQ</w:t>
            </w:r>
          </w:p>
        </w:tc>
        <w:tc>
          <w:tcPr>
            <w:tcW w:w="810" w:type="dxa"/>
            <w:tcBorders>
              <w:top w:val="single" w:sz="4" w:space="0" w:color="auto"/>
              <w:left w:val="single" w:sz="4" w:space="0" w:color="auto"/>
              <w:bottom w:val="single" w:sz="4" w:space="0" w:color="auto"/>
              <w:right w:val="single" w:sz="4" w:space="0" w:color="auto"/>
            </w:tcBorders>
            <w:vAlign w:val="center"/>
          </w:tcPr>
          <w:p w14:paraId="16B3600C" w14:textId="77777777" w:rsidR="002F1391" w:rsidRPr="00E1643E" w:rsidRDefault="002F1391" w:rsidP="00C639AF">
            <w:pPr>
              <w:jc w:val="center"/>
              <w:rPr>
                <w:rFonts w:ascii="Arial" w:hAnsi="Arial" w:cs="Arial"/>
                <w:sz w:val="20"/>
                <w:szCs w:val="20"/>
              </w:rPr>
            </w:pPr>
            <w:r w:rsidRPr="00E1643E">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600D" w14:textId="77777777" w:rsidR="002F1391" w:rsidRPr="00293759" w:rsidRDefault="002F1391" w:rsidP="00C639AF">
            <w:pPr>
              <w:rPr>
                <w:rFonts w:ascii="Arial" w:hAnsi="Arial" w:cs="Arial"/>
                <w:color w:val="0000FF"/>
                <w:sz w:val="20"/>
                <w:szCs w:val="20"/>
              </w:rPr>
            </w:pPr>
            <w:r w:rsidRPr="00E1643E">
              <w:rPr>
                <w:rFonts w:ascii="Arial" w:hAnsi="Arial" w:cs="Arial"/>
                <w:sz w:val="20"/>
                <w:szCs w:val="20"/>
              </w:rPr>
              <w:t>Credit Card Security Code</w:t>
            </w:r>
            <w:r w:rsidR="00E1643E" w:rsidRPr="00E1643E">
              <w:rPr>
                <w:rFonts w:ascii="Arial" w:hAnsi="Arial" w:cs="Arial"/>
                <w:sz w:val="20"/>
                <w:szCs w:val="20"/>
              </w:rPr>
              <w:br/>
            </w:r>
            <w:r w:rsidR="00E1643E" w:rsidRPr="0035588E">
              <w:rPr>
                <w:rFonts w:ascii="Arial" w:hAnsi="Arial" w:cs="Arial"/>
                <w:i/>
                <w:sz w:val="20"/>
                <w:szCs w:val="20"/>
              </w:rPr>
              <w:t xml:space="preserve">Applicable to Worldspan and </w:t>
            </w:r>
            <w:r w:rsidR="00E1643E" w:rsidRPr="0035588E">
              <w:rPr>
                <w:rFonts w:ascii="Arial" w:hAnsi="Arial" w:cs="Arial"/>
                <w:i/>
                <w:color w:val="0000FF"/>
                <w:sz w:val="20"/>
                <w:szCs w:val="20"/>
              </w:rPr>
              <w:t>Galileo/Apollo Complete Pricing Plus</w:t>
            </w:r>
          </w:p>
        </w:tc>
      </w:tr>
      <w:tr w:rsidR="002F1391" w:rsidRPr="00076407" w14:paraId="16B3601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0F" w14:textId="77777777" w:rsidR="002F1391" w:rsidRPr="00E1643E" w:rsidRDefault="002F1391" w:rsidP="00C639AF">
            <w:pPr>
              <w:rPr>
                <w:rFonts w:ascii="Arial" w:hAnsi="Arial" w:cs="Arial"/>
                <w:sz w:val="20"/>
                <w:szCs w:val="20"/>
              </w:rPr>
            </w:pPr>
            <w:r w:rsidRPr="00E1643E">
              <w:rPr>
                <w:rFonts w:ascii="Arial" w:hAnsi="Arial" w:cs="Arial"/>
                <w:sz w:val="20"/>
                <w:szCs w:val="20"/>
              </w:rPr>
              <w:t>22.RQ &amp; 27.RQ</w:t>
            </w:r>
          </w:p>
        </w:tc>
        <w:tc>
          <w:tcPr>
            <w:tcW w:w="810" w:type="dxa"/>
            <w:tcBorders>
              <w:top w:val="single" w:sz="4" w:space="0" w:color="auto"/>
              <w:left w:val="single" w:sz="4" w:space="0" w:color="auto"/>
              <w:bottom w:val="single" w:sz="4" w:space="0" w:color="auto"/>
              <w:right w:val="single" w:sz="4" w:space="0" w:color="auto"/>
            </w:tcBorders>
            <w:vAlign w:val="center"/>
          </w:tcPr>
          <w:p w14:paraId="16B36010" w14:textId="77777777" w:rsidR="002F1391" w:rsidRPr="00E1643E" w:rsidRDefault="002F1391" w:rsidP="00C639AF">
            <w:pPr>
              <w:jc w:val="center"/>
              <w:rPr>
                <w:rFonts w:ascii="Arial" w:hAnsi="Arial" w:cs="Arial"/>
                <w:sz w:val="20"/>
                <w:szCs w:val="20"/>
              </w:rPr>
            </w:pPr>
            <w:r w:rsidRPr="00E1643E">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6011" w14:textId="77777777" w:rsidR="002F1391" w:rsidRPr="00E1643E" w:rsidRDefault="002F1391" w:rsidP="00C639AF">
            <w:pPr>
              <w:rPr>
                <w:rFonts w:ascii="Arial" w:hAnsi="Arial" w:cs="Arial"/>
                <w:sz w:val="20"/>
                <w:szCs w:val="20"/>
              </w:rPr>
            </w:pPr>
            <w:r w:rsidRPr="00E1643E">
              <w:rPr>
                <w:rFonts w:ascii="Arial" w:hAnsi="Arial" w:cs="Arial"/>
                <w:sz w:val="20"/>
                <w:szCs w:val="20"/>
              </w:rPr>
              <w:t>Name on the credit card</w:t>
            </w:r>
            <w:r w:rsidR="00E1643E">
              <w:rPr>
                <w:rFonts w:ascii="Arial" w:hAnsi="Arial" w:cs="Arial"/>
                <w:sz w:val="20"/>
                <w:szCs w:val="20"/>
              </w:rPr>
              <w:br/>
            </w:r>
            <w:r w:rsidR="00E1643E" w:rsidRPr="0035588E">
              <w:rPr>
                <w:rFonts w:ascii="Arial" w:hAnsi="Arial" w:cs="Arial"/>
                <w:i/>
                <w:sz w:val="20"/>
                <w:szCs w:val="20"/>
              </w:rPr>
              <w:t xml:space="preserve">Applicable to Worldspan and </w:t>
            </w:r>
            <w:r w:rsidR="00E1643E" w:rsidRPr="0035588E">
              <w:rPr>
                <w:rFonts w:ascii="Arial" w:hAnsi="Arial" w:cs="Arial"/>
                <w:i/>
                <w:color w:val="0000FF"/>
                <w:sz w:val="20"/>
                <w:szCs w:val="20"/>
              </w:rPr>
              <w:t>Galileo/Apollo Complete Pricing Plus</w:t>
            </w:r>
          </w:p>
        </w:tc>
      </w:tr>
      <w:tr w:rsidR="002F1391" w:rsidRPr="00076407" w14:paraId="16B3601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13" w14:textId="77777777" w:rsidR="002F1391" w:rsidRPr="008207C9" w:rsidRDefault="002F1391" w:rsidP="00C639AF">
            <w:pPr>
              <w:rPr>
                <w:rFonts w:ascii="Arial" w:hAnsi="Arial" w:cs="Arial"/>
                <w:color w:val="0000FF"/>
                <w:sz w:val="20"/>
                <w:szCs w:val="20"/>
              </w:rPr>
            </w:pPr>
            <w:r w:rsidRPr="008207C9">
              <w:rPr>
                <w:rFonts w:ascii="Arial" w:hAnsi="Arial" w:cs="Arial"/>
                <w:color w:val="0000FF"/>
                <w:sz w:val="20"/>
                <w:szCs w:val="20"/>
              </w:rPr>
              <w:t>23.RQ</w:t>
            </w:r>
            <w:r>
              <w:rPr>
                <w:rFonts w:ascii="Arial" w:hAnsi="Arial" w:cs="Arial"/>
                <w:color w:val="0000FF"/>
                <w:sz w:val="20"/>
                <w:szCs w:val="20"/>
              </w:rPr>
              <w:t xml:space="preserve"> &amp; </w:t>
            </w:r>
            <w:r w:rsidRPr="008207C9">
              <w:rPr>
                <w:rFonts w:ascii="Arial" w:hAnsi="Arial" w:cs="Arial"/>
                <w:color w:val="0000FF"/>
                <w:sz w:val="20"/>
                <w:szCs w:val="20"/>
              </w:rPr>
              <w:t>28.RQ</w:t>
            </w:r>
          </w:p>
        </w:tc>
        <w:tc>
          <w:tcPr>
            <w:tcW w:w="810" w:type="dxa"/>
            <w:tcBorders>
              <w:top w:val="single" w:sz="4" w:space="0" w:color="auto"/>
              <w:left w:val="single" w:sz="4" w:space="0" w:color="auto"/>
              <w:bottom w:val="single" w:sz="4" w:space="0" w:color="auto"/>
              <w:right w:val="single" w:sz="4" w:space="0" w:color="auto"/>
            </w:tcBorders>
            <w:vAlign w:val="center"/>
          </w:tcPr>
          <w:p w14:paraId="16B36014" w14:textId="77777777" w:rsidR="002F1391" w:rsidRPr="00076407" w:rsidRDefault="002F1391" w:rsidP="00C639AF">
            <w:pPr>
              <w:jc w:val="center"/>
              <w:rPr>
                <w:rFonts w:ascii="Arial" w:hAnsi="Arial" w:cs="Arial"/>
                <w:color w:val="0000FF"/>
                <w:sz w:val="20"/>
                <w:szCs w:val="20"/>
              </w:rPr>
            </w:pPr>
            <w:r w:rsidRPr="00076407">
              <w:rPr>
                <w:rFonts w:ascii="Arial" w:hAnsi="Arial" w:cs="Arial"/>
                <w:color w:val="0000FF"/>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16B36015" w14:textId="77777777" w:rsidR="002F1391" w:rsidRPr="00076407" w:rsidRDefault="002F1391" w:rsidP="00C639AF">
            <w:pPr>
              <w:rPr>
                <w:rFonts w:ascii="Arial" w:hAnsi="Arial" w:cs="Arial"/>
                <w:color w:val="0000FF"/>
                <w:sz w:val="20"/>
                <w:szCs w:val="20"/>
              </w:rPr>
            </w:pPr>
            <w:r w:rsidRPr="00076407">
              <w:rPr>
                <w:rFonts w:ascii="Arial" w:hAnsi="Arial" w:cs="Arial"/>
                <w:color w:val="0000FF"/>
                <w:sz w:val="20"/>
                <w:szCs w:val="20"/>
              </w:rPr>
              <w:t>Credit Card Billing Address</w:t>
            </w:r>
          </w:p>
        </w:tc>
      </w:tr>
    </w:tbl>
    <w:p w14:paraId="16B36017" w14:textId="77777777" w:rsidR="002F1391" w:rsidRPr="00076407" w:rsidRDefault="002F1391" w:rsidP="002F1391">
      <w:pPr>
        <w:spacing w:after="0"/>
        <w:rPr>
          <w:rFonts w:ascii="Arial" w:hAnsi="Arial" w:cs="Arial"/>
          <w:sz w:val="20"/>
          <w:szCs w:val="20"/>
        </w:rPr>
      </w:pPr>
    </w:p>
    <w:p w14:paraId="16B36018" w14:textId="77777777" w:rsidR="002F1391" w:rsidRPr="00076407" w:rsidRDefault="002F1391" w:rsidP="002F1391">
      <w:pPr>
        <w:pStyle w:val="TableText"/>
        <w:pageBreakBefore/>
        <w:spacing w:line="360" w:lineRule="auto"/>
        <w:rPr>
          <w:b/>
          <w:sz w:val="32"/>
          <w:szCs w:val="32"/>
          <w:u w:val="single"/>
        </w:rPr>
      </w:pPr>
      <w:r>
        <w:rPr>
          <w:b/>
          <w:sz w:val="32"/>
          <w:szCs w:val="32"/>
          <w:u w:val="single"/>
        </w:rPr>
        <w:t>Modify</w:t>
      </w:r>
      <w:r w:rsidRPr="00076407">
        <w:rPr>
          <w:b/>
          <w:sz w:val="32"/>
          <w:szCs w:val="32"/>
          <w:u w:val="single"/>
        </w:rPr>
        <w:t xml:space="preserve"> R</w:t>
      </w:r>
      <w:r>
        <w:rPr>
          <w:b/>
          <w:sz w:val="32"/>
          <w:szCs w:val="32"/>
          <w:u w:val="single"/>
        </w:rPr>
        <w:t>esponse</w:t>
      </w:r>
    </w:p>
    <w:p w14:paraId="16B36019" w14:textId="77777777" w:rsidR="002F1391" w:rsidRPr="004F5163" w:rsidRDefault="002F1391" w:rsidP="002F1391">
      <w:pPr>
        <w:spacing w:after="0" w:line="240" w:lineRule="exact"/>
        <w:rPr>
          <w:rFonts w:ascii="Arial" w:hAnsi="Arial" w:cs="Arial"/>
          <w:sz w:val="20"/>
          <w:szCs w:val="20"/>
        </w:rPr>
      </w:pPr>
      <w:r w:rsidRPr="004F5163">
        <w:rPr>
          <w:rFonts w:ascii="Arial" w:hAnsi="Arial" w:cs="Arial"/>
          <w:sz w:val="20"/>
          <w:szCs w:val="20"/>
        </w:rPr>
        <w:t>Black – applicable to all suppliers.</w:t>
      </w:r>
    </w:p>
    <w:p w14:paraId="16B3601A" w14:textId="77777777" w:rsidR="002F1391" w:rsidRDefault="002F1391" w:rsidP="002F1391">
      <w:pPr>
        <w:rPr>
          <w:rFonts w:ascii="Arial" w:hAnsi="Arial" w:cs="Arial"/>
          <w:color w:val="0000FF"/>
          <w:sz w:val="20"/>
          <w:szCs w:val="20"/>
        </w:rPr>
      </w:pPr>
      <w:r w:rsidRPr="00076407">
        <w:rPr>
          <w:rFonts w:ascii="Arial" w:hAnsi="Arial" w:cs="Arial"/>
          <w:color w:val="0000FF"/>
          <w:sz w:val="20"/>
          <w:szCs w:val="20"/>
        </w:rPr>
        <w:t>Blue – applicable to Complete Pricing Plus</w:t>
      </w:r>
    </w:p>
    <w:p w14:paraId="16B3601B" w14:textId="77777777" w:rsidR="002F1391" w:rsidRPr="00B8460F" w:rsidRDefault="002F1391" w:rsidP="002F1391">
      <w:pPr>
        <w:spacing w:line="240" w:lineRule="exact"/>
        <w:rPr>
          <w:rFonts w:ascii="Arial" w:hAnsi="Arial" w:cs="Arial"/>
          <w:b/>
          <w:i/>
          <w:sz w:val="20"/>
          <w:szCs w:val="20"/>
        </w:rPr>
      </w:pPr>
      <w:r w:rsidRPr="00B8460F">
        <w:rPr>
          <w:rFonts w:ascii="Arial" w:hAnsi="Arial" w:cs="Arial"/>
          <w:b/>
          <w:i/>
          <w:sz w:val="20"/>
          <w:szCs w:val="20"/>
        </w:rPr>
        <w:t>Type column values:</w:t>
      </w:r>
    </w:p>
    <w:p w14:paraId="16B3601C" w14:textId="77777777" w:rsidR="002F1391" w:rsidRPr="00B8460F" w:rsidRDefault="002F1391" w:rsidP="009C486E">
      <w:pPr>
        <w:tabs>
          <w:tab w:val="left" w:pos="12150"/>
        </w:tabs>
        <w:spacing w:after="0"/>
        <w:ind w:left="720" w:hanging="360"/>
        <w:rPr>
          <w:rFonts w:ascii="Arial" w:hAnsi="Arial" w:cs="Arial"/>
          <w:sz w:val="18"/>
          <w:szCs w:val="18"/>
        </w:rPr>
      </w:pPr>
      <w:r w:rsidRPr="00B8460F">
        <w:rPr>
          <w:rFonts w:ascii="Arial" w:hAnsi="Arial" w:cs="Arial"/>
          <w:b/>
          <w:sz w:val="18"/>
          <w:szCs w:val="18"/>
        </w:rPr>
        <w:t>M</w:t>
      </w:r>
      <w:r w:rsidRPr="00B8460F">
        <w:rPr>
          <w:rFonts w:ascii="Arial" w:hAnsi="Arial" w:cs="Arial"/>
          <w:b/>
          <w:sz w:val="18"/>
          <w:szCs w:val="18"/>
        </w:rPr>
        <w:tab/>
      </w:r>
      <w:r w:rsidRPr="00B8460F">
        <w:rPr>
          <w:rFonts w:ascii="Arial" w:hAnsi="Arial" w:cs="Arial"/>
          <w:sz w:val="18"/>
          <w:szCs w:val="18"/>
        </w:rPr>
        <w:t>Mandatory (will cause an error if not sent)</w:t>
      </w:r>
    </w:p>
    <w:p w14:paraId="16B3601D" w14:textId="77777777" w:rsidR="002F1391" w:rsidRDefault="002F1391" w:rsidP="009C486E">
      <w:pPr>
        <w:spacing w:after="0"/>
        <w:ind w:left="720" w:hanging="360"/>
        <w:rPr>
          <w:rFonts w:ascii="Arial" w:hAnsi="Arial" w:cs="Arial"/>
          <w:sz w:val="18"/>
          <w:szCs w:val="18"/>
        </w:rPr>
      </w:pPr>
      <w:r w:rsidRPr="00B8460F">
        <w:rPr>
          <w:rFonts w:ascii="Arial" w:hAnsi="Arial" w:cs="Arial"/>
          <w:b/>
          <w:sz w:val="18"/>
          <w:szCs w:val="18"/>
        </w:rPr>
        <w:t>A</w:t>
      </w:r>
      <w:r w:rsidRPr="00B8460F">
        <w:rPr>
          <w:rFonts w:ascii="Arial" w:hAnsi="Arial" w:cs="Arial"/>
          <w:b/>
          <w:sz w:val="18"/>
          <w:szCs w:val="18"/>
        </w:rPr>
        <w:tab/>
      </w:r>
      <w:r w:rsidRPr="00B8460F">
        <w:rPr>
          <w:rFonts w:ascii="Arial" w:hAnsi="Arial" w:cs="Arial"/>
          <w:sz w:val="18"/>
          <w:szCs w:val="18"/>
        </w:rPr>
        <w:t>Applicable/Optional</w:t>
      </w:r>
    </w:p>
    <w:p w14:paraId="16B3601E" w14:textId="77777777" w:rsidR="00174F7A" w:rsidRPr="009C486E" w:rsidRDefault="00174F7A" w:rsidP="00174F7A">
      <w:pPr>
        <w:ind w:left="720" w:hanging="360"/>
        <w:rPr>
          <w:rFonts w:ascii="Arial" w:hAnsi="Arial" w:cs="Arial"/>
          <w:sz w:val="18"/>
          <w:szCs w:val="18"/>
        </w:rPr>
      </w:pPr>
      <w:r w:rsidRPr="00E07112">
        <w:rPr>
          <w:rFonts w:ascii="Arial" w:hAnsi="Arial" w:cs="Arial"/>
          <w:b/>
          <w:sz w:val="18"/>
          <w:szCs w:val="18"/>
        </w:rPr>
        <w:t>R</w:t>
      </w:r>
      <w:r w:rsidRPr="00E07112">
        <w:rPr>
          <w:rFonts w:ascii="Arial" w:hAnsi="Arial" w:cs="Arial"/>
          <w:b/>
          <w:sz w:val="18"/>
          <w:szCs w:val="18"/>
        </w:rPr>
        <w:tab/>
      </w:r>
      <w:r w:rsidRPr="00E07112">
        <w:rPr>
          <w:rFonts w:ascii="Arial" w:hAnsi="Arial" w:cs="Arial"/>
          <w:sz w:val="18"/>
          <w:szCs w:val="18"/>
        </w:rPr>
        <w:t xml:space="preserve">Required </w:t>
      </w:r>
      <w:r>
        <w:rPr>
          <w:rFonts w:ascii="Arial" w:hAnsi="Arial" w:cs="Arial"/>
          <w:sz w:val="18"/>
          <w:szCs w:val="18"/>
        </w:rPr>
        <w:t>for Certification</w:t>
      </w:r>
    </w:p>
    <w:tbl>
      <w:tblPr>
        <w:tblW w:w="7291"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1440"/>
        <w:gridCol w:w="810"/>
        <w:gridCol w:w="5035"/>
        <w:gridCol w:w="6"/>
      </w:tblGrid>
      <w:tr w:rsidR="002F1391" w:rsidRPr="008518F9" w14:paraId="16B36022" w14:textId="77777777" w:rsidTr="00C639AF">
        <w:trPr>
          <w:gridAfter w:val="1"/>
          <w:wAfter w:w="6" w:type="dxa"/>
          <w:tblHeader/>
        </w:trPr>
        <w:tc>
          <w:tcPr>
            <w:tcW w:w="1440" w:type="dxa"/>
            <w:tcBorders>
              <w:top w:val="single" w:sz="4" w:space="0" w:color="auto"/>
              <w:left w:val="single" w:sz="4" w:space="0" w:color="auto"/>
              <w:bottom w:val="single" w:sz="4" w:space="0" w:color="auto"/>
              <w:right w:val="single" w:sz="4" w:space="0" w:color="auto"/>
            </w:tcBorders>
            <w:shd w:val="pct12" w:color="auto" w:fill="auto"/>
          </w:tcPr>
          <w:p w14:paraId="16B3601F" w14:textId="77777777" w:rsidR="002F1391" w:rsidRPr="008518F9" w:rsidRDefault="002F1391" w:rsidP="00C639AF">
            <w:pPr>
              <w:pStyle w:val="TableText"/>
              <w:rPr>
                <w:b/>
                <w:sz w:val="20"/>
                <w:szCs w:val="20"/>
              </w:rPr>
            </w:pPr>
            <w:r w:rsidRPr="008518F9">
              <w:rPr>
                <w:b/>
                <w:sz w:val="20"/>
                <w:szCs w:val="20"/>
              </w:rPr>
              <w:t>Item</w:t>
            </w:r>
          </w:p>
        </w:tc>
        <w:tc>
          <w:tcPr>
            <w:tcW w:w="810" w:type="dxa"/>
            <w:tcBorders>
              <w:top w:val="single" w:sz="4" w:space="0" w:color="auto"/>
              <w:left w:val="single" w:sz="4" w:space="0" w:color="auto"/>
              <w:bottom w:val="single" w:sz="4" w:space="0" w:color="auto"/>
              <w:right w:val="single" w:sz="4" w:space="0" w:color="auto"/>
            </w:tcBorders>
            <w:shd w:val="pct12" w:color="auto" w:fill="auto"/>
          </w:tcPr>
          <w:p w14:paraId="16B36020" w14:textId="77777777" w:rsidR="002F1391" w:rsidRPr="008518F9" w:rsidRDefault="002F1391" w:rsidP="00C639AF">
            <w:pPr>
              <w:pStyle w:val="TableText"/>
              <w:rPr>
                <w:b/>
                <w:sz w:val="20"/>
                <w:szCs w:val="20"/>
              </w:rPr>
            </w:pPr>
            <w:r>
              <w:rPr>
                <w:b/>
                <w:sz w:val="20"/>
                <w:szCs w:val="20"/>
              </w:rPr>
              <w:t>Type</w:t>
            </w:r>
          </w:p>
        </w:tc>
        <w:tc>
          <w:tcPr>
            <w:tcW w:w="5035" w:type="dxa"/>
            <w:tcBorders>
              <w:top w:val="single" w:sz="4" w:space="0" w:color="auto"/>
              <w:left w:val="single" w:sz="4" w:space="0" w:color="auto"/>
              <w:bottom w:val="single" w:sz="4" w:space="0" w:color="auto"/>
              <w:right w:val="single" w:sz="4" w:space="0" w:color="auto"/>
            </w:tcBorders>
            <w:shd w:val="pct12" w:color="auto" w:fill="auto"/>
          </w:tcPr>
          <w:p w14:paraId="16B36021" w14:textId="77777777" w:rsidR="002F1391" w:rsidRPr="008518F9" w:rsidRDefault="002F1391" w:rsidP="00C639AF">
            <w:pPr>
              <w:pStyle w:val="TableText"/>
              <w:rPr>
                <w:b/>
                <w:sz w:val="20"/>
                <w:szCs w:val="20"/>
              </w:rPr>
            </w:pPr>
            <w:r w:rsidRPr="008518F9">
              <w:rPr>
                <w:b/>
                <w:sz w:val="20"/>
                <w:szCs w:val="20"/>
              </w:rPr>
              <w:t>Data</w:t>
            </w:r>
          </w:p>
        </w:tc>
      </w:tr>
      <w:tr w:rsidR="002F1391" w:rsidRPr="004F5163" w14:paraId="16B3602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23" w14:textId="77777777" w:rsidR="002F1391" w:rsidRPr="004F5163" w:rsidRDefault="002F1391" w:rsidP="00C639AF">
            <w:pPr>
              <w:rPr>
                <w:rFonts w:ascii="Arial" w:hAnsi="Arial" w:cs="Arial"/>
                <w:sz w:val="20"/>
                <w:szCs w:val="20"/>
              </w:rPr>
            </w:pPr>
            <w:r w:rsidRPr="004F5163">
              <w:rPr>
                <w:rFonts w:ascii="Arial" w:hAnsi="Arial" w:cs="Arial"/>
                <w:sz w:val="20"/>
                <w:szCs w:val="20"/>
              </w:rPr>
              <w:t>8.RS</w:t>
            </w:r>
          </w:p>
        </w:tc>
        <w:tc>
          <w:tcPr>
            <w:tcW w:w="810" w:type="dxa"/>
            <w:tcBorders>
              <w:top w:val="single" w:sz="4" w:space="0" w:color="auto"/>
              <w:left w:val="single" w:sz="4" w:space="0" w:color="auto"/>
              <w:bottom w:val="single" w:sz="4" w:space="0" w:color="auto"/>
              <w:right w:val="single" w:sz="4" w:space="0" w:color="auto"/>
            </w:tcBorders>
            <w:vAlign w:val="center"/>
          </w:tcPr>
          <w:p w14:paraId="16B36024"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25"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View from the room</w:t>
            </w:r>
          </w:p>
        </w:tc>
      </w:tr>
      <w:tr w:rsidR="002F1391" w:rsidRPr="004F5163" w14:paraId="16B3602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27" w14:textId="77777777" w:rsidR="002F1391" w:rsidRPr="004F5163" w:rsidRDefault="002F1391" w:rsidP="00C639AF">
            <w:pPr>
              <w:rPr>
                <w:rFonts w:ascii="Arial" w:hAnsi="Arial" w:cs="Arial"/>
                <w:sz w:val="20"/>
                <w:szCs w:val="20"/>
              </w:rPr>
            </w:pPr>
            <w:r w:rsidRPr="004F5163">
              <w:rPr>
                <w:rFonts w:ascii="Arial" w:hAnsi="Arial" w:cs="Arial"/>
                <w:sz w:val="20"/>
                <w:szCs w:val="20"/>
              </w:rPr>
              <w:t>13.RS</w:t>
            </w:r>
          </w:p>
        </w:tc>
        <w:tc>
          <w:tcPr>
            <w:tcW w:w="810" w:type="dxa"/>
            <w:tcBorders>
              <w:top w:val="single" w:sz="4" w:space="0" w:color="auto"/>
              <w:left w:val="single" w:sz="4" w:space="0" w:color="auto"/>
              <w:bottom w:val="single" w:sz="4" w:space="0" w:color="auto"/>
              <w:right w:val="single" w:sz="4" w:space="0" w:color="auto"/>
            </w:tcBorders>
            <w:vAlign w:val="center"/>
          </w:tcPr>
          <w:p w14:paraId="16B36028"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29"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Number and Type of beds</w:t>
            </w:r>
          </w:p>
        </w:tc>
      </w:tr>
      <w:tr w:rsidR="002F1391" w:rsidRPr="004F5163" w14:paraId="16B3602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2B" w14:textId="77777777" w:rsidR="002F1391" w:rsidRPr="004F5163" w:rsidRDefault="002F1391" w:rsidP="00C639AF">
            <w:pPr>
              <w:rPr>
                <w:rFonts w:ascii="Arial" w:hAnsi="Arial" w:cs="Arial"/>
                <w:sz w:val="20"/>
                <w:szCs w:val="20"/>
              </w:rPr>
            </w:pPr>
            <w:r w:rsidRPr="004F5163">
              <w:rPr>
                <w:rFonts w:ascii="Arial" w:hAnsi="Arial" w:cs="Arial"/>
                <w:sz w:val="20"/>
                <w:szCs w:val="20"/>
              </w:rPr>
              <w:t>13.RS</w:t>
            </w:r>
          </w:p>
        </w:tc>
        <w:tc>
          <w:tcPr>
            <w:tcW w:w="810" w:type="dxa"/>
            <w:tcBorders>
              <w:top w:val="single" w:sz="4" w:space="0" w:color="auto"/>
              <w:left w:val="single" w:sz="4" w:space="0" w:color="auto"/>
              <w:bottom w:val="single" w:sz="4" w:space="0" w:color="auto"/>
              <w:right w:val="single" w:sz="4" w:space="0" w:color="auto"/>
            </w:tcBorders>
            <w:vAlign w:val="center"/>
          </w:tcPr>
          <w:p w14:paraId="16B3602C"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2D"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Indicates if the room is smoking or not (true/false)</w:t>
            </w:r>
          </w:p>
        </w:tc>
      </w:tr>
      <w:tr w:rsidR="002F1391" w:rsidRPr="004F5163" w14:paraId="16B3603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2F" w14:textId="77777777" w:rsidR="002F1391" w:rsidRPr="004F5163" w:rsidRDefault="002F1391" w:rsidP="00C639AF">
            <w:pPr>
              <w:rPr>
                <w:rFonts w:ascii="Arial" w:hAnsi="Arial" w:cs="Arial"/>
                <w:sz w:val="20"/>
                <w:szCs w:val="20"/>
              </w:rPr>
            </w:pPr>
            <w:r w:rsidRPr="004F5163">
              <w:rPr>
                <w:rFonts w:ascii="Arial" w:hAnsi="Arial" w:cs="Arial"/>
                <w:sz w:val="20"/>
                <w:szCs w:val="20"/>
              </w:rPr>
              <w:t>14.RS</w:t>
            </w:r>
          </w:p>
        </w:tc>
        <w:tc>
          <w:tcPr>
            <w:tcW w:w="810" w:type="dxa"/>
            <w:tcBorders>
              <w:top w:val="single" w:sz="4" w:space="0" w:color="auto"/>
              <w:left w:val="single" w:sz="4" w:space="0" w:color="auto"/>
              <w:bottom w:val="single" w:sz="4" w:space="0" w:color="auto"/>
              <w:right w:val="single" w:sz="4" w:space="0" w:color="auto"/>
            </w:tcBorders>
            <w:vAlign w:val="center"/>
          </w:tcPr>
          <w:p w14:paraId="16B36030"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31"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Credentials required for booking (true/false)</w:t>
            </w:r>
          </w:p>
        </w:tc>
      </w:tr>
      <w:tr w:rsidR="002F1391" w:rsidRPr="004F5163" w14:paraId="16B3603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33" w14:textId="77777777" w:rsidR="002F1391" w:rsidRPr="004F5163" w:rsidRDefault="002F1391" w:rsidP="00C639AF">
            <w:pPr>
              <w:rPr>
                <w:rFonts w:ascii="Arial" w:hAnsi="Arial" w:cs="Arial"/>
                <w:sz w:val="20"/>
                <w:szCs w:val="20"/>
              </w:rPr>
            </w:pPr>
            <w:r w:rsidRPr="004F5163">
              <w:rPr>
                <w:rFonts w:ascii="Arial" w:hAnsi="Arial" w:cs="Arial"/>
                <w:sz w:val="20"/>
                <w:szCs w:val="20"/>
              </w:rPr>
              <w:t>15.RS</w:t>
            </w:r>
          </w:p>
        </w:tc>
        <w:tc>
          <w:tcPr>
            <w:tcW w:w="810" w:type="dxa"/>
            <w:tcBorders>
              <w:top w:val="single" w:sz="4" w:space="0" w:color="auto"/>
              <w:left w:val="single" w:sz="4" w:space="0" w:color="auto"/>
              <w:bottom w:val="single" w:sz="4" w:space="0" w:color="auto"/>
              <w:right w:val="single" w:sz="4" w:space="0" w:color="auto"/>
            </w:tcBorders>
            <w:vAlign w:val="center"/>
          </w:tcPr>
          <w:p w14:paraId="16B36034" w14:textId="77777777" w:rsidR="002F1391" w:rsidRPr="00A1595B" w:rsidRDefault="002F1391" w:rsidP="00C639AF">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35" w14:textId="77777777" w:rsidR="002F1391" w:rsidRPr="004F5163" w:rsidRDefault="002F1391" w:rsidP="00C639AF">
            <w:pPr>
              <w:rPr>
                <w:rFonts w:ascii="Arial" w:hAnsi="Arial" w:cs="Arial"/>
                <w:sz w:val="20"/>
                <w:szCs w:val="20"/>
              </w:rPr>
            </w:pPr>
            <w:r w:rsidRPr="004F5163">
              <w:rPr>
                <w:rFonts w:ascii="Arial" w:hAnsi="Arial" w:cs="Arial"/>
                <w:sz w:val="20"/>
                <w:szCs w:val="20"/>
              </w:rPr>
              <w:t xml:space="preserve">The time </w:t>
            </w:r>
            <w:r>
              <w:rPr>
                <w:rFonts w:ascii="Arial" w:hAnsi="Arial" w:cs="Arial"/>
                <w:sz w:val="20"/>
                <w:szCs w:val="20"/>
              </w:rPr>
              <w:t>t</w:t>
            </w:r>
            <w:r w:rsidRPr="004F5163">
              <w:rPr>
                <w:rFonts w:ascii="Arial" w:hAnsi="Arial" w:cs="Arial"/>
                <w:sz w:val="20"/>
                <w:szCs w:val="20"/>
              </w:rPr>
              <w:t>hat the Room will be held without a guarantee.</w:t>
            </w:r>
          </w:p>
        </w:tc>
      </w:tr>
      <w:tr w:rsidR="002F1391" w:rsidRPr="004F5163" w14:paraId="16B3603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37" w14:textId="77777777" w:rsidR="002F1391" w:rsidRPr="00293759" w:rsidRDefault="002F1391" w:rsidP="00C639AF">
            <w:pPr>
              <w:rPr>
                <w:rFonts w:ascii="Arial" w:hAnsi="Arial" w:cs="Arial"/>
                <w:sz w:val="20"/>
                <w:szCs w:val="20"/>
              </w:rPr>
            </w:pPr>
            <w:r w:rsidRPr="00293759">
              <w:rPr>
                <w:rFonts w:ascii="Arial" w:hAnsi="Arial" w:cs="Arial"/>
                <w:sz w:val="20"/>
                <w:szCs w:val="20"/>
              </w:rPr>
              <w:t>16.RS</w:t>
            </w:r>
          </w:p>
        </w:tc>
        <w:tc>
          <w:tcPr>
            <w:tcW w:w="810" w:type="dxa"/>
            <w:tcBorders>
              <w:top w:val="single" w:sz="4" w:space="0" w:color="auto"/>
              <w:left w:val="single" w:sz="4" w:space="0" w:color="auto"/>
              <w:bottom w:val="single" w:sz="4" w:space="0" w:color="auto"/>
              <w:right w:val="single" w:sz="4" w:space="0" w:color="auto"/>
            </w:tcBorders>
            <w:vAlign w:val="center"/>
          </w:tcPr>
          <w:p w14:paraId="16B36038" w14:textId="77777777" w:rsidR="002F1391" w:rsidRPr="00A1595B" w:rsidRDefault="002F1391" w:rsidP="00C639AF">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39" w14:textId="77777777" w:rsidR="002F1391" w:rsidRPr="004F5163" w:rsidRDefault="002F1391" w:rsidP="00C639AF">
            <w:pPr>
              <w:rPr>
                <w:rFonts w:ascii="Arial" w:hAnsi="Arial" w:cs="Arial"/>
                <w:sz w:val="20"/>
                <w:szCs w:val="20"/>
              </w:rPr>
            </w:pPr>
            <w:r w:rsidRPr="004F5163">
              <w:rPr>
                <w:rFonts w:ascii="Arial" w:hAnsi="Arial" w:cs="Arial"/>
                <w:sz w:val="20"/>
                <w:szCs w:val="20"/>
              </w:rPr>
              <w:t>The date and time before a deadline for a Payment goes into effect</w:t>
            </w:r>
          </w:p>
        </w:tc>
      </w:tr>
      <w:tr w:rsidR="002F1391" w:rsidRPr="004F5163" w14:paraId="16B3603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3B" w14:textId="77777777" w:rsidR="002F1391" w:rsidRPr="00293759" w:rsidRDefault="002F1391" w:rsidP="00C639AF">
            <w:pPr>
              <w:rPr>
                <w:rFonts w:ascii="Arial" w:hAnsi="Arial" w:cs="Arial"/>
                <w:sz w:val="20"/>
                <w:szCs w:val="20"/>
              </w:rPr>
            </w:pPr>
            <w:r w:rsidRPr="00293759">
              <w:rPr>
                <w:rFonts w:ascii="Arial" w:hAnsi="Arial" w:cs="Arial"/>
                <w:sz w:val="20"/>
                <w:szCs w:val="20"/>
              </w:rPr>
              <w:t>16.RS</w:t>
            </w:r>
          </w:p>
        </w:tc>
        <w:tc>
          <w:tcPr>
            <w:tcW w:w="810" w:type="dxa"/>
            <w:tcBorders>
              <w:top w:val="single" w:sz="4" w:space="0" w:color="auto"/>
              <w:left w:val="single" w:sz="4" w:space="0" w:color="auto"/>
              <w:bottom w:val="single" w:sz="4" w:space="0" w:color="auto"/>
              <w:right w:val="single" w:sz="4" w:space="0" w:color="auto"/>
            </w:tcBorders>
            <w:vAlign w:val="center"/>
          </w:tcPr>
          <w:p w14:paraId="16B3603C" w14:textId="77777777" w:rsidR="002F1391" w:rsidRPr="00A1595B" w:rsidRDefault="002F1391" w:rsidP="00C639AF">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3D" w14:textId="77777777" w:rsidR="002F1391" w:rsidRPr="004F5163" w:rsidRDefault="002F1391" w:rsidP="00C639AF">
            <w:pPr>
              <w:rPr>
                <w:rFonts w:ascii="Arial" w:hAnsi="Arial" w:cs="Arial"/>
                <w:sz w:val="20"/>
                <w:szCs w:val="20"/>
              </w:rPr>
            </w:pPr>
            <w:r w:rsidRPr="004F5163">
              <w:rPr>
                <w:rFonts w:ascii="Arial" w:hAnsi="Arial" w:cs="Arial"/>
                <w:sz w:val="20"/>
                <w:szCs w:val="20"/>
              </w:rPr>
              <w:t>Indicates how the unit of time is applied to the date. (BeforeArrival/AfterBooking)</w:t>
            </w:r>
          </w:p>
        </w:tc>
      </w:tr>
      <w:tr w:rsidR="002F1391" w:rsidRPr="004F5163" w14:paraId="16B3604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3F" w14:textId="77777777" w:rsidR="002F1391" w:rsidRPr="00293759" w:rsidRDefault="002F1391" w:rsidP="00C639AF">
            <w:pPr>
              <w:rPr>
                <w:rFonts w:ascii="Arial" w:hAnsi="Arial" w:cs="Arial"/>
                <w:sz w:val="20"/>
                <w:szCs w:val="20"/>
              </w:rPr>
            </w:pPr>
            <w:r w:rsidRPr="00293759">
              <w:rPr>
                <w:rFonts w:ascii="Arial" w:hAnsi="Arial" w:cs="Arial"/>
                <w:sz w:val="20"/>
                <w:szCs w:val="20"/>
              </w:rPr>
              <w:t>16.RS</w:t>
            </w:r>
          </w:p>
        </w:tc>
        <w:tc>
          <w:tcPr>
            <w:tcW w:w="810" w:type="dxa"/>
            <w:tcBorders>
              <w:top w:val="single" w:sz="4" w:space="0" w:color="auto"/>
              <w:left w:val="single" w:sz="4" w:space="0" w:color="auto"/>
              <w:bottom w:val="single" w:sz="4" w:space="0" w:color="auto"/>
              <w:right w:val="single" w:sz="4" w:space="0" w:color="auto"/>
            </w:tcBorders>
            <w:vAlign w:val="center"/>
          </w:tcPr>
          <w:p w14:paraId="16B36040" w14:textId="77777777" w:rsidR="002F1391" w:rsidRPr="00A1595B" w:rsidRDefault="002F1391" w:rsidP="00C639AF">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41" w14:textId="77777777" w:rsidR="002F1391" w:rsidRPr="004F5163" w:rsidRDefault="002F1391" w:rsidP="00C639AF">
            <w:pPr>
              <w:spacing w:line="240" w:lineRule="exact"/>
              <w:rPr>
                <w:rFonts w:ascii="Arial" w:hAnsi="Arial" w:cs="Arial"/>
                <w:sz w:val="20"/>
                <w:szCs w:val="20"/>
              </w:rPr>
            </w:pPr>
            <w:r w:rsidRPr="004F5163">
              <w:rPr>
                <w:rFonts w:ascii="Arial" w:hAnsi="Arial" w:cs="Arial"/>
                <w:sz w:val="20"/>
                <w:szCs w:val="20"/>
              </w:rPr>
              <w:t xml:space="preserve">Unit of Time (Year/Month/Week/Day/Hour) </w:t>
            </w:r>
          </w:p>
        </w:tc>
      </w:tr>
      <w:tr w:rsidR="002F1391" w:rsidRPr="004F5163" w14:paraId="16B3604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43" w14:textId="77777777" w:rsidR="002F1391" w:rsidRPr="0015621E" w:rsidRDefault="002F1391" w:rsidP="00C639AF">
            <w:pPr>
              <w:rPr>
                <w:rFonts w:ascii="Arial" w:hAnsi="Arial" w:cs="Arial"/>
                <w:sz w:val="20"/>
                <w:szCs w:val="20"/>
              </w:rPr>
            </w:pPr>
            <w:r w:rsidRPr="00293759">
              <w:rPr>
                <w:rFonts w:ascii="Arial" w:hAnsi="Arial" w:cs="Arial"/>
                <w:sz w:val="20"/>
                <w:szCs w:val="20"/>
              </w:rPr>
              <w:t>18.RS</w:t>
            </w:r>
          </w:p>
        </w:tc>
        <w:tc>
          <w:tcPr>
            <w:tcW w:w="810" w:type="dxa"/>
            <w:tcBorders>
              <w:top w:val="single" w:sz="4" w:space="0" w:color="auto"/>
              <w:left w:val="single" w:sz="4" w:space="0" w:color="auto"/>
              <w:bottom w:val="single" w:sz="4" w:space="0" w:color="auto"/>
              <w:right w:val="single" w:sz="4" w:space="0" w:color="auto"/>
            </w:tcBorders>
            <w:vAlign w:val="center"/>
          </w:tcPr>
          <w:p w14:paraId="16B36044"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45"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Stay is non-refundable (true/false)</w:t>
            </w:r>
          </w:p>
        </w:tc>
      </w:tr>
      <w:tr w:rsidR="002F1391" w:rsidRPr="004F5163" w14:paraId="16B3604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47" w14:textId="77777777" w:rsidR="002F1391" w:rsidRPr="004F5163" w:rsidRDefault="002F1391" w:rsidP="00C639AF">
            <w:pPr>
              <w:rPr>
                <w:rFonts w:ascii="Arial" w:hAnsi="Arial" w:cs="Arial"/>
                <w:sz w:val="20"/>
                <w:szCs w:val="20"/>
              </w:rPr>
            </w:pPr>
            <w:r w:rsidRPr="004F5163">
              <w:rPr>
                <w:rFonts w:ascii="Arial" w:hAnsi="Arial" w:cs="Arial"/>
                <w:sz w:val="20"/>
                <w:szCs w:val="20"/>
              </w:rPr>
              <w:t>19.RS</w:t>
            </w:r>
          </w:p>
        </w:tc>
        <w:tc>
          <w:tcPr>
            <w:tcW w:w="810" w:type="dxa"/>
            <w:tcBorders>
              <w:top w:val="single" w:sz="4" w:space="0" w:color="auto"/>
              <w:left w:val="single" w:sz="4" w:space="0" w:color="auto"/>
              <w:bottom w:val="single" w:sz="4" w:space="0" w:color="auto"/>
              <w:right w:val="single" w:sz="4" w:space="0" w:color="auto"/>
            </w:tcBorders>
            <w:vAlign w:val="center"/>
          </w:tcPr>
          <w:p w14:paraId="16B36048"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49"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 xml:space="preserve">Last date and time the reservation can be </w:t>
            </w:r>
            <w:r>
              <w:rPr>
                <w:rFonts w:ascii="Arial" w:hAnsi="Arial" w:cs="Arial"/>
                <w:sz w:val="20"/>
                <w:szCs w:val="20"/>
              </w:rPr>
              <w:t>c</w:t>
            </w:r>
            <w:r w:rsidRPr="004F5163">
              <w:rPr>
                <w:rFonts w:ascii="Arial" w:hAnsi="Arial" w:cs="Arial"/>
                <w:sz w:val="20"/>
                <w:szCs w:val="20"/>
              </w:rPr>
              <w:t>anceled without penalty</w:t>
            </w:r>
          </w:p>
        </w:tc>
      </w:tr>
      <w:tr w:rsidR="002F1391" w:rsidRPr="004F5163" w14:paraId="16B3604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4B" w14:textId="77777777" w:rsidR="002F1391" w:rsidRPr="004F5163" w:rsidRDefault="002F1391" w:rsidP="00C639AF">
            <w:pPr>
              <w:rPr>
                <w:rFonts w:ascii="Arial" w:hAnsi="Arial" w:cs="Arial"/>
                <w:sz w:val="20"/>
                <w:szCs w:val="20"/>
              </w:rPr>
            </w:pPr>
            <w:r w:rsidRPr="004F5163">
              <w:rPr>
                <w:rFonts w:ascii="Arial" w:hAnsi="Arial" w:cs="Arial"/>
                <w:sz w:val="20"/>
                <w:szCs w:val="20"/>
              </w:rPr>
              <w:t>19.RS</w:t>
            </w:r>
          </w:p>
        </w:tc>
        <w:tc>
          <w:tcPr>
            <w:tcW w:w="810" w:type="dxa"/>
            <w:tcBorders>
              <w:top w:val="single" w:sz="4" w:space="0" w:color="auto"/>
              <w:left w:val="single" w:sz="4" w:space="0" w:color="auto"/>
              <w:bottom w:val="single" w:sz="4" w:space="0" w:color="auto"/>
              <w:right w:val="single" w:sz="4" w:space="0" w:color="auto"/>
            </w:tcBorders>
            <w:vAlign w:val="center"/>
          </w:tcPr>
          <w:p w14:paraId="16B3604C"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4D" w14:textId="77777777" w:rsidR="002F1391" w:rsidRPr="004F5163" w:rsidRDefault="002F1391" w:rsidP="00C639AF">
            <w:pPr>
              <w:rPr>
                <w:rFonts w:ascii="Arial" w:hAnsi="Arial" w:cs="Arial"/>
                <w:sz w:val="20"/>
                <w:szCs w:val="20"/>
              </w:rPr>
            </w:pPr>
            <w:r w:rsidRPr="004F5163">
              <w:rPr>
                <w:rFonts w:ascii="Arial" w:hAnsi="Arial" w:cs="Arial"/>
                <w:sz w:val="20"/>
                <w:szCs w:val="20"/>
              </w:rPr>
              <w:t>Indicates how the unit of time is applied to the date. (BeforeArrival/AfterBooking)</w:t>
            </w:r>
          </w:p>
        </w:tc>
      </w:tr>
      <w:tr w:rsidR="002F1391" w:rsidRPr="004F5163" w14:paraId="16B3605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4F" w14:textId="77777777" w:rsidR="002F1391" w:rsidRPr="004F5163" w:rsidRDefault="002F1391" w:rsidP="00C639AF">
            <w:pPr>
              <w:rPr>
                <w:rFonts w:ascii="Arial" w:hAnsi="Arial" w:cs="Arial"/>
                <w:sz w:val="20"/>
                <w:szCs w:val="20"/>
              </w:rPr>
            </w:pPr>
            <w:r w:rsidRPr="004F5163">
              <w:rPr>
                <w:rFonts w:ascii="Arial" w:hAnsi="Arial" w:cs="Arial"/>
                <w:sz w:val="20"/>
                <w:szCs w:val="20"/>
              </w:rPr>
              <w:t>19.RS</w:t>
            </w:r>
          </w:p>
        </w:tc>
        <w:tc>
          <w:tcPr>
            <w:tcW w:w="810" w:type="dxa"/>
            <w:tcBorders>
              <w:top w:val="single" w:sz="4" w:space="0" w:color="auto"/>
              <w:left w:val="single" w:sz="4" w:space="0" w:color="auto"/>
              <w:bottom w:val="single" w:sz="4" w:space="0" w:color="auto"/>
              <w:right w:val="single" w:sz="4" w:space="0" w:color="auto"/>
            </w:tcBorders>
            <w:vAlign w:val="center"/>
          </w:tcPr>
          <w:p w14:paraId="16B36050"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51"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 xml:space="preserve">Unit of Time (Year/Month/Week/Day/Hour) </w:t>
            </w:r>
          </w:p>
        </w:tc>
      </w:tr>
      <w:tr w:rsidR="002F1391" w:rsidRPr="004F5163" w14:paraId="16B3605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53" w14:textId="77777777" w:rsidR="002F1391" w:rsidRPr="004F5163" w:rsidRDefault="002F1391" w:rsidP="00C639AF">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16B36054"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55"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Penalty amount contains taxes (true/false)</w:t>
            </w:r>
          </w:p>
        </w:tc>
      </w:tr>
      <w:tr w:rsidR="002F1391" w:rsidRPr="004F5163" w14:paraId="16B3605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57" w14:textId="77777777" w:rsidR="002F1391" w:rsidRPr="004F5163" w:rsidRDefault="002F1391" w:rsidP="00C639AF">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16B36058"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59"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Penalty amount contains fees (true/false)</w:t>
            </w:r>
          </w:p>
        </w:tc>
      </w:tr>
      <w:tr w:rsidR="002F1391" w:rsidRPr="004F5163" w14:paraId="16B3605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5B" w14:textId="77777777" w:rsidR="002F1391" w:rsidRPr="004F5163" w:rsidRDefault="002F1391" w:rsidP="00C639AF">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16B3605C"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5D"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Cancellation penalty amount</w:t>
            </w:r>
          </w:p>
        </w:tc>
      </w:tr>
      <w:tr w:rsidR="002F1391" w:rsidRPr="004F5163" w14:paraId="16B3606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5F" w14:textId="77777777" w:rsidR="002F1391" w:rsidRPr="004F5163" w:rsidRDefault="002F1391" w:rsidP="00C639AF">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16B36060"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61"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Number of nights that will be assessed as the cancel penalty.</w:t>
            </w:r>
          </w:p>
        </w:tc>
      </w:tr>
      <w:tr w:rsidR="002F1391" w:rsidRPr="004F5163" w14:paraId="16B3606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63" w14:textId="77777777" w:rsidR="002F1391" w:rsidRPr="004F5163" w:rsidRDefault="002F1391" w:rsidP="00C639AF">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16B36064"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65"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Cancellation penalty percentage</w:t>
            </w:r>
          </w:p>
        </w:tc>
      </w:tr>
      <w:tr w:rsidR="002F1391" w:rsidRPr="004F5163" w14:paraId="16B3606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67" w14:textId="77777777" w:rsidR="002F1391" w:rsidRPr="004F5163" w:rsidRDefault="002F1391" w:rsidP="00C639AF">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16B36068"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69"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Identifies the cost qualifier for the cancellation penalty percentage (FullStay/Nights/FirstLast)</w:t>
            </w:r>
          </w:p>
        </w:tc>
      </w:tr>
      <w:tr w:rsidR="002F1391" w:rsidRPr="004F5163" w14:paraId="16B3606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6B" w14:textId="77777777" w:rsidR="002F1391" w:rsidRPr="004F5163" w:rsidRDefault="002F1391" w:rsidP="00C639AF">
            <w:pPr>
              <w:rPr>
                <w:rFonts w:ascii="Arial" w:hAnsi="Arial" w:cs="Arial"/>
                <w:sz w:val="20"/>
                <w:szCs w:val="20"/>
              </w:rPr>
            </w:pPr>
            <w:r w:rsidRPr="004F5163">
              <w:rPr>
                <w:rFonts w:ascii="Arial" w:hAnsi="Arial" w:cs="Arial"/>
                <w:sz w:val="20"/>
                <w:szCs w:val="20"/>
              </w:rPr>
              <w:t>23.RS</w:t>
            </w:r>
          </w:p>
        </w:tc>
        <w:tc>
          <w:tcPr>
            <w:tcW w:w="810" w:type="dxa"/>
            <w:tcBorders>
              <w:top w:val="single" w:sz="4" w:space="0" w:color="auto"/>
              <w:left w:val="single" w:sz="4" w:space="0" w:color="auto"/>
              <w:bottom w:val="single" w:sz="4" w:space="0" w:color="auto"/>
              <w:right w:val="single" w:sz="4" w:space="0" w:color="auto"/>
            </w:tcBorders>
            <w:vAlign w:val="center"/>
          </w:tcPr>
          <w:p w14:paraId="16B3606C"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6D"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Indicates if the rate is commissionable (Full/Partial/Non-Paying/No-Show/Adjustment)</w:t>
            </w:r>
          </w:p>
        </w:tc>
      </w:tr>
      <w:tr w:rsidR="002F1391" w:rsidRPr="004F5163" w14:paraId="16B3607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6F" w14:textId="77777777" w:rsidR="002F1391" w:rsidRPr="004F5163" w:rsidRDefault="002F1391" w:rsidP="00C639AF">
            <w:pPr>
              <w:rPr>
                <w:rFonts w:ascii="Arial" w:hAnsi="Arial" w:cs="Arial"/>
                <w:sz w:val="20"/>
                <w:szCs w:val="20"/>
              </w:rPr>
            </w:pPr>
            <w:r w:rsidRPr="004F5163">
              <w:rPr>
                <w:rFonts w:ascii="Arial" w:hAnsi="Arial" w:cs="Arial"/>
                <w:sz w:val="20"/>
                <w:szCs w:val="20"/>
              </w:rPr>
              <w:t>25.RS</w:t>
            </w:r>
          </w:p>
        </w:tc>
        <w:tc>
          <w:tcPr>
            <w:tcW w:w="810" w:type="dxa"/>
            <w:tcBorders>
              <w:top w:val="single" w:sz="4" w:space="0" w:color="auto"/>
              <w:left w:val="single" w:sz="4" w:space="0" w:color="auto"/>
              <w:bottom w:val="single" w:sz="4" w:space="0" w:color="auto"/>
              <w:right w:val="single" w:sz="4" w:space="0" w:color="auto"/>
            </w:tcBorders>
            <w:vAlign w:val="center"/>
          </w:tcPr>
          <w:p w14:paraId="16B36070"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71"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Indicates meals included in the rate; Breakfast (true/false), Lunch (true/false), Dinner (true/false)</w:t>
            </w:r>
          </w:p>
        </w:tc>
      </w:tr>
      <w:tr w:rsidR="002F1391" w:rsidRPr="004F5163" w14:paraId="16B3607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73" w14:textId="77777777" w:rsidR="002F1391" w:rsidRPr="004F5163" w:rsidRDefault="002F1391" w:rsidP="00C639AF">
            <w:pPr>
              <w:rPr>
                <w:rFonts w:ascii="Arial" w:hAnsi="Arial" w:cs="Arial"/>
                <w:sz w:val="20"/>
                <w:szCs w:val="20"/>
              </w:rPr>
            </w:pPr>
            <w:r w:rsidRPr="004F5163">
              <w:rPr>
                <w:rFonts w:ascii="Arial" w:hAnsi="Arial" w:cs="Arial"/>
                <w:sz w:val="20"/>
                <w:szCs w:val="20"/>
              </w:rPr>
              <w:t>25.RS</w:t>
            </w:r>
          </w:p>
        </w:tc>
        <w:tc>
          <w:tcPr>
            <w:tcW w:w="810" w:type="dxa"/>
            <w:tcBorders>
              <w:top w:val="single" w:sz="4" w:space="0" w:color="auto"/>
              <w:left w:val="single" w:sz="4" w:space="0" w:color="auto"/>
              <w:bottom w:val="single" w:sz="4" w:space="0" w:color="auto"/>
              <w:right w:val="single" w:sz="4" w:space="0" w:color="auto"/>
            </w:tcBorders>
            <w:vAlign w:val="center"/>
          </w:tcPr>
          <w:p w14:paraId="16B36074"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75"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Meal Plan Code</w:t>
            </w:r>
          </w:p>
        </w:tc>
      </w:tr>
      <w:tr w:rsidR="002F1391" w:rsidRPr="004F5163" w14:paraId="16B3607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77" w14:textId="77777777" w:rsidR="002F1391" w:rsidRPr="004F5163" w:rsidRDefault="002F1391" w:rsidP="00C639AF">
            <w:pPr>
              <w:rPr>
                <w:rFonts w:ascii="Arial" w:hAnsi="Arial" w:cs="Arial"/>
                <w:sz w:val="20"/>
                <w:szCs w:val="20"/>
              </w:rPr>
            </w:pPr>
            <w:r w:rsidRPr="004F5163">
              <w:rPr>
                <w:rFonts w:ascii="Arial" w:hAnsi="Arial" w:cs="Arial"/>
                <w:sz w:val="20"/>
                <w:szCs w:val="20"/>
              </w:rPr>
              <w:t>33.RS</w:t>
            </w:r>
          </w:p>
        </w:tc>
        <w:tc>
          <w:tcPr>
            <w:tcW w:w="810" w:type="dxa"/>
            <w:tcBorders>
              <w:top w:val="single" w:sz="4" w:space="0" w:color="auto"/>
              <w:left w:val="single" w:sz="4" w:space="0" w:color="auto"/>
              <w:bottom w:val="single" w:sz="4" w:space="0" w:color="auto"/>
              <w:right w:val="single" w:sz="4" w:space="0" w:color="auto"/>
            </w:tcBorders>
            <w:vAlign w:val="center"/>
          </w:tcPr>
          <w:p w14:paraId="16B36078"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79" w14:textId="77777777" w:rsidR="002F1391" w:rsidRPr="004F5163" w:rsidRDefault="002F1391" w:rsidP="00C639AF">
            <w:pPr>
              <w:rPr>
                <w:rFonts w:ascii="Arial" w:hAnsi="Arial" w:cs="Arial"/>
                <w:sz w:val="20"/>
                <w:szCs w:val="20"/>
              </w:rPr>
            </w:pPr>
            <w:r w:rsidRPr="004F5163">
              <w:rPr>
                <w:rFonts w:ascii="Arial" w:hAnsi="Arial" w:cs="Arial"/>
                <w:sz w:val="20"/>
                <w:szCs w:val="20"/>
              </w:rPr>
              <w:t>Surcharges included in the total</w:t>
            </w:r>
          </w:p>
        </w:tc>
      </w:tr>
      <w:tr w:rsidR="002F1391" w:rsidRPr="004F5163" w14:paraId="16B3607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7B" w14:textId="77777777" w:rsidR="002F1391" w:rsidRPr="004F5163" w:rsidRDefault="002F1391" w:rsidP="00C639AF">
            <w:pPr>
              <w:rPr>
                <w:rFonts w:ascii="Arial" w:hAnsi="Arial" w:cs="Arial"/>
                <w:sz w:val="20"/>
                <w:szCs w:val="20"/>
              </w:rPr>
            </w:pPr>
            <w:r w:rsidRPr="004F5163">
              <w:rPr>
                <w:rFonts w:ascii="Arial" w:hAnsi="Arial" w:cs="Arial"/>
                <w:sz w:val="20"/>
                <w:szCs w:val="20"/>
              </w:rPr>
              <w:t>34.RS</w:t>
            </w:r>
          </w:p>
        </w:tc>
        <w:tc>
          <w:tcPr>
            <w:tcW w:w="810" w:type="dxa"/>
            <w:tcBorders>
              <w:top w:val="single" w:sz="4" w:space="0" w:color="auto"/>
              <w:left w:val="single" w:sz="4" w:space="0" w:color="auto"/>
              <w:bottom w:val="single" w:sz="4" w:space="0" w:color="auto"/>
              <w:right w:val="single" w:sz="4" w:space="0" w:color="auto"/>
            </w:tcBorders>
            <w:vAlign w:val="center"/>
          </w:tcPr>
          <w:p w14:paraId="16B3607C"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7D" w14:textId="77777777" w:rsidR="002F1391" w:rsidRPr="004F5163" w:rsidRDefault="002F1391" w:rsidP="00C639AF">
            <w:pPr>
              <w:rPr>
                <w:rFonts w:ascii="Arial" w:hAnsi="Arial" w:cs="Arial"/>
                <w:sz w:val="20"/>
                <w:szCs w:val="20"/>
              </w:rPr>
            </w:pPr>
            <w:r w:rsidRPr="004F5163">
              <w:rPr>
                <w:rFonts w:ascii="Arial" w:hAnsi="Arial" w:cs="Arial"/>
                <w:sz w:val="20"/>
                <w:szCs w:val="20"/>
              </w:rPr>
              <w:t>Total Taxes and Surcharges for the Stay</w:t>
            </w:r>
          </w:p>
        </w:tc>
      </w:tr>
      <w:tr w:rsidR="002F1391" w:rsidRPr="004F5163" w14:paraId="16B36082"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7F" w14:textId="77777777" w:rsidR="002F1391" w:rsidRPr="004F5163" w:rsidRDefault="002F1391" w:rsidP="00C639AF">
            <w:pPr>
              <w:rPr>
                <w:rFonts w:ascii="Arial" w:hAnsi="Arial" w:cs="Arial"/>
                <w:sz w:val="20"/>
                <w:szCs w:val="20"/>
              </w:rPr>
            </w:pPr>
            <w:r w:rsidRPr="004F5163">
              <w:rPr>
                <w:rFonts w:ascii="Arial" w:hAnsi="Arial" w:cs="Arial"/>
                <w:sz w:val="20"/>
                <w:szCs w:val="20"/>
              </w:rPr>
              <w:t>34.RS</w:t>
            </w:r>
          </w:p>
        </w:tc>
        <w:tc>
          <w:tcPr>
            <w:tcW w:w="810" w:type="dxa"/>
            <w:tcBorders>
              <w:top w:val="single" w:sz="4" w:space="0" w:color="auto"/>
              <w:left w:val="single" w:sz="4" w:space="0" w:color="auto"/>
              <w:bottom w:val="single" w:sz="4" w:space="0" w:color="auto"/>
              <w:right w:val="single" w:sz="4" w:space="0" w:color="auto"/>
            </w:tcBorders>
            <w:vAlign w:val="center"/>
          </w:tcPr>
          <w:p w14:paraId="16B36080"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81" w14:textId="77777777" w:rsidR="002F1391" w:rsidRPr="004F5163" w:rsidRDefault="002F1391" w:rsidP="00C639AF">
            <w:pPr>
              <w:rPr>
                <w:rFonts w:ascii="Arial" w:hAnsi="Arial" w:cs="Arial"/>
                <w:sz w:val="20"/>
                <w:szCs w:val="20"/>
              </w:rPr>
            </w:pPr>
            <w:r w:rsidRPr="004F5163">
              <w:rPr>
                <w:rFonts w:ascii="Arial" w:hAnsi="Arial" w:cs="Arial"/>
                <w:sz w:val="20"/>
                <w:szCs w:val="20"/>
              </w:rPr>
              <w:t>Taxes included in the total</w:t>
            </w:r>
          </w:p>
        </w:tc>
      </w:tr>
      <w:tr w:rsidR="002F1391" w:rsidRPr="00076407" w14:paraId="16B36086"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83" w14:textId="77777777" w:rsidR="002F1391" w:rsidRPr="001F41FA" w:rsidRDefault="002F1391" w:rsidP="00C639AF">
            <w:pPr>
              <w:rPr>
                <w:rFonts w:ascii="Arial" w:hAnsi="Arial" w:cs="Arial"/>
                <w:sz w:val="20"/>
                <w:szCs w:val="20"/>
              </w:rPr>
            </w:pPr>
            <w:r w:rsidRPr="001F41FA">
              <w:rPr>
                <w:rFonts w:ascii="Arial" w:hAnsi="Arial" w:cs="Arial"/>
                <w:sz w:val="20"/>
                <w:szCs w:val="20"/>
              </w:rPr>
              <w:t>38.RS</w:t>
            </w:r>
          </w:p>
        </w:tc>
        <w:tc>
          <w:tcPr>
            <w:tcW w:w="810" w:type="dxa"/>
            <w:tcBorders>
              <w:top w:val="single" w:sz="4" w:space="0" w:color="auto"/>
              <w:left w:val="single" w:sz="4" w:space="0" w:color="auto"/>
              <w:bottom w:val="single" w:sz="4" w:space="0" w:color="auto"/>
              <w:right w:val="single" w:sz="4" w:space="0" w:color="auto"/>
            </w:tcBorders>
            <w:vAlign w:val="center"/>
          </w:tcPr>
          <w:p w14:paraId="16B36084" w14:textId="77777777" w:rsidR="002F1391" w:rsidRPr="001F41FA" w:rsidRDefault="002F1391" w:rsidP="00C639AF">
            <w:pPr>
              <w:jc w:val="center"/>
              <w:rPr>
                <w:rFonts w:ascii="Arial" w:hAnsi="Arial" w:cs="Arial"/>
                <w:sz w:val="20"/>
                <w:szCs w:val="20"/>
              </w:rPr>
            </w:pPr>
            <w:r w:rsidRPr="001F41FA">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85" w14:textId="77777777" w:rsidR="002F1391" w:rsidRPr="00076407" w:rsidRDefault="001F41FA" w:rsidP="00C639AF">
            <w:pPr>
              <w:rPr>
                <w:rFonts w:ascii="Arial" w:hAnsi="Arial" w:cs="Arial"/>
                <w:color w:val="0000FF"/>
                <w:sz w:val="20"/>
                <w:szCs w:val="20"/>
              </w:rPr>
            </w:pPr>
            <w:r w:rsidRPr="0035588E">
              <w:rPr>
                <w:rFonts w:ascii="Arial" w:hAnsi="Arial" w:cs="Arial"/>
                <w:sz w:val="20"/>
                <w:szCs w:val="20"/>
              </w:rPr>
              <w:t>Number of Children</w:t>
            </w:r>
            <w:r w:rsidRPr="0035588E">
              <w:rPr>
                <w:rFonts w:ascii="Arial" w:hAnsi="Arial" w:cs="Arial"/>
                <w:sz w:val="20"/>
                <w:szCs w:val="20"/>
              </w:rPr>
              <w:br/>
            </w:r>
            <w:r w:rsidRPr="0035588E">
              <w:rPr>
                <w:rFonts w:ascii="Arial" w:hAnsi="Arial" w:cs="Arial"/>
                <w:i/>
                <w:sz w:val="20"/>
                <w:szCs w:val="20"/>
              </w:rPr>
              <w:t xml:space="preserve">Applicable to Worldspan and </w:t>
            </w:r>
            <w:r w:rsidRPr="0035588E">
              <w:rPr>
                <w:rFonts w:ascii="Arial" w:hAnsi="Arial" w:cs="Arial"/>
                <w:i/>
                <w:color w:val="0000FF"/>
                <w:sz w:val="20"/>
                <w:szCs w:val="20"/>
              </w:rPr>
              <w:t>Galileo/Apollo Complete Pricing Plus</w:t>
            </w:r>
          </w:p>
        </w:tc>
      </w:tr>
      <w:tr w:rsidR="002F1391" w:rsidRPr="004F5163" w14:paraId="16B3608A"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87" w14:textId="77777777" w:rsidR="002F1391" w:rsidRPr="004F5163" w:rsidRDefault="002F1391" w:rsidP="00C639AF">
            <w:pPr>
              <w:rPr>
                <w:rFonts w:ascii="Arial" w:hAnsi="Arial" w:cs="Arial"/>
                <w:sz w:val="20"/>
                <w:szCs w:val="20"/>
              </w:rPr>
            </w:pPr>
            <w:r w:rsidRPr="004F5163">
              <w:rPr>
                <w:rFonts w:ascii="Arial" w:hAnsi="Arial" w:cs="Arial"/>
                <w:sz w:val="20"/>
                <w:szCs w:val="20"/>
              </w:rPr>
              <w:t>39.RS</w:t>
            </w:r>
          </w:p>
        </w:tc>
        <w:tc>
          <w:tcPr>
            <w:tcW w:w="810" w:type="dxa"/>
            <w:tcBorders>
              <w:top w:val="single" w:sz="4" w:space="0" w:color="auto"/>
              <w:left w:val="single" w:sz="4" w:space="0" w:color="auto"/>
              <w:bottom w:val="single" w:sz="4" w:space="0" w:color="auto"/>
              <w:right w:val="single" w:sz="4" w:space="0" w:color="auto"/>
            </w:tcBorders>
            <w:vAlign w:val="center"/>
          </w:tcPr>
          <w:p w14:paraId="16B36088"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89"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Deposit / Guarantee / Prepayment required for booking</w:t>
            </w:r>
          </w:p>
        </w:tc>
      </w:tr>
      <w:tr w:rsidR="002F1391" w:rsidRPr="004F5163" w14:paraId="16B3608E"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8B" w14:textId="77777777" w:rsidR="002F1391" w:rsidRPr="004F5163" w:rsidRDefault="002F1391" w:rsidP="00C639AF">
            <w:pPr>
              <w:rPr>
                <w:rFonts w:ascii="Arial" w:hAnsi="Arial" w:cs="Arial"/>
                <w:sz w:val="20"/>
                <w:szCs w:val="20"/>
              </w:rPr>
            </w:pPr>
            <w:r w:rsidRPr="004F5163">
              <w:rPr>
                <w:rFonts w:ascii="Arial" w:hAnsi="Arial" w:cs="Arial"/>
                <w:sz w:val="20"/>
                <w:szCs w:val="20"/>
              </w:rPr>
              <w:t>40.RS</w:t>
            </w:r>
          </w:p>
        </w:tc>
        <w:tc>
          <w:tcPr>
            <w:tcW w:w="810" w:type="dxa"/>
            <w:tcBorders>
              <w:top w:val="single" w:sz="4" w:space="0" w:color="auto"/>
              <w:left w:val="single" w:sz="4" w:space="0" w:color="auto"/>
              <w:bottom w:val="single" w:sz="4" w:space="0" w:color="auto"/>
              <w:right w:val="single" w:sz="4" w:space="0" w:color="auto"/>
            </w:tcBorders>
            <w:vAlign w:val="center"/>
          </w:tcPr>
          <w:p w14:paraId="16B3608C" w14:textId="77777777" w:rsidR="002F1391" w:rsidRPr="00A1595B" w:rsidRDefault="002F1391" w:rsidP="00C639AF">
            <w:pPr>
              <w:jc w:val="center"/>
              <w:rPr>
                <w:rFonts w:ascii="Arial" w:hAnsi="Arial" w:cs="Arial"/>
                <w:sz w:val="20"/>
                <w:szCs w:val="20"/>
              </w:rPr>
            </w:pPr>
            <w:r w:rsidRPr="00A1595B">
              <w:rPr>
                <w:rFonts w:ascii="Arial" w:hAnsi="Arial" w:cs="Arial"/>
                <w:sz w:val="20"/>
                <w:szCs w:val="20"/>
              </w:rPr>
              <w:t>A</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8D" w14:textId="77777777" w:rsidR="002F1391" w:rsidRPr="004F5163" w:rsidRDefault="002F1391" w:rsidP="00C639AF">
            <w:pPr>
              <w:spacing w:after="0" w:line="240" w:lineRule="auto"/>
              <w:rPr>
                <w:rFonts w:ascii="Arial" w:hAnsi="Arial" w:cs="Arial"/>
                <w:sz w:val="20"/>
                <w:szCs w:val="20"/>
              </w:rPr>
            </w:pPr>
            <w:r w:rsidRPr="004F5163">
              <w:rPr>
                <w:rFonts w:ascii="Arial" w:hAnsi="Arial" w:cs="Arial"/>
                <w:sz w:val="20"/>
                <w:szCs w:val="20"/>
              </w:rPr>
              <w:t>Amount of required guarantee/deposit/prepayment</w:t>
            </w:r>
          </w:p>
        </w:tc>
      </w:tr>
      <w:tr w:rsidR="002F1391" w:rsidRPr="00076407" w14:paraId="16B36093" w14:textId="77777777" w:rsidTr="00C639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440" w:type="dxa"/>
            <w:tcBorders>
              <w:top w:val="single" w:sz="4" w:space="0" w:color="auto"/>
              <w:left w:val="single" w:sz="4" w:space="0" w:color="auto"/>
              <w:bottom w:val="single" w:sz="4" w:space="0" w:color="auto"/>
              <w:right w:val="single" w:sz="4" w:space="0" w:color="auto"/>
            </w:tcBorders>
            <w:vAlign w:val="center"/>
          </w:tcPr>
          <w:p w14:paraId="16B3608F" w14:textId="77777777" w:rsidR="002F1391" w:rsidRPr="004F5163" w:rsidRDefault="002F1391" w:rsidP="00C639AF">
            <w:pPr>
              <w:rPr>
                <w:rFonts w:ascii="Arial" w:hAnsi="Arial" w:cs="Arial"/>
                <w:sz w:val="20"/>
                <w:szCs w:val="20"/>
              </w:rPr>
            </w:pPr>
            <w:r w:rsidRPr="004F5163">
              <w:rPr>
                <w:rFonts w:ascii="Arial" w:hAnsi="Arial" w:cs="Arial"/>
                <w:sz w:val="20"/>
                <w:szCs w:val="20"/>
              </w:rPr>
              <w:t>41.RS</w:t>
            </w:r>
          </w:p>
        </w:tc>
        <w:tc>
          <w:tcPr>
            <w:tcW w:w="810" w:type="dxa"/>
            <w:tcBorders>
              <w:top w:val="single" w:sz="4" w:space="0" w:color="auto"/>
              <w:left w:val="single" w:sz="4" w:space="0" w:color="auto"/>
              <w:bottom w:val="single" w:sz="4" w:space="0" w:color="auto"/>
              <w:right w:val="single" w:sz="4" w:space="0" w:color="auto"/>
            </w:tcBorders>
            <w:vAlign w:val="center"/>
          </w:tcPr>
          <w:p w14:paraId="16B36090" w14:textId="77777777" w:rsidR="002F1391" w:rsidRPr="00A1595B" w:rsidRDefault="002F1391" w:rsidP="00C639AF">
            <w:pPr>
              <w:jc w:val="center"/>
              <w:rPr>
                <w:rFonts w:ascii="Arial" w:hAnsi="Arial" w:cs="Arial"/>
                <w:strike/>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16B36091" w14:textId="77777777" w:rsidR="002F1391" w:rsidRDefault="002F1391" w:rsidP="00C639AF">
            <w:pPr>
              <w:rPr>
                <w:rFonts w:ascii="Arial" w:hAnsi="Arial" w:cs="Arial"/>
                <w:sz w:val="20"/>
                <w:szCs w:val="20"/>
              </w:rPr>
            </w:pPr>
            <w:r>
              <w:rPr>
                <w:rFonts w:ascii="Arial" w:hAnsi="Arial" w:cs="Arial"/>
                <w:sz w:val="20"/>
                <w:szCs w:val="20"/>
              </w:rPr>
              <w:t>Indicates if Total excludes extra option charges (true/false)</w:t>
            </w:r>
          </w:p>
          <w:p w14:paraId="16B36092" w14:textId="77777777" w:rsidR="002F1391" w:rsidRPr="00076407" w:rsidRDefault="002F1391" w:rsidP="00C639AF">
            <w:pPr>
              <w:rPr>
                <w:rFonts w:ascii="Arial" w:hAnsi="Arial" w:cs="Arial"/>
                <w:sz w:val="20"/>
                <w:szCs w:val="20"/>
              </w:rPr>
            </w:pPr>
            <w:r>
              <w:rPr>
                <w:rFonts w:ascii="Arial" w:hAnsi="Arial" w:cs="Arial"/>
                <w:color w:val="0000FF"/>
                <w:sz w:val="20"/>
                <w:szCs w:val="20"/>
              </w:rPr>
              <w:t>false</w:t>
            </w:r>
            <w:r w:rsidRPr="00076407">
              <w:rPr>
                <w:rFonts w:ascii="Arial" w:hAnsi="Arial" w:cs="Arial"/>
                <w:color w:val="0000FF"/>
                <w:sz w:val="20"/>
                <w:szCs w:val="20"/>
              </w:rPr>
              <w:t>=Approximate Total Plus</w:t>
            </w:r>
            <w:r>
              <w:rPr>
                <w:rFonts w:ascii="Arial" w:hAnsi="Arial" w:cs="Arial"/>
                <w:color w:val="0000FF"/>
                <w:sz w:val="20"/>
                <w:szCs w:val="20"/>
              </w:rPr>
              <w:t>; includes extra option charges</w:t>
            </w:r>
            <w:r w:rsidRPr="00076407">
              <w:rPr>
                <w:rFonts w:ascii="Arial" w:hAnsi="Arial" w:cs="Arial"/>
                <w:color w:val="0000FF"/>
                <w:sz w:val="20"/>
                <w:szCs w:val="20"/>
              </w:rPr>
              <w:br/>
            </w:r>
            <w:r>
              <w:rPr>
                <w:rFonts w:ascii="Arial" w:hAnsi="Arial" w:cs="Arial"/>
                <w:sz w:val="20"/>
                <w:szCs w:val="20"/>
              </w:rPr>
              <w:t>true=</w:t>
            </w:r>
            <w:r w:rsidRPr="00431B41">
              <w:rPr>
                <w:rFonts w:ascii="Arial" w:hAnsi="Arial" w:cs="Arial"/>
                <w:sz w:val="20"/>
                <w:szCs w:val="20"/>
              </w:rPr>
              <w:t>Approximate Total</w:t>
            </w:r>
            <w:r>
              <w:rPr>
                <w:rFonts w:ascii="Arial" w:hAnsi="Arial" w:cs="Arial"/>
                <w:sz w:val="20"/>
                <w:szCs w:val="20"/>
              </w:rPr>
              <w:t>; excludes extra option charges</w:t>
            </w:r>
          </w:p>
        </w:tc>
      </w:tr>
    </w:tbl>
    <w:p w14:paraId="16B36094" w14:textId="77777777" w:rsidR="002F1391" w:rsidRPr="00076407" w:rsidRDefault="002F1391" w:rsidP="002F1391">
      <w:pPr>
        <w:spacing w:after="0"/>
        <w:rPr>
          <w:rFonts w:ascii="Arial" w:hAnsi="Arial" w:cs="Arial"/>
          <w:sz w:val="20"/>
          <w:szCs w:val="20"/>
        </w:rPr>
      </w:pPr>
    </w:p>
    <w:p w14:paraId="16B36095" w14:textId="77777777" w:rsidR="002F1391" w:rsidRPr="00B8460F" w:rsidRDefault="002F1391" w:rsidP="002F1391">
      <w:pPr>
        <w:rPr>
          <w:rFonts w:ascii="Arial" w:hAnsi="Arial"/>
          <w:szCs w:val="24"/>
        </w:rPr>
      </w:pPr>
    </w:p>
    <w:p w14:paraId="16B36096" w14:textId="77777777" w:rsidR="002F1391" w:rsidRDefault="002F1391" w:rsidP="005C777F">
      <w:pPr>
        <w:spacing w:after="0"/>
        <w:rPr>
          <w:rFonts w:ascii="Arial" w:hAnsi="Arial" w:cs="Arial"/>
          <w:sz w:val="20"/>
          <w:szCs w:val="20"/>
        </w:rPr>
      </w:pPr>
    </w:p>
    <w:p w14:paraId="16B36097" w14:textId="77777777" w:rsidR="002F1391" w:rsidRPr="007576DB" w:rsidRDefault="002F1391" w:rsidP="005C777F">
      <w:pPr>
        <w:spacing w:after="0"/>
        <w:rPr>
          <w:rFonts w:ascii="Arial" w:hAnsi="Arial" w:cs="Arial"/>
          <w:sz w:val="20"/>
          <w:szCs w:val="20"/>
        </w:rPr>
      </w:pPr>
    </w:p>
    <w:sectPr w:rsidR="002F1391" w:rsidRPr="007576DB" w:rsidSect="005B1728">
      <w:pgSz w:w="15840" w:h="12240" w:orient="landscape"/>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B36323" w14:textId="77777777" w:rsidR="00337B9C" w:rsidRDefault="00337B9C">
      <w:r>
        <w:separator/>
      </w:r>
    </w:p>
  </w:endnote>
  <w:endnote w:type="continuationSeparator" w:id="0">
    <w:p w14:paraId="16B36324" w14:textId="77777777" w:rsidR="00337B9C" w:rsidRDefault="00337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ayout w:type="fixed"/>
      <w:tblLook w:val="0000" w:firstRow="0" w:lastRow="0" w:firstColumn="0" w:lastColumn="0" w:noHBand="0" w:noVBand="0"/>
    </w:tblPr>
    <w:tblGrid>
      <w:gridCol w:w="2628"/>
      <w:gridCol w:w="3294"/>
      <w:gridCol w:w="2916"/>
    </w:tblGrid>
    <w:tr w:rsidR="00337B9C" w14:paraId="16B3632D" w14:textId="77777777">
      <w:trPr>
        <w:trHeight w:val="40"/>
      </w:trPr>
      <w:tc>
        <w:tcPr>
          <w:tcW w:w="2628" w:type="dxa"/>
          <w:tcBorders>
            <w:top w:val="single" w:sz="12" w:space="0" w:color="auto"/>
            <w:left w:val="nil"/>
            <w:bottom w:val="nil"/>
            <w:right w:val="nil"/>
          </w:tcBorders>
        </w:tcPr>
        <w:p w14:paraId="16B3632A" w14:textId="77777777" w:rsidR="00337B9C" w:rsidRDefault="0025111E">
          <w:pPr>
            <w:pStyle w:val="Footer"/>
            <w:rPr>
              <w:b/>
              <w:sz w:val="20"/>
            </w:rPr>
          </w:pPr>
          <w:r>
            <w:rPr>
              <w:rStyle w:val="PageNumber"/>
              <w:b/>
              <w:sz w:val="20"/>
            </w:rPr>
            <w:fldChar w:fldCharType="begin"/>
          </w:r>
          <w:r w:rsidR="00337B9C">
            <w:rPr>
              <w:rStyle w:val="PageNumber"/>
              <w:b/>
              <w:sz w:val="20"/>
            </w:rPr>
            <w:instrText xml:space="preserve"> PAGE </w:instrText>
          </w:r>
          <w:r>
            <w:rPr>
              <w:rStyle w:val="PageNumber"/>
              <w:b/>
              <w:sz w:val="20"/>
            </w:rPr>
            <w:fldChar w:fldCharType="separate"/>
          </w:r>
          <w:r w:rsidR="00337B9C">
            <w:rPr>
              <w:rStyle w:val="PageNumber"/>
              <w:b/>
              <w:noProof/>
              <w:sz w:val="20"/>
            </w:rPr>
            <w:t>ii</w:t>
          </w:r>
          <w:r>
            <w:rPr>
              <w:rStyle w:val="PageNumber"/>
              <w:b/>
              <w:sz w:val="20"/>
            </w:rPr>
            <w:fldChar w:fldCharType="end"/>
          </w:r>
        </w:p>
      </w:tc>
      <w:tc>
        <w:tcPr>
          <w:tcW w:w="3294" w:type="dxa"/>
          <w:tcBorders>
            <w:top w:val="single" w:sz="12" w:space="0" w:color="auto"/>
            <w:left w:val="nil"/>
            <w:bottom w:val="nil"/>
            <w:right w:val="nil"/>
          </w:tcBorders>
        </w:tcPr>
        <w:p w14:paraId="16B3632B" w14:textId="77777777" w:rsidR="00337B9C" w:rsidRDefault="00337B9C">
          <w:pPr>
            <w:pStyle w:val="Footer"/>
            <w:jc w:val="center"/>
            <w:rPr>
              <w:b/>
              <w:sz w:val="20"/>
            </w:rPr>
          </w:pPr>
        </w:p>
      </w:tc>
      <w:tc>
        <w:tcPr>
          <w:tcW w:w="2916" w:type="dxa"/>
          <w:tcBorders>
            <w:top w:val="single" w:sz="12" w:space="0" w:color="auto"/>
            <w:left w:val="nil"/>
            <w:bottom w:val="nil"/>
            <w:right w:val="nil"/>
          </w:tcBorders>
        </w:tcPr>
        <w:p w14:paraId="16B3632C" w14:textId="77777777" w:rsidR="00337B9C" w:rsidRDefault="0025111E">
          <w:pPr>
            <w:pStyle w:val="Footer"/>
            <w:jc w:val="right"/>
            <w:rPr>
              <w:b/>
              <w:sz w:val="20"/>
            </w:rPr>
          </w:pPr>
          <w:r>
            <w:rPr>
              <w:b/>
              <w:sz w:val="20"/>
            </w:rPr>
            <w:fldChar w:fldCharType="begin"/>
          </w:r>
          <w:r w:rsidR="00337B9C">
            <w:rPr>
              <w:b/>
              <w:sz w:val="20"/>
            </w:rPr>
            <w:instrText xml:space="preserve"> DATE  \l </w:instrText>
          </w:r>
          <w:r>
            <w:rPr>
              <w:b/>
              <w:sz w:val="20"/>
            </w:rPr>
            <w:fldChar w:fldCharType="separate"/>
          </w:r>
          <w:r w:rsidR="00B9226C">
            <w:rPr>
              <w:b/>
              <w:noProof/>
              <w:sz w:val="20"/>
            </w:rPr>
            <w:t>10/31/13</w:t>
          </w:r>
          <w:r>
            <w:rPr>
              <w:b/>
              <w:sz w:val="20"/>
            </w:rPr>
            <w:fldChar w:fldCharType="end"/>
          </w:r>
        </w:p>
      </w:tc>
    </w:tr>
  </w:tbl>
  <w:p w14:paraId="16B3632E" w14:textId="77777777" w:rsidR="00337B9C" w:rsidRDefault="00337B9C">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2F" w14:textId="77777777" w:rsidR="00337B9C" w:rsidRPr="00B2495B" w:rsidRDefault="00337B9C" w:rsidP="00B2495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0" w14:textId="77777777" w:rsidR="00337B9C" w:rsidRPr="00AC62CF" w:rsidRDefault="00337B9C" w:rsidP="00C631FE">
    <w:pPr>
      <w:pStyle w:val="Footer"/>
      <w:spacing w:line="240" w:lineRule="auto"/>
      <w:rPr>
        <w:rStyle w:val="PageNumber"/>
        <w:rFonts w:cs="Arial"/>
        <w:szCs w:val="18"/>
      </w:rPr>
    </w:pPr>
    <w:r>
      <w:rPr>
        <w:rFonts w:cs="Arial"/>
        <w:szCs w:val="18"/>
      </w:rPr>
      <w:t>15 March 2013</w:t>
    </w:r>
    <w:r w:rsidRPr="00AC62CF">
      <w:rPr>
        <w:rFonts w:cs="Arial"/>
        <w:szCs w:val="18"/>
      </w:rPr>
      <w:tab/>
    </w:r>
    <w:r w:rsidRPr="00AC62CF">
      <w:rPr>
        <w:rStyle w:val="PageNumber"/>
        <w:rFonts w:cs="Arial"/>
        <w:szCs w:val="18"/>
      </w:rPr>
      <w:t>© 20</w:t>
    </w:r>
    <w:r>
      <w:rPr>
        <w:rStyle w:val="PageNumber"/>
        <w:rFonts w:cs="Arial"/>
        <w:szCs w:val="18"/>
      </w:rPr>
      <w:t>13</w:t>
    </w:r>
    <w:r w:rsidRPr="00AC62CF">
      <w:rPr>
        <w:rStyle w:val="PageNumber"/>
        <w:rFonts w:cs="Arial"/>
        <w:szCs w:val="18"/>
      </w:rPr>
      <w:t xml:space="preserve"> Travelport</w:t>
    </w:r>
    <w:r w:rsidRPr="00AC62CF">
      <w:rPr>
        <w:rFonts w:cs="Arial"/>
        <w:szCs w:val="18"/>
      </w:rPr>
      <w:tab/>
    </w:r>
    <w:r w:rsidR="0025111E" w:rsidRPr="00AC62CF">
      <w:rPr>
        <w:rStyle w:val="PageNumber"/>
        <w:rFonts w:cs="Arial"/>
        <w:szCs w:val="18"/>
      </w:rPr>
      <w:fldChar w:fldCharType="begin"/>
    </w:r>
    <w:r w:rsidRPr="00AC62CF">
      <w:rPr>
        <w:rStyle w:val="PageNumber"/>
        <w:rFonts w:cs="Arial"/>
        <w:szCs w:val="18"/>
      </w:rPr>
      <w:instrText xml:space="preserve"> PAGE </w:instrText>
    </w:r>
    <w:r w:rsidR="0025111E" w:rsidRPr="00AC62CF">
      <w:rPr>
        <w:rStyle w:val="PageNumber"/>
        <w:rFonts w:cs="Arial"/>
        <w:szCs w:val="18"/>
      </w:rPr>
      <w:fldChar w:fldCharType="separate"/>
    </w:r>
    <w:r w:rsidR="00B9226C">
      <w:rPr>
        <w:rStyle w:val="PageNumber"/>
        <w:rFonts w:cs="Arial"/>
        <w:noProof/>
        <w:szCs w:val="18"/>
      </w:rPr>
      <w:t>iv</w:t>
    </w:r>
    <w:r w:rsidR="0025111E" w:rsidRPr="00AC62CF">
      <w:rPr>
        <w:rStyle w:val="PageNumber"/>
        <w:rFonts w:cs="Arial"/>
        <w:szCs w:val="18"/>
      </w:rPr>
      <w:fldChar w:fldCharType="end"/>
    </w:r>
  </w:p>
  <w:p w14:paraId="16B36331" w14:textId="77777777" w:rsidR="00337B9C" w:rsidRPr="00AC62CF" w:rsidRDefault="00337B9C" w:rsidP="00A356D1">
    <w:pPr>
      <w:pStyle w:val="Footer"/>
      <w:pBdr>
        <w:top w:val="none" w:sz="0" w:space="0" w:color="auto"/>
      </w:pBdr>
      <w:spacing w:after="200"/>
      <w:rPr>
        <w:rFonts w:cs="Arial"/>
        <w:szCs w:val="18"/>
      </w:rPr>
    </w:pPr>
    <w:r w:rsidRPr="00AC62CF">
      <w:rPr>
        <w:rStyle w:val="PageNumber"/>
        <w:rFonts w:cs="Arial"/>
        <w:szCs w:val="18"/>
      </w:rPr>
      <w:tab/>
      <w:t>Company Confidential: Not to Be Transmitted to Unauthorized Persons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3" w14:textId="77777777" w:rsidR="00337B9C" w:rsidRDefault="0025111E" w:rsidP="00CD7BEA">
    <w:pPr>
      <w:pStyle w:val="Footer"/>
      <w:framePr w:wrap="around" w:vAnchor="text" w:hAnchor="margin" w:xAlign="right" w:y="1"/>
      <w:rPr>
        <w:rStyle w:val="PageNumber"/>
      </w:rPr>
    </w:pPr>
    <w:r>
      <w:rPr>
        <w:rStyle w:val="PageNumber"/>
      </w:rPr>
      <w:fldChar w:fldCharType="begin"/>
    </w:r>
    <w:r w:rsidR="00337B9C">
      <w:rPr>
        <w:rStyle w:val="PageNumber"/>
      </w:rPr>
      <w:instrText xml:space="preserve">PAGE  </w:instrText>
    </w:r>
    <w:r>
      <w:rPr>
        <w:rStyle w:val="PageNumber"/>
      </w:rPr>
      <w:fldChar w:fldCharType="end"/>
    </w:r>
  </w:p>
  <w:p w14:paraId="16B36334" w14:textId="77777777" w:rsidR="00337B9C" w:rsidRDefault="00337B9C" w:rsidP="00DB4865">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5" w14:textId="77777777" w:rsidR="00337B9C" w:rsidRPr="00A356D1" w:rsidRDefault="00337B9C" w:rsidP="0034623B">
    <w:pPr>
      <w:pStyle w:val="Footer"/>
      <w:tabs>
        <w:tab w:val="right" w:pos="12960"/>
      </w:tabs>
      <w:rPr>
        <w:rStyle w:val="PageNumber"/>
      </w:rPr>
    </w:pPr>
    <w:r>
      <w:rPr>
        <w:szCs w:val="20"/>
      </w:rPr>
      <w:t>15 March 2013</w:t>
    </w:r>
    <w:r w:rsidRPr="00A356D1">
      <w:rPr>
        <w:szCs w:val="20"/>
      </w:rPr>
      <w:tab/>
    </w:r>
    <w:r w:rsidRPr="00A356D1">
      <w:rPr>
        <w:rStyle w:val="PageNumber"/>
      </w:rPr>
      <w:t>© 20</w:t>
    </w:r>
    <w:r>
      <w:rPr>
        <w:rStyle w:val="PageNumber"/>
      </w:rPr>
      <w:t>13</w:t>
    </w:r>
    <w:r w:rsidRPr="00A356D1">
      <w:rPr>
        <w:rStyle w:val="PageNumber"/>
      </w:rPr>
      <w:t xml:space="preserve"> Travelport</w:t>
    </w:r>
    <w:r w:rsidRPr="00A356D1">
      <w:rPr>
        <w:szCs w:val="20"/>
      </w:rPr>
      <w:tab/>
    </w:r>
    <w:r w:rsidR="0025111E" w:rsidRPr="00A356D1">
      <w:rPr>
        <w:rStyle w:val="PageNumber"/>
      </w:rPr>
      <w:fldChar w:fldCharType="begin"/>
    </w:r>
    <w:r w:rsidRPr="00A356D1">
      <w:rPr>
        <w:rStyle w:val="PageNumber"/>
      </w:rPr>
      <w:instrText xml:space="preserve"> PAGE </w:instrText>
    </w:r>
    <w:r w:rsidR="0025111E" w:rsidRPr="00A356D1">
      <w:rPr>
        <w:rStyle w:val="PageNumber"/>
      </w:rPr>
      <w:fldChar w:fldCharType="separate"/>
    </w:r>
    <w:r w:rsidR="00B9226C">
      <w:rPr>
        <w:rStyle w:val="PageNumber"/>
        <w:noProof/>
      </w:rPr>
      <w:t>7</w:t>
    </w:r>
    <w:r w:rsidR="0025111E" w:rsidRPr="00A356D1">
      <w:rPr>
        <w:rStyle w:val="PageNumber"/>
      </w:rPr>
      <w:fldChar w:fldCharType="end"/>
    </w:r>
  </w:p>
  <w:p w14:paraId="16B36336" w14:textId="77777777" w:rsidR="00337B9C" w:rsidRPr="00A356D1" w:rsidRDefault="00337B9C" w:rsidP="0034623B">
    <w:pPr>
      <w:pStyle w:val="Footer"/>
      <w:tabs>
        <w:tab w:val="right" w:pos="12960"/>
      </w:tabs>
    </w:pPr>
    <w:r w:rsidRPr="00A356D1">
      <w:rPr>
        <w:rStyle w:val="PageNumber"/>
      </w:rPr>
      <w:tab/>
      <w:t>Company Confidential: Not to Be Transmitted to Unauthorized Persons</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8" w14:textId="77777777" w:rsidR="00337B9C" w:rsidRPr="00A356D1" w:rsidRDefault="00337B9C" w:rsidP="00A702FC">
    <w:pPr>
      <w:pStyle w:val="Footer"/>
      <w:tabs>
        <w:tab w:val="clear" w:pos="4680"/>
        <w:tab w:val="clear" w:pos="9360"/>
        <w:tab w:val="center" w:pos="6480"/>
        <w:tab w:val="right" w:pos="12960"/>
      </w:tabs>
      <w:rPr>
        <w:rStyle w:val="PageNumber"/>
      </w:rPr>
    </w:pPr>
    <w:r>
      <w:t>15 March 2013</w:t>
    </w:r>
    <w:r w:rsidRPr="00A356D1">
      <w:rPr>
        <w:szCs w:val="20"/>
      </w:rPr>
      <w:tab/>
    </w:r>
    <w:r w:rsidRPr="00A356D1">
      <w:rPr>
        <w:rStyle w:val="PageNumber"/>
      </w:rPr>
      <w:t>© 20</w:t>
    </w:r>
    <w:r>
      <w:rPr>
        <w:rStyle w:val="PageNumber"/>
      </w:rPr>
      <w:t>13</w:t>
    </w:r>
    <w:r w:rsidRPr="00A356D1">
      <w:rPr>
        <w:rStyle w:val="PageNumber"/>
      </w:rPr>
      <w:t xml:space="preserve"> Travelport</w:t>
    </w:r>
    <w:r w:rsidRPr="00A356D1">
      <w:rPr>
        <w:szCs w:val="20"/>
      </w:rPr>
      <w:tab/>
    </w:r>
    <w:r w:rsidR="0025111E" w:rsidRPr="00A356D1">
      <w:rPr>
        <w:rStyle w:val="PageNumber"/>
      </w:rPr>
      <w:fldChar w:fldCharType="begin"/>
    </w:r>
    <w:r w:rsidRPr="00A356D1">
      <w:rPr>
        <w:rStyle w:val="PageNumber"/>
      </w:rPr>
      <w:instrText xml:space="preserve"> PAGE </w:instrText>
    </w:r>
    <w:r w:rsidR="0025111E" w:rsidRPr="00A356D1">
      <w:rPr>
        <w:rStyle w:val="PageNumber"/>
      </w:rPr>
      <w:fldChar w:fldCharType="separate"/>
    </w:r>
    <w:r w:rsidR="00B9226C">
      <w:rPr>
        <w:rStyle w:val="PageNumber"/>
        <w:noProof/>
      </w:rPr>
      <w:t>9</w:t>
    </w:r>
    <w:r w:rsidR="0025111E" w:rsidRPr="00A356D1">
      <w:rPr>
        <w:rStyle w:val="PageNumber"/>
      </w:rPr>
      <w:fldChar w:fldCharType="end"/>
    </w:r>
  </w:p>
  <w:p w14:paraId="16B36339" w14:textId="77777777" w:rsidR="00337B9C" w:rsidRPr="00A356D1" w:rsidRDefault="00337B9C" w:rsidP="00A702FC">
    <w:pPr>
      <w:pStyle w:val="Footer"/>
      <w:tabs>
        <w:tab w:val="clear" w:pos="4680"/>
        <w:tab w:val="clear" w:pos="9360"/>
        <w:tab w:val="center" w:pos="6480"/>
        <w:tab w:val="right" w:pos="12960"/>
      </w:tabs>
    </w:pPr>
    <w:r w:rsidRPr="00A356D1">
      <w:rPr>
        <w:rStyle w:val="PageNumber"/>
      </w:rPr>
      <w:tab/>
      <w:t>Company Confidential: Not to Be Transmitted to Unauthorized Persons</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B" w14:textId="77777777" w:rsidR="00337B9C" w:rsidRPr="00A356D1" w:rsidRDefault="00337B9C" w:rsidP="00D10562">
    <w:pPr>
      <w:pStyle w:val="Footer"/>
      <w:tabs>
        <w:tab w:val="clear" w:pos="4680"/>
        <w:tab w:val="clear" w:pos="9360"/>
        <w:tab w:val="center" w:pos="6480"/>
        <w:tab w:val="right" w:pos="12960"/>
      </w:tabs>
      <w:rPr>
        <w:rStyle w:val="PageNumber"/>
      </w:rPr>
    </w:pPr>
    <w:r>
      <w:rPr>
        <w:szCs w:val="20"/>
      </w:rPr>
      <w:t>15 March 2013</w:t>
    </w:r>
    <w:r w:rsidRPr="00A356D1">
      <w:rPr>
        <w:szCs w:val="20"/>
      </w:rPr>
      <w:tab/>
    </w:r>
    <w:r w:rsidRPr="00A356D1">
      <w:rPr>
        <w:rStyle w:val="PageNumber"/>
      </w:rPr>
      <w:t>© 20</w:t>
    </w:r>
    <w:r>
      <w:rPr>
        <w:rStyle w:val="PageNumber"/>
      </w:rPr>
      <w:t>13</w:t>
    </w:r>
    <w:r w:rsidRPr="00A356D1">
      <w:rPr>
        <w:rStyle w:val="PageNumber"/>
      </w:rPr>
      <w:t xml:space="preserve"> Travelport</w:t>
    </w:r>
    <w:r w:rsidRPr="00A356D1">
      <w:rPr>
        <w:szCs w:val="20"/>
      </w:rPr>
      <w:tab/>
    </w:r>
    <w:r w:rsidR="0025111E" w:rsidRPr="00A356D1">
      <w:rPr>
        <w:rStyle w:val="PageNumber"/>
      </w:rPr>
      <w:fldChar w:fldCharType="begin"/>
    </w:r>
    <w:r w:rsidRPr="00A356D1">
      <w:rPr>
        <w:rStyle w:val="PageNumber"/>
      </w:rPr>
      <w:instrText xml:space="preserve"> PAGE </w:instrText>
    </w:r>
    <w:r w:rsidR="0025111E" w:rsidRPr="00A356D1">
      <w:rPr>
        <w:rStyle w:val="PageNumber"/>
      </w:rPr>
      <w:fldChar w:fldCharType="separate"/>
    </w:r>
    <w:r w:rsidR="00536DB1">
      <w:rPr>
        <w:rStyle w:val="PageNumber"/>
        <w:noProof/>
      </w:rPr>
      <w:t>271</w:t>
    </w:r>
    <w:r w:rsidR="0025111E" w:rsidRPr="00A356D1">
      <w:rPr>
        <w:rStyle w:val="PageNumber"/>
      </w:rPr>
      <w:fldChar w:fldCharType="end"/>
    </w:r>
  </w:p>
  <w:p w14:paraId="16B3633C" w14:textId="77777777" w:rsidR="00337B9C" w:rsidRPr="00A356D1" w:rsidRDefault="00337B9C" w:rsidP="00D10562">
    <w:pPr>
      <w:pStyle w:val="Footer"/>
      <w:tabs>
        <w:tab w:val="clear" w:pos="4680"/>
        <w:tab w:val="clear" w:pos="9360"/>
        <w:tab w:val="center" w:pos="6480"/>
        <w:tab w:val="right" w:pos="12960"/>
      </w:tabs>
    </w:pPr>
    <w:r w:rsidRPr="00A356D1">
      <w:rPr>
        <w:rStyle w:val="PageNumber"/>
      </w:rPr>
      <w:tab/>
      <w:t>Company Confidential: Not to Be Transmitted to Unauthorized Persons</w:t>
    </w:r>
  </w:p>
  <w:p w14:paraId="16B3633D" w14:textId="77777777" w:rsidR="00337B9C" w:rsidRPr="00D10562" w:rsidRDefault="00337B9C" w:rsidP="00D105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B36321" w14:textId="77777777" w:rsidR="00337B9C" w:rsidRDefault="00337B9C">
      <w:r>
        <w:separator/>
      </w:r>
    </w:p>
  </w:footnote>
  <w:footnote w:type="continuationSeparator" w:id="0">
    <w:p w14:paraId="16B36322" w14:textId="77777777" w:rsidR="00337B9C" w:rsidRDefault="00337B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auto"/>
      </w:tblBorders>
      <w:tblLayout w:type="fixed"/>
      <w:tblLook w:val="0000" w:firstRow="0" w:lastRow="0" w:firstColumn="0" w:lastColumn="0" w:noHBand="0" w:noVBand="0"/>
    </w:tblPr>
    <w:tblGrid>
      <w:gridCol w:w="4698"/>
      <w:gridCol w:w="4158"/>
    </w:tblGrid>
    <w:tr w:rsidR="00337B9C" w14:paraId="16B36327" w14:textId="77777777">
      <w:tc>
        <w:tcPr>
          <w:tcW w:w="4698" w:type="dxa"/>
          <w:tcBorders>
            <w:top w:val="nil"/>
            <w:left w:val="nil"/>
            <w:bottom w:val="single" w:sz="12" w:space="0" w:color="auto"/>
            <w:right w:val="nil"/>
          </w:tcBorders>
        </w:tcPr>
        <w:p w14:paraId="16B36325" w14:textId="77777777" w:rsidR="00337B9C" w:rsidRDefault="00337B9C">
          <w:pPr>
            <w:pStyle w:val="Header"/>
            <w:rPr>
              <w:b/>
              <w:sz w:val="20"/>
            </w:rPr>
          </w:pPr>
          <w:r>
            <w:rPr>
              <w:b/>
              <w:sz w:val="20"/>
            </w:rPr>
            <w:t>TRAVELPORT GDS. - DIR Message Directory</w:t>
          </w:r>
        </w:p>
      </w:tc>
      <w:tc>
        <w:tcPr>
          <w:tcW w:w="4158" w:type="dxa"/>
          <w:tcBorders>
            <w:top w:val="nil"/>
            <w:left w:val="nil"/>
            <w:bottom w:val="single" w:sz="12" w:space="0" w:color="auto"/>
            <w:right w:val="nil"/>
          </w:tcBorders>
        </w:tcPr>
        <w:p w14:paraId="16B36326" w14:textId="77777777" w:rsidR="00337B9C" w:rsidRDefault="00337B9C">
          <w:pPr>
            <w:pStyle w:val="Header"/>
            <w:jc w:val="right"/>
            <w:rPr>
              <w:b/>
              <w:sz w:val="20"/>
            </w:rPr>
          </w:pPr>
          <w:r>
            <w:rPr>
              <w:b/>
              <w:sz w:val="20"/>
            </w:rPr>
            <w:t>Pricing</w:t>
          </w:r>
        </w:p>
      </w:tc>
    </w:tr>
  </w:tbl>
  <w:p w14:paraId="16B36328" w14:textId="77777777" w:rsidR="00337B9C" w:rsidRDefault="00337B9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29" w14:textId="77777777" w:rsidR="00337B9C" w:rsidRPr="00A356D1" w:rsidRDefault="00337B9C" w:rsidP="00A356D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2" w14:textId="77777777" w:rsidR="00337B9C" w:rsidRPr="00A356D1" w:rsidRDefault="00337B9C" w:rsidP="00A356D1">
    <w:pPr>
      <w:pStyle w:val="Header"/>
    </w:pPr>
    <w:r w:rsidRPr="00A356D1">
      <w:t>XML Direct Connect</w:t>
    </w:r>
    <w:r>
      <w:t xml:space="preserve"> – Modify – V3.2</w:t>
    </w:r>
    <w:r>
      <w:tab/>
    </w:r>
    <w:r w:rsidRPr="00A356D1">
      <w:tab/>
    </w:r>
    <w:r w:rsidRPr="00A356D1">
      <w:rPr>
        <w:i/>
      </w:rPr>
      <w:t>Data Mapping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7" w14:textId="77777777" w:rsidR="00337B9C" w:rsidRPr="00A356D1" w:rsidRDefault="00337B9C" w:rsidP="00A702FC">
    <w:pPr>
      <w:pStyle w:val="Header"/>
      <w:tabs>
        <w:tab w:val="clear" w:pos="9360"/>
        <w:tab w:val="right" w:pos="12960"/>
      </w:tabs>
    </w:pPr>
    <w:r w:rsidRPr="00A356D1">
      <w:t xml:space="preserve">XML Direct Connect – </w:t>
    </w:r>
    <w:r>
      <w:t>Modify – V3.2</w:t>
    </w:r>
    <w:r>
      <w:tab/>
    </w:r>
    <w:r>
      <w:tab/>
    </w:r>
    <w:r w:rsidRPr="00A356D1">
      <w:rPr>
        <w:i/>
      </w:rPr>
      <w:t>Data Mapping Guide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3633A" w14:textId="77777777" w:rsidR="00337B9C" w:rsidRPr="00A356D1" w:rsidRDefault="00337B9C" w:rsidP="00D10562">
    <w:pPr>
      <w:pStyle w:val="Header"/>
      <w:tabs>
        <w:tab w:val="clear" w:pos="9360"/>
        <w:tab w:val="right" w:pos="12960"/>
      </w:tabs>
    </w:pPr>
    <w:r w:rsidRPr="00A356D1">
      <w:t xml:space="preserve">XML Direct Connect – </w:t>
    </w:r>
    <w:r>
      <w:t>Modify V3.2</w:t>
    </w:r>
    <w:r>
      <w:tab/>
    </w:r>
    <w:r w:rsidRPr="00A356D1">
      <w:tab/>
    </w:r>
    <w:r w:rsidRPr="00A356D1">
      <w:rPr>
        <w:i/>
      </w:rPr>
      <w:t>Data Mapping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9E7"/>
    <w:multiLevelType w:val="hybridMultilevel"/>
    <w:tmpl w:val="98B49E9E"/>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nsid w:val="03E52343"/>
    <w:multiLevelType w:val="hybridMultilevel"/>
    <w:tmpl w:val="0CE4F578"/>
    <w:lvl w:ilvl="0" w:tplc="04090015">
      <w:start w:val="1"/>
      <w:numFmt w:val="upperLetter"/>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2">
    <w:nsid w:val="0610317B"/>
    <w:multiLevelType w:val="hybridMultilevel"/>
    <w:tmpl w:val="12383238"/>
    <w:lvl w:ilvl="0" w:tplc="C4441A58">
      <w:start w:val="1"/>
      <w:numFmt w:val="upperLetter"/>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632544D"/>
    <w:multiLevelType w:val="multilevel"/>
    <w:tmpl w:val="251C18B4"/>
    <w:lvl w:ilvl="0">
      <w:start w:val="1"/>
      <w:numFmt w:val="none"/>
      <w:lvlText w:val=""/>
      <w:lvlJc w:val="left"/>
      <w:pPr>
        <w:tabs>
          <w:tab w:val="num" w:pos="-2448"/>
        </w:tabs>
        <w:ind w:left="-2448" w:hanging="360"/>
      </w:pPr>
      <w:rPr>
        <w:rFonts w:hint="default"/>
      </w:rPr>
    </w:lvl>
    <w:lvl w:ilvl="1">
      <w:start w:val="1"/>
      <w:numFmt w:val="none"/>
      <w:lvlText w:val=""/>
      <w:lvlJc w:val="left"/>
      <w:pPr>
        <w:tabs>
          <w:tab w:val="num" w:pos="-1368"/>
        </w:tabs>
        <w:ind w:left="-1368" w:hanging="432"/>
      </w:pPr>
      <w:rPr>
        <w:rFonts w:hint="default"/>
      </w:rPr>
    </w:lvl>
    <w:lvl w:ilvl="2">
      <w:start w:val="1"/>
      <w:numFmt w:val="none"/>
      <w:lvlText w:val=""/>
      <w:lvlJc w:val="left"/>
      <w:pPr>
        <w:tabs>
          <w:tab w:val="num" w:pos="-936"/>
        </w:tabs>
        <w:ind w:left="-936" w:hanging="504"/>
      </w:pPr>
      <w:rPr>
        <w:rFonts w:hint="default"/>
      </w:rPr>
    </w:lvl>
    <w:lvl w:ilvl="3">
      <w:start w:val="1"/>
      <w:numFmt w:val="none"/>
      <w:lvlText w:val=""/>
      <w:lvlJc w:val="left"/>
      <w:pPr>
        <w:tabs>
          <w:tab w:val="num" w:pos="-432"/>
        </w:tabs>
        <w:ind w:left="-432" w:hanging="648"/>
      </w:pPr>
      <w:rPr>
        <w:rFonts w:hint="default"/>
      </w:rPr>
    </w:lvl>
    <w:lvl w:ilvl="4">
      <w:start w:val="1"/>
      <w:numFmt w:val="none"/>
      <w:lvlText w:val=""/>
      <w:lvlJc w:val="left"/>
      <w:pPr>
        <w:tabs>
          <w:tab w:val="num" w:pos="72"/>
        </w:tabs>
        <w:ind w:left="72" w:hanging="792"/>
      </w:pPr>
      <w:rPr>
        <w:rFonts w:hint="default"/>
      </w:rPr>
    </w:lvl>
    <w:lvl w:ilvl="5">
      <w:start w:val="1"/>
      <w:numFmt w:val="none"/>
      <w:lvlText w:val=""/>
      <w:lvlJc w:val="left"/>
      <w:pPr>
        <w:tabs>
          <w:tab w:val="num" w:pos="576"/>
        </w:tabs>
        <w:ind w:left="576" w:hanging="936"/>
      </w:pPr>
      <w:rPr>
        <w:rFonts w:hint="default"/>
      </w:rPr>
    </w:lvl>
    <w:lvl w:ilvl="6">
      <w:start w:val="1"/>
      <w:numFmt w:val="upperLetter"/>
      <w:pStyle w:val="Heading7"/>
      <w:lvlText w:val="Appendix %7"/>
      <w:lvlJc w:val="left"/>
      <w:pPr>
        <w:tabs>
          <w:tab w:val="num" w:pos="1440"/>
        </w:tabs>
        <w:ind w:left="1080" w:hanging="1080"/>
      </w:pPr>
      <w:rPr>
        <w:rFonts w:hint="default"/>
      </w:rPr>
    </w:lvl>
    <w:lvl w:ilvl="7">
      <w:start w:val="1"/>
      <w:numFmt w:val="decimal"/>
      <w:pStyle w:val="Heading8"/>
      <w:lvlText w:val="%1%7.%8"/>
      <w:lvlJc w:val="left"/>
      <w:pPr>
        <w:tabs>
          <w:tab w:val="num" w:pos="892"/>
        </w:tabs>
        <w:ind w:left="604" w:hanging="432"/>
      </w:pPr>
      <w:rPr>
        <w:rFonts w:hint="default"/>
      </w:rPr>
    </w:lvl>
    <w:lvl w:ilvl="8">
      <w:start w:val="1"/>
      <w:numFmt w:val="decimal"/>
      <w:pStyle w:val="Heading9"/>
      <w:lvlText w:val="%1%7.%8.%9"/>
      <w:lvlJc w:val="left"/>
      <w:pPr>
        <w:tabs>
          <w:tab w:val="num" w:pos="1166"/>
        </w:tabs>
        <w:ind w:left="950" w:hanging="504"/>
      </w:pPr>
      <w:rPr>
        <w:rFonts w:hint="default"/>
      </w:rPr>
    </w:lvl>
  </w:abstractNum>
  <w:abstractNum w:abstractNumId="4">
    <w:nsid w:val="08CC3D77"/>
    <w:multiLevelType w:val="hybridMultilevel"/>
    <w:tmpl w:val="92A8AA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564D43"/>
    <w:multiLevelType w:val="hybridMultilevel"/>
    <w:tmpl w:val="8012975C"/>
    <w:lvl w:ilvl="0" w:tplc="082A9726">
      <w:start w:val="1"/>
      <w:numFmt w:val="upperLetter"/>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0AA502E1"/>
    <w:multiLevelType w:val="hybridMultilevel"/>
    <w:tmpl w:val="668C994C"/>
    <w:lvl w:ilvl="0" w:tplc="922E6AAE">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0AB43D98"/>
    <w:multiLevelType w:val="hybridMultilevel"/>
    <w:tmpl w:val="6B0C279A"/>
    <w:lvl w:ilvl="0" w:tplc="1F0EC812">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0D6D48BB"/>
    <w:multiLevelType w:val="hybridMultilevel"/>
    <w:tmpl w:val="F126C970"/>
    <w:lvl w:ilvl="0" w:tplc="04090015">
      <w:start w:val="1"/>
      <w:numFmt w:val="upperLetter"/>
      <w:lvlText w:val="%1."/>
      <w:lvlJc w:val="left"/>
      <w:pPr>
        <w:ind w:left="792"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0FAA22C9"/>
    <w:multiLevelType w:val="hybridMultilevel"/>
    <w:tmpl w:val="4A38A29C"/>
    <w:lvl w:ilvl="0" w:tplc="04090015">
      <w:start w:val="1"/>
      <w:numFmt w:val="upperLetter"/>
      <w:lvlText w:val="%1."/>
      <w:lvlJc w:val="left"/>
      <w:pPr>
        <w:ind w:left="76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04F5CE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13FF5D8D"/>
    <w:multiLevelType w:val="hybridMultilevel"/>
    <w:tmpl w:val="5A167F54"/>
    <w:lvl w:ilvl="0" w:tplc="04090015">
      <w:start w:val="1"/>
      <w:numFmt w:val="upperLetter"/>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5E94663"/>
    <w:multiLevelType w:val="hybridMultilevel"/>
    <w:tmpl w:val="F732E83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6A44282"/>
    <w:multiLevelType w:val="hybridMultilevel"/>
    <w:tmpl w:val="53C07BF2"/>
    <w:lvl w:ilvl="0" w:tplc="0409000F">
      <w:start w:val="1"/>
      <w:numFmt w:val="decimal"/>
      <w:lvlText w:val="%1."/>
      <w:lvlJc w:val="left"/>
      <w:pPr>
        <w:ind w:left="767"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18F22AAA"/>
    <w:multiLevelType w:val="hybridMultilevel"/>
    <w:tmpl w:val="DB4450D2"/>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193E0AB0"/>
    <w:multiLevelType w:val="hybridMultilevel"/>
    <w:tmpl w:val="32FC7D7A"/>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19C67679"/>
    <w:multiLevelType w:val="hybridMultilevel"/>
    <w:tmpl w:val="A43402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1C872205"/>
    <w:multiLevelType w:val="hybridMultilevel"/>
    <w:tmpl w:val="1BF0329E"/>
    <w:lvl w:ilvl="0" w:tplc="A5EE0BFC">
      <w:start w:val="1"/>
      <w:numFmt w:val="decimal"/>
      <w:lvlText w:val="%1.RS"/>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D9937F4"/>
    <w:multiLevelType w:val="multilevel"/>
    <w:tmpl w:val="0E44A6B6"/>
    <w:lvl w:ilvl="0">
      <w:start w:val="1"/>
      <w:numFmt w:val="decimal"/>
      <w:lvlText w:val="%1.RS"/>
      <w:lvlJc w:val="center"/>
      <w:pPr>
        <w:tabs>
          <w:tab w:val="num" w:pos="72"/>
        </w:tabs>
        <w:ind w:left="144" w:hanging="144"/>
      </w:pPr>
      <w:rPr>
        <w:rFonts w:ascii="Arial" w:hAnsi="Aria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pStyle w:val="Heading5"/>
      <w:lvlText w:val="%1.%2.%3.%4.%5"/>
      <w:lvlJc w:val="left"/>
      <w:pPr>
        <w:tabs>
          <w:tab w:val="num" w:pos="2520"/>
        </w:tabs>
        <w:ind w:left="2232" w:hanging="792"/>
      </w:pPr>
      <w:rPr>
        <w:rFonts w:hint="default"/>
      </w:rPr>
    </w:lvl>
    <w:lvl w:ilvl="5">
      <w:start w:val="1"/>
      <w:numFmt w:val="decimal"/>
      <w:pStyle w:val="Heading6"/>
      <w:lvlText w:val="%1.%2.%3.%4.%5.%6"/>
      <w:lvlJc w:val="left"/>
      <w:pPr>
        <w:tabs>
          <w:tab w:val="num" w:pos="3240"/>
        </w:tabs>
        <w:ind w:left="2736" w:hanging="936"/>
      </w:pPr>
      <w:rPr>
        <w:rFonts w:hint="default"/>
      </w:rPr>
    </w:lvl>
    <w:lvl w:ilvl="6">
      <w:start w:val="1"/>
      <w:numFmt w:val="none"/>
      <w:lvlText w:val=""/>
      <w:lvlJc w:val="left"/>
      <w:pPr>
        <w:tabs>
          <w:tab w:val="num" w:pos="3240"/>
        </w:tabs>
        <w:ind w:left="3240" w:hanging="1080"/>
      </w:pPr>
      <w:rPr>
        <w:rFonts w:hint="default"/>
      </w:rPr>
    </w:lvl>
    <w:lvl w:ilvl="7">
      <w:start w:val="1"/>
      <w:numFmt w:val="none"/>
      <w:lvlText w:val=""/>
      <w:lvlJc w:val="left"/>
      <w:pPr>
        <w:tabs>
          <w:tab w:val="num" w:pos="3744"/>
        </w:tabs>
        <w:ind w:left="3744" w:hanging="1224"/>
      </w:pPr>
      <w:rPr>
        <w:rFonts w:hint="default"/>
      </w:rPr>
    </w:lvl>
    <w:lvl w:ilvl="8">
      <w:start w:val="1"/>
      <w:numFmt w:val="none"/>
      <w:lvlText w:val=""/>
      <w:lvlJc w:val="left"/>
      <w:pPr>
        <w:tabs>
          <w:tab w:val="num" w:pos="4320"/>
        </w:tabs>
        <w:ind w:left="4320" w:hanging="1440"/>
      </w:pPr>
      <w:rPr>
        <w:rFonts w:hint="default"/>
      </w:rPr>
    </w:lvl>
  </w:abstractNum>
  <w:abstractNum w:abstractNumId="19">
    <w:nsid w:val="1E1F3C99"/>
    <w:multiLevelType w:val="hybridMultilevel"/>
    <w:tmpl w:val="F6F83F94"/>
    <w:lvl w:ilvl="0" w:tplc="0409000F">
      <w:start w:val="1"/>
      <w:numFmt w:val="decimal"/>
      <w:lvlText w:val="%1."/>
      <w:lvlJc w:val="left"/>
      <w:pPr>
        <w:ind w:left="792"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1EA27537"/>
    <w:multiLevelType w:val="hybridMultilevel"/>
    <w:tmpl w:val="12BE854A"/>
    <w:lvl w:ilvl="0" w:tplc="D21866F8">
      <w:start w:val="1"/>
      <w:numFmt w:val="bullet"/>
      <w:pStyle w:val="ListContinue3"/>
      <w:lvlText w:val=""/>
      <w:lvlJc w:val="left"/>
      <w:pPr>
        <w:tabs>
          <w:tab w:val="num" w:pos="720"/>
        </w:tabs>
        <w:ind w:left="720" w:hanging="360"/>
      </w:pPr>
      <w:rPr>
        <w:rFonts w:ascii="Wingdings" w:hAnsi="Wingdings" w:hint="default"/>
        <w:color w:val="0B1865"/>
      </w:rPr>
    </w:lvl>
    <w:lvl w:ilvl="1" w:tplc="C31A6B1C">
      <w:start w:val="40"/>
      <w:numFmt w:val="bullet"/>
      <w:pStyle w:val="ListContinue4"/>
      <w:lvlText w:val="–"/>
      <w:lvlJc w:val="left"/>
      <w:pPr>
        <w:tabs>
          <w:tab w:val="num" w:pos="1440"/>
        </w:tabs>
        <w:ind w:left="1440" w:hanging="360"/>
      </w:pPr>
      <w:rPr>
        <w:rFonts w:ascii="Verdana" w:eastAsia="Times New Roman" w:hAnsi="Verdana" w:cs="Times New Roman" w:hint="default"/>
        <w:color w:val="000080"/>
      </w:rPr>
    </w:lvl>
    <w:lvl w:ilvl="2" w:tplc="B3543CE6" w:tentative="1">
      <w:start w:val="1"/>
      <w:numFmt w:val="bullet"/>
      <w:lvlText w:val=""/>
      <w:lvlJc w:val="left"/>
      <w:pPr>
        <w:tabs>
          <w:tab w:val="num" w:pos="2160"/>
        </w:tabs>
        <w:ind w:left="2160" w:hanging="360"/>
      </w:pPr>
      <w:rPr>
        <w:rFonts w:ascii="Wingdings" w:hAnsi="Wingdings" w:hint="default"/>
      </w:rPr>
    </w:lvl>
    <w:lvl w:ilvl="3" w:tplc="96ACC33E" w:tentative="1">
      <w:start w:val="1"/>
      <w:numFmt w:val="bullet"/>
      <w:lvlText w:val=""/>
      <w:lvlJc w:val="left"/>
      <w:pPr>
        <w:tabs>
          <w:tab w:val="num" w:pos="2880"/>
        </w:tabs>
        <w:ind w:left="2880" w:hanging="360"/>
      </w:pPr>
      <w:rPr>
        <w:rFonts w:ascii="Symbol" w:hAnsi="Symbol" w:hint="default"/>
      </w:rPr>
    </w:lvl>
    <w:lvl w:ilvl="4" w:tplc="DE642AE2" w:tentative="1">
      <w:start w:val="1"/>
      <w:numFmt w:val="bullet"/>
      <w:lvlText w:val="o"/>
      <w:lvlJc w:val="left"/>
      <w:pPr>
        <w:tabs>
          <w:tab w:val="num" w:pos="3600"/>
        </w:tabs>
        <w:ind w:left="3600" w:hanging="360"/>
      </w:pPr>
      <w:rPr>
        <w:rFonts w:ascii="Courier New" w:hAnsi="Courier New" w:cs="Courier New" w:hint="default"/>
      </w:rPr>
    </w:lvl>
    <w:lvl w:ilvl="5" w:tplc="669AABA2" w:tentative="1">
      <w:start w:val="1"/>
      <w:numFmt w:val="bullet"/>
      <w:lvlText w:val=""/>
      <w:lvlJc w:val="left"/>
      <w:pPr>
        <w:tabs>
          <w:tab w:val="num" w:pos="4320"/>
        </w:tabs>
        <w:ind w:left="4320" w:hanging="360"/>
      </w:pPr>
      <w:rPr>
        <w:rFonts w:ascii="Wingdings" w:hAnsi="Wingdings" w:hint="default"/>
      </w:rPr>
    </w:lvl>
    <w:lvl w:ilvl="6" w:tplc="04EC50EA" w:tentative="1">
      <w:start w:val="1"/>
      <w:numFmt w:val="bullet"/>
      <w:lvlText w:val=""/>
      <w:lvlJc w:val="left"/>
      <w:pPr>
        <w:tabs>
          <w:tab w:val="num" w:pos="5040"/>
        </w:tabs>
        <w:ind w:left="5040" w:hanging="360"/>
      </w:pPr>
      <w:rPr>
        <w:rFonts w:ascii="Symbol" w:hAnsi="Symbol" w:hint="default"/>
      </w:rPr>
    </w:lvl>
    <w:lvl w:ilvl="7" w:tplc="90522F10" w:tentative="1">
      <w:start w:val="1"/>
      <w:numFmt w:val="bullet"/>
      <w:lvlText w:val="o"/>
      <w:lvlJc w:val="left"/>
      <w:pPr>
        <w:tabs>
          <w:tab w:val="num" w:pos="5760"/>
        </w:tabs>
        <w:ind w:left="5760" w:hanging="360"/>
      </w:pPr>
      <w:rPr>
        <w:rFonts w:ascii="Courier New" w:hAnsi="Courier New" w:cs="Courier New" w:hint="default"/>
      </w:rPr>
    </w:lvl>
    <w:lvl w:ilvl="8" w:tplc="0326436A" w:tentative="1">
      <w:start w:val="1"/>
      <w:numFmt w:val="bullet"/>
      <w:lvlText w:val=""/>
      <w:lvlJc w:val="left"/>
      <w:pPr>
        <w:tabs>
          <w:tab w:val="num" w:pos="6480"/>
        </w:tabs>
        <w:ind w:left="6480" w:hanging="360"/>
      </w:pPr>
      <w:rPr>
        <w:rFonts w:ascii="Wingdings" w:hAnsi="Wingdings" w:hint="default"/>
      </w:rPr>
    </w:lvl>
  </w:abstractNum>
  <w:abstractNum w:abstractNumId="21">
    <w:nsid w:val="1F885B7A"/>
    <w:multiLevelType w:val="hybridMultilevel"/>
    <w:tmpl w:val="46E2AF84"/>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2007777A"/>
    <w:multiLevelType w:val="hybridMultilevel"/>
    <w:tmpl w:val="C1F0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E761AB"/>
    <w:multiLevelType w:val="hybridMultilevel"/>
    <w:tmpl w:val="350C7BAA"/>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225D0D91"/>
    <w:multiLevelType w:val="hybridMultilevel"/>
    <w:tmpl w:val="FC12D786"/>
    <w:lvl w:ilvl="0" w:tplc="9FD41F4E">
      <w:start w:val="1"/>
      <w:numFmt w:val="bullet"/>
      <w:pStyle w:val="ListBullet"/>
      <w:lvlText w:val=""/>
      <w:lvlJc w:val="left"/>
      <w:pPr>
        <w:tabs>
          <w:tab w:val="num" w:pos="720"/>
        </w:tabs>
        <w:ind w:left="720" w:hanging="360"/>
      </w:pPr>
      <w:rPr>
        <w:rFonts w:ascii="Wingdings" w:hAnsi="Wingdings" w:hint="default"/>
      </w:rPr>
    </w:lvl>
    <w:lvl w:ilvl="1" w:tplc="3F8AEC5A">
      <w:start w:val="40"/>
      <w:numFmt w:val="bullet"/>
      <w:pStyle w:val="ListBullet2"/>
      <w:lvlText w:val="–"/>
      <w:lvlJc w:val="left"/>
      <w:pPr>
        <w:tabs>
          <w:tab w:val="num" w:pos="1440"/>
        </w:tabs>
        <w:ind w:left="1440" w:hanging="360"/>
      </w:pPr>
      <w:rPr>
        <w:rFonts w:ascii="Verdana" w:eastAsia="Times New Roman" w:hAnsi="Verdana" w:cs="Times New Roman" w:hint="default"/>
        <w:color w:val="000080"/>
      </w:rPr>
    </w:lvl>
    <w:lvl w:ilvl="2" w:tplc="D37270B4">
      <w:start w:val="1"/>
      <w:numFmt w:val="bullet"/>
      <w:pStyle w:val="ListBullet3"/>
      <w:lvlText w:val=""/>
      <w:lvlJc w:val="left"/>
      <w:pPr>
        <w:tabs>
          <w:tab w:val="num" w:pos="2160"/>
        </w:tabs>
        <w:ind w:left="2160" w:hanging="360"/>
      </w:pPr>
      <w:rPr>
        <w:rFonts w:ascii="Wingdings" w:hAnsi="Wingdings" w:hint="default"/>
        <w:color w:val="0B1865"/>
      </w:rPr>
    </w:lvl>
    <w:lvl w:ilvl="3" w:tplc="24B23294">
      <w:start w:val="40"/>
      <w:numFmt w:val="bullet"/>
      <w:pStyle w:val="ListBullet4"/>
      <w:lvlText w:val="–"/>
      <w:lvlJc w:val="left"/>
      <w:pPr>
        <w:tabs>
          <w:tab w:val="num" w:pos="2880"/>
        </w:tabs>
        <w:ind w:left="2880" w:hanging="360"/>
      </w:pPr>
      <w:rPr>
        <w:rFonts w:ascii="Verdana" w:eastAsia="Times New Roman" w:hAnsi="Verdana" w:cs="Times New Roman" w:hint="default"/>
        <w:color w:val="000080"/>
      </w:rPr>
    </w:lvl>
    <w:lvl w:ilvl="4" w:tplc="DC8ED2FA">
      <w:start w:val="1"/>
      <w:numFmt w:val="bullet"/>
      <w:pStyle w:val="ListBullet5"/>
      <w:lvlText w:val=""/>
      <w:lvlJc w:val="left"/>
      <w:pPr>
        <w:tabs>
          <w:tab w:val="num" w:pos="3600"/>
        </w:tabs>
        <w:ind w:left="3600" w:hanging="360"/>
      </w:pPr>
      <w:rPr>
        <w:rFonts w:ascii="Wingdings" w:hAnsi="Wingdings" w:hint="default"/>
        <w:color w:val="0B1865"/>
      </w:rPr>
    </w:lvl>
    <w:lvl w:ilvl="5" w:tplc="61E60E8A">
      <w:start w:val="1"/>
      <w:numFmt w:val="bullet"/>
      <w:pStyle w:val="ListContinue"/>
      <w:lvlText w:val=""/>
      <w:lvlJc w:val="left"/>
      <w:pPr>
        <w:tabs>
          <w:tab w:val="num" w:pos="4320"/>
        </w:tabs>
        <w:ind w:left="4320" w:hanging="360"/>
      </w:pPr>
      <w:rPr>
        <w:rFonts w:ascii="Wingdings" w:hAnsi="Wingdings" w:hint="default"/>
        <w:color w:val="0B1865"/>
      </w:rPr>
    </w:lvl>
    <w:lvl w:ilvl="6" w:tplc="33E8A370">
      <w:start w:val="40"/>
      <w:numFmt w:val="bullet"/>
      <w:pStyle w:val="ListContinue2"/>
      <w:lvlText w:val="–"/>
      <w:lvlJc w:val="left"/>
      <w:pPr>
        <w:tabs>
          <w:tab w:val="num" w:pos="5040"/>
        </w:tabs>
        <w:ind w:left="5040" w:hanging="360"/>
      </w:pPr>
      <w:rPr>
        <w:rFonts w:ascii="Verdana" w:eastAsia="Times New Roman" w:hAnsi="Verdana" w:cs="Times New Roman" w:hint="default"/>
        <w:color w:val="000080"/>
      </w:rPr>
    </w:lvl>
    <w:lvl w:ilvl="7" w:tplc="9976D0D0" w:tentative="1">
      <w:start w:val="1"/>
      <w:numFmt w:val="bullet"/>
      <w:lvlText w:val="o"/>
      <w:lvlJc w:val="left"/>
      <w:pPr>
        <w:tabs>
          <w:tab w:val="num" w:pos="5760"/>
        </w:tabs>
        <w:ind w:left="5760" w:hanging="360"/>
      </w:pPr>
      <w:rPr>
        <w:rFonts w:ascii="Courier New" w:hAnsi="Courier New" w:cs="Courier New" w:hint="default"/>
      </w:rPr>
    </w:lvl>
    <w:lvl w:ilvl="8" w:tplc="378C78D0" w:tentative="1">
      <w:start w:val="1"/>
      <w:numFmt w:val="bullet"/>
      <w:lvlText w:val=""/>
      <w:lvlJc w:val="left"/>
      <w:pPr>
        <w:tabs>
          <w:tab w:val="num" w:pos="6480"/>
        </w:tabs>
        <w:ind w:left="6480" w:hanging="360"/>
      </w:pPr>
      <w:rPr>
        <w:rFonts w:ascii="Wingdings" w:hAnsi="Wingdings" w:hint="default"/>
      </w:rPr>
    </w:lvl>
  </w:abstractNum>
  <w:abstractNum w:abstractNumId="25">
    <w:nsid w:val="284A62E4"/>
    <w:multiLevelType w:val="hybridMultilevel"/>
    <w:tmpl w:val="2DCA27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8F85C93"/>
    <w:multiLevelType w:val="hybridMultilevel"/>
    <w:tmpl w:val="5E1A653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2B7D1A42"/>
    <w:multiLevelType w:val="hybridMultilevel"/>
    <w:tmpl w:val="060898CE"/>
    <w:lvl w:ilvl="0" w:tplc="0409000F">
      <w:start w:val="1"/>
      <w:numFmt w:val="decimal"/>
      <w:lvlText w:val="%1."/>
      <w:lvlJc w:val="left"/>
      <w:pPr>
        <w:ind w:left="1260" w:hanging="360"/>
      </w:pPr>
      <w:rPr>
        <w:rFonts w:cs="Times New Roman"/>
      </w:rPr>
    </w:lvl>
    <w:lvl w:ilvl="1" w:tplc="04090019">
      <w:start w:val="1"/>
      <w:numFmt w:val="decimal"/>
      <w:lvlText w:val="%2."/>
      <w:lvlJc w:val="left"/>
      <w:pPr>
        <w:tabs>
          <w:tab w:val="num" w:pos="1980"/>
        </w:tabs>
        <w:ind w:left="1980" w:hanging="360"/>
      </w:pPr>
    </w:lvl>
    <w:lvl w:ilvl="2" w:tplc="0409001B">
      <w:start w:val="1"/>
      <w:numFmt w:val="decimal"/>
      <w:lvlText w:val="%3."/>
      <w:lvlJc w:val="left"/>
      <w:pPr>
        <w:tabs>
          <w:tab w:val="num" w:pos="2700"/>
        </w:tabs>
        <w:ind w:left="2700" w:hanging="360"/>
      </w:pPr>
    </w:lvl>
    <w:lvl w:ilvl="3" w:tplc="0409000F">
      <w:start w:val="1"/>
      <w:numFmt w:val="decimal"/>
      <w:lvlText w:val="%4."/>
      <w:lvlJc w:val="left"/>
      <w:pPr>
        <w:tabs>
          <w:tab w:val="num" w:pos="3420"/>
        </w:tabs>
        <w:ind w:left="3420" w:hanging="360"/>
      </w:pPr>
    </w:lvl>
    <w:lvl w:ilvl="4" w:tplc="04090019">
      <w:start w:val="1"/>
      <w:numFmt w:val="decimal"/>
      <w:lvlText w:val="%5."/>
      <w:lvlJc w:val="left"/>
      <w:pPr>
        <w:tabs>
          <w:tab w:val="num" w:pos="4140"/>
        </w:tabs>
        <w:ind w:left="4140" w:hanging="360"/>
      </w:pPr>
    </w:lvl>
    <w:lvl w:ilvl="5" w:tplc="0409001B">
      <w:start w:val="1"/>
      <w:numFmt w:val="decimal"/>
      <w:lvlText w:val="%6."/>
      <w:lvlJc w:val="left"/>
      <w:pPr>
        <w:tabs>
          <w:tab w:val="num" w:pos="4860"/>
        </w:tabs>
        <w:ind w:left="4860" w:hanging="360"/>
      </w:pPr>
    </w:lvl>
    <w:lvl w:ilvl="6" w:tplc="0409000F">
      <w:start w:val="1"/>
      <w:numFmt w:val="decimal"/>
      <w:lvlText w:val="%7."/>
      <w:lvlJc w:val="left"/>
      <w:pPr>
        <w:tabs>
          <w:tab w:val="num" w:pos="5580"/>
        </w:tabs>
        <w:ind w:left="5580" w:hanging="360"/>
      </w:pPr>
    </w:lvl>
    <w:lvl w:ilvl="7" w:tplc="04090019">
      <w:start w:val="1"/>
      <w:numFmt w:val="decimal"/>
      <w:lvlText w:val="%8."/>
      <w:lvlJc w:val="left"/>
      <w:pPr>
        <w:tabs>
          <w:tab w:val="num" w:pos="6300"/>
        </w:tabs>
        <w:ind w:left="6300" w:hanging="360"/>
      </w:pPr>
    </w:lvl>
    <w:lvl w:ilvl="8" w:tplc="0409001B">
      <w:start w:val="1"/>
      <w:numFmt w:val="decimal"/>
      <w:lvlText w:val="%9."/>
      <w:lvlJc w:val="left"/>
      <w:pPr>
        <w:tabs>
          <w:tab w:val="num" w:pos="7020"/>
        </w:tabs>
        <w:ind w:left="7020" w:hanging="360"/>
      </w:pPr>
    </w:lvl>
  </w:abstractNum>
  <w:abstractNum w:abstractNumId="28">
    <w:nsid w:val="2D6B1DFF"/>
    <w:multiLevelType w:val="hybridMultilevel"/>
    <w:tmpl w:val="E8AA84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D805487"/>
    <w:multiLevelType w:val="hybridMultilevel"/>
    <w:tmpl w:val="593A63C8"/>
    <w:lvl w:ilvl="0" w:tplc="7CFC730E">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E925079"/>
    <w:multiLevelType w:val="hybridMultilevel"/>
    <w:tmpl w:val="63B4502A"/>
    <w:lvl w:ilvl="0" w:tplc="77568E5A">
      <w:start w:val="1"/>
      <w:numFmt w:val="decimal"/>
      <w:lvlText w:val="%1.RQ"/>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7E31CC"/>
    <w:multiLevelType w:val="hybridMultilevel"/>
    <w:tmpl w:val="4AF06A0C"/>
    <w:lvl w:ilvl="0" w:tplc="C64A7718">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30591532"/>
    <w:multiLevelType w:val="hybridMultilevel"/>
    <w:tmpl w:val="1BA277B8"/>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316658FB"/>
    <w:multiLevelType w:val="hybridMultilevel"/>
    <w:tmpl w:val="B2D668BA"/>
    <w:lvl w:ilvl="0" w:tplc="5EF8CE00">
      <w:start w:val="1"/>
      <w:numFmt w:val="decimal"/>
      <w:lvlText w:val="%1."/>
      <w:lvlJc w:val="left"/>
      <w:pPr>
        <w:ind w:left="792"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33B85501"/>
    <w:multiLevelType w:val="hybridMultilevel"/>
    <w:tmpl w:val="7FB26DDE"/>
    <w:lvl w:ilvl="0" w:tplc="0409000F">
      <w:start w:val="1"/>
      <w:numFmt w:val="decimal"/>
      <w:lvlText w:val="%1."/>
      <w:lvlJc w:val="left"/>
      <w:pPr>
        <w:ind w:left="767"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36A21577"/>
    <w:multiLevelType w:val="hybridMultilevel"/>
    <w:tmpl w:val="2F8E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676AAB"/>
    <w:multiLevelType w:val="hybridMultilevel"/>
    <w:tmpl w:val="060898CE"/>
    <w:lvl w:ilvl="0" w:tplc="0409000F">
      <w:start w:val="1"/>
      <w:numFmt w:val="decimal"/>
      <w:lvlText w:val="%1."/>
      <w:lvlJc w:val="left"/>
      <w:pPr>
        <w:ind w:left="1260" w:hanging="360"/>
      </w:pPr>
      <w:rPr>
        <w:rFonts w:cs="Times New Roman"/>
      </w:rPr>
    </w:lvl>
    <w:lvl w:ilvl="1" w:tplc="04090019">
      <w:start w:val="1"/>
      <w:numFmt w:val="decimal"/>
      <w:lvlText w:val="%2."/>
      <w:lvlJc w:val="left"/>
      <w:pPr>
        <w:tabs>
          <w:tab w:val="num" w:pos="1980"/>
        </w:tabs>
        <w:ind w:left="1980" w:hanging="360"/>
      </w:pPr>
    </w:lvl>
    <w:lvl w:ilvl="2" w:tplc="0409001B">
      <w:start w:val="1"/>
      <w:numFmt w:val="decimal"/>
      <w:lvlText w:val="%3."/>
      <w:lvlJc w:val="left"/>
      <w:pPr>
        <w:tabs>
          <w:tab w:val="num" w:pos="2700"/>
        </w:tabs>
        <w:ind w:left="2700" w:hanging="360"/>
      </w:pPr>
    </w:lvl>
    <w:lvl w:ilvl="3" w:tplc="0409000F">
      <w:start w:val="1"/>
      <w:numFmt w:val="decimal"/>
      <w:lvlText w:val="%4."/>
      <w:lvlJc w:val="left"/>
      <w:pPr>
        <w:tabs>
          <w:tab w:val="num" w:pos="3420"/>
        </w:tabs>
        <w:ind w:left="3420" w:hanging="360"/>
      </w:pPr>
    </w:lvl>
    <w:lvl w:ilvl="4" w:tplc="04090019">
      <w:start w:val="1"/>
      <w:numFmt w:val="decimal"/>
      <w:lvlText w:val="%5."/>
      <w:lvlJc w:val="left"/>
      <w:pPr>
        <w:tabs>
          <w:tab w:val="num" w:pos="4140"/>
        </w:tabs>
        <w:ind w:left="4140" w:hanging="360"/>
      </w:pPr>
    </w:lvl>
    <w:lvl w:ilvl="5" w:tplc="0409001B">
      <w:start w:val="1"/>
      <w:numFmt w:val="decimal"/>
      <w:lvlText w:val="%6."/>
      <w:lvlJc w:val="left"/>
      <w:pPr>
        <w:tabs>
          <w:tab w:val="num" w:pos="4860"/>
        </w:tabs>
        <w:ind w:left="4860" w:hanging="360"/>
      </w:pPr>
    </w:lvl>
    <w:lvl w:ilvl="6" w:tplc="0409000F">
      <w:start w:val="1"/>
      <w:numFmt w:val="decimal"/>
      <w:lvlText w:val="%7."/>
      <w:lvlJc w:val="left"/>
      <w:pPr>
        <w:tabs>
          <w:tab w:val="num" w:pos="5580"/>
        </w:tabs>
        <w:ind w:left="5580" w:hanging="360"/>
      </w:pPr>
    </w:lvl>
    <w:lvl w:ilvl="7" w:tplc="04090019">
      <w:start w:val="1"/>
      <w:numFmt w:val="decimal"/>
      <w:lvlText w:val="%8."/>
      <w:lvlJc w:val="left"/>
      <w:pPr>
        <w:tabs>
          <w:tab w:val="num" w:pos="6300"/>
        </w:tabs>
        <w:ind w:left="6300" w:hanging="360"/>
      </w:pPr>
    </w:lvl>
    <w:lvl w:ilvl="8" w:tplc="0409001B">
      <w:start w:val="1"/>
      <w:numFmt w:val="decimal"/>
      <w:lvlText w:val="%9."/>
      <w:lvlJc w:val="left"/>
      <w:pPr>
        <w:tabs>
          <w:tab w:val="num" w:pos="7020"/>
        </w:tabs>
        <w:ind w:left="7020" w:hanging="360"/>
      </w:pPr>
    </w:lvl>
  </w:abstractNum>
  <w:abstractNum w:abstractNumId="37">
    <w:nsid w:val="3AA801DF"/>
    <w:multiLevelType w:val="hybridMultilevel"/>
    <w:tmpl w:val="507C27BE"/>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8">
    <w:nsid w:val="3BBE2322"/>
    <w:multiLevelType w:val="hybridMultilevel"/>
    <w:tmpl w:val="26F0367C"/>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404D0886"/>
    <w:multiLevelType w:val="hybridMultilevel"/>
    <w:tmpl w:val="42C87BD2"/>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41325FA3"/>
    <w:multiLevelType w:val="hybridMultilevel"/>
    <w:tmpl w:val="8796FDF8"/>
    <w:lvl w:ilvl="0" w:tplc="CDF01492">
      <w:start w:val="2"/>
      <w:numFmt w:val="decimal"/>
      <w:lvlText w:val="%1.RS"/>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1D0560"/>
    <w:multiLevelType w:val="hybridMultilevel"/>
    <w:tmpl w:val="C42EC636"/>
    <w:name w:val="Outline"/>
    <w:lvl w:ilvl="0" w:tplc="FFFFFFFF">
      <w:start w:val="1"/>
      <w:numFmt w:val="upperLetter"/>
      <w:lvlText w:val="%1."/>
      <w:lvlJc w:val="left"/>
      <w:pPr>
        <w:ind w:left="766"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2">
    <w:nsid w:val="4827350D"/>
    <w:multiLevelType w:val="hybridMultilevel"/>
    <w:tmpl w:val="F47AAA9A"/>
    <w:lvl w:ilvl="0" w:tplc="04090015">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nsid w:val="487E3EA5"/>
    <w:multiLevelType w:val="hybridMultilevel"/>
    <w:tmpl w:val="5520473C"/>
    <w:lvl w:ilvl="0" w:tplc="F3FA77B4">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49E34628"/>
    <w:multiLevelType w:val="hybridMultilevel"/>
    <w:tmpl w:val="AEC2B444"/>
    <w:lvl w:ilvl="0" w:tplc="C822710C">
      <w:start w:val="1"/>
      <w:numFmt w:val="decimal"/>
      <w:lvlText w:val="%1."/>
      <w:lvlJc w:val="left"/>
      <w:pPr>
        <w:ind w:left="90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5">
    <w:nsid w:val="4C7B5859"/>
    <w:multiLevelType w:val="hybridMultilevel"/>
    <w:tmpl w:val="1A5A60B8"/>
    <w:lvl w:ilvl="0" w:tplc="0409000F">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4CF353D2"/>
    <w:multiLevelType w:val="hybridMultilevel"/>
    <w:tmpl w:val="D3CA7962"/>
    <w:lvl w:ilvl="0" w:tplc="0409000F">
      <w:start w:val="1"/>
      <w:numFmt w:val="decimal"/>
      <w:lvlText w:val="%1."/>
      <w:lvlJc w:val="left"/>
      <w:pPr>
        <w:ind w:left="80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4DD40021"/>
    <w:multiLevelType w:val="hybridMultilevel"/>
    <w:tmpl w:val="060898CE"/>
    <w:lvl w:ilvl="0" w:tplc="04090015">
      <w:start w:val="1"/>
      <w:numFmt w:val="decimal"/>
      <w:lvlText w:val="%1."/>
      <w:lvlJc w:val="left"/>
      <w:pPr>
        <w:ind w:left="1260" w:hanging="360"/>
      </w:pPr>
      <w:rPr>
        <w:rFonts w:cs="Times New Roman"/>
      </w:rPr>
    </w:lvl>
    <w:lvl w:ilvl="1" w:tplc="04090019">
      <w:start w:val="1"/>
      <w:numFmt w:val="decimal"/>
      <w:lvlText w:val="%2."/>
      <w:lvlJc w:val="left"/>
      <w:pPr>
        <w:tabs>
          <w:tab w:val="num" w:pos="1980"/>
        </w:tabs>
        <w:ind w:left="1980" w:hanging="360"/>
      </w:pPr>
    </w:lvl>
    <w:lvl w:ilvl="2" w:tplc="0409001B">
      <w:start w:val="1"/>
      <w:numFmt w:val="decimal"/>
      <w:lvlText w:val="%3."/>
      <w:lvlJc w:val="left"/>
      <w:pPr>
        <w:tabs>
          <w:tab w:val="num" w:pos="2700"/>
        </w:tabs>
        <w:ind w:left="2700" w:hanging="360"/>
      </w:pPr>
    </w:lvl>
    <w:lvl w:ilvl="3" w:tplc="0409000F">
      <w:start w:val="1"/>
      <w:numFmt w:val="decimal"/>
      <w:lvlText w:val="%4."/>
      <w:lvlJc w:val="left"/>
      <w:pPr>
        <w:tabs>
          <w:tab w:val="num" w:pos="3420"/>
        </w:tabs>
        <w:ind w:left="3420" w:hanging="360"/>
      </w:pPr>
    </w:lvl>
    <w:lvl w:ilvl="4" w:tplc="04090019">
      <w:start w:val="1"/>
      <w:numFmt w:val="decimal"/>
      <w:lvlText w:val="%5."/>
      <w:lvlJc w:val="left"/>
      <w:pPr>
        <w:tabs>
          <w:tab w:val="num" w:pos="4140"/>
        </w:tabs>
        <w:ind w:left="4140" w:hanging="360"/>
      </w:pPr>
    </w:lvl>
    <w:lvl w:ilvl="5" w:tplc="0409001B">
      <w:start w:val="1"/>
      <w:numFmt w:val="decimal"/>
      <w:lvlText w:val="%6."/>
      <w:lvlJc w:val="left"/>
      <w:pPr>
        <w:tabs>
          <w:tab w:val="num" w:pos="4860"/>
        </w:tabs>
        <w:ind w:left="4860" w:hanging="360"/>
      </w:pPr>
    </w:lvl>
    <w:lvl w:ilvl="6" w:tplc="0409000F">
      <w:start w:val="1"/>
      <w:numFmt w:val="decimal"/>
      <w:lvlText w:val="%7."/>
      <w:lvlJc w:val="left"/>
      <w:pPr>
        <w:tabs>
          <w:tab w:val="num" w:pos="5580"/>
        </w:tabs>
        <w:ind w:left="5580" w:hanging="360"/>
      </w:pPr>
    </w:lvl>
    <w:lvl w:ilvl="7" w:tplc="04090019">
      <w:start w:val="1"/>
      <w:numFmt w:val="decimal"/>
      <w:lvlText w:val="%8."/>
      <w:lvlJc w:val="left"/>
      <w:pPr>
        <w:tabs>
          <w:tab w:val="num" w:pos="6300"/>
        </w:tabs>
        <w:ind w:left="6300" w:hanging="360"/>
      </w:pPr>
    </w:lvl>
    <w:lvl w:ilvl="8" w:tplc="0409001B">
      <w:start w:val="1"/>
      <w:numFmt w:val="decimal"/>
      <w:lvlText w:val="%9."/>
      <w:lvlJc w:val="left"/>
      <w:pPr>
        <w:tabs>
          <w:tab w:val="num" w:pos="7020"/>
        </w:tabs>
        <w:ind w:left="7020" w:hanging="360"/>
      </w:pPr>
    </w:lvl>
  </w:abstractNum>
  <w:abstractNum w:abstractNumId="48">
    <w:nsid w:val="4DE46C47"/>
    <w:multiLevelType w:val="hybridMultilevel"/>
    <w:tmpl w:val="47D668F0"/>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9">
    <w:nsid w:val="51AB62EE"/>
    <w:multiLevelType w:val="hybridMultilevel"/>
    <w:tmpl w:val="1CB6FB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nsid w:val="54D942E9"/>
    <w:multiLevelType w:val="hybridMultilevel"/>
    <w:tmpl w:val="6FF0E032"/>
    <w:lvl w:ilvl="0" w:tplc="0409000F">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nsid w:val="57285C87"/>
    <w:multiLevelType w:val="hybridMultilevel"/>
    <w:tmpl w:val="C3120FD2"/>
    <w:lvl w:ilvl="0" w:tplc="04090015">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2">
    <w:nsid w:val="576220CB"/>
    <w:multiLevelType w:val="hybridMultilevel"/>
    <w:tmpl w:val="66BA5B8C"/>
    <w:lvl w:ilvl="0" w:tplc="04090001">
      <w:start w:val="1"/>
      <w:numFmt w:val="decimal"/>
      <w:lvlText w:val="%1."/>
      <w:lvlJc w:val="left"/>
      <w:pPr>
        <w:ind w:left="768"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3">
    <w:nsid w:val="5AC037CB"/>
    <w:multiLevelType w:val="multilevel"/>
    <w:tmpl w:val="04090023"/>
    <w:styleLink w:val="ArticleSection"/>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nsid w:val="5C334EA1"/>
    <w:multiLevelType w:val="hybridMultilevel"/>
    <w:tmpl w:val="627CABC0"/>
    <w:lvl w:ilvl="0" w:tplc="6B20063C">
      <w:start w:val="1"/>
      <w:numFmt w:val="upperLetter"/>
      <w:lvlText w:val="%1."/>
      <w:lvlJc w:val="left"/>
      <w:pPr>
        <w:ind w:left="720" w:hanging="360"/>
      </w:pPr>
      <w:rPr>
        <w:rFonts w:cs="Times New Roman"/>
      </w:rPr>
    </w:lvl>
    <w:lvl w:ilvl="1" w:tplc="8ADCAB26">
      <w:start w:val="1"/>
      <w:numFmt w:val="decimal"/>
      <w:lvlText w:val="%2."/>
      <w:lvlJc w:val="left"/>
      <w:pPr>
        <w:tabs>
          <w:tab w:val="num" w:pos="1440"/>
        </w:tabs>
        <w:ind w:left="1440" w:hanging="360"/>
      </w:pPr>
    </w:lvl>
    <w:lvl w:ilvl="2" w:tplc="43DA8A8E">
      <w:start w:val="1"/>
      <w:numFmt w:val="decimal"/>
      <w:lvlText w:val="%3."/>
      <w:lvlJc w:val="left"/>
      <w:pPr>
        <w:tabs>
          <w:tab w:val="num" w:pos="2160"/>
        </w:tabs>
        <w:ind w:left="2160" w:hanging="360"/>
      </w:pPr>
    </w:lvl>
    <w:lvl w:ilvl="3" w:tplc="0158C5DA">
      <w:start w:val="1"/>
      <w:numFmt w:val="decimal"/>
      <w:lvlText w:val="%4."/>
      <w:lvlJc w:val="left"/>
      <w:pPr>
        <w:tabs>
          <w:tab w:val="num" w:pos="2880"/>
        </w:tabs>
        <w:ind w:left="2880" w:hanging="360"/>
      </w:pPr>
    </w:lvl>
    <w:lvl w:ilvl="4" w:tplc="DA8824B2">
      <w:start w:val="1"/>
      <w:numFmt w:val="decimal"/>
      <w:lvlText w:val="%5."/>
      <w:lvlJc w:val="left"/>
      <w:pPr>
        <w:tabs>
          <w:tab w:val="num" w:pos="3600"/>
        </w:tabs>
        <w:ind w:left="3600" w:hanging="360"/>
      </w:pPr>
    </w:lvl>
    <w:lvl w:ilvl="5" w:tplc="3A0890B0">
      <w:start w:val="1"/>
      <w:numFmt w:val="decimal"/>
      <w:lvlText w:val="%6."/>
      <w:lvlJc w:val="left"/>
      <w:pPr>
        <w:tabs>
          <w:tab w:val="num" w:pos="4320"/>
        </w:tabs>
        <w:ind w:left="4320" w:hanging="360"/>
      </w:pPr>
    </w:lvl>
    <w:lvl w:ilvl="6" w:tplc="23D4E8A4">
      <w:start w:val="1"/>
      <w:numFmt w:val="decimal"/>
      <w:lvlText w:val="%7."/>
      <w:lvlJc w:val="left"/>
      <w:pPr>
        <w:tabs>
          <w:tab w:val="num" w:pos="5040"/>
        </w:tabs>
        <w:ind w:left="5040" w:hanging="360"/>
      </w:pPr>
    </w:lvl>
    <w:lvl w:ilvl="7" w:tplc="971C7DF4">
      <w:start w:val="1"/>
      <w:numFmt w:val="decimal"/>
      <w:lvlText w:val="%8."/>
      <w:lvlJc w:val="left"/>
      <w:pPr>
        <w:tabs>
          <w:tab w:val="num" w:pos="5760"/>
        </w:tabs>
        <w:ind w:left="5760" w:hanging="360"/>
      </w:pPr>
    </w:lvl>
    <w:lvl w:ilvl="8" w:tplc="7DEA1BC6">
      <w:start w:val="1"/>
      <w:numFmt w:val="decimal"/>
      <w:lvlText w:val="%9."/>
      <w:lvlJc w:val="left"/>
      <w:pPr>
        <w:tabs>
          <w:tab w:val="num" w:pos="6480"/>
        </w:tabs>
        <w:ind w:left="6480" w:hanging="360"/>
      </w:pPr>
    </w:lvl>
  </w:abstractNum>
  <w:abstractNum w:abstractNumId="55">
    <w:nsid w:val="5C50244C"/>
    <w:multiLevelType w:val="multilevel"/>
    <w:tmpl w:val="CC94EBDE"/>
    <w:numStyleLink w:val="1ai"/>
  </w:abstractNum>
  <w:abstractNum w:abstractNumId="56">
    <w:nsid w:val="5D666880"/>
    <w:multiLevelType w:val="hybridMultilevel"/>
    <w:tmpl w:val="DBEC758A"/>
    <w:lvl w:ilvl="0" w:tplc="C8BC67AA">
      <w:start w:val="1"/>
      <w:numFmt w:val="decimal"/>
      <w:lvlText w:val="%1."/>
      <w:lvlJc w:val="left"/>
      <w:pPr>
        <w:ind w:left="720" w:hanging="360"/>
      </w:pPr>
    </w:lvl>
    <w:lvl w:ilvl="1" w:tplc="80D28F34" w:tentative="1">
      <w:start w:val="1"/>
      <w:numFmt w:val="lowerLetter"/>
      <w:lvlText w:val="%2."/>
      <w:lvlJc w:val="left"/>
      <w:pPr>
        <w:ind w:left="1440" w:hanging="360"/>
      </w:pPr>
    </w:lvl>
    <w:lvl w:ilvl="2" w:tplc="64C442D4" w:tentative="1">
      <w:start w:val="1"/>
      <w:numFmt w:val="lowerRoman"/>
      <w:lvlText w:val="%3."/>
      <w:lvlJc w:val="right"/>
      <w:pPr>
        <w:ind w:left="2160" w:hanging="180"/>
      </w:pPr>
    </w:lvl>
    <w:lvl w:ilvl="3" w:tplc="23A607C4" w:tentative="1">
      <w:start w:val="1"/>
      <w:numFmt w:val="decimal"/>
      <w:lvlText w:val="%4."/>
      <w:lvlJc w:val="left"/>
      <w:pPr>
        <w:ind w:left="2880" w:hanging="360"/>
      </w:pPr>
    </w:lvl>
    <w:lvl w:ilvl="4" w:tplc="5B846AB6" w:tentative="1">
      <w:start w:val="1"/>
      <w:numFmt w:val="lowerLetter"/>
      <w:lvlText w:val="%5."/>
      <w:lvlJc w:val="left"/>
      <w:pPr>
        <w:ind w:left="3600" w:hanging="360"/>
      </w:pPr>
    </w:lvl>
    <w:lvl w:ilvl="5" w:tplc="1FC89830" w:tentative="1">
      <w:start w:val="1"/>
      <w:numFmt w:val="lowerRoman"/>
      <w:lvlText w:val="%6."/>
      <w:lvlJc w:val="right"/>
      <w:pPr>
        <w:ind w:left="4320" w:hanging="180"/>
      </w:pPr>
    </w:lvl>
    <w:lvl w:ilvl="6" w:tplc="E27676C0" w:tentative="1">
      <w:start w:val="1"/>
      <w:numFmt w:val="decimal"/>
      <w:lvlText w:val="%7."/>
      <w:lvlJc w:val="left"/>
      <w:pPr>
        <w:ind w:left="5040" w:hanging="360"/>
      </w:pPr>
    </w:lvl>
    <w:lvl w:ilvl="7" w:tplc="16A4FA52" w:tentative="1">
      <w:start w:val="1"/>
      <w:numFmt w:val="lowerLetter"/>
      <w:lvlText w:val="%8."/>
      <w:lvlJc w:val="left"/>
      <w:pPr>
        <w:ind w:left="5760" w:hanging="360"/>
      </w:pPr>
    </w:lvl>
    <w:lvl w:ilvl="8" w:tplc="9EEA01C4" w:tentative="1">
      <w:start w:val="1"/>
      <w:numFmt w:val="lowerRoman"/>
      <w:lvlText w:val="%9."/>
      <w:lvlJc w:val="right"/>
      <w:pPr>
        <w:ind w:left="6480" w:hanging="180"/>
      </w:pPr>
    </w:lvl>
  </w:abstractNum>
  <w:abstractNum w:abstractNumId="57">
    <w:nsid w:val="5D76485B"/>
    <w:multiLevelType w:val="hybridMultilevel"/>
    <w:tmpl w:val="1C1813C2"/>
    <w:lvl w:ilvl="0" w:tplc="0409000F">
      <w:start w:val="1"/>
      <w:numFmt w:val="decimal"/>
      <w:lvlText w:val="%1."/>
      <w:lvlJc w:val="left"/>
      <w:pPr>
        <w:ind w:left="79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8">
    <w:nsid w:val="5E5A5E1D"/>
    <w:multiLevelType w:val="hybridMultilevel"/>
    <w:tmpl w:val="8404F904"/>
    <w:lvl w:ilvl="0" w:tplc="0409000F">
      <w:start w:val="1"/>
      <w:numFmt w:val="decimal"/>
      <w:lvlText w:val="%1."/>
      <w:lvlJc w:val="left"/>
      <w:pPr>
        <w:ind w:left="793"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5EB464E0"/>
    <w:multiLevelType w:val="hybridMultilevel"/>
    <w:tmpl w:val="7D14EB26"/>
    <w:lvl w:ilvl="0" w:tplc="0409000F">
      <w:start w:val="1"/>
      <w:numFmt w:val="upperLetter"/>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nsid w:val="630F77E6"/>
    <w:multiLevelType w:val="hybridMultilevel"/>
    <w:tmpl w:val="F3883248"/>
    <w:lvl w:ilvl="0" w:tplc="04090015">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nsid w:val="63B9764F"/>
    <w:multiLevelType w:val="hybridMultilevel"/>
    <w:tmpl w:val="DBACE9AE"/>
    <w:lvl w:ilvl="0" w:tplc="0409000F">
      <w:start w:val="1"/>
      <w:numFmt w:val="decimal"/>
      <w:lvlText w:val="%1."/>
      <w:lvlJc w:val="left"/>
      <w:pPr>
        <w:ind w:left="768"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nsid w:val="671F4F03"/>
    <w:multiLevelType w:val="multilevel"/>
    <w:tmpl w:val="CC94EBDE"/>
    <w:styleLink w:val="1ai"/>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b w:val="0"/>
        <w:i w:val="0"/>
      </w:rPr>
    </w:lvl>
    <w:lvl w:ilvl="3">
      <w:start w:val="1"/>
      <w:numFmt w:val="decimal"/>
      <w:pStyle w:val="ListNumber4"/>
      <w:lvlText w:val="%4."/>
      <w:lvlJc w:val="left"/>
      <w:pPr>
        <w:tabs>
          <w:tab w:val="num" w:pos="1440"/>
        </w:tabs>
        <w:ind w:left="1440" w:hanging="360"/>
      </w:pPr>
      <w:rPr>
        <w:rFonts w:hint="default"/>
      </w:rPr>
    </w:lvl>
    <w:lvl w:ilvl="4">
      <w:start w:val="1"/>
      <w:numFmt w:val="lowerLetter"/>
      <w:pStyle w:val="ListNumber5"/>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3">
    <w:nsid w:val="68997AC0"/>
    <w:multiLevelType w:val="hybridMultilevel"/>
    <w:tmpl w:val="BACA5B58"/>
    <w:lvl w:ilvl="0" w:tplc="0409000F">
      <w:start w:val="1"/>
      <w:numFmt w:val="decimal"/>
      <w:lvlText w:val="%1."/>
      <w:lvlJc w:val="left"/>
      <w:pPr>
        <w:ind w:left="80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4">
    <w:nsid w:val="69505F9A"/>
    <w:multiLevelType w:val="hybridMultilevel"/>
    <w:tmpl w:val="CBE0D05E"/>
    <w:lvl w:ilvl="0" w:tplc="AAC49EF0">
      <w:start w:val="1"/>
      <w:numFmt w:val="decimal"/>
      <w:lvlText w:val="%1."/>
      <w:lvlJc w:val="left"/>
      <w:pPr>
        <w:ind w:left="720" w:hanging="360"/>
      </w:pPr>
    </w:lvl>
    <w:lvl w:ilvl="1" w:tplc="01822028" w:tentative="1">
      <w:start w:val="1"/>
      <w:numFmt w:val="lowerLetter"/>
      <w:lvlText w:val="%2."/>
      <w:lvlJc w:val="left"/>
      <w:pPr>
        <w:ind w:left="1440" w:hanging="360"/>
      </w:pPr>
    </w:lvl>
    <w:lvl w:ilvl="2" w:tplc="E76A4DF2" w:tentative="1">
      <w:start w:val="1"/>
      <w:numFmt w:val="lowerRoman"/>
      <w:lvlText w:val="%3."/>
      <w:lvlJc w:val="right"/>
      <w:pPr>
        <w:ind w:left="2160" w:hanging="180"/>
      </w:pPr>
    </w:lvl>
    <w:lvl w:ilvl="3" w:tplc="B1C08F5A" w:tentative="1">
      <w:start w:val="1"/>
      <w:numFmt w:val="decimal"/>
      <w:lvlText w:val="%4."/>
      <w:lvlJc w:val="left"/>
      <w:pPr>
        <w:ind w:left="2880" w:hanging="360"/>
      </w:pPr>
    </w:lvl>
    <w:lvl w:ilvl="4" w:tplc="1B84F02E" w:tentative="1">
      <w:start w:val="1"/>
      <w:numFmt w:val="lowerLetter"/>
      <w:lvlText w:val="%5."/>
      <w:lvlJc w:val="left"/>
      <w:pPr>
        <w:ind w:left="3600" w:hanging="360"/>
      </w:pPr>
    </w:lvl>
    <w:lvl w:ilvl="5" w:tplc="BFD03A1A" w:tentative="1">
      <w:start w:val="1"/>
      <w:numFmt w:val="lowerRoman"/>
      <w:lvlText w:val="%6."/>
      <w:lvlJc w:val="right"/>
      <w:pPr>
        <w:ind w:left="4320" w:hanging="180"/>
      </w:pPr>
    </w:lvl>
    <w:lvl w:ilvl="6" w:tplc="8ACACBCA" w:tentative="1">
      <w:start w:val="1"/>
      <w:numFmt w:val="decimal"/>
      <w:lvlText w:val="%7."/>
      <w:lvlJc w:val="left"/>
      <w:pPr>
        <w:ind w:left="5040" w:hanging="360"/>
      </w:pPr>
    </w:lvl>
    <w:lvl w:ilvl="7" w:tplc="BC48D01A" w:tentative="1">
      <w:start w:val="1"/>
      <w:numFmt w:val="lowerLetter"/>
      <w:lvlText w:val="%8."/>
      <w:lvlJc w:val="left"/>
      <w:pPr>
        <w:ind w:left="5760" w:hanging="360"/>
      </w:pPr>
    </w:lvl>
    <w:lvl w:ilvl="8" w:tplc="25325D36" w:tentative="1">
      <w:start w:val="1"/>
      <w:numFmt w:val="lowerRoman"/>
      <w:lvlText w:val="%9."/>
      <w:lvlJc w:val="right"/>
      <w:pPr>
        <w:ind w:left="6480" w:hanging="180"/>
      </w:pPr>
    </w:lvl>
  </w:abstractNum>
  <w:abstractNum w:abstractNumId="65">
    <w:nsid w:val="69F4062D"/>
    <w:multiLevelType w:val="hybridMultilevel"/>
    <w:tmpl w:val="55087680"/>
    <w:lvl w:ilvl="0" w:tplc="0409000F">
      <w:start w:val="1"/>
      <w:numFmt w:val="upperLetter"/>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6">
    <w:nsid w:val="6D89771E"/>
    <w:multiLevelType w:val="hybridMultilevel"/>
    <w:tmpl w:val="3C1211EE"/>
    <w:lvl w:ilvl="0" w:tplc="04090015">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7">
    <w:nsid w:val="6E7414A1"/>
    <w:multiLevelType w:val="hybridMultilevel"/>
    <w:tmpl w:val="B52A7E32"/>
    <w:lvl w:ilvl="0" w:tplc="04090001">
      <w:start w:val="1"/>
      <w:numFmt w:val="decimal"/>
      <w:lvlText w:val="%1.RQ"/>
      <w:lvlJc w:val="center"/>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68">
    <w:nsid w:val="6F427B7F"/>
    <w:multiLevelType w:val="hybridMultilevel"/>
    <w:tmpl w:val="2856CFA4"/>
    <w:lvl w:ilvl="0" w:tplc="660C757C">
      <w:start w:val="1"/>
      <w:numFmt w:val="upperLetter"/>
      <w:lvlText w:val="%1."/>
      <w:lvlJc w:val="left"/>
      <w:pPr>
        <w:ind w:left="76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9">
    <w:nsid w:val="73420453"/>
    <w:multiLevelType w:val="hybridMultilevel"/>
    <w:tmpl w:val="05C6EE68"/>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70">
    <w:nsid w:val="76BB4688"/>
    <w:multiLevelType w:val="hybridMultilevel"/>
    <w:tmpl w:val="0B287B8A"/>
    <w:lvl w:ilvl="0" w:tplc="04090015">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1">
    <w:nsid w:val="76E32A59"/>
    <w:multiLevelType w:val="hybridMultilevel"/>
    <w:tmpl w:val="8F147B78"/>
    <w:lvl w:ilvl="0" w:tplc="0409000F">
      <w:start w:val="1"/>
      <w:numFmt w:val="decimal"/>
      <w:lvlText w:val="%1."/>
      <w:lvlJc w:val="left"/>
      <w:pPr>
        <w:ind w:left="792"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2">
    <w:nsid w:val="79EF286E"/>
    <w:multiLevelType w:val="hybridMultilevel"/>
    <w:tmpl w:val="12244FA6"/>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3">
    <w:nsid w:val="7A597411"/>
    <w:multiLevelType w:val="hybridMultilevel"/>
    <w:tmpl w:val="060898CE"/>
    <w:lvl w:ilvl="0" w:tplc="0409000F">
      <w:start w:val="1"/>
      <w:numFmt w:val="decimal"/>
      <w:lvlText w:val="%1."/>
      <w:lvlJc w:val="left"/>
      <w:pPr>
        <w:ind w:left="1260" w:hanging="360"/>
      </w:pPr>
      <w:rPr>
        <w:rFonts w:cs="Times New Roman"/>
      </w:rPr>
    </w:lvl>
    <w:lvl w:ilvl="1" w:tplc="04090019">
      <w:start w:val="1"/>
      <w:numFmt w:val="decimal"/>
      <w:lvlText w:val="%2."/>
      <w:lvlJc w:val="left"/>
      <w:pPr>
        <w:tabs>
          <w:tab w:val="num" w:pos="1980"/>
        </w:tabs>
        <w:ind w:left="1980" w:hanging="360"/>
      </w:pPr>
    </w:lvl>
    <w:lvl w:ilvl="2" w:tplc="0409001B">
      <w:start w:val="1"/>
      <w:numFmt w:val="decimal"/>
      <w:lvlText w:val="%3."/>
      <w:lvlJc w:val="left"/>
      <w:pPr>
        <w:tabs>
          <w:tab w:val="num" w:pos="2700"/>
        </w:tabs>
        <w:ind w:left="2700" w:hanging="360"/>
      </w:pPr>
    </w:lvl>
    <w:lvl w:ilvl="3" w:tplc="0409000F">
      <w:start w:val="1"/>
      <w:numFmt w:val="decimal"/>
      <w:lvlText w:val="%4."/>
      <w:lvlJc w:val="left"/>
      <w:pPr>
        <w:tabs>
          <w:tab w:val="num" w:pos="3420"/>
        </w:tabs>
        <w:ind w:left="3420" w:hanging="360"/>
      </w:pPr>
    </w:lvl>
    <w:lvl w:ilvl="4" w:tplc="04090019">
      <w:start w:val="1"/>
      <w:numFmt w:val="decimal"/>
      <w:lvlText w:val="%5."/>
      <w:lvlJc w:val="left"/>
      <w:pPr>
        <w:tabs>
          <w:tab w:val="num" w:pos="4140"/>
        </w:tabs>
        <w:ind w:left="4140" w:hanging="360"/>
      </w:pPr>
    </w:lvl>
    <w:lvl w:ilvl="5" w:tplc="0409001B">
      <w:start w:val="1"/>
      <w:numFmt w:val="decimal"/>
      <w:lvlText w:val="%6."/>
      <w:lvlJc w:val="left"/>
      <w:pPr>
        <w:tabs>
          <w:tab w:val="num" w:pos="4860"/>
        </w:tabs>
        <w:ind w:left="4860" w:hanging="360"/>
      </w:pPr>
    </w:lvl>
    <w:lvl w:ilvl="6" w:tplc="0409000F">
      <w:start w:val="1"/>
      <w:numFmt w:val="decimal"/>
      <w:lvlText w:val="%7."/>
      <w:lvlJc w:val="left"/>
      <w:pPr>
        <w:tabs>
          <w:tab w:val="num" w:pos="5580"/>
        </w:tabs>
        <w:ind w:left="5580" w:hanging="360"/>
      </w:pPr>
    </w:lvl>
    <w:lvl w:ilvl="7" w:tplc="04090019">
      <w:start w:val="1"/>
      <w:numFmt w:val="decimal"/>
      <w:lvlText w:val="%8."/>
      <w:lvlJc w:val="left"/>
      <w:pPr>
        <w:tabs>
          <w:tab w:val="num" w:pos="6300"/>
        </w:tabs>
        <w:ind w:left="6300" w:hanging="360"/>
      </w:pPr>
    </w:lvl>
    <w:lvl w:ilvl="8" w:tplc="0409001B">
      <w:start w:val="1"/>
      <w:numFmt w:val="decimal"/>
      <w:lvlText w:val="%9."/>
      <w:lvlJc w:val="left"/>
      <w:pPr>
        <w:tabs>
          <w:tab w:val="num" w:pos="7020"/>
        </w:tabs>
        <w:ind w:left="7020" w:hanging="360"/>
      </w:pPr>
    </w:lvl>
  </w:abstractNum>
  <w:abstractNum w:abstractNumId="74">
    <w:nsid w:val="7B070A60"/>
    <w:multiLevelType w:val="hybridMultilevel"/>
    <w:tmpl w:val="5554C764"/>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5">
    <w:nsid w:val="7B7A3AE1"/>
    <w:multiLevelType w:val="hybridMultilevel"/>
    <w:tmpl w:val="1BA277B8"/>
    <w:lvl w:ilvl="0" w:tplc="0409000F">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
    <w:nsid w:val="7C6C1EC5"/>
    <w:multiLevelType w:val="hybridMultilevel"/>
    <w:tmpl w:val="5840F3E0"/>
    <w:lvl w:ilvl="0" w:tplc="04090015">
      <w:start w:val="1"/>
      <w:numFmt w:val="decimal"/>
      <w:lvlText w:val="%1."/>
      <w:lvlJc w:val="left"/>
      <w:pPr>
        <w:ind w:left="11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8"/>
  </w:num>
  <w:num w:numId="2">
    <w:abstractNumId w:val="3"/>
  </w:num>
  <w:num w:numId="3">
    <w:abstractNumId w:val="24"/>
  </w:num>
  <w:num w:numId="4">
    <w:abstractNumId w:val="10"/>
  </w:num>
  <w:num w:numId="5">
    <w:abstractNumId w:val="62"/>
  </w:num>
  <w:num w:numId="6">
    <w:abstractNumId w:val="53"/>
  </w:num>
  <w:num w:numId="7">
    <w:abstractNumId w:val="20"/>
  </w:num>
  <w:num w:numId="8">
    <w:abstractNumId w:val="55"/>
  </w:num>
  <w:num w:numId="9">
    <w:abstractNumId w:val="22"/>
  </w:num>
  <w:num w:numId="10">
    <w:abstractNumId w:val="30"/>
  </w:num>
  <w:num w:numId="11">
    <w:abstractNumId w:val="17"/>
  </w:num>
  <w:num w:numId="12">
    <w:abstractNumId w:val="67"/>
  </w:num>
  <w:num w:numId="13">
    <w:abstractNumId w:val="29"/>
  </w:num>
  <w:num w:numId="14">
    <w:abstractNumId w:val="40"/>
  </w:num>
  <w:num w:numId="15">
    <w:abstractNumId w:val="66"/>
  </w:num>
  <w:num w:numId="16">
    <w:abstractNumId w:val="25"/>
  </w:num>
  <w:num w:numId="17">
    <w:abstractNumId w:val="56"/>
  </w:num>
  <w:num w:numId="18">
    <w:abstractNumId w:val="51"/>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5"/>
  </w:num>
  <w:num w:numId="24">
    <w:abstractNumId w:val="64"/>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
  </w:num>
  <w:num w:numId="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7"/>
  </w:num>
  <w:num w:numId="70">
    <w:abstractNumId w:val="27"/>
  </w:num>
  <w:num w:numId="71">
    <w:abstractNumId w:val="36"/>
  </w:num>
  <w:num w:numId="7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7"/>
  </w:num>
  <w:num w:numId="77">
    <w:abstractNumId w:val="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865"/>
    <w:rsid w:val="00000214"/>
    <w:rsid w:val="00000CD9"/>
    <w:rsid w:val="00001EBC"/>
    <w:rsid w:val="000025C3"/>
    <w:rsid w:val="00002FED"/>
    <w:rsid w:val="0000305D"/>
    <w:rsid w:val="000060C2"/>
    <w:rsid w:val="00007EF7"/>
    <w:rsid w:val="000107A8"/>
    <w:rsid w:val="00011C9A"/>
    <w:rsid w:val="0001209E"/>
    <w:rsid w:val="0001331A"/>
    <w:rsid w:val="00014DAE"/>
    <w:rsid w:val="00016B4D"/>
    <w:rsid w:val="00016C55"/>
    <w:rsid w:val="000202E2"/>
    <w:rsid w:val="00021436"/>
    <w:rsid w:val="00021ABD"/>
    <w:rsid w:val="00022198"/>
    <w:rsid w:val="00022A98"/>
    <w:rsid w:val="00022BB3"/>
    <w:rsid w:val="00023F13"/>
    <w:rsid w:val="00023F65"/>
    <w:rsid w:val="00026D6D"/>
    <w:rsid w:val="00027515"/>
    <w:rsid w:val="00027C50"/>
    <w:rsid w:val="00030754"/>
    <w:rsid w:val="000324B1"/>
    <w:rsid w:val="0003422B"/>
    <w:rsid w:val="00034A91"/>
    <w:rsid w:val="00034DB0"/>
    <w:rsid w:val="00035A49"/>
    <w:rsid w:val="00036A17"/>
    <w:rsid w:val="00036BA8"/>
    <w:rsid w:val="00036D2E"/>
    <w:rsid w:val="00036F22"/>
    <w:rsid w:val="00037290"/>
    <w:rsid w:val="00042B4C"/>
    <w:rsid w:val="0004336F"/>
    <w:rsid w:val="00043AAE"/>
    <w:rsid w:val="000458E4"/>
    <w:rsid w:val="00046D10"/>
    <w:rsid w:val="000475B2"/>
    <w:rsid w:val="000509CB"/>
    <w:rsid w:val="00051D62"/>
    <w:rsid w:val="00051F47"/>
    <w:rsid w:val="000526E1"/>
    <w:rsid w:val="00052CF8"/>
    <w:rsid w:val="0005351F"/>
    <w:rsid w:val="000617E9"/>
    <w:rsid w:val="00061D28"/>
    <w:rsid w:val="00062A31"/>
    <w:rsid w:val="000640E4"/>
    <w:rsid w:val="000644DC"/>
    <w:rsid w:val="0006653D"/>
    <w:rsid w:val="00066EA9"/>
    <w:rsid w:val="0006774E"/>
    <w:rsid w:val="000678EF"/>
    <w:rsid w:val="00067C47"/>
    <w:rsid w:val="00072488"/>
    <w:rsid w:val="00072959"/>
    <w:rsid w:val="000730B8"/>
    <w:rsid w:val="00073DC3"/>
    <w:rsid w:val="0007436A"/>
    <w:rsid w:val="000747BA"/>
    <w:rsid w:val="0007527E"/>
    <w:rsid w:val="00075ADB"/>
    <w:rsid w:val="000760E2"/>
    <w:rsid w:val="00076918"/>
    <w:rsid w:val="00076EE2"/>
    <w:rsid w:val="00077873"/>
    <w:rsid w:val="00077EC9"/>
    <w:rsid w:val="000804F5"/>
    <w:rsid w:val="00081921"/>
    <w:rsid w:val="00085520"/>
    <w:rsid w:val="00085F6A"/>
    <w:rsid w:val="0008656C"/>
    <w:rsid w:val="000866A9"/>
    <w:rsid w:val="00086E21"/>
    <w:rsid w:val="000876E3"/>
    <w:rsid w:val="000915E9"/>
    <w:rsid w:val="00092B4F"/>
    <w:rsid w:val="00093D05"/>
    <w:rsid w:val="00093D82"/>
    <w:rsid w:val="000940E2"/>
    <w:rsid w:val="00095626"/>
    <w:rsid w:val="00095EEE"/>
    <w:rsid w:val="00097283"/>
    <w:rsid w:val="000A15BC"/>
    <w:rsid w:val="000A276E"/>
    <w:rsid w:val="000A2779"/>
    <w:rsid w:val="000A30E9"/>
    <w:rsid w:val="000A4AA5"/>
    <w:rsid w:val="000A5455"/>
    <w:rsid w:val="000A5866"/>
    <w:rsid w:val="000A6C37"/>
    <w:rsid w:val="000A7462"/>
    <w:rsid w:val="000A7B17"/>
    <w:rsid w:val="000A7CAA"/>
    <w:rsid w:val="000B17CF"/>
    <w:rsid w:val="000B1E9D"/>
    <w:rsid w:val="000B2AC4"/>
    <w:rsid w:val="000B4EB5"/>
    <w:rsid w:val="000B710F"/>
    <w:rsid w:val="000B726D"/>
    <w:rsid w:val="000B7B48"/>
    <w:rsid w:val="000C11BB"/>
    <w:rsid w:val="000C2605"/>
    <w:rsid w:val="000C4A9F"/>
    <w:rsid w:val="000C6CAE"/>
    <w:rsid w:val="000D02C1"/>
    <w:rsid w:val="000D0D9A"/>
    <w:rsid w:val="000D1B9A"/>
    <w:rsid w:val="000D1D6F"/>
    <w:rsid w:val="000D21EE"/>
    <w:rsid w:val="000D274C"/>
    <w:rsid w:val="000D2A71"/>
    <w:rsid w:val="000D32EC"/>
    <w:rsid w:val="000D57DC"/>
    <w:rsid w:val="000D5D3E"/>
    <w:rsid w:val="000D6748"/>
    <w:rsid w:val="000D7837"/>
    <w:rsid w:val="000E16B8"/>
    <w:rsid w:val="000E1B5F"/>
    <w:rsid w:val="000E23DB"/>
    <w:rsid w:val="000E251B"/>
    <w:rsid w:val="000E2701"/>
    <w:rsid w:val="000E418D"/>
    <w:rsid w:val="000E5DEB"/>
    <w:rsid w:val="000E6AEB"/>
    <w:rsid w:val="000E73A5"/>
    <w:rsid w:val="000F147D"/>
    <w:rsid w:val="000F23FD"/>
    <w:rsid w:val="000F2570"/>
    <w:rsid w:val="000F2859"/>
    <w:rsid w:val="000F29E7"/>
    <w:rsid w:val="000F3C08"/>
    <w:rsid w:val="000F3E1F"/>
    <w:rsid w:val="000F4519"/>
    <w:rsid w:val="000F48BF"/>
    <w:rsid w:val="000F4E5C"/>
    <w:rsid w:val="000F5441"/>
    <w:rsid w:val="000F78CC"/>
    <w:rsid w:val="00100F8C"/>
    <w:rsid w:val="0010188B"/>
    <w:rsid w:val="001024EF"/>
    <w:rsid w:val="00102550"/>
    <w:rsid w:val="001046D9"/>
    <w:rsid w:val="00106105"/>
    <w:rsid w:val="001071E4"/>
    <w:rsid w:val="0011288C"/>
    <w:rsid w:val="001128B8"/>
    <w:rsid w:val="00113DC8"/>
    <w:rsid w:val="00115964"/>
    <w:rsid w:val="00115991"/>
    <w:rsid w:val="00117505"/>
    <w:rsid w:val="00117538"/>
    <w:rsid w:val="00117E4C"/>
    <w:rsid w:val="001206ED"/>
    <w:rsid w:val="0012087B"/>
    <w:rsid w:val="001216DF"/>
    <w:rsid w:val="0012289D"/>
    <w:rsid w:val="001231B5"/>
    <w:rsid w:val="00124051"/>
    <w:rsid w:val="00124CD1"/>
    <w:rsid w:val="001261F5"/>
    <w:rsid w:val="0012711C"/>
    <w:rsid w:val="001271FD"/>
    <w:rsid w:val="001314D7"/>
    <w:rsid w:val="00131ABA"/>
    <w:rsid w:val="00131E80"/>
    <w:rsid w:val="00132697"/>
    <w:rsid w:val="00132B6B"/>
    <w:rsid w:val="00132F0A"/>
    <w:rsid w:val="00133C74"/>
    <w:rsid w:val="00136662"/>
    <w:rsid w:val="0014004A"/>
    <w:rsid w:val="00140397"/>
    <w:rsid w:val="001411E5"/>
    <w:rsid w:val="00142500"/>
    <w:rsid w:val="00143449"/>
    <w:rsid w:val="00144BE3"/>
    <w:rsid w:val="00145398"/>
    <w:rsid w:val="00146266"/>
    <w:rsid w:val="001464FC"/>
    <w:rsid w:val="001465C6"/>
    <w:rsid w:val="00152730"/>
    <w:rsid w:val="00152EE7"/>
    <w:rsid w:val="001544AA"/>
    <w:rsid w:val="001552A3"/>
    <w:rsid w:val="0015575D"/>
    <w:rsid w:val="001560FE"/>
    <w:rsid w:val="00156194"/>
    <w:rsid w:val="00156786"/>
    <w:rsid w:val="0015692A"/>
    <w:rsid w:val="00160E8C"/>
    <w:rsid w:val="001620EA"/>
    <w:rsid w:val="00162E94"/>
    <w:rsid w:val="00164857"/>
    <w:rsid w:val="00167D75"/>
    <w:rsid w:val="00167E6F"/>
    <w:rsid w:val="0017245A"/>
    <w:rsid w:val="00173EBD"/>
    <w:rsid w:val="00174F7A"/>
    <w:rsid w:val="00175315"/>
    <w:rsid w:val="00176164"/>
    <w:rsid w:val="00177CA9"/>
    <w:rsid w:val="00177EAE"/>
    <w:rsid w:val="0018118A"/>
    <w:rsid w:val="00182304"/>
    <w:rsid w:val="001836E7"/>
    <w:rsid w:val="001838C3"/>
    <w:rsid w:val="0018406D"/>
    <w:rsid w:val="001843FA"/>
    <w:rsid w:val="00185C14"/>
    <w:rsid w:val="001869E2"/>
    <w:rsid w:val="001873F5"/>
    <w:rsid w:val="001918A0"/>
    <w:rsid w:val="00192CA9"/>
    <w:rsid w:val="00193745"/>
    <w:rsid w:val="00193B97"/>
    <w:rsid w:val="00194137"/>
    <w:rsid w:val="001943F2"/>
    <w:rsid w:val="00194BA4"/>
    <w:rsid w:val="00195029"/>
    <w:rsid w:val="00196122"/>
    <w:rsid w:val="001961F2"/>
    <w:rsid w:val="00196262"/>
    <w:rsid w:val="00197784"/>
    <w:rsid w:val="001A0087"/>
    <w:rsid w:val="001A076A"/>
    <w:rsid w:val="001A0850"/>
    <w:rsid w:val="001A1043"/>
    <w:rsid w:val="001A2A66"/>
    <w:rsid w:val="001A2C0D"/>
    <w:rsid w:val="001A34F3"/>
    <w:rsid w:val="001A3862"/>
    <w:rsid w:val="001A6B3C"/>
    <w:rsid w:val="001B0C3B"/>
    <w:rsid w:val="001B12C8"/>
    <w:rsid w:val="001B4165"/>
    <w:rsid w:val="001B569A"/>
    <w:rsid w:val="001B7094"/>
    <w:rsid w:val="001C0BF7"/>
    <w:rsid w:val="001C29EF"/>
    <w:rsid w:val="001C2A4E"/>
    <w:rsid w:val="001C4550"/>
    <w:rsid w:val="001C6F55"/>
    <w:rsid w:val="001C6FE7"/>
    <w:rsid w:val="001D092B"/>
    <w:rsid w:val="001D180D"/>
    <w:rsid w:val="001D187C"/>
    <w:rsid w:val="001D188B"/>
    <w:rsid w:val="001D2F57"/>
    <w:rsid w:val="001D359D"/>
    <w:rsid w:val="001D3D21"/>
    <w:rsid w:val="001D3EE4"/>
    <w:rsid w:val="001D4941"/>
    <w:rsid w:val="001D4BF5"/>
    <w:rsid w:val="001D5098"/>
    <w:rsid w:val="001D5C59"/>
    <w:rsid w:val="001E0F2A"/>
    <w:rsid w:val="001E0F79"/>
    <w:rsid w:val="001E1000"/>
    <w:rsid w:val="001E2B4A"/>
    <w:rsid w:val="001E34A4"/>
    <w:rsid w:val="001E4A2C"/>
    <w:rsid w:val="001E5C78"/>
    <w:rsid w:val="001E7B36"/>
    <w:rsid w:val="001E7E19"/>
    <w:rsid w:val="001F179A"/>
    <w:rsid w:val="001F373E"/>
    <w:rsid w:val="001F41FA"/>
    <w:rsid w:val="002004F2"/>
    <w:rsid w:val="002017A0"/>
    <w:rsid w:val="00202040"/>
    <w:rsid w:val="002021A6"/>
    <w:rsid w:val="00202453"/>
    <w:rsid w:val="00203FA6"/>
    <w:rsid w:val="0020415D"/>
    <w:rsid w:val="00205423"/>
    <w:rsid w:val="002066C6"/>
    <w:rsid w:val="0021293B"/>
    <w:rsid w:val="002130F3"/>
    <w:rsid w:val="0021341B"/>
    <w:rsid w:val="0021376F"/>
    <w:rsid w:val="00213A3E"/>
    <w:rsid w:val="0021412E"/>
    <w:rsid w:val="00214888"/>
    <w:rsid w:val="00215156"/>
    <w:rsid w:val="002156B2"/>
    <w:rsid w:val="002171CC"/>
    <w:rsid w:val="00217AA5"/>
    <w:rsid w:val="002244F5"/>
    <w:rsid w:val="002302C8"/>
    <w:rsid w:val="00242190"/>
    <w:rsid w:val="0024282F"/>
    <w:rsid w:val="0024289C"/>
    <w:rsid w:val="002429AF"/>
    <w:rsid w:val="00245782"/>
    <w:rsid w:val="0025111E"/>
    <w:rsid w:val="00251CCD"/>
    <w:rsid w:val="00251E71"/>
    <w:rsid w:val="002540BA"/>
    <w:rsid w:val="00255CDD"/>
    <w:rsid w:val="00256611"/>
    <w:rsid w:val="00256681"/>
    <w:rsid w:val="002634F5"/>
    <w:rsid w:val="00264349"/>
    <w:rsid w:val="0026526F"/>
    <w:rsid w:val="0026557D"/>
    <w:rsid w:val="002662C8"/>
    <w:rsid w:val="00266A94"/>
    <w:rsid w:val="002676EB"/>
    <w:rsid w:val="00267906"/>
    <w:rsid w:val="002725F5"/>
    <w:rsid w:val="00274BA8"/>
    <w:rsid w:val="00275C10"/>
    <w:rsid w:val="00276660"/>
    <w:rsid w:val="00277727"/>
    <w:rsid w:val="002803EB"/>
    <w:rsid w:val="0028108F"/>
    <w:rsid w:val="00281FC4"/>
    <w:rsid w:val="0028456B"/>
    <w:rsid w:val="00285C73"/>
    <w:rsid w:val="002877C0"/>
    <w:rsid w:val="00287EB0"/>
    <w:rsid w:val="00290386"/>
    <w:rsid w:val="00292089"/>
    <w:rsid w:val="0029305D"/>
    <w:rsid w:val="0029396E"/>
    <w:rsid w:val="00295D47"/>
    <w:rsid w:val="00296DEC"/>
    <w:rsid w:val="00296FD2"/>
    <w:rsid w:val="00297100"/>
    <w:rsid w:val="002A3032"/>
    <w:rsid w:val="002A4899"/>
    <w:rsid w:val="002A4B98"/>
    <w:rsid w:val="002A566C"/>
    <w:rsid w:val="002A5878"/>
    <w:rsid w:val="002A6311"/>
    <w:rsid w:val="002B0E8A"/>
    <w:rsid w:val="002B2159"/>
    <w:rsid w:val="002B2322"/>
    <w:rsid w:val="002B29D6"/>
    <w:rsid w:val="002B34F1"/>
    <w:rsid w:val="002B36D1"/>
    <w:rsid w:val="002B47E4"/>
    <w:rsid w:val="002B5081"/>
    <w:rsid w:val="002B598D"/>
    <w:rsid w:val="002B5ACF"/>
    <w:rsid w:val="002B6761"/>
    <w:rsid w:val="002B6F91"/>
    <w:rsid w:val="002C00B4"/>
    <w:rsid w:val="002C0857"/>
    <w:rsid w:val="002C0D26"/>
    <w:rsid w:val="002C45C1"/>
    <w:rsid w:val="002C6ECD"/>
    <w:rsid w:val="002C7622"/>
    <w:rsid w:val="002C7D75"/>
    <w:rsid w:val="002D0EC5"/>
    <w:rsid w:val="002D0FFB"/>
    <w:rsid w:val="002D1718"/>
    <w:rsid w:val="002D2949"/>
    <w:rsid w:val="002D2DF6"/>
    <w:rsid w:val="002D2E89"/>
    <w:rsid w:val="002D3415"/>
    <w:rsid w:val="002D70A7"/>
    <w:rsid w:val="002D7BFC"/>
    <w:rsid w:val="002E04D3"/>
    <w:rsid w:val="002E11F3"/>
    <w:rsid w:val="002E189E"/>
    <w:rsid w:val="002E2110"/>
    <w:rsid w:val="002E29A9"/>
    <w:rsid w:val="002E2C84"/>
    <w:rsid w:val="002E2D66"/>
    <w:rsid w:val="002E52F2"/>
    <w:rsid w:val="002E5462"/>
    <w:rsid w:val="002E76B2"/>
    <w:rsid w:val="002E78F2"/>
    <w:rsid w:val="002E7984"/>
    <w:rsid w:val="002F0795"/>
    <w:rsid w:val="002F1391"/>
    <w:rsid w:val="002F1785"/>
    <w:rsid w:val="002F17AB"/>
    <w:rsid w:val="002F6C4D"/>
    <w:rsid w:val="002F7C84"/>
    <w:rsid w:val="00300B02"/>
    <w:rsid w:val="00300DAD"/>
    <w:rsid w:val="00300EDF"/>
    <w:rsid w:val="00302D03"/>
    <w:rsid w:val="00303813"/>
    <w:rsid w:val="00304379"/>
    <w:rsid w:val="0030487B"/>
    <w:rsid w:val="0030616B"/>
    <w:rsid w:val="00307889"/>
    <w:rsid w:val="00307F09"/>
    <w:rsid w:val="00311D62"/>
    <w:rsid w:val="00311D98"/>
    <w:rsid w:val="00314047"/>
    <w:rsid w:val="0031415B"/>
    <w:rsid w:val="00314A47"/>
    <w:rsid w:val="003152CE"/>
    <w:rsid w:val="00316698"/>
    <w:rsid w:val="00316F15"/>
    <w:rsid w:val="0031724D"/>
    <w:rsid w:val="00317886"/>
    <w:rsid w:val="003179EB"/>
    <w:rsid w:val="00320233"/>
    <w:rsid w:val="00320583"/>
    <w:rsid w:val="003205A9"/>
    <w:rsid w:val="003216A1"/>
    <w:rsid w:val="003218E6"/>
    <w:rsid w:val="00321DFA"/>
    <w:rsid w:val="00323262"/>
    <w:rsid w:val="0032338A"/>
    <w:rsid w:val="003240E3"/>
    <w:rsid w:val="00324AAD"/>
    <w:rsid w:val="0032555A"/>
    <w:rsid w:val="00326328"/>
    <w:rsid w:val="00326428"/>
    <w:rsid w:val="00326523"/>
    <w:rsid w:val="00327A1F"/>
    <w:rsid w:val="003313CC"/>
    <w:rsid w:val="00331501"/>
    <w:rsid w:val="00331902"/>
    <w:rsid w:val="00332C7C"/>
    <w:rsid w:val="0033364A"/>
    <w:rsid w:val="00333F26"/>
    <w:rsid w:val="00334E4D"/>
    <w:rsid w:val="003353AF"/>
    <w:rsid w:val="003358D2"/>
    <w:rsid w:val="0033608D"/>
    <w:rsid w:val="00337AED"/>
    <w:rsid w:val="00337B9C"/>
    <w:rsid w:val="00337D53"/>
    <w:rsid w:val="00340329"/>
    <w:rsid w:val="00341480"/>
    <w:rsid w:val="00344437"/>
    <w:rsid w:val="00344CC6"/>
    <w:rsid w:val="00345AEB"/>
    <w:rsid w:val="0034623B"/>
    <w:rsid w:val="00347156"/>
    <w:rsid w:val="003507FE"/>
    <w:rsid w:val="0035114C"/>
    <w:rsid w:val="00351973"/>
    <w:rsid w:val="00351A84"/>
    <w:rsid w:val="00353ACC"/>
    <w:rsid w:val="00356A3C"/>
    <w:rsid w:val="00357BEB"/>
    <w:rsid w:val="0036123A"/>
    <w:rsid w:val="00362304"/>
    <w:rsid w:val="003633B8"/>
    <w:rsid w:val="00363E2C"/>
    <w:rsid w:val="00364E5B"/>
    <w:rsid w:val="00365056"/>
    <w:rsid w:val="0036658A"/>
    <w:rsid w:val="00366AED"/>
    <w:rsid w:val="00366E27"/>
    <w:rsid w:val="003670A6"/>
    <w:rsid w:val="00367309"/>
    <w:rsid w:val="003674C3"/>
    <w:rsid w:val="00367D66"/>
    <w:rsid w:val="00367DD1"/>
    <w:rsid w:val="00367EE3"/>
    <w:rsid w:val="00370B6A"/>
    <w:rsid w:val="0037306E"/>
    <w:rsid w:val="003746EE"/>
    <w:rsid w:val="003748B9"/>
    <w:rsid w:val="00374BFB"/>
    <w:rsid w:val="003756F7"/>
    <w:rsid w:val="003758A0"/>
    <w:rsid w:val="003760EB"/>
    <w:rsid w:val="0037626C"/>
    <w:rsid w:val="003764C6"/>
    <w:rsid w:val="00376556"/>
    <w:rsid w:val="00377AB7"/>
    <w:rsid w:val="00382268"/>
    <w:rsid w:val="00382D7B"/>
    <w:rsid w:val="003855E0"/>
    <w:rsid w:val="003855E4"/>
    <w:rsid w:val="00386A2A"/>
    <w:rsid w:val="00391063"/>
    <w:rsid w:val="0039542D"/>
    <w:rsid w:val="00396A89"/>
    <w:rsid w:val="00396FA0"/>
    <w:rsid w:val="003A416B"/>
    <w:rsid w:val="003A4EC8"/>
    <w:rsid w:val="003A6044"/>
    <w:rsid w:val="003B1ADA"/>
    <w:rsid w:val="003B1E07"/>
    <w:rsid w:val="003B1E42"/>
    <w:rsid w:val="003B2C6C"/>
    <w:rsid w:val="003B6585"/>
    <w:rsid w:val="003B678B"/>
    <w:rsid w:val="003B67D9"/>
    <w:rsid w:val="003B71A3"/>
    <w:rsid w:val="003C092F"/>
    <w:rsid w:val="003C17C6"/>
    <w:rsid w:val="003C2C44"/>
    <w:rsid w:val="003C2F08"/>
    <w:rsid w:val="003C4A56"/>
    <w:rsid w:val="003C5313"/>
    <w:rsid w:val="003C5FF6"/>
    <w:rsid w:val="003D1985"/>
    <w:rsid w:val="003D1FD6"/>
    <w:rsid w:val="003D2A5A"/>
    <w:rsid w:val="003D2F77"/>
    <w:rsid w:val="003D41CF"/>
    <w:rsid w:val="003D53FB"/>
    <w:rsid w:val="003D6704"/>
    <w:rsid w:val="003D7412"/>
    <w:rsid w:val="003D76C6"/>
    <w:rsid w:val="003D79CC"/>
    <w:rsid w:val="003E00F1"/>
    <w:rsid w:val="003E049D"/>
    <w:rsid w:val="003E138D"/>
    <w:rsid w:val="003E49B6"/>
    <w:rsid w:val="003E5099"/>
    <w:rsid w:val="003E7072"/>
    <w:rsid w:val="003E7D2B"/>
    <w:rsid w:val="003E7FAC"/>
    <w:rsid w:val="003F0331"/>
    <w:rsid w:val="003F0B6C"/>
    <w:rsid w:val="003F147D"/>
    <w:rsid w:val="003F14AC"/>
    <w:rsid w:val="003F2826"/>
    <w:rsid w:val="003F5B4B"/>
    <w:rsid w:val="003F5C12"/>
    <w:rsid w:val="00400056"/>
    <w:rsid w:val="00400595"/>
    <w:rsid w:val="00403495"/>
    <w:rsid w:val="00404220"/>
    <w:rsid w:val="00404C81"/>
    <w:rsid w:val="00404DC6"/>
    <w:rsid w:val="004052D6"/>
    <w:rsid w:val="00406A9C"/>
    <w:rsid w:val="00406F84"/>
    <w:rsid w:val="0041115B"/>
    <w:rsid w:val="00412F60"/>
    <w:rsid w:val="0041395A"/>
    <w:rsid w:val="004149A4"/>
    <w:rsid w:val="00416E1B"/>
    <w:rsid w:val="004241ED"/>
    <w:rsid w:val="004242A0"/>
    <w:rsid w:val="00424970"/>
    <w:rsid w:val="00425173"/>
    <w:rsid w:val="004254D4"/>
    <w:rsid w:val="00427217"/>
    <w:rsid w:val="004272EE"/>
    <w:rsid w:val="004274DE"/>
    <w:rsid w:val="00427CA1"/>
    <w:rsid w:val="00427FAB"/>
    <w:rsid w:val="004305F1"/>
    <w:rsid w:val="00431E50"/>
    <w:rsid w:val="00433A3D"/>
    <w:rsid w:val="00433B0A"/>
    <w:rsid w:val="00434897"/>
    <w:rsid w:val="004351D2"/>
    <w:rsid w:val="004361F4"/>
    <w:rsid w:val="00437FD2"/>
    <w:rsid w:val="00440980"/>
    <w:rsid w:val="00440DFF"/>
    <w:rsid w:val="0044171A"/>
    <w:rsid w:val="00442623"/>
    <w:rsid w:val="00444587"/>
    <w:rsid w:val="00447251"/>
    <w:rsid w:val="0044725C"/>
    <w:rsid w:val="00447AA2"/>
    <w:rsid w:val="004505A7"/>
    <w:rsid w:val="0045111D"/>
    <w:rsid w:val="00451155"/>
    <w:rsid w:val="004513E2"/>
    <w:rsid w:val="00451543"/>
    <w:rsid w:val="00452CB0"/>
    <w:rsid w:val="00454220"/>
    <w:rsid w:val="004543C5"/>
    <w:rsid w:val="004558E0"/>
    <w:rsid w:val="004563D6"/>
    <w:rsid w:val="004564B2"/>
    <w:rsid w:val="0045722E"/>
    <w:rsid w:val="004621EE"/>
    <w:rsid w:val="00462468"/>
    <w:rsid w:val="00463444"/>
    <w:rsid w:val="00465059"/>
    <w:rsid w:val="0046687A"/>
    <w:rsid w:val="004673B8"/>
    <w:rsid w:val="004703E7"/>
    <w:rsid w:val="004726E9"/>
    <w:rsid w:val="00476089"/>
    <w:rsid w:val="00476154"/>
    <w:rsid w:val="00476C8F"/>
    <w:rsid w:val="00476FA2"/>
    <w:rsid w:val="00481B2B"/>
    <w:rsid w:val="00483D74"/>
    <w:rsid w:val="004841B3"/>
    <w:rsid w:val="00485100"/>
    <w:rsid w:val="0048548B"/>
    <w:rsid w:val="00490954"/>
    <w:rsid w:val="00492485"/>
    <w:rsid w:val="0049326C"/>
    <w:rsid w:val="00493B09"/>
    <w:rsid w:val="00494C19"/>
    <w:rsid w:val="00497327"/>
    <w:rsid w:val="004976F9"/>
    <w:rsid w:val="00497AFA"/>
    <w:rsid w:val="004A178B"/>
    <w:rsid w:val="004A2074"/>
    <w:rsid w:val="004A28A1"/>
    <w:rsid w:val="004A5DB1"/>
    <w:rsid w:val="004A637C"/>
    <w:rsid w:val="004A63CD"/>
    <w:rsid w:val="004A668D"/>
    <w:rsid w:val="004A70E0"/>
    <w:rsid w:val="004A7698"/>
    <w:rsid w:val="004B0868"/>
    <w:rsid w:val="004B1475"/>
    <w:rsid w:val="004B1B49"/>
    <w:rsid w:val="004B320B"/>
    <w:rsid w:val="004B36C2"/>
    <w:rsid w:val="004B4D85"/>
    <w:rsid w:val="004B53A1"/>
    <w:rsid w:val="004B56C2"/>
    <w:rsid w:val="004B6385"/>
    <w:rsid w:val="004B6C05"/>
    <w:rsid w:val="004B72E7"/>
    <w:rsid w:val="004C1D1D"/>
    <w:rsid w:val="004C2831"/>
    <w:rsid w:val="004C2C4B"/>
    <w:rsid w:val="004C3BBA"/>
    <w:rsid w:val="004C4875"/>
    <w:rsid w:val="004C6BA4"/>
    <w:rsid w:val="004D1271"/>
    <w:rsid w:val="004D2E9D"/>
    <w:rsid w:val="004D47A9"/>
    <w:rsid w:val="004D4BEE"/>
    <w:rsid w:val="004D5511"/>
    <w:rsid w:val="004D56BD"/>
    <w:rsid w:val="004D603B"/>
    <w:rsid w:val="004E02DE"/>
    <w:rsid w:val="004E1C64"/>
    <w:rsid w:val="004E1FB1"/>
    <w:rsid w:val="004E256B"/>
    <w:rsid w:val="004E3374"/>
    <w:rsid w:val="004E33A8"/>
    <w:rsid w:val="004E446E"/>
    <w:rsid w:val="004E4664"/>
    <w:rsid w:val="004E53F3"/>
    <w:rsid w:val="004E5741"/>
    <w:rsid w:val="004E6329"/>
    <w:rsid w:val="004E760C"/>
    <w:rsid w:val="004F028F"/>
    <w:rsid w:val="004F1361"/>
    <w:rsid w:val="004F1BFC"/>
    <w:rsid w:val="004F213A"/>
    <w:rsid w:val="004F26E3"/>
    <w:rsid w:val="004F2CE4"/>
    <w:rsid w:val="004F320B"/>
    <w:rsid w:val="004F3518"/>
    <w:rsid w:val="004F366F"/>
    <w:rsid w:val="004F421F"/>
    <w:rsid w:val="004F4B5D"/>
    <w:rsid w:val="004F4D81"/>
    <w:rsid w:val="004F596F"/>
    <w:rsid w:val="004F674F"/>
    <w:rsid w:val="004F6BF8"/>
    <w:rsid w:val="004F6F02"/>
    <w:rsid w:val="00501EFB"/>
    <w:rsid w:val="00502546"/>
    <w:rsid w:val="005025B6"/>
    <w:rsid w:val="005048F1"/>
    <w:rsid w:val="00506ECD"/>
    <w:rsid w:val="00510BDF"/>
    <w:rsid w:val="00510DF1"/>
    <w:rsid w:val="00510F0E"/>
    <w:rsid w:val="005127CA"/>
    <w:rsid w:val="005130A3"/>
    <w:rsid w:val="00513348"/>
    <w:rsid w:val="00513F9F"/>
    <w:rsid w:val="00515572"/>
    <w:rsid w:val="00516521"/>
    <w:rsid w:val="00516793"/>
    <w:rsid w:val="0051724D"/>
    <w:rsid w:val="00517941"/>
    <w:rsid w:val="00517C5B"/>
    <w:rsid w:val="0052044A"/>
    <w:rsid w:val="00521B55"/>
    <w:rsid w:val="005232E4"/>
    <w:rsid w:val="0052346D"/>
    <w:rsid w:val="0052430D"/>
    <w:rsid w:val="00525568"/>
    <w:rsid w:val="005262A4"/>
    <w:rsid w:val="005267A5"/>
    <w:rsid w:val="0052702D"/>
    <w:rsid w:val="005300C4"/>
    <w:rsid w:val="00531B50"/>
    <w:rsid w:val="00532493"/>
    <w:rsid w:val="005354A1"/>
    <w:rsid w:val="00535FBB"/>
    <w:rsid w:val="00536DB1"/>
    <w:rsid w:val="00537256"/>
    <w:rsid w:val="00537E51"/>
    <w:rsid w:val="005406EC"/>
    <w:rsid w:val="00540DCE"/>
    <w:rsid w:val="005416C9"/>
    <w:rsid w:val="00541F8B"/>
    <w:rsid w:val="0054241F"/>
    <w:rsid w:val="005435F1"/>
    <w:rsid w:val="00544180"/>
    <w:rsid w:val="00544408"/>
    <w:rsid w:val="00545574"/>
    <w:rsid w:val="00546C64"/>
    <w:rsid w:val="0054710D"/>
    <w:rsid w:val="00550476"/>
    <w:rsid w:val="005511C7"/>
    <w:rsid w:val="005516C4"/>
    <w:rsid w:val="00551DC1"/>
    <w:rsid w:val="005524B9"/>
    <w:rsid w:val="00552884"/>
    <w:rsid w:val="00553873"/>
    <w:rsid w:val="00554022"/>
    <w:rsid w:val="00554FB2"/>
    <w:rsid w:val="00556834"/>
    <w:rsid w:val="005569E5"/>
    <w:rsid w:val="00557D9E"/>
    <w:rsid w:val="005636E8"/>
    <w:rsid w:val="00563C4D"/>
    <w:rsid w:val="00564E55"/>
    <w:rsid w:val="00565DB9"/>
    <w:rsid w:val="00565F57"/>
    <w:rsid w:val="005667C3"/>
    <w:rsid w:val="005669C3"/>
    <w:rsid w:val="00566B74"/>
    <w:rsid w:val="00570D60"/>
    <w:rsid w:val="00570EFD"/>
    <w:rsid w:val="00571124"/>
    <w:rsid w:val="005721CF"/>
    <w:rsid w:val="00572385"/>
    <w:rsid w:val="0057409D"/>
    <w:rsid w:val="00574E39"/>
    <w:rsid w:val="005760E0"/>
    <w:rsid w:val="00576344"/>
    <w:rsid w:val="0057656C"/>
    <w:rsid w:val="00577D4B"/>
    <w:rsid w:val="00580E69"/>
    <w:rsid w:val="00581F9C"/>
    <w:rsid w:val="005829CA"/>
    <w:rsid w:val="005859B6"/>
    <w:rsid w:val="005915E2"/>
    <w:rsid w:val="00592600"/>
    <w:rsid w:val="005939D2"/>
    <w:rsid w:val="00593AFF"/>
    <w:rsid w:val="0059567D"/>
    <w:rsid w:val="0059606F"/>
    <w:rsid w:val="00596795"/>
    <w:rsid w:val="0059687B"/>
    <w:rsid w:val="00596DFB"/>
    <w:rsid w:val="005971F0"/>
    <w:rsid w:val="0059759A"/>
    <w:rsid w:val="00597F31"/>
    <w:rsid w:val="005A0001"/>
    <w:rsid w:val="005A017B"/>
    <w:rsid w:val="005A0B82"/>
    <w:rsid w:val="005A0F82"/>
    <w:rsid w:val="005A1D5E"/>
    <w:rsid w:val="005A3093"/>
    <w:rsid w:val="005A4657"/>
    <w:rsid w:val="005A4B39"/>
    <w:rsid w:val="005A4CA8"/>
    <w:rsid w:val="005A4F1C"/>
    <w:rsid w:val="005A5081"/>
    <w:rsid w:val="005A6436"/>
    <w:rsid w:val="005A662A"/>
    <w:rsid w:val="005A7067"/>
    <w:rsid w:val="005B016B"/>
    <w:rsid w:val="005B0407"/>
    <w:rsid w:val="005B075E"/>
    <w:rsid w:val="005B091D"/>
    <w:rsid w:val="005B13B8"/>
    <w:rsid w:val="005B1728"/>
    <w:rsid w:val="005B1D83"/>
    <w:rsid w:val="005B22B1"/>
    <w:rsid w:val="005B2492"/>
    <w:rsid w:val="005B3015"/>
    <w:rsid w:val="005B3E9E"/>
    <w:rsid w:val="005C02C5"/>
    <w:rsid w:val="005C043C"/>
    <w:rsid w:val="005C0AE4"/>
    <w:rsid w:val="005C1B9C"/>
    <w:rsid w:val="005C4C4A"/>
    <w:rsid w:val="005C4DF8"/>
    <w:rsid w:val="005C5189"/>
    <w:rsid w:val="005C5483"/>
    <w:rsid w:val="005C54B1"/>
    <w:rsid w:val="005C5E68"/>
    <w:rsid w:val="005C604A"/>
    <w:rsid w:val="005C6160"/>
    <w:rsid w:val="005C6394"/>
    <w:rsid w:val="005C6CA8"/>
    <w:rsid w:val="005C777F"/>
    <w:rsid w:val="005D0E8A"/>
    <w:rsid w:val="005D155F"/>
    <w:rsid w:val="005D1E9D"/>
    <w:rsid w:val="005D2120"/>
    <w:rsid w:val="005D44EB"/>
    <w:rsid w:val="005D472D"/>
    <w:rsid w:val="005D4BA3"/>
    <w:rsid w:val="005D549C"/>
    <w:rsid w:val="005D5675"/>
    <w:rsid w:val="005D59A6"/>
    <w:rsid w:val="005D66E7"/>
    <w:rsid w:val="005D7861"/>
    <w:rsid w:val="005D79D5"/>
    <w:rsid w:val="005E043B"/>
    <w:rsid w:val="005E04B9"/>
    <w:rsid w:val="005E1CDB"/>
    <w:rsid w:val="005E2711"/>
    <w:rsid w:val="005E5EE9"/>
    <w:rsid w:val="005E7202"/>
    <w:rsid w:val="005E75D2"/>
    <w:rsid w:val="005E798F"/>
    <w:rsid w:val="005F0327"/>
    <w:rsid w:val="005F2DE0"/>
    <w:rsid w:val="005F343E"/>
    <w:rsid w:val="005F3588"/>
    <w:rsid w:val="005F41F0"/>
    <w:rsid w:val="005F4772"/>
    <w:rsid w:val="005F6B03"/>
    <w:rsid w:val="005F7860"/>
    <w:rsid w:val="00600DCF"/>
    <w:rsid w:val="00605C53"/>
    <w:rsid w:val="006102D5"/>
    <w:rsid w:val="0061132B"/>
    <w:rsid w:val="00611453"/>
    <w:rsid w:val="006123CA"/>
    <w:rsid w:val="006131AD"/>
    <w:rsid w:val="00613CC3"/>
    <w:rsid w:val="00615376"/>
    <w:rsid w:val="00616622"/>
    <w:rsid w:val="00616CCF"/>
    <w:rsid w:val="00617EE8"/>
    <w:rsid w:val="006221E2"/>
    <w:rsid w:val="00622702"/>
    <w:rsid w:val="006256D3"/>
    <w:rsid w:val="00630081"/>
    <w:rsid w:val="00631054"/>
    <w:rsid w:val="006318DA"/>
    <w:rsid w:val="006322C3"/>
    <w:rsid w:val="006340E0"/>
    <w:rsid w:val="006343E9"/>
    <w:rsid w:val="0063563B"/>
    <w:rsid w:val="00635817"/>
    <w:rsid w:val="00642346"/>
    <w:rsid w:val="00646B78"/>
    <w:rsid w:val="00651120"/>
    <w:rsid w:val="006516FD"/>
    <w:rsid w:val="00651DDF"/>
    <w:rsid w:val="006521B3"/>
    <w:rsid w:val="00652779"/>
    <w:rsid w:val="00652C64"/>
    <w:rsid w:val="00653640"/>
    <w:rsid w:val="006549BF"/>
    <w:rsid w:val="006575EE"/>
    <w:rsid w:val="00657CA5"/>
    <w:rsid w:val="00657D62"/>
    <w:rsid w:val="006607DF"/>
    <w:rsid w:val="00661686"/>
    <w:rsid w:val="0066171C"/>
    <w:rsid w:val="00661A20"/>
    <w:rsid w:val="00662652"/>
    <w:rsid w:val="00663573"/>
    <w:rsid w:val="006639AC"/>
    <w:rsid w:val="00663BC0"/>
    <w:rsid w:val="006649B7"/>
    <w:rsid w:val="00664D13"/>
    <w:rsid w:val="0066535D"/>
    <w:rsid w:val="00665AD8"/>
    <w:rsid w:val="00665D1F"/>
    <w:rsid w:val="0066616D"/>
    <w:rsid w:val="00667BC0"/>
    <w:rsid w:val="00673EE5"/>
    <w:rsid w:val="006741D3"/>
    <w:rsid w:val="006749C0"/>
    <w:rsid w:val="00676594"/>
    <w:rsid w:val="006769E9"/>
    <w:rsid w:val="00677214"/>
    <w:rsid w:val="00677614"/>
    <w:rsid w:val="00677689"/>
    <w:rsid w:val="00681792"/>
    <w:rsid w:val="00682182"/>
    <w:rsid w:val="00684827"/>
    <w:rsid w:val="006856F3"/>
    <w:rsid w:val="0068730E"/>
    <w:rsid w:val="00687C58"/>
    <w:rsid w:val="0069007E"/>
    <w:rsid w:val="006906E6"/>
    <w:rsid w:val="00690E2C"/>
    <w:rsid w:val="00690E9F"/>
    <w:rsid w:val="00691C5C"/>
    <w:rsid w:val="00693643"/>
    <w:rsid w:val="006936A0"/>
    <w:rsid w:val="006937F7"/>
    <w:rsid w:val="00694E30"/>
    <w:rsid w:val="00695AE0"/>
    <w:rsid w:val="00695F31"/>
    <w:rsid w:val="00696467"/>
    <w:rsid w:val="00696661"/>
    <w:rsid w:val="006A0AB5"/>
    <w:rsid w:val="006A10CC"/>
    <w:rsid w:val="006A229E"/>
    <w:rsid w:val="006A232F"/>
    <w:rsid w:val="006A4AE6"/>
    <w:rsid w:val="006A4F9C"/>
    <w:rsid w:val="006A6D37"/>
    <w:rsid w:val="006A72C5"/>
    <w:rsid w:val="006A762E"/>
    <w:rsid w:val="006B1439"/>
    <w:rsid w:val="006B3297"/>
    <w:rsid w:val="006B3C5B"/>
    <w:rsid w:val="006B64FE"/>
    <w:rsid w:val="006B69B1"/>
    <w:rsid w:val="006C04C1"/>
    <w:rsid w:val="006C11CD"/>
    <w:rsid w:val="006C185A"/>
    <w:rsid w:val="006C2ACB"/>
    <w:rsid w:val="006C3F96"/>
    <w:rsid w:val="006C503F"/>
    <w:rsid w:val="006C505A"/>
    <w:rsid w:val="006C54B5"/>
    <w:rsid w:val="006C58EA"/>
    <w:rsid w:val="006C61D2"/>
    <w:rsid w:val="006C7677"/>
    <w:rsid w:val="006D18D7"/>
    <w:rsid w:val="006D2568"/>
    <w:rsid w:val="006D324C"/>
    <w:rsid w:val="006D3D39"/>
    <w:rsid w:val="006D49B2"/>
    <w:rsid w:val="006E147E"/>
    <w:rsid w:val="006E3467"/>
    <w:rsid w:val="006E37F0"/>
    <w:rsid w:val="006E3B57"/>
    <w:rsid w:val="006E57DC"/>
    <w:rsid w:val="006E6C7C"/>
    <w:rsid w:val="006F12B6"/>
    <w:rsid w:val="006F198C"/>
    <w:rsid w:val="006F1F91"/>
    <w:rsid w:val="006F3702"/>
    <w:rsid w:val="006F49BF"/>
    <w:rsid w:val="006F5298"/>
    <w:rsid w:val="006F7542"/>
    <w:rsid w:val="006F7E82"/>
    <w:rsid w:val="007004A4"/>
    <w:rsid w:val="00700E37"/>
    <w:rsid w:val="00700FA9"/>
    <w:rsid w:val="00703CE0"/>
    <w:rsid w:val="0070416D"/>
    <w:rsid w:val="00710192"/>
    <w:rsid w:val="00710CED"/>
    <w:rsid w:val="007135D6"/>
    <w:rsid w:val="007142EC"/>
    <w:rsid w:val="00714829"/>
    <w:rsid w:val="007203E9"/>
    <w:rsid w:val="0072245F"/>
    <w:rsid w:val="007240A5"/>
    <w:rsid w:val="00725FBA"/>
    <w:rsid w:val="007316C0"/>
    <w:rsid w:val="00731926"/>
    <w:rsid w:val="00732E36"/>
    <w:rsid w:val="00733BD6"/>
    <w:rsid w:val="00734775"/>
    <w:rsid w:val="00734BA6"/>
    <w:rsid w:val="007355C5"/>
    <w:rsid w:val="00741312"/>
    <w:rsid w:val="007437F1"/>
    <w:rsid w:val="00746007"/>
    <w:rsid w:val="00746DBC"/>
    <w:rsid w:val="00750D1B"/>
    <w:rsid w:val="00753A7B"/>
    <w:rsid w:val="00753E76"/>
    <w:rsid w:val="00753F24"/>
    <w:rsid w:val="00754DCB"/>
    <w:rsid w:val="00755193"/>
    <w:rsid w:val="0075582B"/>
    <w:rsid w:val="00757249"/>
    <w:rsid w:val="007576DB"/>
    <w:rsid w:val="007576E1"/>
    <w:rsid w:val="00760144"/>
    <w:rsid w:val="007602A1"/>
    <w:rsid w:val="00760E5E"/>
    <w:rsid w:val="00761A48"/>
    <w:rsid w:val="00762329"/>
    <w:rsid w:val="00762DE5"/>
    <w:rsid w:val="0076368A"/>
    <w:rsid w:val="00763DB4"/>
    <w:rsid w:val="007649B3"/>
    <w:rsid w:val="00765092"/>
    <w:rsid w:val="00771B3F"/>
    <w:rsid w:val="00772C15"/>
    <w:rsid w:val="00773F18"/>
    <w:rsid w:val="00775021"/>
    <w:rsid w:val="00775C11"/>
    <w:rsid w:val="00780207"/>
    <w:rsid w:val="0078559A"/>
    <w:rsid w:val="00787F68"/>
    <w:rsid w:val="00791A2D"/>
    <w:rsid w:val="00791E23"/>
    <w:rsid w:val="007923C9"/>
    <w:rsid w:val="00792D23"/>
    <w:rsid w:val="00792E1B"/>
    <w:rsid w:val="00792E45"/>
    <w:rsid w:val="00792FBB"/>
    <w:rsid w:val="0079305B"/>
    <w:rsid w:val="00793320"/>
    <w:rsid w:val="00794999"/>
    <w:rsid w:val="00794A31"/>
    <w:rsid w:val="007950D3"/>
    <w:rsid w:val="007950EE"/>
    <w:rsid w:val="00795F1B"/>
    <w:rsid w:val="007970C8"/>
    <w:rsid w:val="007974BF"/>
    <w:rsid w:val="007A10F0"/>
    <w:rsid w:val="007A24C1"/>
    <w:rsid w:val="007A28EF"/>
    <w:rsid w:val="007A2B17"/>
    <w:rsid w:val="007A3045"/>
    <w:rsid w:val="007A5681"/>
    <w:rsid w:val="007A5FC5"/>
    <w:rsid w:val="007A63FC"/>
    <w:rsid w:val="007A75DE"/>
    <w:rsid w:val="007A7D4B"/>
    <w:rsid w:val="007B1D51"/>
    <w:rsid w:val="007B3537"/>
    <w:rsid w:val="007B4ED5"/>
    <w:rsid w:val="007B5173"/>
    <w:rsid w:val="007B64D3"/>
    <w:rsid w:val="007B6ADC"/>
    <w:rsid w:val="007B6ECE"/>
    <w:rsid w:val="007C08E1"/>
    <w:rsid w:val="007C0D77"/>
    <w:rsid w:val="007C17D1"/>
    <w:rsid w:val="007C39F4"/>
    <w:rsid w:val="007C4D5C"/>
    <w:rsid w:val="007C53F0"/>
    <w:rsid w:val="007C5C15"/>
    <w:rsid w:val="007C674A"/>
    <w:rsid w:val="007C7BA5"/>
    <w:rsid w:val="007D016E"/>
    <w:rsid w:val="007D1A5F"/>
    <w:rsid w:val="007D2C6D"/>
    <w:rsid w:val="007D386C"/>
    <w:rsid w:val="007D3C36"/>
    <w:rsid w:val="007D478C"/>
    <w:rsid w:val="007D5D34"/>
    <w:rsid w:val="007D6145"/>
    <w:rsid w:val="007E2E37"/>
    <w:rsid w:val="007E6A6F"/>
    <w:rsid w:val="007F083F"/>
    <w:rsid w:val="007F1E5C"/>
    <w:rsid w:val="007F2E05"/>
    <w:rsid w:val="007F32AB"/>
    <w:rsid w:val="007F4525"/>
    <w:rsid w:val="007F4AD9"/>
    <w:rsid w:val="007F5880"/>
    <w:rsid w:val="007F74DD"/>
    <w:rsid w:val="00800446"/>
    <w:rsid w:val="0080081D"/>
    <w:rsid w:val="00800B0C"/>
    <w:rsid w:val="00801A4E"/>
    <w:rsid w:val="00801ADC"/>
    <w:rsid w:val="008024B8"/>
    <w:rsid w:val="0080265F"/>
    <w:rsid w:val="00802AAC"/>
    <w:rsid w:val="00802BA8"/>
    <w:rsid w:val="00803293"/>
    <w:rsid w:val="00803BBF"/>
    <w:rsid w:val="00804547"/>
    <w:rsid w:val="00805786"/>
    <w:rsid w:val="008068CF"/>
    <w:rsid w:val="00807480"/>
    <w:rsid w:val="00807BDC"/>
    <w:rsid w:val="00813863"/>
    <w:rsid w:val="00813F73"/>
    <w:rsid w:val="0081467C"/>
    <w:rsid w:val="00814D8A"/>
    <w:rsid w:val="008152E6"/>
    <w:rsid w:val="00815AFC"/>
    <w:rsid w:val="00815E6B"/>
    <w:rsid w:val="00816839"/>
    <w:rsid w:val="00817735"/>
    <w:rsid w:val="00817797"/>
    <w:rsid w:val="008204F4"/>
    <w:rsid w:val="008216E4"/>
    <w:rsid w:val="008269A9"/>
    <w:rsid w:val="00826C11"/>
    <w:rsid w:val="00832C8F"/>
    <w:rsid w:val="00833C87"/>
    <w:rsid w:val="00834D87"/>
    <w:rsid w:val="008353D8"/>
    <w:rsid w:val="00835F00"/>
    <w:rsid w:val="00837290"/>
    <w:rsid w:val="00841C89"/>
    <w:rsid w:val="00841CB0"/>
    <w:rsid w:val="008422EF"/>
    <w:rsid w:val="00842B96"/>
    <w:rsid w:val="00842C4F"/>
    <w:rsid w:val="00842E01"/>
    <w:rsid w:val="00847166"/>
    <w:rsid w:val="008478BE"/>
    <w:rsid w:val="00850528"/>
    <w:rsid w:val="008532DC"/>
    <w:rsid w:val="00853649"/>
    <w:rsid w:val="00855DE6"/>
    <w:rsid w:val="00856C49"/>
    <w:rsid w:val="00857FBA"/>
    <w:rsid w:val="00860526"/>
    <w:rsid w:val="0086184E"/>
    <w:rsid w:val="00861D6F"/>
    <w:rsid w:val="00861DF0"/>
    <w:rsid w:val="00862D34"/>
    <w:rsid w:val="00862F69"/>
    <w:rsid w:val="00863017"/>
    <w:rsid w:val="00863FE4"/>
    <w:rsid w:val="00864AE0"/>
    <w:rsid w:val="00866599"/>
    <w:rsid w:val="00871D73"/>
    <w:rsid w:val="008720D1"/>
    <w:rsid w:val="00872579"/>
    <w:rsid w:val="00872C48"/>
    <w:rsid w:val="0087328D"/>
    <w:rsid w:val="00875194"/>
    <w:rsid w:val="008752A9"/>
    <w:rsid w:val="0087670B"/>
    <w:rsid w:val="0088097E"/>
    <w:rsid w:val="00882B0F"/>
    <w:rsid w:val="008847A0"/>
    <w:rsid w:val="0088563C"/>
    <w:rsid w:val="00885AF1"/>
    <w:rsid w:val="008861DF"/>
    <w:rsid w:val="008861E3"/>
    <w:rsid w:val="00886BF8"/>
    <w:rsid w:val="008877A8"/>
    <w:rsid w:val="0089037E"/>
    <w:rsid w:val="00891072"/>
    <w:rsid w:val="00892A5B"/>
    <w:rsid w:val="008936B0"/>
    <w:rsid w:val="008937ED"/>
    <w:rsid w:val="00894243"/>
    <w:rsid w:val="00894FDA"/>
    <w:rsid w:val="0089585C"/>
    <w:rsid w:val="00895A2F"/>
    <w:rsid w:val="00896418"/>
    <w:rsid w:val="00896783"/>
    <w:rsid w:val="008972AA"/>
    <w:rsid w:val="0089737C"/>
    <w:rsid w:val="008A03DB"/>
    <w:rsid w:val="008A04FB"/>
    <w:rsid w:val="008A1875"/>
    <w:rsid w:val="008A1F15"/>
    <w:rsid w:val="008A3B90"/>
    <w:rsid w:val="008A49B6"/>
    <w:rsid w:val="008B005D"/>
    <w:rsid w:val="008B0782"/>
    <w:rsid w:val="008B5C07"/>
    <w:rsid w:val="008C0190"/>
    <w:rsid w:val="008C12E9"/>
    <w:rsid w:val="008C1A50"/>
    <w:rsid w:val="008C5BD6"/>
    <w:rsid w:val="008D00B7"/>
    <w:rsid w:val="008D090D"/>
    <w:rsid w:val="008D0F3F"/>
    <w:rsid w:val="008D21DF"/>
    <w:rsid w:val="008D2308"/>
    <w:rsid w:val="008D3003"/>
    <w:rsid w:val="008D3763"/>
    <w:rsid w:val="008D53FD"/>
    <w:rsid w:val="008E4086"/>
    <w:rsid w:val="008E4F15"/>
    <w:rsid w:val="008E6A9A"/>
    <w:rsid w:val="008F1979"/>
    <w:rsid w:val="008F31CB"/>
    <w:rsid w:val="008F37ED"/>
    <w:rsid w:val="008F53D7"/>
    <w:rsid w:val="008F5AE1"/>
    <w:rsid w:val="008F5E16"/>
    <w:rsid w:val="008F5F3E"/>
    <w:rsid w:val="008F6F62"/>
    <w:rsid w:val="008F70DA"/>
    <w:rsid w:val="008F7647"/>
    <w:rsid w:val="008F7C2A"/>
    <w:rsid w:val="00901261"/>
    <w:rsid w:val="009029CD"/>
    <w:rsid w:val="00902E06"/>
    <w:rsid w:val="009063D2"/>
    <w:rsid w:val="0090648C"/>
    <w:rsid w:val="00906CB4"/>
    <w:rsid w:val="0090701D"/>
    <w:rsid w:val="00907BC2"/>
    <w:rsid w:val="00912B5E"/>
    <w:rsid w:val="00913445"/>
    <w:rsid w:val="00913E59"/>
    <w:rsid w:val="00914439"/>
    <w:rsid w:val="0091452B"/>
    <w:rsid w:val="0091481B"/>
    <w:rsid w:val="00915073"/>
    <w:rsid w:val="0091507A"/>
    <w:rsid w:val="009162CE"/>
    <w:rsid w:val="0091641D"/>
    <w:rsid w:val="0091762E"/>
    <w:rsid w:val="0092027F"/>
    <w:rsid w:val="00920539"/>
    <w:rsid w:val="009207C0"/>
    <w:rsid w:val="00920F73"/>
    <w:rsid w:val="009214B8"/>
    <w:rsid w:val="00921FB4"/>
    <w:rsid w:val="00922978"/>
    <w:rsid w:val="009231E2"/>
    <w:rsid w:val="00925C6A"/>
    <w:rsid w:val="00926AF9"/>
    <w:rsid w:val="00926BC6"/>
    <w:rsid w:val="009273DF"/>
    <w:rsid w:val="0093072F"/>
    <w:rsid w:val="00930BC6"/>
    <w:rsid w:val="0093126B"/>
    <w:rsid w:val="00932786"/>
    <w:rsid w:val="00932B1E"/>
    <w:rsid w:val="00932D7E"/>
    <w:rsid w:val="00932F5E"/>
    <w:rsid w:val="00933130"/>
    <w:rsid w:val="00933FA8"/>
    <w:rsid w:val="00934F8D"/>
    <w:rsid w:val="009370B0"/>
    <w:rsid w:val="00940ECE"/>
    <w:rsid w:val="00941A72"/>
    <w:rsid w:val="0094253B"/>
    <w:rsid w:val="009430D1"/>
    <w:rsid w:val="00943110"/>
    <w:rsid w:val="0094444C"/>
    <w:rsid w:val="009464D7"/>
    <w:rsid w:val="00946B55"/>
    <w:rsid w:val="00947C42"/>
    <w:rsid w:val="0095036D"/>
    <w:rsid w:val="00950E3F"/>
    <w:rsid w:val="0095130A"/>
    <w:rsid w:val="0095188F"/>
    <w:rsid w:val="00951C38"/>
    <w:rsid w:val="0095287F"/>
    <w:rsid w:val="009533A3"/>
    <w:rsid w:val="009552EA"/>
    <w:rsid w:val="00956A4D"/>
    <w:rsid w:val="00956B25"/>
    <w:rsid w:val="00957FEA"/>
    <w:rsid w:val="00961164"/>
    <w:rsid w:val="00962815"/>
    <w:rsid w:val="00963754"/>
    <w:rsid w:val="00964406"/>
    <w:rsid w:val="00964C8B"/>
    <w:rsid w:val="00965BB0"/>
    <w:rsid w:val="00967A2A"/>
    <w:rsid w:val="00967B15"/>
    <w:rsid w:val="0097019F"/>
    <w:rsid w:val="009727E9"/>
    <w:rsid w:val="009736E7"/>
    <w:rsid w:val="009747DA"/>
    <w:rsid w:val="009751C2"/>
    <w:rsid w:val="0097537B"/>
    <w:rsid w:val="009753E1"/>
    <w:rsid w:val="009814FE"/>
    <w:rsid w:val="00981FD7"/>
    <w:rsid w:val="0098285A"/>
    <w:rsid w:val="00982994"/>
    <w:rsid w:val="00982B45"/>
    <w:rsid w:val="00983C36"/>
    <w:rsid w:val="009845ED"/>
    <w:rsid w:val="00985052"/>
    <w:rsid w:val="0099092E"/>
    <w:rsid w:val="00992452"/>
    <w:rsid w:val="009924F0"/>
    <w:rsid w:val="00993EAC"/>
    <w:rsid w:val="009946FD"/>
    <w:rsid w:val="00995788"/>
    <w:rsid w:val="009A165A"/>
    <w:rsid w:val="009A17A3"/>
    <w:rsid w:val="009A5C71"/>
    <w:rsid w:val="009A6C89"/>
    <w:rsid w:val="009A7BA4"/>
    <w:rsid w:val="009B08C8"/>
    <w:rsid w:val="009B0BEB"/>
    <w:rsid w:val="009B0CD6"/>
    <w:rsid w:val="009B14DE"/>
    <w:rsid w:val="009B1AC4"/>
    <w:rsid w:val="009B71D5"/>
    <w:rsid w:val="009B7B66"/>
    <w:rsid w:val="009C0715"/>
    <w:rsid w:val="009C090D"/>
    <w:rsid w:val="009C133B"/>
    <w:rsid w:val="009C1728"/>
    <w:rsid w:val="009C23FF"/>
    <w:rsid w:val="009C3931"/>
    <w:rsid w:val="009C486E"/>
    <w:rsid w:val="009C4937"/>
    <w:rsid w:val="009C4AFD"/>
    <w:rsid w:val="009C51B1"/>
    <w:rsid w:val="009C5A33"/>
    <w:rsid w:val="009C600A"/>
    <w:rsid w:val="009C693D"/>
    <w:rsid w:val="009C75D3"/>
    <w:rsid w:val="009C768E"/>
    <w:rsid w:val="009D2357"/>
    <w:rsid w:val="009D4A2B"/>
    <w:rsid w:val="009D52DA"/>
    <w:rsid w:val="009E08CE"/>
    <w:rsid w:val="009E1E1E"/>
    <w:rsid w:val="009E209F"/>
    <w:rsid w:val="009E20FB"/>
    <w:rsid w:val="009E2834"/>
    <w:rsid w:val="009E2FF9"/>
    <w:rsid w:val="009E33CB"/>
    <w:rsid w:val="009E49F5"/>
    <w:rsid w:val="009E69A3"/>
    <w:rsid w:val="009E7F9E"/>
    <w:rsid w:val="009F1830"/>
    <w:rsid w:val="009F2C95"/>
    <w:rsid w:val="009F2FB9"/>
    <w:rsid w:val="009F30B2"/>
    <w:rsid w:val="009F339E"/>
    <w:rsid w:val="009F4FEB"/>
    <w:rsid w:val="009F57A2"/>
    <w:rsid w:val="009F5A1B"/>
    <w:rsid w:val="009F5F81"/>
    <w:rsid w:val="009F68C1"/>
    <w:rsid w:val="009F724E"/>
    <w:rsid w:val="00A00BBC"/>
    <w:rsid w:val="00A01066"/>
    <w:rsid w:val="00A02D69"/>
    <w:rsid w:val="00A03DFD"/>
    <w:rsid w:val="00A04079"/>
    <w:rsid w:val="00A05CCC"/>
    <w:rsid w:val="00A1383B"/>
    <w:rsid w:val="00A1575C"/>
    <w:rsid w:val="00A15AE3"/>
    <w:rsid w:val="00A15E7B"/>
    <w:rsid w:val="00A17BF9"/>
    <w:rsid w:val="00A222D5"/>
    <w:rsid w:val="00A256CE"/>
    <w:rsid w:val="00A25776"/>
    <w:rsid w:val="00A2750A"/>
    <w:rsid w:val="00A27F61"/>
    <w:rsid w:val="00A30B64"/>
    <w:rsid w:val="00A31669"/>
    <w:rsid w:val="00A32160"/>
    <w:rsid w:val="00A340FD"/>
    <w:rsid w:val="00A34C76"/>
    <w:rsid w:val="00A3550E"/>
    <w:rsid w:val="00A356D1"/>
    <w:rsid w:val="00A35C06"/>
    <w:rsid w:val="00A363DD"/>
    <w:rsid w:val="00A363E3"/>
    <w:rsid w:val="00A372EC"/>
    <w:rsid w:val="00A405A0"/>
    <w:rsid w:val="00A40E4E"/>
    <w:rsid w:val="00A41500"/>
    <w:rsid w:val="00A42383"/>
    <w:rsid w:val="00A44D75"/>
    <w:rsid w:val="00A45BC6"/>
    <w:rsid w:val="00A45E8F"/>
    <w:rsid w:val="00A47787"/>
    <w:rsid w:val="00A47DB5"/>
    <w:rsid w:val="00A516B1"/>
    <w:rsid w:val="00A5219A"/>
    <w:rsid w:val="00A52398"/>
    <w:rsid w:val="00A527A9"/>
    <w:rsid w:val="00A52F22"/>
    <w:rsid w:val="00A5348E"/>
    <w:rsid w:val="00A53EC0"/>
    <w:rsid w:val="00A55044"/>
    <w:rsid w:val="00A558EF"/>
    <w:rsid w:val="00A55F23"/>
    <w:rsid w:val="00A5602C"/>
    <w:rsid w:val="00A572F2"/>
    <w:rsid w:val="00A57710"/>
    <w:rsid w:val="00A613AC"/>
    <w:rsid w:val="00A622F5"/>
    <w:rsid w:val="00A63E49"/>
    <w:rsid w:val="00A63EF3"/>
    <w:rsid w:val="00A66A1E"/>
    <w:rsid w:val="00A676DA"/>
    <w:rsid w:val="00A6797F"/>
    <w:rsid w:val="00A7023C"/>
    <w:rsid w:val="00A702FC"/>
    <w:rsid w:val="00A70CE8"/>
    <w:rsid w:val="00A716B1"/>
    <w:rsid w:val="00A72166"/>
    <w:rsid w:val="00A742A4"/>
    <w:rsid w:val="00A77D83"/>
    <w:rsid w:val="00A802C3"/>
    <w:rsid w:val="00A812C4"/>
    <w:rsid w:val="00A81394"/>
    <w:rsid w:val="00A81645"/>
    <w:rsid w:val="00A82242"/>
    <w:rsid w:val="00A8291A"/>
    <w:rsid w:val="00A845CB"/>
    <w:rsid w:val="00A84E59"/>
    <w:rsid w:val="00A84FFC"/>
    <w:rsid w:val="00A86B84"/>
    <w:rsid w:val="00A87094"/>
    <w:rsid w:val="00A877CA"/>
    <w:rsid w:val="00A87888"/>
    <w:rsid w:val="00A878BD"/>
    <w:rsid w:val="00A87984"/>
    <w:rsid w:val="00A87FA8"/>
    <w:rsid w:val="00A9299E"/>
    <w:rsid w:val="00A9340B"/>
    <w:rsid w:val="00A97020"/>
    <w:rsid w:val="00A972A5"/>
    <w:rsid w:val="00A97448"/>
    <w:rsid w:val="00A97622"/>
    <w:rsid w:val="00A97B92"/>
    <w:rsid w:val="00AA252C"/>
    <w:rsid w:val="00AA2909"/>
    <w:rsid w:val="00AA3A7A"/>
    <w:rsid w:val="00AA40E6"/>
    <w:rsid w:val="00AA43CF"/>
    <w:rsid w:val="00AA4CC2"/>
    <w:rsid w:val="00AA51ED"/>
    <w:rsid w:val="00AA568D"/>
    <w:rsid w:val="00AB2324"/>
    <w:rsid w:val="00AB306E"/>
    <w:rsid w:val="00AB4BA4"/>
    <w:rsid w:val="00AB58EE"/>
    <w:rsid w:val="00AB5AA7"/>
    <w:rsid w:val="00AB7697"/>
    <w:rsid w:val="00AB7C7C"/>
    <w:rsid w:val="00AC294E"/>
    <w:rsid w:val="00AC319A"/>
    <w:rsid w:val="00AC32CA"/>
    <w:rsid w:val="00AC3822"/>
    <w:rsid w:val="00AC4355"/>
    <w:rsid w:val="00AC4471"/>
    <w:rsid w:val="00AC49F8"/>
    <w:rsid w:val="00AC4D0F"/>
    <w:rsid w:val="00AC62CF"/>
    <w:rsid w:val="00AC652B"/>
    <w:rsid w:val="00AC771F"/>
    <w:rsid w:val="00AD1C31"/>
    <w:rsid w:val="00AD3D7B"/>
    <w:rsid w:val="00AD4977"/>
    <w:rsid w:val="00AD6879"/>
    <w:rsid w:val="00AE10DC"/>
    <w:rsid w:val="00AE15B8"/>
    <w:rsid w:val="00AE42A8"/>
    <w:rsid w:val="00AE56DB"/>
    <w:rsid w:val="00AE5A8F"/>
    <w:rsid w:val="00AE607B"/>
    <w:rsid w:val="00AE6C04"/>
    <w:rsid w:val="00AE6C45"/>
    <w:rsid w:val="00AE6DCC"/>
    <w:rsid w:val="00AE6F99"/>
    <w:rsid w:val="00AE762E"/>
    <w:rsid w:val="00AE7EE1"/>
    <w:rsid w:val="00AF0E3B"/>
    <w:rsid w:val="00AF12F0"/>
    <w:rsid w:val="00AF1626"/>
    <w:rsid w:val="00AF3F4B"/>
    <w:rsid w:val="00AF4064"/>
    <w:rsid w:val="00AF4B67"/>
    <w:rsid w:val="00AF532B"/>
    <w:rsid w:val="00AF65D7"/>
    <w:rsid w:val="00AF6D1F"/>
    <w:rsid w:val="00B00A09"/>
    <w:rsid w:val="00B010A0"/>
    <w:rsid w:val="00B0152C"/>
    <w:rsid w:val="00B03A8B"/>
    <w:rsid w:val="00B046D5"/>
    <w:rsid w:val="00B05079"/>
    <w:rsid w:val="00B0687E"/>
    <w:rsid w:val="00B068C4"/>
    <w:rsid w:val="00B1019D"/>
    <w:rsid w:val="00B101EE"/>
    <w:rsid w:val="00B1068A"/>
    <w:rsid w:val="00B10817"/>
    <w:rsid w:val="00B11BD4"/>
    <w:rsid w:val="00B12492"/>
    <w:rsid w:val="00B126B8"/>
    <w:rsid w:val="00B12CDA"/>
    <w:rsid w:val="00B163A9"/>
    <w:rsid w:val="00B165F2"/>
    <w:rsid w:val="00B20068"/>
    <w:rsid w:val="00B204FE"/>
    <w:rsid w:val="00B20CA3"/>
    <w:rsid w:val="00B2141D"/>
    <w:rsid w:val="00B21F12"/>
    <w:rsid w:val="00B226BD"/>
    <w:rsid w:val="00B2318E"/>
    <w:rsid w:val="00B2495B"/>
    <w:rsid w:val="00B277D8"/>
    <w:rsid w:val="00B30F97"/>
    <w:rsid w:val="00B33B4B"/>
    <w:rsid w:val="00B33B4D"/>
    <w:rsid w:val="00B344AE"/>
    <w:rsid w:val="00B346D4"/>
    <w:rsid w:val="00B34CD8"/>
    <w:rsid w:val="00B35140"/>
    <w:rsid w:val="00B36C47"/>
    <w:rsid w:val="00B436DC"/>
    <w:rsid w:val="00B43AAF"/>
    <w:rsid w:val="00B44184"/>
    <w:rsid w:val="00B458D4"/>
    <w:rsid w:val="00B4598F"/>
    <w:rsid w:val="00B46827"/>
    <w:rsid w:val="00B46E2E"/>
    <w:rsid w:val="00B52D14"/>
    <w:rsid w:val="00B52F79"/>
    <w:rsid w:val="00B5410E"/>
    <w:rsid w:val="00B55F8B"/>
    <w:rsid w:val="00B560AD"/>
    <w:rsid w:val="00B574C8"/>
    <w:rsid w:val="00B57658"/>
    <w:rsid w:val="00B60032"/>
    <w:rsid w:val="00B61B91"/>
    <w:rsid w:val="00B6234E"/>
    <w:rsid w:val="00B65FDE"/>
    <w:rsid w:val="00B67E8D"/>
    <w:rsid w:val="00B701B4"/>
    <w:rsid w:val="00B710AC"/>
    <w:rsid w:val="00B71B87"/>
    <w:rsid w:val="00B739ED"/>
    <w:rsid w:val="00B80147"/>
    <w:rsid w:val="00B81070"/>
    <w:rsid w:val="00B839A4"/>
    <w:rsid w:val="00B84199"/>
    <w:rsid w:val="00B8460F"/>
    <w:rsid w:val="00B90374"/>
    <w:rsid w:val="00B90A1A"/>
    <w:rsid w:val="00B911FE"/>
    <w:rsid w:val="00B9226C"/>
    <w:rsid w:val="00B94C3E"/>
    <w:rsid w:val="00B95725"/>
    <w:rsid w:val="00B957F6"/>
    <w:rsid w:val="00B95A34"/>
    <w:rsid w:val="00B96415"/>
    <w:rsid w:val="00B968CD"/>
    <w:rsid w:val="00B97735"/>
    <w:rsid w:val="00B977DC"/>
    <w:rsid w:val="00BA046C"/>
    <w:rsid w:val="00BA278C"/>
    <w:rsid w:val="00BA280B"/>
    <w:rsid w:val="00BA3FF2"/>
    <w:rsid w:val="00BA41F1"/>
    <w:rsid w:val="00BA60B7"/>
    <w:rsid w:val="00BA6890"/>
    <w:rsid w:val="00BA7148"/>
    <w:rsid w:val="00BA7D09"/>
    <w:rsid w:val="00BB02D7"/>
    <w:rsid w:val="00BB0B86"/>
    <w:rsid w:val="00BB121D"/>
    <w:rsid w:val="00BB30AA"/>
    <w:rsid w:val="00BB3D0E"/>
    <w:rsid w:val="00BB52C2"/>
    <w:rsid w:val="00BB5778"/>
    <w:rsid w:val="00BC03C2"/>
    <w:rsid w:val="00BC1448"/>
    <w:rsid w:val="00BC1934"/>
    <w:rsid w:val="00BC5314"/>
    <w:rsid w:val="00BC667E"/>
    <w:rsid w:val="00BC7763"/>
    <w:rsid w:val="00BD031A"/>
    <w:rsid w:val="00BD05CF"/>
    <w:rsid w:val="00BD28E2"/>
    <w:rsid w:val="00BD3722"/>
    <w:rsid w:val="00BD37F3"/>
    <w:rsid w:val="00BD3820"/>
    <w:rsid w:val="00BD446D"/>
    <w:rsid w:val="00BD454D"/>
    <w:rsid w:val="00BD5531"/>
    <w:rsid w:val="00BD77D2"/>
    <w:rsid w:val="00BD791D"/>
    <w:rsid w:val="00BE05EB"/>
    <w:rsid w:val="00BE0C54"/>
    <w:rsid w:val="00BE0CF1"/>
    <w:rsid w:val="00BE1EFA"/>
    <w:rsid w:val="00BE1FB0"/>
    <w:rsid w:val="00BE2307"/>
    <w:rsid w:val="00BE262E"/>
    <w:rsid w:val="00BE390B"/>
    <w:rsid w:val="00BE39E9"/>
    <w:rsid w:val="00BE5009"/>
    <w:rsid w:val="00BE7160"/>
    <w:rsid w:val="00BE7525"/>
    <w:rsid w:val="00BF1545"/>
    <w:rsid w:val="00BF159E"/>
    <w:rsid w:val="00BF2C7D"/>
    <w:rsid w:val="00BF2D5C"/>
    <w:rsid w:val="00BF363A"/>
    <w:rsid w:val="00BF4CBC"/>
    <w:rsid w:val="00BF5090"/>
    <w:rsid w:val="00BF5D00"/>
    <w:rsid w:val="00BF5EA0"/>
    <w:rsid w:val="00BF6155"/>
    <w:rsid w:val="00BF697E"/>
    <w:rsid w:val="00C00056"/>
    <w:rsid w:val="00C004A0"/>
    <w:rsid w:val="00C008AC"/>
    <w:rsid w:val="00C025FD"/>
    <w:rsid w:val="00C02D7E"/>
    <w:rsid w:val="00C03211"/>
    <w:rsid w:val="00C04989"/>
    <w:rsid w:val="00C068C7"/>
    <w:rsid w:val="00C06D11"/>
    <w:rsid w:val="00C118A1"/>
    <w:rsid w:val="00C11E6D"/>
    <w:rsid w:val="00C12E24"/>
    <w:rsid w:val="00C1312E"/>
    <w:rsid w:val="00C157A5"/>
    <w:rsid w:val="00C210B0"/>
    <w:rsid w:val="00C216A5"/>
    <w:rsid w:val="00C2183F"/>
    <w:rsid w:val="00C21C22"/>
    <w:rsid w:val="00C22E86"/>
    <w:rsid w:val="00C25521"/>
    <w:rsid w:val="00C25DE0"/>
    <w:rsid w:val="00C260E9"/>
    <w:rsid w:val="00C2634D"/>
    <w:rsid w:val="00C27DCA"/>
    <w:rsid w:val="00C309C8"/>
    <w:rsid w:val="00C3352E"/>
    <w:rsid w:val="00C40543"/>
    <w:rsid w:val="00C4157A"/>
    <w:rsid w:val="00C41BCB"/>
    <w:rsid w:val="00C43270"/>
    <w:rsid w:val="00C44027"/>
    <w:rsid w:val="00C456C2"/>
    <w:rsid w:val="00C45F03"/>
    <w:rsid w:val="00C46499"/>
    <w:rsid w:val="00C50CBE"/>
    <w:rsid w:val="00C5124E"/>
    <w:rsid w:val="00C518B7"/>
    <w:rsid w:val="00C53A81"/>
    <w:rsid w:val="00C53CE9"/>
    <w:rsid w:val="00C54B28"/>
    <w:rsid w:val="00C55488"/>
    <w:rsid w:val="00C55C9E"/>
    <w:rsid w:val="00C564B9"/>
    <w:rsid w:val="00C60B79"/>
    <w:rsid w:val="00C611D6"/>
    <w:rsid w:val="00C631FE"/>
    <w:rsid w:val="00C639AF"/>
    <w:rsid w:val="00C65218"/>
    <w:rsid w:val="00C66F8E"/>
    <w:rsid w:val="00C67A5C"/>
    <w:rsid w:val="00C71EB2"/>
    <w:rsid w:val="00C7254A"/>
    <w:rsid w:val="00C72C6A"/>
    <w:rsid w:val="00C73DED"/>
    <w:rsid w:val="00C74B56"/>
    <w:rsid w:val="00C757C3"/>
    <w:rsid w:val="00C766BC"/>
    <w:rsid w:val="00C76C2D"/>
    <w:rsid w:val="00C775C7"/>
    <w:rsid w:val="00C82C7E"/>
    <w:rsid w:val="00C84CF5"/>
    <w:rsid w:val="00C854D0"/>
    <w:rsid w:val="00C86057"/>
    <w:rsid w:val="00C8691B"/>
    <w:rsid w:val="00C917A7"/>
    <w:rsid w:val="00C91C72"/>
    <w:rsid w:val="00C92A3B"/>
    <w:rsid w:val="00C93250"/>
    <w:rsid w:val="00C954B6"/>
    <w:rsid w:val="00C95E64"/>
    <w:rsid w:val="00C9750C"/>
    <w:rsid w:val="00C97BF7"/>
    <w:rsid w:val="00C97C57"/>
    <w:rsid w:val="00C97F3B"/>
    <w:rsid w:val="00CA0729"/>
    <w:rsid w:val="00CA123A"/>
    <w:rsid w:val="00CA2E0D"/>
    <w:rsid w:val="00CA39D5"/>
    <w:rsid w:val="00CA77B2"/>
    <w:rsid w:val="00CA7F1D"/>
    <w:rsid w:val="00CB0D2C"/>
    <w:rsid w:val="00CB28DB"/>
    <w:rsid w:val="00CB3FB8"/>
    <w:rsid w:val="00CB4272"/>
    <w:rsid w:val="00CB4CBD"/>
    <w:rsid w:val="00CB4D7F"/>
    <w:rsid w:val="00CB5783"/>
    <w:rsid w:val="00CB725A"/>
    <w:rsid w:val="00CB7773"/>
    <w:rsid w:val="00CC0180"/>
    <w:rsid w:val="00CC283E"/>
    <w:rsid w:val="00CC2CB1"/>
    <w:rsid w:val="00CC4AE8"/>
    <w:rsid w:val="00CC5EFD"/>
    <w:rsid w:val="00CC7B82"/>
    <w:rsid w:val="00CD0A48"/>
    <w:rsid w:val="00CD1371"/>
    <w:rsid w:val="00CD1D82"/>
    <w:rsid w:val="00CD1DE1"/>
    <w:rsid w:val="00CD29D0"/>
    <w:rsid w:val="00CD3257"/>
    <w:rsid w:val="00CD4D41"/>
    <w:rsid w:val="00CD5254"/>
    <w:rsid w:val="00CD7316"/>
    <w:rsid w:val="00CD76B8"/>
    <w:rsid w:val="00CD7A05"/>
    <w:rsid w:val="00CD7A20"/>
    <w:rsid w:val="00CD7BEA"/>
    <w:rsid w:val="00CE18AA"/>
    <w:rsid w:val="00CE343E"/>
    <w:rsid w:val="00CE47FC"/>
    <w:rsid w:val="00CE4CDA"/>
    <w:rsid w:val="00CE558B"/>
    <w:rsid w:val="00CE5F76"/>
    <w:rsid w:val="00CE60E3"/>
    <w:rsid w:val="00CE6131"/>
    <w:rsid w:val="00CE6A73"/>
    <w:rsid w:val="00CE708B"/>
    <w:rsid w:val="00CF1412"/>
    <w:rsid w:val="00CF1A3F"/>
    <w:rsid w:val="00CF54CF"/>
    <w:rsid w:val="00CF6540"/>
    <w:rsid w:val="00CF7395"/>
    <w:rsid w:val="00CF7ABA"/>
    <w:rsid w:val="00D00230"/>
    <w:rsid w:val="00D00EDE"/>
    <w:rsid w:val="00D02A7C"/>
    <w:rsid w:val="00D032EB"/>
    <w:rsid w:val="00D05029"/>
    <w:rsid w:val="00D05471"/>
    <w:rsid w:val="00D06BDD"/>
    <w:rsid w:val="00D06E4C"/>
    <w:rsid w:val="00D10456"/>
    <w:rsid w:val="00D10562"/>
    <w:rsid w:val="00D10DC0"/>
    <w:rsid w:val="00D15491"/>
    <w:rsid w:val="00D20D45"/>
    <w:rsid w:val="00D20D5F"/>
    <w:rsid w:val="00D2278B"/>
    <w:rsid w:val="00D238EA"/>
    <w:rsid w:val="00D23E9F"/>
    <w:rsid w:val="00D24148"/>
    <w:rsid w:val="00D25CE4"/>
    <w:rsid w:val="00D25F29"/>
    <w:rsid w:val="00D25FD4"/>
    <w:rsid w:val="00D26D77"/>
    <w:rsid w:val="00D2790C"/>
    <w:rsid w:val="00D27F47"/>
    <w:rsid w:val="00D30474"/>
    <w:rsid w:val="00D308BC"/>
    <w:rsid w:val="00D30C9A"/>
    <w:rsid w:val="00D312E3"/>
    <w:rsid w:val="00D333E7"/>
    <w:rsid w:val="00D341A9"/>
    <w:rsid w:val="00D342CE"/>
    <w:rsid w:val="00D343E2"/>
    <w:rsid w:val="00D34444"/>
    <w:rsid w:val="00D34B4C"/>
    <w:rsid w:val="00D34E51"/>
    <w:rsid w:val="00D368D1"/>
    <w:rsid w:val="00D36B73"/>
    <w:rsid w:val="00D36CC3"/>
    <w:rsid w:val="00D416F0"/>
    <w:rsid w:val="00D431E5"/>
    <w:rsid w:val="00D4374F"/>
    <w:rsid w:val="00D43B3D"/>
    <w:rsid w:val="00D445A1"/>
    <w:rsid w:val="00D449AD"/>
    <w:rsid w:val="00D453F6"/>
    <w:rsid w:val="00D45869"/>
    <w:rsid w:val="00D4620A"/>
    <w:rsid w:val="00D473AE"/>
    <w:rsid w:val="00D47D57"/>
    <w:rsid w:val="00D47EBD"/>
    <w:rsid w:val="00D50D96"/>
    <w:rsid w:val="00D51475"/>
    <w:rsid w:val="00D518E3"/>
    <w:rsid w:val="00D52326"/>
    <w:rsid w:val="00D52560"/>
    <w:rsid w:val="00D52E93"/>
    <w:rsid w:val="00D543F1"/>
    <w:rsid w:val="00D54798"/>
    <w:rsid w:val="00D548CD"/>
    <w:rsid w:val="00D5501D"/>
    <w:rsid w:val="00D554F4"/>
    <w:rsid w:val="00D562C9"/>
    <w:rsid w:val="00D56ABB"/>
    <w:rsid w:val="00D572A2"/>
    <w:rsid w:val="00D60176"/>
    <w:rsid w:val="00D61644"/>
    <w:rsid w:val="00D63C88"/>
    <w:rsid w:val="00D64407"/>
    <w:rsid w:val="00D6544F"/>
    <w:rsid w:val="00D6590B"/>
    <w:rsid w:val="00D65CC9"/>
    <w:rsid w:val="00D66A1D"/>
    <w:rsid w:val="00D67AE8"/>
    <w:rsid w:val="00D70233"/>
    <w:rsid w:val="00D70D45"/>
    <w:rsid w:val="00D723DD"/>
    <w:rsid w:val="00D763F0"/>
    <w:rsid w:val="00D76899"/>
    <w:rsid w:val="00D76DB8"/>
    <w:rsid w:val="00D8050D"/>
    <w:rsid w:val="00D80A94"/>
    <w:rsid w:val="00D80B3C"/>
    <w:rsid w:val="00D8126A"/>
    <w:rsid w:val="00D81E73"/>
    <w:rsid w:val="00D825DE"/>
    <w:rsid w:val="00D83FB9"/>
    <w:rsid w:val="00D849AE"/>
    <w:rsid w:val="00D86985"/>
    <w:rsid w:val="00D86D4E"/>
    <w:rsid w:val="00D87A9B"/>
    <w:rsid w:val="00D9182E"/>
    <w:rsid w:val="00D923D5"/>
    <w:rsid w:val="00D938AE"/>
    <w:rsid w:val="00D93C1D"/>
    <w:rsid w:val="00D95325"/>
    <w:rsid w:val="00D956A4"/>
    <w:rsid w:val="00DA0DEF"/>
    <w:rsid w:val="00DA4358"/>
    <w:rsid w:val="00DA550D"/>
    <w:rsid w:val="00DA699F"/>
    <w:rsid w:val="00DB01A9"/>
    <w:rsid w:val="00DB0541"/>
    <w:rsid w:val="00DB1537"/>
    <w:rsid w:val="00DB331B"/>
    <w:rsid w:val="00DB34B9"/>
    <w:rsid w:val="00DB37EC"/>
    <w:rsid w:val="00DB3A65"/>
    <w:rsid w:val="00DB4865"/>
    <w:rsid w:val="00DB6673"/>
    <w:rsid w:val="00DB71A6"/>
    <w:rsid w:val="00DB71C1"/>
    <w:rsid w:val="00DB7AFA"/>
    <w:rsid w:val="00DC0B78"/>
    <w:rsid w:val="00DC0F50"/>
    <w:rsid w:val="00DC10E1"/>
    <w:rsid w:val="00DC1A26"/>
    <w:rsid w:val="00DC29DE"/>
    <w:rsid w:val="00DC3924"/>
    <w:rsid w:val="00DC63DA"/>
    <w:rsid w:val="00DC675B"/>
    <w:rsid w:val="00DC6BAD"/>
    <w:rsid w:val="00DC6D1B"/>
    <w:rsid w:val="00DC75E7"/>
    <w:rsid w:val="00DD01DA"/>
    <w:rsid w:val="00DD096A"/>
    <w:rsid w:val="00DD15D0"/>
    <w:rsid w:val="00DD1AA5"/>
    <w:rsid w:val="00DD4318"/>
    <w:rsid w:val="00DD6B97"/>
    <w:rsid w:val="00DD741F"/>
    <w:rsid w:val="00DE33E4"/>
    <w:rsid w:val="00DE3610"/>
    <w:rsid w:val="00DE40C2"/>
    <w:rsid w:val="00DE435B"/>
    <w:rsid w:val="00DE43D6"/>
    <w:rsid w:val="00DE6247"/>
    <w:rsid w:val="00DE654D"/>
    <w:rsid w:val="00DE78AE"/>
    <w:rsid w:val="00DF1695"/>
    <w:rsid w:val="00DF22B0"/>
    <w:rsid w:val="00DF22C3"/>
    <w:rsid w:val="00DF40CE"/>
    <w:rsid w:val="00DF53F1"/>
    <w:rsid w:val="00DF5E73"/>
    <w:rsid w:val="00DF622B"/>
    <w:rsid w:val="00DF6ED0"/>
    <w:rsid w:val="00E007F8"/>
    <w:rsid w:val="00E02144"/>
    <w:rsid w:val="00E0220B"/>
    <w:rsid w:val="00E03071"/>
    <w:rsid w:val="00E03506"/>
    <w:rsid w:val="00E03CE6"/>
    <w:rsid w:val="00E04702"/>
    <w:rsid w:val="00E05026"/>
    <w:rsid w:val="00E05B1E"/>
    <w:rsid w:val="00E05D6D"/>
    <w:rsid w:val="00E05F11"/>
    <w:rsid w:val="00E062E0"/>
    <w:rsid w:val="00E06B8B"/>
    <w:rsid w:val="00E07112"/>
    <w:rsid w:val="00E07383"/>
    <w:rsid w:val="00E10129"/>
    <w:rsid w:val="00E11FEA"/>
    <w:rsid w:val="00E125EE"/>
    <w:rsid w:val="00E12807"/>
    <w:rsid w:val="00E133C7"/>
    <w:rsid w:val="00E14031"/>
    <w:rsid w:val="00E14A7D"/>
    <w:rsid w:val="00E14C68"/>
    <w:rsid w:val="00E154A9"/>
    <w:rsid w:val="00E15C7F"/>
    <w:rsid w:val="00E1643E"/>
    <w:rsid w:val="00E176F6"/>
    <w:rsid w:val="00E20473"/>
    <w:rsid w:val="00E20BAB"/>
    <w:rsid w:val="00E216DC"/>
    <w:rsid w:val="00E2224B"/>
    <w:rsid w:val="00E245A1"/>
    <w:rsid w:val="00E24F13"/>
    <w:rsid w:val="00E25517"/>
    <w:rsid w:val="00E2753D"/>
    <w:rsid w:val="00E3082F"/>
    <w:rsid w:val="00E31D29"/>
    <w:rsid w:val="00E335AC"/>
    <w:rsid w:val="00E33AE3"/>
    <w:rsid w:val="00E33C1B"/>
    <w:rsid w:val="00E34B35"/>
    <w:rsid w:val="00E36637"/>
    <w:rsid w:val="00E36A76"/>
    <w:rsid w:val="00E40715"/>
    <w:rsid w:val="00E41517"/>
    <w:rsid w:val="00E42DA5"/>
    <w:rsid w:val="00E4443F"/>
    <w:rsid w:val="00E44CC0"/>
    <w:rsid w:val="00E44CDA"/>
    <w:rsid w:val="00E46E39"/>
    <w:rsid w:val="00E473CD"/>
    <w:rsid w:val="00E47AC2"/>
    <w:rsid w:val="00E47E74"/>
    <w:rsid w:val="00E50B3C"/>
    <w:rsid w:val="00E51EF8"/>
    <w:rsid w:val="00E53AEC"/>
    <w:rsid w:val="00E53D65"/>
    <w:rsid w:val="00E56008"/>
    <w:rsid w:val="00E5631A"/>
    <w:rsid w:val="00E577E9"/>
    <w:rsid w:val="00E57B8D"/>
    <w:rsid w:val="00E63233"/>
    <w:rsid w:val="00E63247"/>
    <w:rsid w:val="00E6417E"/>
    <w:rsid w:val="00E65CE0"/>
    <w:rsid w:val="00E65D5C"/>
    <w:rsid w:val="00E66420"/>
    <w:rsid w:val="00E6726B"/>
    <w:rsid w:val="00E67A75"/>
    <w:rsid w:val="00E70404"/>
    <w:rsid w:val="00E71054"/>
    <w:rsid w:val="00E7108E"/>
    <w:rsid w:val="00E7216D"/>
    <w:rsid w:val="00E72399"/>
    <w:rsid w:val="00E73C12"/>
    <w:rsid w:val="00E73C79"/>
    <w:rsid w:val="00E74DF9"/>
    <w:rsid w:val="00E7743A"/>
    <w:rsid w:val="00E818DE"/>
    <w:rsid w:val="00E82D06"/>
    <w:rsid w:val="00E82FFB"/>
    <w:rsid w:val="00E86289"/>
    <w:rsid w:val="00E901CA"/>
    <w:rsid w:val="00E90939"/>
    <w:rsid w:val="00E90DE4"/>
    <w:rsid w:val="00E92958"/>
    <w:rsid w:val="00E932AD"/>
    <w:rsid w:val="00E93410"/>
    <w:rsid w:val="00E93F3A"/>
    <w:rsid w:val="00E940C6"/>
    <w:rsid w:val="00E95C1E"/>
    <w:rsid w:val="00E95EF3"/>
    <w:rsid w:val="00E97CF7"/>
    <w:rsid w:val="00EA03BF"/>
    <w:rsid w:val="00EA35D4"/>
    <w:rsid w:val="00EA601E"/>
    <w:rsid w:val="00EA70BC"/>
    <w:rsid w:val="00EA7FCF"/>
    <w:rsid w:val="00EB09D7"/>
    <w:rsid w:val="00EB12C9"/>
    <w:rsid w:val="00EB2912"/>
    <w:rsid w:val="00EB5739"/>
    <w:rsid w:val="00EB57D7"/>
    <w:rsid w:val="00EB5E65"/>
    <w:rsid w:val="00EC2BAD"/>
    <w:rsid w:val="00EC3A49"/>
    <w:rsid w:val="00EC4902"/>
    <w:rsid w:val="00EC4F35"/>
    <w:rsid w:val="00EC6BBF"/>
    <w:rsid w:val="00ED09EB"/>
    <w:rsid w:val="00ED1D77"/>
    <w:rsid w:val="00ED282D"/>
    <w:rsid w:val="00ED3D1D"/>
    <w:rsid w:val="00ED3EFD"/>
    <w:rsid w:val="00ED4E87"/>
    <w:rsid w:val="00EE084B"/>
    <w:rsid w:val="00EE13C9"/>
    <w:rsid w:val="00EE2B77"/>
    <w:rsid w:val="00EE35FE"/>
    <w:rsid w:val="00EE3C43"/>
    <w:rsid w:val="00EE59DE"/>
    <w:rsid w:val="00EE5E95"/>
    <w:rsid w:val="00EE699C"/>
    <w:rsid w:val="00EE7A8B"/>
    <w:rsid w:val="00EF16D0"/>
    <w:rsid w:val="00EF1D55"/>
    <w:rsid w:val="00EF1DEC"/>
    <w:rsid w:val="00EF28B9"/>
    <w:rsid w:val="00EF2987"/>
    <w:rsid w:val="00EF34A3"/>
    <w:rsid w:val="00F00D2F"/>
    <w:rsid w:val="00F01E99"/>
    <w:rsid w:val="00F01FDC"/>
    <w:rsid w:val="00F02319"/>
    <w:rsid w:val="00F023E1"/>
    <w:rsid w:val="00F0259F"/>
    <w:rsid w:val="00F02DEA"/>
    <w:rsid w:val="00F0422D"/>
    <w:rsid w:val="00F05398"/>
    <w:rsid w:val="00F05FF6"/>
    <w:rsid w:val="00F0617F"/>
    <w:rsid w:val="00F06306"/>
    <w:rsid w:val="00F06583"/>
    <w:rsid w:val="00F07EAE"/>
    <w:rsid w:val="00F11745"/>
    <w:rsid w:val="00F12F2A"/>
    <w:rsid w:val="00F13699"/>
    <w:rsid w:val="00F148DA"/>
    <w:rsid w:val="00F14B0D"/>
    <w:rsid w:val="00F15347"/>
    <w:rsid w:val="00F156FC"/>
    <w:rsid w:val="00F15EBF"/>
    <w:rsid w:val="00F20164"/>
    <w:rsid w:val="00F22A7A"/>
    <w:rsid w:val="00F23CFB"/>
    <w:rsid w:val="00F24345"/>
    <w:rsid w:val="00F24369"/>
    <w:rsid w:val="00F24907"/>
    <w:rsid w:val="00F252A5"/>
    <w:rsid w:val="00F265DE"/>
    <w:rsid w:val="00F27921"/>
    <w:rsid w:val="00F30A25"/>
    <w:rsid w:val="00F35185"/>
    <w:rsid w:val="00F36919"/>
    <w:rsid w:val="00F36C2D"/>
    <w:rsid w:val="00F372C4"/>
    <w:rsid w:val="00F40C43"/>
    <w:rsid w:val="00F410D7"/>
    <w:rsid w:val="00F43370"/>
    <w:rsid w:val="00F435C8"/>
    <w:rsid w:val="00F452CA"/>
    <w:rsid w:val="00F464FA"/>
    <w:rsid w:val="00F471B1"/>
    <w:rsid w:val="00F52891"/>
    <w:rsid w:val="00F52A57"/>
    <w:rsid w:val="00F5392F"/>
    <w:rsid w:val="00F53F5E"/>
    <w:rsid w:val="00F54849"/>
    <w:rsid w:val="00F54AC7"/>
    <w:rsid w:val="00F576B1"/>
    <w:rsid w:val="00F6097D"/>
    <w:rsid w:val="00F6223E"/>
    <w:rsid w:val="00F630DD"/>
    <w:rsid w:val="00F63A32"/>
    <w:rsid w:val="00F6430C"/>
    <w:rsid w:val="00F6452C"/>
    <w:rsid w:val="00F65DE3"/>
    <w:rsid w:val="00F65FC6"/>
    <w:rsid w:val="00F66763"/>
    <w:rsid w:val="00F673D1"/>
    <w:rsid w:val="00F6772B"/>
    <w:rsid w:val="00F74861"/>
    <w:rsid w:val="00F757EC"/>
    <w:rsid w:val="00F7613A"/>
    <w:rsid w:val="00F7617C"/>
    <w:rsid w:val="00F767C3"/>
    <w:rsid w:val="00F77EB5"/>
    <w:rsid w:val="00F77F72"/>
    <w:rsid w:val="00F80048"/>
    <w:rsid w:val="00F806BB"/>
    <w:rsid w:val="00F80988"/>
    <w:rsid w:val="00F80C9B"/>
    <w:rsid w:val="00F80E54"/>
    <w:rsid w:val="00F826B5"/>
    <w:rsid w:val="00F82DF1"/>
    <w:rsid w:val="00F839E4"/>
    <w:rsid w:val="00F83DA1"/>
    <w:rsid w:val="00F85194"/>
    <w:rsid w:val="00F85F9A"/>
    <w:rsid w:val="00F860DF"/>
    <w:rsid w:val="00F86B7D"/>
    <w:rsid w:val="00F91BF3"/>
    <w:rsid w:val="00F91FDC"/>
    <w:rsid w:val="00F9313E"/>
    <w:rsid w:val="00F93C2D"/>
    <w:rsid w:val="00F9481A"/>
    <w:rsid w:val="00F94D81"/>
    <w:rsid w:val="00F97903"/>
    <w:rsid w:val="00F97BF9"/>
    <w:rsid w:val="00FA3716"/>
    <w:rsid w:val="00FA3893"/>
    <w:rsid w:val="00FA407D"/>
    <w:rsid w:val="00FA44C6"/>
    <w:rsid w:val="00FA4ECA"/>
    <w:rsid w:val="00FA5EAE"/>
    <w:rsid w:val="00FA7A9C"/>
    <w:rsid w:val="00FB0FF1"/>
    <w:rsid w:val="00FB169F"/>
    <w:rsid w:val="00FB23AD"/>
    <w:rsid w:val="00FB32D2"/>
    <w:rsid w:val="00FB6294"/>
    <w:rsid w:val="00FB6A5D"/>
    <w:rsid w:val="00FC0A05"/>
    <w:rsid w:val="00FC12E2"/>
    <w:rsid w:val="00FC1CDD"/>
    <w:rsid w:val="00FC224A"/>
    <w:rsid w:val="00FC2334"/>
    <w:rsid w:val="00FC282E"/>
    <w:rsid w:val="00FC3374"/>
    <w:rsid w:val="00FC3606"/>
    <w:rsid w:val="00FC374C"/>
    <w:rsid w:val="00FC42ED"/>
    <w:rsid w:val="00FC62A9"/>
    <w:rsid w:val="00FC6B7A"/>
    <w:rsid w:val="00FC6C2F"/>
    <w:rsid w:val="00FC7663"/>
    <w:rsid w:val="00FC7E6D"/>
    <w:rsid w:val="00FD0275"/>
    <w:rsid w:val="00FD0D55"/>
    <w:rsid w:val="00FD0E23"/>
    <w:rsid w:val="00FD3200"/>
    <w:rsid w:val="00FD40D9"/>
    <w:rsid w:val="00FD54BF"/>
    <w:rsid w:val="00FD6468"/>
    <w:rsid w:val="00FD6DDE"/>
    <w:rsid w:val="00FD7DCA"/>
    <w:rsid w:val="00FE0560"/>
    <w:rsid w:val="00FE1465"/>
    <w:rsid w:val="00FE16C9"/>
    <w:rsid w:val="00FE230F"/>
    <w:rsid w:val="00FE4598"/>
    <w:rsid w:val="00FE4EB0"/>
    <w:rsid w:val="00FE4F3E"/>
    <w:rsid w:val="00FE7265"/>
    <w:rsid w:val="00FF1575"/>
    <w:rsid w:val="00FF1C6A"/>
    <w:rsid w:val="00FF2362"/>
    <w:rsid w:val="00FF24AB"/>
    <w:rsid w:val="00FF3EB8"/>
    <w:rsid w:val="00FF5460"/>
    <w:rsid w:val="00FF5AC1"/>
    <w:rsid w:val="00FF5B2F"/>
    <w:rsid w:val="00FF6544"/>
    <w:rsid w:val="00FF67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6B3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63FE4"/>
    <w:pPr>
      <w:spacing w:after="200" w:line="276" w:lineRule="auto"/>
    </w:pPr>
    <w:rPr>
      <w:sz w:val="24"/>
      <w:szCs w:val="22"/>
    </w:rPr>
  </w:style>
  <w:style w:type="paragraph" w:styleId="Heading1">
    <w:name w:val="heading 1"/>
    <w:basedOn w:val="Normal"/>
    <w:next w:val="Normal"/>
    <w:link w:val="Heading1Char"/>
    <w:qFormat/>
    <w:rsid w:val="00932D7E"/>
    <w:pPr>
      <w:keepNext/>
      <w:spacing w:after="60"/>
      <w:outlineLvl w:val="0"/>
    </w:pPr>
    <w:rPr>
      <w:rFonts w:ascii="Arial" w:hAnsi="Arial" w:cs="Arial"/>
      <w:b/>
      <w:bCs/>
      <w:color w:val="0B2265"/>
      <w:kern w:val="32"/>
      <w:sz w:val="40"/>
      <w:szCs w:val="32"/>
    </w:rPr>
  </w:style>
  <w:style w:type="paragraph" w:styleId="Heading2">
    <w:name w:val="heading 2"/>
    <w:link w:val="Heading2Char"/>
    <w:qFormat/>
    <w:rsid w:val="000F23FD"/>
    <w:pPr>
      <w:kinsoku w:val="0"/>
      <w:spacing w:before="60" w:after="60"/>
      <w:outlineLvl w:val="1"/>
    </w:pPr>
    <w:rPr>
      <w:rFonts w:ascii="Arial" w:hAnsi="Arial" w:cs="Arial"/>
      <w:b/>
      <w:bCs/>
      <w:color w:val="0B2265"/>
      <w:sz w:val="28"/>
    </w:rPr>
  </w:style>
  <w:style w:type="paragraph" w:styleId="Heading3">
    <w:name w:val="heading 3"/>
    <w:link w:val="Heading3Char"/>
    <w:qFormat/>
    <w:rsid w:val="000F2859"/>
    <w:pPr>
      <w:spacing w:before="60" w:after="60"/>
      <w:outlineLvl w:val="2"/>
    </w:pPr>
    <w:rPr>
      <w:rFonts w:ascii="Arial" w:eastAsia="SimSun" w:hAnsi="Arial" w:cs="Arial"/>
      <w:b/>
      <w:bCs/>
      <w:lang w:eastAsia="zh-CN"/>
    </w:rPr>
  </w:style>
  <w:style w:type="paragraph" w:styleId="Heading4">
    <w:name w:val="heading 4"/>
    <w:link w:val="Heading4Char"/>
    <w:qFormat/>
    <w:rsid w:val="000F23FD"/>
    <w:pPr>
      <w:tabs>
        <w:tab w:val="left" w:pos="2250"/>
      </w:tabs>
      <w:spacing w:before="60" w:after="60"/>
      <w:outlineLvl w:val="3"/>
    </w:pPr>
    <w:rPr>
      <w:rFonts w:ascii="Arial" w:eastAsia="SimSun" w:hAnsi="Arial" w:cs="Arial"/>
      <w:b/>
      <w:bCs/>
      <w:i/>
      <w:color w:val="0B2265"/>
      <w:sz w:val="22"/>
      <w:lang w:eastAsia="zh-CN"/>
    </w:rPr>
  </w:style>
  <w:style w:type="paragraph" w:styleId="Heading5">
    <w:name w:val="heading 5"/>
    <w:link w:val="Heading5Char"/>
    <w:qFormat/>
    <w:rsid w:val="000F2859"/>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0F2859"/>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link w:val="Heading7Char"/>
    <w:qFormat/>
    <w:rsid w:val="005B0407"/>
    <w:pPr>
      <w:numPr>
        <w:ilvl w:val="6"/>
        <w:numId w:val="2"/>
      </w:numPr>
      <w:tabs>
        <w:tab w:val="clear" w:pos="1440"/>
        <w:tab w:val="left" w:pos="1526"/>
      </w:tabs>
      <w:overflowPunct w:val="0"/>
      <w:autoSpaceDE w:val="0"/>
      <w:autoSpaceDN w:val="0"/>
      <w:adjustRightInd w:val="0"/>
      <w:spacing w:before="60" w:after="60" w:line="240" w:lineRule="auto"/>
      <w:textAlignment w:val="baseline"/>
      <w:outlineLvl w:val="6"/>
    </w:pPr>
    <w:rPr>
      <w:rFonts w:ascii="Arial" w:hAnsi="Arial" w:cs="Arial"/>
      <w:b/>
      <w:bCs/>
      <w:szCs w:val="16"/>
    </w:rPr>
  </w:style>
  <w:style w:type="paragraph" w:styleId="Heading8">
    <w:name w:val="heading 8"/>
    <w:basedOn w:val="Normal"/>
    <w:link w:val="Heading8Char"/>
    <w:qFormat/>
    <w:rsid w:val="005B0407"/>
    <w:pPr>
      <w:numPr>
        <w:ilvl w:val="7"/>
        <w:numId w:val="2"/>
      </w:numPr>
      <w:tabs>
        <w:tab w:val="clear" w:pos="892"/>
        <w:tab w:val="left" w:pos="446"/>
      </w:tabs>
      <w:overflowPunct w:val="0"/>
      <w:autoSpaceDE w:val="0"/>
      <w:autoSpaceDN w:val="0"/>
      <w:adjustRightInd w:val="0"/>
      <w:spacing w:before="120" w:after="60" w:line="240" w:lineRule="auto"/>
      <w:ind w:left="446" w:hanging="446"/>
      <w:textAlignment w:val="baseline"/>
      <w:outlineLvl w:val="7"/>
    </w:pPr>
    <w:rPr>
      <w:rFonts w:ascii="Arial" w:hAnsi="Arial" w:cs="Arial"/>
      <w:b/>
      <w:sz w:val="20"/>
      <w:szCs w:val="20"/>
    </w:rPr>
  </w:style>
  <w:style w:type="paragraph" w:styleId="Heading9">
    <w:name w:val="heading 9"/>
    <w:basedOn w:val="Normal"/>
    <w:next w:val="Normal"/>
    <w:link w:val="Heading9Char"/>
    <w:qFormat/>
    <w:rsid w:val="005B0407"/>
    <w:pPr>
      <w:numPr>
        <w:ilvl w:val="8"/>
        <w:numId w:val="2"/>
      </w:numPr>
      <w:overflowPunct w:val="0"/>
      <w:autoSpaceDE w:val="0"/>
      <w:autoSpaceDN w:val="0"/>
      <w:adjustRightInd w:val="0"/>
      <w:spacing w:before="60" w:after="60" w:line="240" w:lineRule="auto"/>
      <w:ind w:left="1166" w:hanging="720"/>
      <w:textAlignment w:val="baseline"/>
      <w:outlineLvl w:val="8"/>
    </w:pPr>
    <w:rPr>
      <w:rFonts w:ascii="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B4865"/>
    <w:rPr>
      <w:color w:val="0000FF"/>
      <w:u w:val="single"/>
    </w:rPr>
  </w:style>
  <w:style w:type="paragraph" w:styleId="Footer">
    <w:name w:val="footer"/>
    <w:basedOn w:val="Normal"/>
    <w:link w:val="FooterChar"/>
    <w:rsid w:val="00A356D1"/>
    <w:pPr>
      <w:pBdr>
        <w:top w:val="single" w:sz="4" w:space="1" w:color="auto"/>
      </w:pBdr>
      <w:tabs>
        <w:tab w:val="center" w:pos="4680"/>
        <w:tab w:val="right" w:pos="9360"/>
      </w:tabs>
      <w:spacing w:before="360" w:after="0"/>
      <w:contextualSpacing/>
    </w:pPr>
    <w:rPr>
      <w:rFonts w:ascii="Arial" w:hAnsi="Arial"/>
      <w:sz w:val="18"/>
    </w:rPr>
  </w:style>
  <w:style w:type="character" w:styleId="PageNumber">
    <w:name w:val="page number"/>
    <w:basedOn w:val="DefaultParagraphFont"/>
    <w:rsid w:val="00DB4865"/>
  </w:style>
  <w:style w:type="character" w:customStyle="1" w:styleId="BodyTextChar">
    <w:name w:val="Body Text Char"/>
    <w:basedOn w:val="DefaultParagraphFont"/>
    <w:link w:val="BodyText"/>
    <w:locked/>
    <w:rsid w:val="003B678B"/>
    <w:rPr>
      <w:rFonts w:ascii="Arial" w:eastAsia="SimSun" w:hAnsi="Arial" w:cs="Arial"/>
      <w:sz w:val="16"/>
      <w:szCs w:val="16"/>
      <w:lang w:val="en-US" w:eastAsia="ar-SA" w:bidi="ar-SA"/>
    </w:rPr>
  </w:style>
  <w:style w:type="paragraph" w:styleId="BodyText">
    <w:name w:val="Body Text"/>
    <w:basedOn w:val="Normal"/>
    <w:link w:val="BodyTextChar"/>
    <w:rsid w:val="003B678B"/>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A356D1"/>
    <w:pPr>
      <w:pBdr>
        <w:bottom w:val="single" w:sz="4" w:space="1" w:color="auto"/>
      </w:pBdr>
      <w:tabs>
        <w:tab w:val="center" w:pos="4680"/>
        <w:tab w:val="right" w:pos="9360"/>
      </w:tabs>
      <w:spacing w:after="360" w:line="240" w:lineRule="auto"/>
    </w:pPr>
    <w:rPr>
      <w:rFonts w:ascii="Arial" w:hAnsi="Arial"/>
      <w:sz w:val="18"/>
    </w:rPr>
  </w:style>
  <w:style w:type="paragraph" w:customStyle="1" w:styleId="Heading1text">
    <w:name w:val="Heading 1 text"/>
    <w:basedOn w:val="Heading1"/>
    <w:link w:val="Heading1textChar"/>
    <w:rsid w:val="00EA35D4"/>
    <w:pPr>
      <w:keepNext w:val="0"/>
      <w:tabs>
        <w:tab w:val="left" w:pos="446"/>
      </w:tabs>
      <w:overflowPunct w:val="0"/>
      <w:autoSpaceDE w:val="0"/>
      <w:autoSpaceDN w:val="0"/>
      <w:adjustRightInd w:val="0"/>
      <w:spacing w:after="0" w:line="240" w:lineRule="auto"/>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rsid w:val="002A5878"/>
    <w:pPr>
      <w:spacing w:before="120" w:after="120"/>
    </w:pPr>
    <w:rPr>
      <w:rFonts w:ascii="Arial" w:hAnsi="Arial"/>
      <w:b/>
      <w:bCs/>
      <w:smallCaps/>
      <w:sz w:val="20"/>
      <w:szCs w:val="20"/>
    </w:rPr>
  </w:style>
  <w:style w:type="character" w:customStyle="1" w:styleId="CommentSubjectChar">
    <w:name w:val="Comment Subject Char"/>
    <w:basedOn w:val="DefaultParagraphFont"/>
    <w:link w:val="CommentSubject"/>
    <w:rsid w:val="000F2859"/>
    <w:rPr>
      <w:rFonts w:ascii="Arial" w:eastAsia="SimSun" w:hAnsi="Arial"/>
      <w:sz w:val="16"/>
      <w:szCs w:val="16"/>
      <w:lang w:val="en-US" w:eastAsia="ar-SA" w:bidi="ar-SA"/>
    </w:rPr>
  </w:style>
  <w:style w:type="table" w:styleId="TableGrid">
    <w:name w:val="Table Grid"/>
    <w:basedOn w:val="TableNormal"/>
    <w:rsid w:val="000F2859"/>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0F2859"/>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0F2859"/>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0F2859"/>
    <w:pPr>
      <w:tabs>
        <w:tab w:val="num" w:pos="360"/>
        <w:tab w:val="num" w:pos="1260"/>
      </w:tabs>
      <w:spacing w:before="60" w:after="60"/>
      <w:ind w:left="1267" w:hanging="475"/>
    </w:pPr>
    <w:rPr>
      <w:rFonts w:ascii="Arial" w:hAnsi="Arial"/>
    </w:rPr>
  </w:style>
  <w:style w:type="paragraph" w:styleId="TOC2">
    <w:name w:val="toc 2"/>
    <w:basedOn w:val="Normal"/>
    <w:next w:val="Normal"/>
    <w:autoRedefine/>
    <w:uiPriority w:val="39"/>
    <w:rsid w:val="00932D7E"/>
    <w:pPr>
      <w:spacing w:after="60"/>
      <w:ind w:left="360"/>
    </w:pPr>
    <w:rPr>
      <w:rFonts w:ascii="Arial" w:hAnsi="Arial"/>
      <w:i/>
      <w:smallCaps/>
      <w:sz w:val="20"/>
      <w:szCs w:val="20"/>
    </w:rPr>
  </w:style>
  <w:style w:type="paragraph" w:styleId="Title">
    <w:name w:val="Title"/>
    <w:basedOn w:val="Normal"/>
    <w:link w:val="TitleChar"/>
    <w:qFormat/>
    <w:rsid w:val="00FF6544"/>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FF6544"/>
    <w:pPr>
      <w:tabs>
        <w:tab w:val="left" w:pos="700"/>
      </w:tabs>
      <w:spacing w:before="480" w:after="120" w:line="240" w:lineRule="auto"/>
    </w:pPr>
    <w:rPr>
      <w:rFonts w:ascii="Arial" w:hAnsi="Arial" w:cs="Arial"/>
      <w:b/>
      <w:color w:val="0B2265"/>
    </w:rPr>
  </w:style>
  <w:style w:type="paragraph" w:styleId="Subtitle">
    <w:name w:val="Subtitle"/>
    <w:basedOn w:val="Normal"/>
    <w:link w:val="SubtitleChar"/>
    <w:qFormat/>
    <w:rsid w:val="00FF6544"/>
    <w:pPr>
      <w:spacing w:before="120"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A356D1"/>
    <w:rPr>
      <w:rFonts w:ascii="Arial" w:hAnsi="Arial"/>
      <w:sz w:val="18"/>
      <w:szCs w:val="22"/>
    </w:rPr>
  </w:style>
  <w:style w:type="character" w:customStyle="1" w:styleId="DateChar">
    <w:name w:val="Date Char"/>
    <w:basedOn w:val="DefaultParagraphFont"/>
    <w:link w:val="Date"/>
    <w:rsid w:val="00FF6544"/>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FF6544"/>
    <w:pPr>
      <w:spacing w:before="120"/>
    </w:pPr>
    <w:rPr>
      <w:b w:val="0"/>
      <w:color w:val="auto"/>
      <w:sz w:val="18"/>
      <w:szCs w:val="18"/>
    </w:rPr>
  </w:style>
  <w:style w:type="character" w:customStyle="1" w:styleId="CopyrightTextChar">
    <w:name w:val="Copyright Text Char"/>
    <w:basedOn w:val="DateChar"/>
    <w:link w:val="CopyrightText"/>
    <w:rsid w:val="00FF6544"/>
    <w:rPr>
      <w:rFonts w:ascii="Arial" w:hAnsi="Arial" w:cs="Arial"/>
      <w:b/>
      <w:color w:val="0B2265"/>
      <w:sz w:val="18"/>
      <w:szCs w:val="18"/>
      <w:lang w:val="en-US" w:eastAsia="en-US" w:bidi="ar-SA"/>
    </w:rPr>
  </w:style>
  <w:style w:type="paragraph" w:customStyle="1" w:styleId="TableHeading">
    <w:name w:val="Table Heading"/>
    <w:basedOn w:val="Normal"/>
    <w:rsid w:val="00FF6544"/>
    <w:pPr>
      <w:spacing w:before="60" w:after="60" w:line="240" w:lineRule="auto"/>
    </w:pPr>
    <w:rPr>
      <w:rFonts w:ascii="Arial" w:hAnsi="Arial" w:cs="Arial"/>
      <w:b/>
      <w:bCs/>
      <w:sz w:val="18"/>
      <w:szCs w:val="18"/>
      <w:lang w:val="en-AU"/>
    </w:rPr>
  </w:style>
  <w:style w:type="paragraph" w:customStyle="1" w:styleId="TableText">
    <w:name w:val="Table Text"/>
    <w:basedOn w:val="Normal"/>
    <w:rsid w:val="00FF6544"/>
    <w:pPr>
      <w:spacing w:before="60" w:after="60" w:line="240" w:lineRule="auto"/>
    </w:pPr>
    <w:rPr>
      <w:rFonts w:ascii="Arial" w:hAnsi="Arial" w:cs="Arial"/>
      <w:sz w:val="18"/>
      <w:szCs w:val="18"/>
      <w:lang w:val="en-AU"/>
    </w:rPr>
  </w:style>
  <w:style w:type="character" w:customStyle="1" w:styleId="Heading1textChar">
    <w:name w:val="Heading 1 text Char"/>
    <w:basedOn w:val="DefaultParagraphFont"/>
    <w:link w:val="Heading1text"/>
    <w:rsid w:val="00FF6544"/>
    <w:rPr>
      <w:lang w:val="en-US" w:eastAsia="en-US" w:bidi="ar-SA"/>
    </w:rPr>
  </w:style>
  <w:style w:type="paragraph" w:styleId="TOC3">
    <w:name w:val="toc 3"/>
    <w:basedOn w:val="Normal"/>
    <w:next w:val="Normal"/>
    <w:autoRedefine/>
    <w:uiPriority w:val="39"/>
    <w:rsid w:val="00076918"/>
    <w:pPr>
      <w:spacing w:after="60"/>
      <w:ind w:left="360"/>
    </w:pPr>
    <w:rPr>
      <w:rFonts w:ascii="Arial" w:hAnsi="Arial"/>
      <w:iCs/>
      <w:sz w:val="20"/>
      <w:szCs w:val="20"/>
    </w:rPr>
  </w:style>
  <w:style w:type="paragraph" w:styleId="ListBullet">
    <w:name w:val="List Bullet"/>
    <w:basedOn w:val="Normal"/>
    <w:rsid w:val="00FF6544"/>
    <w:pPr>
      <w:numPr>
        <w:numId w:val="3"/>
      </w:numPr>
      <w:tabs>
        <w:tab w:val="clear" w:pos="720"/>
      </w:tabs>
      <w:spacing w:before="60" w:after="60" w:line="240" w:lineRule="auto"/>
    </w:pPr>
  </w:style>
  <w:style w:type="paragraph" w:styleId="ListBullet2">
    <w:name w:val="List Bullet 2"/>
    <w:basedOn w:val="Normal"/>
    <w:rsid w:val="00FF6544"/>
    <w:pPr>
      <w:numPr>
        <w:ilvl w:val="1"/>
        <w:numId w:val="3"/>
      </w:numPr>
      <w:tabs>
        <w:tab w:val="clear" w:pos="1440"/>
        <w:tab w:val="left" w:pos="720"/>
      </w:tabs>
      <w:spacing w:before="60" w:after="60" w:line="240" w:lineRule="auto"/>
      <w:ind w:left="720"/>
    </w:pPr>
  </w:style>
  <w:style w:type="paragraph" w:styleId="ListBullet5">
    <w:name w:val="List Bullet 5"/>
    <w:basedOn w:val="Normal"/>
    <w:rsid w:val="00FF6544"/>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FF6544"/>
    <w:pPr>
      <w:numPr>
        <w:ilvl w:val="5"/>
        <w:numId w:val="3"/>
      </w:numPr>
      <w:tabs>
        <w:tab w:val="clear" w:pos="4320"/>
        <w:tab w:val="left" w:pos="360"/>
      </w:tabs>
      <w:spacing w:after="60" w:line="240" w:lineRule="auto"/>
      <w:ind w:left="360"/>
    </w:pPr>
  </w:style>
  <w:style w:type="paragraph" w:styleId="ListContinue2">
    <w:name w:val="List Continue 2"/>
    <w:basedOn w:val="Normal"/>
    <w:rsid w:val="00FF6544"/>
    <w:pPr>
      <w:numPr>
        <w:ilvl w:val="6"/>
        <w:numId w:val="3"/>
      </w:numPr>
      <w:tabs>
        <w:tab w:val="clear" w:pos="5040"/>
        <w:tab w:val="num" w:pos="720"/>
      </w:tabs>
      <w:spacing w:after="60" w:line="240" w:lineRule="auto"/>
      <w:ind w:left="720"/>
    </w:pPr>
  </w:style>
  <w:style w:type="paragraph" w:styleId="ListBullet3">
    <w:name w:val="List Bullet 3"/>
    <w:basedOn w:val="Normal"/>
    <w:rsid w:val="00FF6544"/>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FF6544"/>
    <w:pPr>
      <w:numPr>
        <w:ilvl w:val="3"/>
        <w:numId w:val="3"/>
      </w:numPr>
      <w:tabs>
        <w:tab w:val="clear" w:pos="2880"/>
        <w:tab w:val="left" w:pos="1440"/>
      </w:tabs>
      <w:spacing w:before="60" w:after="60" w:line="240" w:lineRule="auto"/>
      <w:ind w:left="1440"/>
    </w:pPr>
  </w:style>
  <w:style w:type="character" w:customStyle="1" w:styleId="Heading1Char">
    <w:name w:val="Heading 1 Char"/>
    <w:basedOn w:val="DefaultParagraphFont"/>
    <w:link w:val="Heading1"/>
    <w:rsid w:val="00932D7E"/>
    <w:rPr>
      <w:rFonts w:ascii="Arial" w:hAnsi="Arial" w:cs="Arial"/>
      <w:b/>
      <w:bCs/>
      <w:color w:val="0B2265"/>
      <w:kern w:val="32"/>
      <w:sz w:val="40"/>
      <w:szCs w:val="32"/>
    </w:rPr>
  </w:style>
  <w:style w:type="paragraph" w:styleId="Caption">
    <w:name w:val="caption"/>
    <w:basedOn w:val="Normal"/>
    <w:next w:val="Normal"/>
    <w:qFormat/>
    <w:rsid w:val="002F1785"/>
    <w:pPr>
      <w:spacing w:before="120" w:after="120" w:line="240" w:lineRule="auto"/>
    </w:pPr>
    <w:rPr>
      <w:b/>
      <w:bCs/>
      <w:szCs w:val="20"/>
    </w:rPr>
  </w:style>
  <w:style w:type="character" w:customStyle="1" w:styleId="CharChar6">
    <w:name w:val="Char Char6"/>
    <w:basedOn w:val="DefaultParagraphFont"/>
    <w:rsid w:val="002F1785"/>
    <w:rPr>
      <w:rFonts w:ascii="Arial" w:hAnsi="Arial"/>
      <w:szCs w:val="22"/>
      <w:lang w:val="en-US" w:eastAsia="en-US" w:bidi="ar-SA"/>
    </w:rPr>
  </w:style>
  <w:style w:type="paragraph" w:customStyle="1" w:styleId="GalileoPrimary-Riviera">
    <w:name w:val="Galileo Primary - Riviera"/>
    <w:basedOn w:val="BodyText"/>
    <w:link w:val="GalileoPrimary-RivieraCharChar"/>
    <w:rsid w:val="002F1785"/>
    <w:pPr>
      <w:suppressAutoHyphens w:val="0"/>
      <w:spacing w:before="12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2F1785"/>
    <w:pPr>
      <w:suppressAutoHyphens w:val="0"/>
      <w:spacing w:before="12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2F1785"/>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2F1785"/>
    <w:pPr>
      <w:suppressAutoHyphens w:val="0"/>
      <w:spacing w:before="12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2F1785"/>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2F1785"/>
    <w:pPr>
      <w:suppressAutoHyphens w:val="0"/>
      <w:spacing w:before="12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2F1785"/>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2F1785"/>
    <w:rPr>
      <w:rFonts w:ascii="Arial" w:hAnsi="Arial"/>
      <w:b/>
      <w:bCs/>
      <w:color w:val="009FDA"/>
      <w:sz w:val="22"/>
      <w:szCs w:val="18"/>
      <w:lang w:val="en-US" w:eastAsia="en-US" w:bidi="ar-SA"/>
    </w:rPr>
  </w:style>
  <w:style w:type="table" w:styleId="Table3Deffects3">
    <w:name w:val="Table 3D effects 3"/>
    <w:basedOn w:val="TableNormal"/>
    <w:semiHidden/>
    <w:rsid w:val="002F178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F178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F178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F178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F178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F178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F178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F178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F178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F178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F178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F178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F178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F17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F178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F178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F178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F178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F178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F178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F178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F178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2F178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F178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F178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F1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F178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F178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F178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2F1785"/>
    <w:pPr>
      <w:numPr>
        <w:numId w:val="4"/>
      </w:numPr>
    </w:pPr>
  </w:style>
  <w:style w:type="numbering" w:styleId="1ai">
    <w:name w:val="Outline List 1"/>
    <w:basedOn w:val="NoList"/>
    <w:semiHidden/>
    <w:rsid w:val="002F1785"/>
    <w:pPr>
      <w:numPr>
        <w:numId w:val="5"/>
      </w:numPr>
    </w:pPr>
  </w:style>
  <w:style w:type="numbering" w:styleId="ArticleSection">
    <w:name w:val="Outline List 3"/>
    <w:basedOn w:val="NoList"/>
    <w:semiHidden/>
    <w:rsid w:val="002F1785"/>
    <w:pPr>
      <w:numPr>
        <w:numId w:val="6"/>
      </w:numPr>
    </w:pPr>
  </w:style>
  <w:style w:type="paragraph" w:styleId="BlockText">
    <w:name w:val="Block Text"/>
    <w:basedOn w:val="Normal"/>
    <w:semiHidden/>
    <w:rsid w:val="002F1785"/>
    <w:pPr>
      <w:spacing w:before="120" w:after="120" w:line="240" w:lineRule="auto"/>
      <w:ind w:left="1440" w:right="1440"/>
    </w:pPr>
  </w:style>
  <w:style w:type="paragraph" w:styleId="BodyTextFirstIndent">
    <w:name w:val="Body Text First Indent"/>
    <w:basedOn w:val="BodyText"/>
    <w:link w:val="BodyTextFirstIndentChar"/>
    <w:semiHidden/>
    <w:rsid w:val="002F1785"/>
    <w:pPr>
      <w:suppressAutoHyphens w:val="0"/>
      <w:spacing w:before="120" w:after="120"/>
      <w:ind w:firstLine="210"/>
    </w:pPr>
    <w:rPr>
      <w:rFonts w:ascii="Times New Roman" w:eastAsia="Times New Roman" w:hAnsi="Times New Roman" w:cs="Times New Roman"/>
      <w:sz w:val="22"/>
      <w:szCs w:val="22"/>
      <w:lang w:eastAsia="en-US"/>
    </w:rPr>
  </w:style>
  <w:style w:type="paragraph" w:styleId="BodyTextIndent">
    <w:name w:val="Body Text Indent"/>
    <w:basedOn w:val="Normal"/>
    <w:link w:val="BodyTextIndentChar"/>
    <w:semiHidden/>
    <w:rsid w:val="002F1785"/>
    <w:pPr>
      <w:spacing w:before="120" w:after="120" w:line="240" w:lineRule="auto"/>
      <w:ind w:left="283"/>
    </w:pPr>
  </w:style>
  <w:style w:type="paragraph" w:styleId="BodyTextFirstIndent2">
    <w:name w:val="Body Text First Indent 2"/>
    <w:basedOn w:val="BodyTextIndent"/>
    <w:link w:val="BodyTextFirstIndent2Char"/>
    <w:semiHidden/>
    <w:rsid w:val="002F1785"/>
    <w:pPr>
      <w:ind w:firstLine="210"/>
    </w:pPr>
  </w:style>
  <w:style w:type="paragraph" w:styleId="BodyTextIndent2">
    <w:name w:val="Body Text Indent 2"/>
    <w:basedOn w:val="Normal"/>
    <w:link w:val="BodyTextIndent2Char"/>
    <w:semiHidden/>
    <w:rsid w:val="002F1785"/>
    <w:pPr>
      <w:spacing w:before="120" w:after="120" w:line="480" w:lineRule="auto"/>
      <w:ind w:left="283"/>
    </w:pPr>
  </w:style>
  <w:style w:type="paragraph" w:styleId="BodyTextIndent3">
    <w:name w:val="Body Text Indent 3"/>
    <w:basedOn w:val="Normal"/>
    <w:link w:val="BodyTextIndent3Char"/>
    <w:semiHidden/>
    <w:rsid w:val="002F1785"/>
    <w:pPr>
      <w:spacing w:before="120" w:after="120" w:line="240" w:lineRule="auto"/>
      <w:ind w:left="283"/>
    </w:pPr>
    <w:rPr>
      <w:sz w:val="16"/>
      <w:szCs w:val="16"/>
    </w:rPr>
  </w:style>
  <w:style w:type="paragraph" w:styleId="Closing">
    <w:name w:val="Closing"/>
    <w:basedOn w:val="Normal"/>
    <w:link w:val="ClosingChar"/>
    <w:semiHidden/>
    <w:rsid w:val="002F1785"/>
    <w:pPr>
      <w:spacing w:before="120" w:after="120" w:line="240" w:lineRule="auto"/>
      <w:ind w:left="4252"/>
    </w:pPr>
  </w:style>
  <w:style w:type="paragraph" w:styleId="E-mailSignature">
    <w:name w:val="E-mail Signature"/>
    <w:basedOn w:val="Normal"/>
    <w:link w:val="E-mailSignatureChar"/>
    <w:semiHidden/>
    <w:rsid w:val="002F1785"/>
    <w:pPr>
      <w:spacing w:before="120" w:after="120" w:line="240" w:lineRule="auto"/>
    </w:pPr>
  </w:style>
  <w:style w:type="character" w:styleId="Emphasis">
    <w:name w:val="Emphasis"/>
    <w:basedOn w:val="DefaultParagraphFont"/>
    <w:qFormat/>
    <w:rsid w:val="002F1785"/>
    <w:rPr>
      <w:i/>
      <w:iCs/>
    </w:rPr>
  </w:style>
  <w:style w:type="paragraph" w:styleId="EnvelopeAddress">
    <w:name w:val="envelope address"/>
    <w:basedOn w:val="Normal"/>
    <w:semiHidden/>
    <w:rsid w:val="002F1785"/>
    <w:pPr>
      <w:framePr w:w="7920" w:h="1980" w:hRule="exact" w:hSpace="180" w:wrap="auto" w:hAnchor="page" w:xAlign="center" w:yAlign="bottom"/>
      <w:spacing w:before="120" w:after="120" w:line="240" w:lineRule="auto"/>
      <w:ind w:left="2880"/>
    </w:pPr>
    <w:rPr>
      <w:rFonts w:cs="Arial"/>
      <w:szCs w:val="24"/>
    </w:rPr>
  </w:style>
  <w:style w:type="paragraph" w:styleId="EnvelopeReturn">
    <w:name w:val="envelope return"/>
    <w:basedOn w:val="Normal"/>
    <w:semiHidden/>
    <w:rsid w:val="002F1785"/>
    <w:pPr>
      <w:spacing w:before="120" w:after="120" w:line="240" w:lineRule="auto"/>
    </w:pPr>
    <w:rPr>
      <w:rFonts w:cs="Arial"/>
      <w:szCs w:val="20"/>
    </w:rPr>
  </w:style>
  <w:style w:type="character" w:styleId="FollowedHyperlink">
    <w:name w:val="FollowedHyperlink"/>
    <w:basedOn w:val="DefaultParagraphFont"/>
    <w:semiHidden/>
    <w:rsid w:val="002F1785"/>
    <w:rPr>
      <w:color w:val="800080"/>
      <w:u w:val="single"/>
    </w:rPr>
  </w:style>
  <w:style w:type="character" w:styleId="HTMLAcronym">
    <w:name w:val="HTML Acronym"/>
    <w:basedOn w:val="DefaultParagraphFont"/>
    <w:semiHidden/>
    <w:rsid w:val="002F1785"/>
  </w:style>
  <w:style w:type="paragraph" w:styleId="HTMLAddress">
    <w:name w:val="HTML Address"/>
    <w:basedOn w:val="Normal"/>
    <w:link w:val="HTMLAddressChar"/>
    <w:semiHidden/>
    <w:rsid w:val="002F1785"/>
    <w:pPr>
      <w:spacing w:before="120" w:after="120" w:line="240" w:lineRule="auto"/>
    </w:pPr>
    <w:rPr>
      <w:i/>
      <w:iCs/>
    </w:rPr>
  </w:style>
  <w:style w:type="character" w:styleId="HTMLCite">
    <w:name w:val="HTML Cite"/>
    <w:basedOn w:val="DefaultParagraphFont"/>
    <w:semiHidden/>
    <w:rsid w:val="002F1785"/>
    <w:rPr>
      <w:i/>
      <w:iCs/>
    </w:rPr>
  </w:style>
  <w:style w:type="character" w:styleId="HTMLCode">
    <w:name w:val="HTML Code"/>
    <w:basedOn w:val="DefaultParagraphFont"/>
    <w:semiHidden/>
    <w:rsid w:val="002F1785"/>
    <w:rPr>
      <w:rFonts w:ascii="Courier New" w:hAnsi="Courier New" w:cs="Courier New"/>
      <w:sz w:val="20"/>
      <w:szCs w:val="20"/>
    </w:rPr>
  </w:style>
  <w:style w:type="character" w:styleId="HTMLDefinition">
    <w:name w:val="HTML Definition"/>
    <w:basedOn w:val="DefaultParagraphFont"/>
    <w:semiHidden/>
    <w:rsid w:val="002F1785"/>
    <w:rPr>
      <w:i/>
      <w:iCs/>
    </w:rPr>
  </w:style>
  <w:style w:type="character" w:styleId="HTMLKeyboard">
    <w:name w:val="HTML Keyboard"/>
    <w:basedOn w:val="DefaultParagraphFont"/>
    <w:semiHidden/>
    <w:rsid w:val="002F1785"/>
    <w:rPr>
      <w:rFonts w:ascii="Courier New" w:hAnsi="Courier New" w:cs="Courier New"/>
      <w:sz w:val="20"/>
      <w:szCs w:val="20"/>
    </w:rPr>
  </w:style>
  <w:style w:type="paragraph" w:styleId="HTMLPreformatted">
    <w:name w:val="HTML Preformatted"/>
    <w:basedOn w:val="Normal"/>
    <w:link w:val="HTMLPreformattedChar"/>
    <w:rsid w:val="002F1785"/>
    <w:pPr>
      <w:spacing w:before="120" w:after="120" w:line="240" w:lineRule="auto"/>
    </w:pPr>
    <w:rPr>
      <w:rFonts w:ascii="Courier New" w:hAnsi="Courier New" w:cs="Courier New"/>
      <w:szCs w:val="20"/>
    </w:rPr>
  </w:style>
  <w:style w:type="character" w:styleId="HTMLSample">
    <w:name w:val="HTML Sample"/>
    <w:basedOn w:val="DefaultParagraphFont"/>
    <w:semiHidden/>
    <w:rsid w:val="002F1785"/>
    <w:rPr>
      <w:rFonts w:ascii="Courier New" w:hAnsi="Courier New" w:cs="Courier New"/>
    </w:rPr>
  </w:style>
  <w:style w:type="character" w:styleId="HTMLTypewriter">
    <w:name w:val="HTML Typewriter"/>
    <w:basedOn w:val="DefaultParagraphFont"/>
    <w:semiHidden/>
    <w:rsid w:val="002F1785"/>
    <w:rPr>
      <w:rFonts w:ascii="Courier New" w:hAnsi="Courier New" w:cs="Courier New"/>
      <w:sz w:val="20"/>
      <w:szCs w:val="20"/>
    </w:rPr>
  </w:style>
  <w:style w:type="character" w:styleId="HTMLVariable">
    <w:name w:val="HTML Variable"/>
    <w:basedOn w:val="DefaultParagraphFont"/>
    <w:semiHidden/>
    <w:rsid w:val="002F1785"/>
    <w:rPr>
      <w:i/>
      <w:iCs/>
    </w:rPr>
  </w:style>
  <w:style w:type="character" w:styleId="LineNumber">
    <w:name w:val="line number"/>
    <w:basedOn w:val="DefaultParagraphFont"/>
    <w:semiHidden/>
    <w:rsid w:val="002F1785"/>
  </w:style>
  <w:style w:type="paragraph" w:styleId="List">
    <w:name w:val="List"/>
    <w:basedOn w:val="Normal"/>
    <w:semiHidden/>
    <w:rsid w:val="002F1785"/>
    <w:pPr>
      <w:spacing w:before="120" w:after="120" w:line="240" w:lineRule="auto"/>
      <w:ind w:left="283" w:hanging="283"/>
    </w:pPr>
  </w:style>
  <w:style w:type="paragraph" w:styleId="List2">
    <w:name w:val="List 2"/>
    <w:basedOn w:val="Normal"/>
    <w:semiHidden/>
    <w:rsid w:val="002F1785"/>
    <w:pPr>
      <w:spacing w:before="120" w:after="120" w:line="240" w:lineRule="auto"/>
      <w:ind w:left="566" w:hanging="283"/>
    </w:pPr>
  </w:style>
  <w:style w:type="paragraph" w:styleId="List3">
    <w:name w:val="List 3"/>
    <w:basedOn w:val="Normal"/>
    <w:semiHidden/>
    <w:rsid w:val="002F1785"/>
    <w:pPr>
      <w:spacing w:before="120" w:after="120" w:line="240" w:lineRule="auto"/>
      <w:ind w:left="849" w:hanging="283"/>
    </w:pPr>
  </w:style>
  <w:style w:type="paragraph" w:styleId="List4">
    <w:name w:val="List 4"/>
    <w:basedOn w:val="Normal"/>
    <w:semiHidden/>
    <w:rsid w:val="002F1785"/>
    <w:pPr>
      <w:spacing w:before="120" w:after="120" w:line="240" w:lineRule="auto"/>
      <w:ind w:left="1132" w:hanging="283"/>
    </w:pPr>
  </w:style>
  <w:style w:type="paragraph" w:styleId="List5">
    <w:name w:val="List 5"/>
    <w:basedOn w:val="Normal"/>
    <w:semiHidden/>
    <w:rsid w:val="002F1785"/>
    <w:pPr>
      <w:spacing w:before="120" w:after="120" w:line="240" w:lineRule="auto"/>
      <w:ind w:left="1415" w:hanging="283"/>
    </w:pPr>
  </w:style>
  <w:style w:type="paragraph" w:styleId="ListContinue3">
    <w:name w:val="List Continue 3"/>
    <w:basedOn w:val="Normal"/>
    <w:rsid w:val="002F1785"/>
    <w:pPr>
      <w:numPr>
        <w:numId w:val="7"/>
      </w:numPr>
      <w:tabs>
        <w:tab w:val="clear" w:pos="720"/>
        <w:tab w:val="left" w:pos="1080"/>
      </w:tabs>
      <w:spacing w:after="60" w:line="240" w:lineRule="auto"/>
      <w:ind w:left="1080"/>
    </w:pPr>
  </w:style>
  <w:style w:type="paragraph" w:styleId="ListContinue4">
    <w:name w:val="List Continue 4"/>
    <w:basedOn w:val="Normal"/>
    <w:rsid w:val="002F1785"/>
    <w:pPr>
      <w:numPr>
        <w:ilvl w:val="1"/>
        <w:numId w:val="7"/>
      </w:numPr>
      <w:tabs>
        <w:tab w:val="clear" w:pos="1440"/>
      </w:tabs>
      <w:spacing w:after="60" w:line="240" w:lineRule="auto"/>
    </w:pPr>
  </w:style>
  <w:style w:type="paragraph" w:styleId="ListContinue5">
    <w:name w:val="List Continue 5"/>
    <w:basedOn w:val="Normal"/>
    <w:rsid w:val="002F1785"/>
    <w:pPr>
      <w:tabs>
        <w:tab w:val="left" w:pos="1800"/>
      </w:tabs>
      <w:spacing w:after="60" w:line="240" w:lineRule="auto"/>
      <w:ind w:left="1800" w:hanging="360"/>
    </w:pPr>
  </w:style>
  <w:style w:type="paragraph" w:styleId="ListNumber">
    <w:name w:val="List Number"/>
    <w:basedOn w:val="Normal"/>
    <w:rsid w:val="002F1785"/>
    <w:pPr>
      <w:numPr>
        <w:numId w:val="8"/>
      </w:numPr>
      <w:spacing w:before="120" w:after="120" w:line="240" w:lineRule="auto"/>
    </w:pPr>
  </w:style>
  <w:style w:type="paragraph" w:styleId="ListNumber2">
    <w:name w:val="List Number 2"/>
    <w:basedOn w:val="ListNumber"/>
    <w:rsid w:val="002F1785"/>
    <w:pPr>
      <w:numPr>
        <w:ilvl w:val="1"/>
      </w:numPr>
    </w:pPr>
  </w:style>
  <w:style w:type="paragraph" w:styleId="ListNumber3">
    <w:name w:val="List Number 3"/>
    <w:basedOn w:val="ListNumber"/>
    <w:rsid w:val="002F1785"/>
    <w:pPr>
      <w:numPr>
        <w:ilvl w:val="2"/>
      </w:numPr>
    </w:pPr>
  </w:style>
  <w:style w:type="paragraph" w:styleId="ListNumber4">
    <w:name w:val="List Number 4"/>
    <w:basedOn w:val="ListNumber"/>
    <w:rsid w:val="002F1785"/>
    <w:pPr>
      <w:numPr>
        <w:ilvl w:val="3"/>
      </w:numPr>
    </w:pPr>
  </w:style>
  <w:style w:type="paragraph" w:styleId="ListNumber5">
    <w:name w:val="List Number 5"/>
    <w:basedOn w:val="ListNumber"/>
    <w:rsid w:val="002F1785"/>
    <w:pPr>
      <w:numPr>
        <w:ilvl w:val="4"/>
      </w:numPr>
    </w:pPr>
  </w:style>
  <w:style w:type="paragraph" w:styleId="MessageHeader">
    <w:name w:val="Message Header"/>
    <w:basedOn w:val="Normal"/>
    <w:link w:val="MessageHeaderChar"/>
    <w:semiHidden/>
    <w:rsid w:val="002F1785"/>
    <w:pPr>
      <w:pBdr>
        <w:top w:val="single" w:sz="6" w:space="1" w:color="auto"/>
        <w:left w:val="single" w:sz="6" w:space="1" w:color="auto"/>
        <w:bottom w:val="single" w:sz="6" w:space="1" w:color="auto"/>
        <w:right w:val="single" w:sz="6" w:space="1" w:color="auto"/>
      </w:pBdr>
      <w:shd w:val="pct20" w:color="auto" w:fill="auto"/>
      <w:spacing w:before="120" w:after="120" w:line="240" w:lineRule="auto"/>
      <w:ind w:left="1134" w:hanging="1134"/>
    </w:pPr>
    <w:rPr>
      <w:rFonts w:cs="Arial"/>
      <w:szCs w:val="24"/>
    </w:rPr>
  </w:style>
  <w:style w:type="paragraph" w:styleId="NormalWeb">
    <w:name w:val="Normal (Web)"/>
    <w:basedOn w:val="Normal"/>
    <w:uiPriority w:val="99"/>
    <w:semiHidden/>
    <w:rsid w:val="002F1785"/>
    <w:pPr>
      <w:spacing w:before="120" w:after="120" w:line="240" w:lineRule="auto"/>
    </w:pPr>
    <w:rPr>
      <w:szCs w:val="24"/>
    </w:rPr>
  </w:style>
  <w:style w:type="paragraph" w:styleId="NormalIndent">
    <w:name w:val="Normal Indent"/>
    <w:basedOn w:val="Normal"/>
    <w:semiHidden/>
    <w:rsid w:val="002F1785"/>
    <w:pPr>
      <w:spacing w:before="120" w:after="120" w:line="240" w:lineRule="auto"/>
      <w:ind w:left="720"/>
    </w:pPr>
  </w:style>
  <w:style w:type="paragraph" w:styleId="NoteHeading">
    <w:name w:val="Note Heading"/>
    <w:basedOn w:val="Normal"/>
    <w:next w:val="Normal"/>
    <w:link w:val="NoteHeadingChar"/>
    <w:semiHidden/>
    <w:rsid w:val="002F1785"/>
    <w:pPr>
      <w:spacing w:before="120" w:after="120" w:line="240" w:lineRule="auto"/>
    </w:pPr>
  </w:style>
  <w:style w:type="paragraph" w:styleId="Salutation">
    <w:name w:val="Salutation"/>
    <w:basedOn w:val="Normal"/>
    <w:next w:val="Normal"/>
    <w:link w:val="SalutationChar"/>
    <w:semiHidden/>
    <w:rsid w:val="002F1785"/>
    <w:pPr>
      <w:spacing w:before="120" w:after="120" w:line="240" w:lineRule="auto"/>
    </w:pPr>
  </w:style>
  <w:style w:type="paragraph" w:styleId="Signature">
    <w:name w:val="Signature"/>
    <w:basedOn w:val="Normal"/>
    <w:link w:val="SignatureChar"/>
    <w:semiHidden/>
    <w:rsid w:val="002F1785"/>
    <w:pPr>
      <w:spacing w:before="120" w:after="120" w:line="240" w:lineRule="auto"/>
      <w:ind w:left="4252"/>
    </w:pPr>
  </w:style>
  <w:style w:type="character" w:styleId="Strong">
    <w:name w:val="Strong"/>
    <w:basedOn w:val="DefaultParagraphFont"/>
    <w:qFormat/>
    <w:rsid w:val="002F1785"/>
    <w:rPr>
      <w:b/>
      <w:bCs/>
    </w:rPr>
  </w:style>
  <w:style w:type="table" w:styleId="Table3Deffects1">
    <w:name w:val="Table 3D effects 1"/>
    <w:basedOn w:val="TableNormal"/>
    <w:semiHidden/>
    <w:rsid w:val="002F178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F178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2F178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F178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link w:val="BodyText3Char"/>
    <w:semiHidden/>
    <w:rsid w:val="002F1785"/>
    <w:pPr>
      <w:spacing w:before="120" w:after="120" w:line="240" w:lineRule="auto"/>
    </w:pPr>
    <w:rPr>
      <w:sz w:val="16"/>
      <w:szCs w:val="16"/>
    </w:rPr>
  </w:style>
  <w:style w:type="paragraph" w:styleId="PlainText">
    <w:name w:val="Plain Text"/>
    <w:basedOn w:val="Normal"/>
    <w:link w:val="PlainTextChar"/>
    <w:semiHidden/>
    <w:rsid w:val="002F1785"/>
    <w:pPr>
      <w:spacing w:before="120" w:after="120" w:line="240" w:lineRule="auto"/>
    </w:pPr>
    <w:rPr>
      <w:rFonts w:ascii="Courier New" w:hAnsi="Courier New" w:cs="Courier New"/>
      <w:szCs w:val="20"/>
    </w:rPr>
  </w:style>
  <w:style w:type="paragraph" w:styleId="TOC5">
    <w:name w:val="toc 5"/>
    <w:basedOn w:val="Normal"/>
    <w:next w:val="Normal"/>
    <w:autoRedefine/>
    <w:uiPriority w:val="39"/>
    <w:rsid w:val="002F1785"/>
    <w:pPr>
      <w:spacing w:after="0"/>
      <w:ind w:left="880"/>
    </w:pPr>
    <w:rPr>
      <w:sz w:val="18"/>
      <w:szCs w:val="18"/>
    </w:rPr>
  </w:style>
  <w:style w:type="paragraph" w:styleId="TOC9">
    <w:name w:val="toc 9"/>
    <w:basedOn w:val="Normal"/>
    <w:next w:val="Normal"/>
    <w:autoRedefine/>
    <w:semiHidden/>
    <w:rsid w:val="002F1785"/>
    <w:pPr>
      <w:spacing w:after="0"/>
      <w:ind w:left="1760"/>
    </w:pPr>
    <w:rPr>
      <w:sz w:val="18"/>
      <w:szCs w:val="18"/>
    </w:rPr>
  </w:style>
  <w:style w:type="paragraph" w:customStyle="1" w:styleId="TravelportAccent-Mango">
    <w:name w:val="Travelport Accent - Mango"/>
    <w:basedOn w:val="Normal"/>
    <w:link w:val="TravelportAccent-MangoCharChar"/>
    <w:rsid w:val="002F1785"/>
    <w:pPr>
      <w:spacing w:before="120" w:after="120" w:line="240" w:lineRule="auto"/>
    </w:pPr>
    <w:rPr>
      <w:b/>
      <w:color w:val="FEA620"/>
    </w:rPr>
  </w:style>
  <w:style w:type="character" w:customStyle="1" w:styleId="TravelportAccent-MangoCharChar">
    <w:name w:val="Travelport Accent - Mango Char Char"/>
    <w:basedOn w:val="DefaultParagraphFont"/>
    <w:link w:val="TravelportAccent-Mango"/>
    <w:rsid w:val="002F1785"/>
    <w:rPr>
      <w:b/>
      <w:color w:val="FEA620"/>
      <w:sz w:val="22"/>
      <w:szCs w:val="22"/>
      <w:lang w:val="en-US" w:eastAsia="en-US" w:bidi="ar-SA"/>
    </w:rPr>
  </w:style>
  <w:style w:type="character" w:customStyle="1" w:styleId="Heading5Char">
    <w:name w:val="Heading 5 Char"/>
    <w:basedOn w:val="DefaultParagraphFont"/>
    <w:link w:val="Heading5"/>
    <w:rsid w:val="002F1785"/>
    <w:rPr>
      <w:rFonts w:ascii="Arial" w:eastAsia="SimSun" w:hAnsi="Arial" w:cs="Arial"/>
      <w:b/>
      <w:lang w:eastAsia="zh-CN"/>
    </w:rPr>
  </w:style>
  <w:style w:type="character" w:customStyle="1" w:styleId="Heading4Char">
    <w:name w:val="Heading 4 Char"/>
    <w:basedOn w:val="DefaultParagraphFont"/>
    <w:link w:val="Heading4"/>
    <w:rsid w:val="000F23FD"/>
    <w:rPr>
      <w:rFonts w:ascii="Arial" w:eastAsia="SimSun" w:hAnsi="Arial" w:cs="Arial"/>
      <w:b/>
      <w:bCs/>
      <w:i/>
      <w:color w:val="0B2265"/>
      <w:sz w:val="22"/>
      <w:lang w:eastAsia="zh-CN"/>
    </w:rPr>
  </w:style>
  <w:style w:type="character" w:customStyle="1" w:styleId="TravelportAccent-SeaGlassCharChar">
    <w:name w:val="Travelport Accent - Sea Glass Char Char"/>
    <w:basedOn w:val="DefaultParagraphFont"/>
    <w:link w:val="TravelportAccent-SeaGlass"/>
    <w:rsid w:val="002F1785"/>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2F1785"/>
    <w:rPr>
      <w:color w:val="0B2265"/>
    </w:rPr>
  </w:style>
  <w:style w:type="paragraph" w:styleId="TOC4">
    <w:name w:val="toc 4"/>
    <w:basedOn w:val="Normal"/>
    <w:next w:val="Normal"/>
    <w:autoRedefine/>
    <w:uiPriority w:val="39"/>
    <w:rsid w:val="002F1785"/>
    <w:pPr>
      <w:spacing w:after="0"/>
      <w:ind w:left="660"/>
    </w:pPr>
    <w:rPr>
      <w:sz w:val="18"/>
      <w:szCs w:val="18"/>
    </w:rPr>
  </w:style>
  <w:style w:type="paragraph" w:styleId="BalloonText">
    <w:name w:val="Balloon Text"/>
    <w:basedOn w:val="Normal"/>
    <w:link w:val="BalloonTextChar"/>
    <w:semiHidden/>
    <w:rsid w:val="002F1785"/>
    <w:pPr>
      <w:spacing w:before="120" w:after="120" w:line="240" w:lineRule="auto"/>
    </w:pPr>
    <w:rPr>
      <w:rFonts w:ascii="Tahoma" w:hAnsi="Tahoma" w:cs="Tahoma"/>
      <w:sz w:val="16"/>
      <w:szCs w:val="16"/>
    </w:rPr>
  </w:style>
  <w:style w:type="paragraph" w:customStyle="1" w:styleId="GalileoPrimary-LakeBlue">
    <w:name w:val="Galileo Primary - Lake Blue"/>
    <w:basedOn w:val="GalileoPrimary-OceanBlue"/>
    <w:link w:val="GalileoPrimary-LakeBlueChar"/>
    <w:rsid w:val="002F1785"/>
    <w:rPr>
      <w:color w:val="2A6EBB"/>
    </w:rPr>
  </w:style>
  <w:style w:type="paragraph" w:customStyle="1" w:styleId="TravelportPrimary-ForrestGreen">
    <w:name w:val="Travelport Primary - Forrest Green"/>
    <w:basedOn w:val="Normal"/>
    <w:link w:val="TravelportPrimary-ForrestGreenCharChar"/>
    <w:rsid w:val="002F1785"/>
    <w:pPr>
      <w:spacing w:before="120" w:after="120" w:line="240" w:lineRule="auto"/>
    </w:pPr>
    <w:rPr>
      <w:rFonts w:cs="Arial"/>
      <w:b/>
      <w:bCs/>
      <w:color w:val="005027"/>
      <w:szCs w:val="18"/>
    </w:rPr>
  </w:style>
  <w:style w:type="paragraph" w:customStyle="1" w:styleId="GalileoPrimary-OceanBlue">
    <w:name w:val="Galileo Primary - Ocean Blue"/>
    <w:basedOn w:val="Normal"/>
    <w:link w:val="GalileoPrimary-OceanBlueChar"/>
    <w:rsid w:val="002F1785"/>
    <w:pPr>
      <w:spacing w:before="120" w:after="120" w:line="240" w:lineRule="auto"/>
    </w:pPr>
    <w:rPr>
      <w:b/>
      <w:bCs/>
      <w:color w:val="0075B0"/>
      <w:szCs w:val="18"/>
    </w:rPr>
  </w:style>
  <w:style w:type="paragraph" w:customStyle="1" w:styleId="TravelportAccent-Sand">
    <w:name w:val="Travelport Accent - Sand"/>
    <w:basedOn w:val="Normal"/>
    <w:link w:val="TravelportAccent-SandCharChar"/>
    <w:rsid w:val="002F1785"/>
    <w:pPr>
      <w:spacing w:before="120" w:after="120"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2F1785"/>
    <w:rPr>
      <w:b/>
      <w:bCs/>
      <w:color w:val="0075B0"/>
      <w:sz w:val="22"/>
      <w:szCs w:val="18"/>
      <w:lang w:val="en-US" w:eastAsia="en-US" w:bidi="ar-SA"/>
    </w:rPr>
  </w:style>
  <w:style w:type="paragraph" w:customStyle="1" w:styleId="TravelportAccent-Cornflower">
    <w:name w:val="Travelport Accent - Cornflower"/>
    <w:basedOn w:val="GalileoPrimary-OceanBlue"/>
    <w:link w:val="TravelportAccent-CornflowerCharChar"/>
    <w:rsid w:val="002F1785"/>
    <w:rPr>
      <w:color w:val="A8C5EB"/>
    </w:rPr>
  </w:style>
  <w:style w:type="character" w:customStyle="1" w:styleId="TravelportAccent-SandCharChar">
    <w:name w:val="Travelport Accent - Sand Char Char"/>
    <w:basedOn w:val="DefaultParagraphFont"/>
    <w:link w:val="TravelportAccent-Sand"/>
    <w:rsid w:val="002F1785"/>
    <w:rPr>
      <w:b/>
      <w:bCs/>
      <w:iCs/>
      <w:color w:val="DBCEAC"/>
      <w:sz w:val="22"/>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F1785"/>
    <w:rPr>
      <w:rFonts w:cs="Arial"/>
      <w:b/>
      <w:bCs/>
      <w:color w:val="005027"/>
      <w:sz w:val="22"/>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F1785"/>
    <w:rPr>
      <w:b/>
      <w:bCs/>
      <w:color w:val="A8C5EB"/>
      <w:sz w:val="22"/>
      <w:szCs w:val="18"/>
      <w:lang w:val="en-US" w:eastAsia="en-US" w:bidi="ar-SA"/>
    </w:rPr>
  </w:style>
  <w:style w:type="paragraph" w:customStyle="1" w:styleId="TravelportAccent-SeaGlass">
    <w:name w:val="Travelport Accent - Sea Glass"/>
    <w:basedOn w:val="Normal"/>
    <w:link w:val="TravelportAccent-SeaGlassCharChar"/>
    <w:rsid w:val="002F1785"/>
    <w:pPr>
      <w:spacing w:before="120" w:after="120" w:line="240" w:lineRule="auto"/>
    </w:pPr>
    <w:rPr>
      <w:rFonts w:ascii="Arial" w:hAnsi="Arial"/>
      <w:b/>
      <w:color w:val="BFE7DA"/>
      <w:sz w:val="18"/>
    </w:rPr>
  </w:style>
  <w:style w:type="character" w:customStyle="1" w:styleId="Heading3Char">
    <w:name w:val="Heading 3 Char"/>
    <w:basedOn w:val="DefaultParagraphFont"/>
    <w:link w:val="Heading3"/>
    <w:rsid w:val="002F1785"/>
    <w:rPr>
      <w:rFonts w:ascii="Arial" w:eastAsia="SimSun" w:hAnsi="Arial" w:cs="Arial"/>
      <w:b/>
      <w:bCs/>
      <w:lang w:val="en-US" w:eastAsia="zh-CN" w:bidi="ar-SA"/>
    </w:rPr>
  </w:style>
  <w:style w:type="character" w:customStyle="1" w:styleId="GalileoPrimary-NightSkyChar">
    <w:name w:val="Galileo Primary - Night Sky Char"/>
    <w:basedOn w:val="GalileoPrimary-OceanBlueChar"/>
    <w:link w:val="GalileoPrimary-NightSky"/>
    <w:rsid w:val="002F1785"/>
    <w:rPr>
      <w:b/>
      <w:bCs/>
      <w:color w:val="0B2265"/>
      <w:sz w:val="22"/>
      <w:szCs w:val="18"/>
      <w:lang w:val="en-US" w:eastAsia="en-US" w:bidi="ar-SA"/>
    </w:rPr>
  </w:style>
  <w:style w:type="character" w:customStyle="1" w:styleId="GalileoPrimary-LakeBlueChar">
    <w:name w:val="Galileo Primary - Lake Blue Char"/>
    <w:basedOn w:val="GalileoPrimary-OceanBlueChar"/>
    <w:link w:val="GalileoPrimary-LakeBlue"/>
    <w:rsid w:val="002F1785"/>
    <w:rPr>
      <w:b/>
      <w:bCs/>
      <w:color w:val="2A6EBB"/>
      <w:sz w:val="22"/>
      <w:szCs w:val="18"/>
      <w:lang w:val="en-US" w:eastAsia="en-US" w:bidi="ar-SA"/>
    </w:rPr>
  </w:style>
  <w:style w:type="character" w:customStyle="1" w:styleId="Heading6Char">
    <w:name w:val="Heading 6 Char"/>
    <w:basedOn w:val="DefaultParagraphFont"/>
    <w:link w:val="Heading6"/>
    <w:rsid w:val="002F1785"/>
    <w:rPr>
      <w:rFonts w:ascii="Arial" w:eastAsia="SimSun" w:hAnsi="Arial"/>
      <w:b/>
      <w:szCs w:val="22"/>
      <w:lang w:eastAsia="zh-CN"/>
    </w:rPr>
  </w:style>
  <w:style w:type="paragraph" w:customStyle="1" w:styleId="TOC">
    <w:name w:val="TOC"/>
    <w:basedOn w:val="Normal"/>
    <w:rsid w:val="002F1785"/>
    <w:pPr>
      <w:spacing w:before="120" w:after="240" w:line="240" w:lineRule="auto"/>
    </w:pPr>
    <w:rPr>
      <w:rFonts w:ascii="Arial" w:hAnsi="Arial" w:cs="Arial"/>
      <w:b/>
      <w:color w:val="0B2265"/>
      <w:sz w:val="36"/>
      <w:szCs w:val="36"/>
    </w:rPr>
  </w:style>
  <w:style w:type="paragraph" w:styleId="TOC6">
    <w:name w:val="toc 6"/>
    <w:basedOn w:val="Normal"/>
    <w:next w:val="Normal"/>
    <w:autoRedefine/>
    <w:uiPriority w:val="39"/>
    <w:rsid w:val="002F1785"/>
    <w:pPr>
      <w:spacing w:after="0"/>
      <w:ind w:left="1100"/>
    </w:pPr>
    <w:rPr>
      <w:sz w:val="18"/>
      <w:szCs w:val="18"/>
    </w:rPr>
  </w:style>
  <w:style w:type="paragraph" w:customStyle="1" w:styleId="Copyright">
    <w:name w:val="Copyright"/>
    <w:basedOn w:val="Date"/>
    <w:rsid w:val="002F1785"/>
    <w:pPr>
      <w:tabs>
        <w:tab w:val="clear" w:pos="700"/>
      </w:tabs>
      <w:ind w:left="1200" w:right="1040"/>
    </w:pPr>
  </w:style>
  <w:style w:type="character" w:customStyle="1" w:styleId="Heading2Char">
    <w:name w:val="Heading 2 Char"/>
    <w:basedOn w:val="DefaultParagraphFont"/>
    <w:link w:val="Heading2"/>
    <w:rsid w:val="000F23FD"/>
    <w:rPr>
      <w:rFonts w:ascii="Arial" w:hAnsi="Arial" w:cs="Arial"/>
      <w:b/>
      <w:bCs/>
      <w:color w:val="0B2265"/>
      <w:sz w:val="28"/>
    </w:rPr>
  </w:style>
  <w:style w:type="character" w:customStyle="1" w:styleId="FooterChar">
    <w:name w:val="Footer Char"/>
    <w:basedOn w:val="DefaultParagraphFont"/>
    <w:link w:val="Footer"/>
    <w:uiPriority w:val="99"/>
    <w:rsid w:val="00A356D1"/>
    <w:rPr>
      <w:rFonts w:ascii="Arial" w:hAnsi="Arial"/>
      <w:sz w:val="18"/>
      <w:szCs w:val="22"/>
    </w:rPr>
  </w:style>
  <w:style w:type="character" w:customStyle="1" w:styleId="BalloonTextChar">
    <w:name w:val="Balloon Text Char"/>
    <w:basedOn w:val="DefaultParagraphFont"/>
    <w:link w:val="BalloonText"/>
    <w:uiPriority w:val="99"/>
    <w:semiHidden/>
    <w:rsid w:val="002F1785"/>
    <w:rPr>
      <w:rFonts w:ascii="Tahoma" w:hAnsi="Tahoma" w:cs="Tahoma"/>
      <w:sz w:val="16"/>
      <w:szCs w:val="16"/>
      <w:lang w:val="en-US" w:eastAsia="en-US" w:bidi="ar-SA"/>
    </w:rPr>
  </w:style>
  <w:style w:type="character" w:customStyle="1" w:styleId="BodyText2Char">
    <w:name w:val="Body Text 2 Char"/>
    <w:basedOn w:val="DefaultParagraphFont"/>
    <w:link w:val="BodyText2"/>
    <w:rsid w:val="002F1785"/>
    <w:rPr>
      <w:sz w:val="16"/>
      <w:szCs w:val="16"/>
      <w:lang w:val="en-US" w:eastAsia="ar-SA" w:bidi="ar-SA"/>
    </w:rPr>
  </w:style>
  <w:style w:type="character" w:styleId="CommentReference">
    <w:name w:val="annotation reference"/>
    <w:basedOn w:val="DefaultParagraphFont"/>
    <w:rsid w:val="002F1785"/>
    <w:rPr>
      <w:sz w:val="16"/>
      <w:szCs w:val="16"/>
    </w:rPr>
  </w:style>
  <w:style w:type="paragraph" w:styleId="CommentText">
    <w:name w:val="annotation text"/>
    <w:basedOn w:val="Normal"/>
    <w:link w:val="CommentTextChar"/>
    <w:rsid w:val="002F1785"/>
    <w:rPr>
      <w:sz w:val="20"/>
      <w:szCs w:val="20"/>
    </w:rPr>
  </w:style>
  <w:style w:type="character" w:customStyle="1" w:styleId="CommentTextChar">
    <w:name w:val="Comment Text Char"/>
    <w:basedOn w:val="DefaultParagraphFont"/>
    <w:link w:val="CommentText"/>
    <w:rsid w:val="002F1785"/>
    <w:rPr>
      <w:rFonts w:ascii="Calibri" w:hAnsi="Calibri"/>
      <w:lang w:val="en-US" w:eastAsia="en-US" w:bidi="ar-SA"/>
    </w:rPr>
  </w:style>
  <w:style w:type="character" w:customStyle="1" w:styleId="m1">
    <w:name w:val="m1"/>
    <w:basedOn w:val="DefaultParagraphFont"/>
    <w:rsid w:val="002F1785"/>
    <w:rPr>
      <w:color w:val="0000FF"/>
    </w:rPr>
  </w:style>
  <w:style w:type="character" w:customStyle="1" w:styleId="t1">
    <w:name w:val="t1"/>
    <w:basedOn w:val="DefaultParagraphFont"/>
    <w:rsid w:val="002F1785"/>
    <w:rPr>
      <w:color w:val="990000"/>
    </w:rPr>
  </w:style>
  <w:style w:type="character" w:customStyle="1" w:styleId="b1">
    <w:name w:val="b1"/>
    <w:basedOn w:val="DefaultParagraphFont"/>
    <w:rsid w:val="002F1785"/>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rsid w:val="002F1785"/>
    <w:rPr>
      <w:rFonts w:ascii="Courier New" w:hAnsi="Courier New" w:cs="Courier New"/>
      <w:sz w:val="22"/>
      <w:lang w:val="en-US" w:eastAsia="en-US" w:bidi="ar-SA"/>
    </w:rPr>
  </w:style>
  <w:style w:type="character" w:customStyle="1" w:styleId="ci1">
    <w:name w:val="ci1"/>
    <w:basedOn w:val="DefaultParagraphFont"/>
    <w:rsid w:val="002F1785"/>
    <w:rPr>
      <w:rFonts w:ascii="Courier" w:hAnsi="Courier" w:hint="default"/>
      <w:color w:val="888888"/>
      <w:sz w:val="24"/>
      <w:szCs w:val="24"/>
    </w:rPr>
  </w:style>
  <w:style w:type="paragraph" w:styleId="CommentSubject">
    <w:name w:val="annotation subject"/>
    <w:basedOn w:val="CommentText"/>
    <w:next w:val="CommentText"/>
    <w:link w:val="CommentSubjectChar"/>
    <w:rsid w:val="002F1785"/>
    <w:pPr>
      <w:spacing w:before="120" w:after="120" w:line="240" w:lineRule="auto"/>
    </w:pPr>
    <w:rPr>
      <w:rFonts w:ascii="Arial" w:eastAsia="SimSun" w:hAnsi="Arial"/>
      <w:sz w:val="16"/>
      <w:szCs w:val="16"/>
      <w:lang w:eastAsia="ar-SA"/>
    </w:rPr>
  </w:style>
  <w:style w:type="paragraph" w:styleId="ListParagraph">
    <w:name w:val="List Paragraph"/>
    <w:basedOn w:val="Normal"/>
    <w:uiPriority w:val="34"/>
    <w:qFormat/>
    <w:rsid w:val="00A845CB"/>
    <w:pPr>
      <w:overflowPunct w:val="0"/>
      <w:autoSpaceDE w:val="0"/>
      <w:autoSpaceDN w:val="0"/>
      <w:adjustRightInd w:val="0"/>
      <w:spacing w:after="0" w:line="240" w:lineRule="auto"/>
      <w:ind w:left="720"/>
      <w:contextualSpacing/>
      <w:textAlignment w:val="baseline"/>
    </w:pPr>
    <w:rPr>
      <w:rFonts w:ascii="Arial" w:hAnsi="Arial"/>
      <w:sz w:val="20"/>
      <w:szCs w:val="20"/>
    </w:rPr>
  </w:style>
  <w:style w:type="character" w:customStyle="1" w:styleId="WW8Num12z0">
    <w:name w:val="WW8Num12z0"/>
    <w:rsid w:val="004254D4"/>
    <w:rPr>
      <w:rFonts w:ascii="Arial" w:hAnsi="Arial"/>
      <w:b w:val="0"/>
      <w:i w:val="0"/>
      <w:sz w:val="20"/>
      <w:u w:val="none"/>
    </w:rPr>
  </w:style>
  <w:style w:type="character" w:customStyle="1" w:styleId="hl">
    <w:name w:val="hl"/>
    <w:basedOn w:val="DefaultParagraphFont"/>
    <w:rsid w:val="00B05079"/>
  </w:style>
  <w:style w:type="paragraph" w:styleId="TOC7">
    <w:name w:val="toc 7"/>
    <w:basedOn w:val="Normal"/>
    <w:next w:val="Normal"/>
    <w:autoRedefine/>
    <w:rsid w:val="00593AFF"/>
    <w:pPr>
      <w:spacing w:after="0"/>
      <w:ind w:left="1320"/>
    </w:pPr>
    <w:rPr>
      <w:sz w:val="18"/>
      <w:szCs w:val="18"/>
    </w:rPr>
  </w:style>
  <w:style w:type="paragraph" w:styleId="TOC8">
    <w:name w:val="toc 8"/>
    <w:basedOn w:val="Normal"/>
    <w:next w:val="Normal"/>
    <w:autoRedefine/>
    <w:rsid w:val="00593AFF"/>
    <w:pPr>
      <w:spacing w:after="0"/>
      <w:ind w:left="1540"/>
    </w:pPr>
    <w:rPr>
      <w:sz w:val="18"/>
      <w:szCs w:val="18"/>
    </w:rPr>
  </w:style>
  <w:style w:type="paragraph" w:customStyle="1" w:styleId="Heading1Other">
    <w:name w:val="Heading 1 Other"/>
    <w:basedOn w:val="Heading1"/>
    <w:uiPriority w:val="99"/>
    <w:qFormat/>
    <w:rsid w:val="00932D7E"/>
  </w:style>
  <w:style w:type="paragraph" w:customStyle="1" w:styleId="StyleHeading316ptItalicCustomColorRGB1134101Befo">
    <w:name w:val="Style Heading 3 + 16 pt Italic Custom Color(RGB(1134101)) Befo..."/>
    <w:basedOn w:val="Heading3"/>
    <w:rsid w:val="004B36C2"/>
    <w:pPr>
      <w:spacing w:before="360" w:after="200"/>
    </w:pPr>
    <w:rPr>
      <w:rFonts w:eastAsia="Times New Roman" w:cs="Times New Roman"/>
      <w:i/>
      <w:iCs/>
      <w:color w:val="0B2265"/>
      <w:sz w:val="32"/>
    </w:rPr>
  </w:style>
  <w:style w:type="paragraph" w:customStyle="1" w:styleId="StyleTableText8pt">
    <w:name w:val="Style Table Text + 8 pt"/>
    <w:basedOn w:val="TableText"/>
    <w:rsid w:val="001F179A"/>
    <w:pPr>
      <w:spacing w:before="120" w:after="120"/>
    </w:pPr>
    <w:rPr>
      <w:sz w:val="16"/>
    </w:rPr>
  </w:style>
  <w:style w:type="paragraph" w:customStyle="1" w:styleId="StyleArial8ptAfter0ptLinespacingsingle">
    <w:name w:val="Style Arial 8 pt After:  0 pt Line spacing:  single"/>
    <w:basedOn w:val="Normal"/>
    <w:rsid w:val="001F179A"/>
    <w:pPr>
      <w:spacing w:before="120" w:after="120"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1F179A"/>
    <w:pPr>
      <w:spacing w:before="120" w:after="120" w:line="240" w:lineRule="auto"/>
    </w:pPr>
    <w:rPr>
      <w:rFonts w:ascii="Arial" w:hAnsi="Arial"/>
      <w:sz w:val="16"/>
      <w:szCs w:val="20"/>
    </w:rPr>
  </w:style>
  <w:style w:type="paragraph" w:customStyle="1" w:styleId="StyleArial8ptBoldAfter0ptLinespacing15lines">
    <w:name w:val="Style Arial 8 pt Bold After:  0 pt Line spacing:  1.5 lines"/>
    <w:basedOn w:val="Normal"/>
    <w:rsid w:val="001F179A"/>
    <w:pPr>
      <w:spacing w:before="60" w:after="60" w:line="360" w:lineRule="auto"/>
    </w:pPr>
    <w:rPr>
      <w:rFonts w:ascii="Arial" w:hAnsi="Arial"/>
      <w:b/>
      <w:bCs/>
      <w:sz w:val="16"/>
      <w:szCs w:val="20"/>
    </w:rPr>
  </w:style>
  <w:style w:type="paragraph" w:customStyle="1" w:styleId="StyleTableText8ptLeft0Hanging012">
    <w:name w:val="Style Table Text + 8 pt Left:  0&quot; Hanging:  0.12&quot;"/>
    <w:basedOn w:val="TableText"/>
    <w:rsid w:val="001F179A"/>
    <w:pPr>
      <w:spacing w:before="120" w:after="120"/>
      <w:ind w:left="173" w:hanging="173"/>
    </w:pPr>
    <w:rPr>
      <w:rFonts w:cs="Times New Roman"/>
      <w:sz w:val="16"/>
      <w:szCs w:val="20"/>
    </w:rPr>
  </w:style>
  <w:style w:type="paragraph" w:customStyle="1" w:styleId="StyleArial8ptAfter0pt">
    <w:name w:val="Style Arial 8 pt After:  0 pt"/>
    <w:basedOn w:val="Normal"/>
    <w:rsid w:val="001F179A"/>
    <w:pPr>
      <w:spacing w:before="120" w:after="120"/>
    </w:pPr>
    <w:rPr>
      <w:rFonts w:ascii="Arial" w:hAnsi="Arial"/>
      <w:sz w:val="16"/>
      <w:szCs w:val="20"/>
    </w:rPr>
  </w:style>
  <w:style w:type="paragraph" w:customStyle="1" w:styleId="StyleTableText8pt1">
    <w:name w:val="Style Table Text + 8 pt1"/>
    <w:basedOn w:val="TableText"/>
    <w:rsid w:val="001F179A"/>
    <w:pPr>
      <w:spacing w:before="120" w:after="120"/>
    </w:pPr>
    <w:rPr>
      <w:sz w:val="16"/>
    </w:rPr>
  </w:style>
  <w:style w:type="paragraph" w:customStyle="1" w:styleId="StyleArial8ptCenteredAfter0ptLinespacingsingle">
    <w:name w:val="Style Arial 8 pt Centered After:  0 pt Line spacing:  single"/>
    <w:basedOn w:val="Normal"/>
    <w:rsid w:val="001F179A"/>
    <w:pPr>
      <w:spacing w:before="120" w:after="120" w:line="240" w:lineRule="auto"/>
      <w:jc w:val="center"/>
    </w:pPr>
    <w:rPr>
      <w:rFonts w:ascii="Arial" w:hAnsi="Arial"/>
      <w:sz w:val="16"/>
      <w:szCs w:val="20"/>
    </w:rPr>
  </w:style>
  <w:style w:type="paragraph" w:customStyle="1" w:styleId="StyleArial8ptBefore3ptAfter72ptLinespacingsi">
    <w:name w:val="Style Arial 8 pt Before:  3 pt After:  7.2 pt Line spacing:  si..."/>
    <w:basedOn w:val="Normal"/>
    <w:rsid w:val="001F179A"/>
    <w:pPr>
      <w:spacing w:before="120" w:after="120" w:line="240" w:lineRule="auto"/>
    </w:pPr>
    <w:rPr>
      <w:rFonts w:ascii="Arial" w:hAnsi="Arial"/>
      <w:sz w:val="16"/>
      <w:szCs w:val="20"/>
    </w:rPr>
  </w:style>
  <w:style w:type="paragraph" w:customStyle="1" w:styleId="StyleTableText8ptAfter0pt">
    <w:name w:val="Style Table Text + 8 pt After:  0 pt"/>
    <w:basedOn w:val="TableText"/>
    <w:rsid w:val="001F179A"/>
    <w:pPr>
      <w:spacing w:before="120" w:after="120"/>
    </w:pPr>
    <w:rPr>
      <w:rFonts w:cs="Times New Roman"/>
      <w:sz w:val="16"/>
      <w:szCs w:val="20"/>
    </w:rPr>
  </w:style>
  <w:style w:type="paragraph" w:customStyle="1" w:styleId="StyleTableText6ptAfterbefore">
    <w:name w:val="Style Table Text + 6 pt After before"/>
    <w:basedOn w:val="TableText"/>
    <w:rsid w:val="001F179A"/>
    <w:pPr>
      <w:spacing w:before="120" w:after="120"/>
    </w:pPr>
    <w:rPr>
      <w:rFonts w:cs="Times New Roman"/>
      <w:sz w:val="16"/>
      <w:szCs w:val="20"/>
    </w:rPr>
  </w:style>
  <w:style w:type="paragraph" w:customStyle="1" w:styleId="StyleTableText8ptAfter0pt1">
    <w:name w:val="Style Table Text + 8 pt After:  0 pt1"/>
    <w:basedOn w:val="TableText"/>
    <w:rsid w:val="001F179A"/>
    <w:pPr>
      <w:spacing w:before="120" w:after="120"/>
    </w:pPr>
    <w:rPr>
      <w:rFonts w:cs="Times New Roman"/>
      <w:sz w:val="16"/>
      <w:szCs w:val="20"/>
    </w:rPr>
  </w:style>
  <w:style w:type="paragraph" w:customStyle="1" w:styleId="StyleTableText8ptAfter0pt2">
    <w:name w:val="Style Table Text + 8 pt After:  0 pt2"/>
    <w:basedOn w:val="TableText"/>
    <w:rsid w:val="001F179A"/>
    <w:pPr>
      <w:spacing w:before="120" w:after="120"/>
    </w:pPr>
    <w:rPr>
      <w:rFonts w:cs="Times New Roman"/>
      <w:sz w:val="16"/>
      <w:szCs w:val="20"/>
    </w:rPr>
  </w:style>
  <w:style w:type="character" w:customStyle="1" w:styleId="Heading7Char">
    <w:name w:val="Heading 7 Char"/>
    <w:basedOn w:val="DefaultParagraphFont"/>
    <w:link w:val="Heading7"/>
    <w:rsid w:val="00016C55"/>
    <w:rPr>
      <w:rFonts w:ascii="Arial" w:hAnsi="Arial" w:cs="Arial"/>
      <w:b/>
      <w:bCs/>
      <w:sz w:val="24"/>
      <w:szCs w:val="16"/>
    </w:rPr>
  </w:style>
  <w:style w:type="character" w:customStyle="1" w:styleId="Heading8Char">
    <w:name w:val="Heading 8 Char"/>
    <w:basedOn w:val="DefaultParagraphFont"/>
    <w:link w:val="Heading8"/>
    <w:rsid w:val="00016C55"/>
    <w:rPr>
      <w:rFonts w:ascii="Arial" w:hAnsi="Arial" w:cs="Arial"/>
      <w:b/>
    </w:rPr>
  </w:style>
  <w:style w:type="character" w:customStyle="1" w:styleId="Heading9Char">
    <w:name w:val="Heading 9 Char"/>
    <w:basedOn w:val="DefaultParagraphFont"/>
    <w:link w:val="Heading9"/>
    <w:rsid w:val="00016C55"/>
    <w:rPr>
      <w:rFonts w:ascii="Arial" w:hAnsi="Arial" w:cs="Arial"/>
      <w:b/>
    </w:rPr>
  </w:style>
  <w:style w:type="character" w:customStyle="1" w:styleId="TitleChar">
    <w:name w:val="Title Char"/>
    <w:basedOn w:val="DefaultParagraphFont"/>
    <w:link w:val="Title"/>
    <w:rsid w:val="00016C55"/>
    <w:rPr>
      <w:rFonts w:ascii="Arial" w:hAnsi="Arial" w:cs="Arial"/>
      <w:b/>
      <w:bCs/>
      <w:color w:val="0B2265"/>
      <w:kern w:val="28"/>
      <w:sz w:val="48"/>
      <w:szCs w:val="32"/>
    </w:rPr>
  </w:style>
  <w:style w:type="character" w:customStyle="1" w:styleId="BodyTextFirstIndentChar">
    <w:name w:val="Body Text First Indent Char"/>
    <w:basedOn w:val="BodyTextChar"/>
    <w:link w:val="BodyTextFirstIndent"/>
    <w:semiHidden/>
    <w:rsid w:val="00016C55"/>
    <w:rPr>
      <w:rFonts w:ascii="Arial" w:eastAsia="SimSun" w:hAnsi="Arial" w:cs="Arial"/>
      <w:sz w:val="22"/>
      <w:szCs w:val="22"/>
      <w:lang w:val="en-US" w:eastAsia="ar-SA" w:bidi="ar-SA"/>
    </w:rPr>
  </w:style>
  <w:style w:type="character" w:customStyle="1" w:styleId="BodyTextIndentChar">
    <w:name w:val="Body Text Indent Char"/>
    <w:basedOn w:val="DefaultParagraphFont"/>
    <w:link w:val="BodyTextIndent"/>
    <w:semiHidden/>
    <w:rsid w:val="00016C55"/>
    <w:rPr>
      <w:sz w:val="24"/>
      <w:szCs w:val="22"/>
    </w:rPr>
  </w:style>
  <w:style w:type="character" w:customStyle="1" w:styleId="BodyTextFirstIndent2Char">
    <w:name w:val="Body Text First Indent 2 Char"/>
    <w:basedOn w:val="BodyTextIndentChar"/>
    <w:link w:val="BodyTextFirstIndent2"/>
    <w:semiHidden/>
    <w:rsid w:val="00016C55"/>
    <w:rPr>
      <w:sz w:val="24"/>
      <w:szCs w:val="22"/>
    </w:rPr>
  </w:style>
  <w:style w:type="character" w:customStyle="1" w:styleId="BodyTextIndent2Char">
    <w:name w:val="Body Text Indent 2 Char"/>
    <w:basedOn w:val="DefaultParagraphFont"/>
    <w:link w:val="BodyTextIndent2"/>
    <w:semiHidden/>
    <w:rsid w:val="00016C55"/>
    <w:rPr>
      <w:sz w:val="24"/>
      <w:szCs w:val="22"/>
    </w:rPr>
  </w:style>
  <w:style w:type="character" w:customStyle="1" w:styleId="BodyTextIndent3Char">
    <w:name w:val="Body Text Indent 3 Char"/>
    <w:basedOn w:val="DefaultParagraphFont"/>
    <w:link w:val="BodyTextIndent3"/>
    <w:semiHidden/>
    <w:rsid w:val="00016C55"/>
    <w:rPr>
      <w:sz w:val="16"/>
      <w:szCs w:val="16"/>
    </w:rPr>
  </w:style>
  <w:style w:type="character" w:customStyle="1" w:styleId="ClosingChar">
    <w:name w:val="Closing Char"/>
    <w:basedOn w:val="DefaultParagraphFont"/>
    <w:link w:val="Closing"/>
    <w:semiHidden/>
    <w:rsid w:val="00016C55"/>
    <w:rPr>
      <w:sz w:val="24"/>
      <w:szCs w:val="22"/>
    </w:rPr>
  </w:style>
  <w:style w:type="character" w:customStyle="1" w:styleId="E-mailSignatureChar">
    <w:name w:val="E-mail Signature Char"/>
    <w:basedOn w:val="DefaultParagraphFont"/>
    <w:link w:val="E-mailSignature"/>
    <w:semiHidden/>
    <w:rsid w:val="00016C55"/>
    <w:rPr>
      <w:sz w:val="24"/>
      <w:szCs w:val="22"/>
    </w:rPr>
  </w:style>
  <w:style w:type="character" w:customStyle="1" w:styleId="HTMLAddressChar">
    <w:name w:val="HTML Address Char"/>
    <w:basedOn w:val="DefaultParagraphFont"/>
    <w:link w:val="HTMLAddress"/>
    <w:semiHidden/>
    <w:rsid w:val="00016C55"/>
    <w:rPr>
      <w:i/>
      <w:iCs/>
      <w:sz w:val="24"/>
      <w:szCs w:val="22"/>
    </w:rPr>
  </w:style>
  <w:style w:type="character" w:customStyle="1" w:styleId="MessageHeaderChar">
    <w:name w:val="Message Header Char"/>
    <w:basedOn w:val="DefaultParagraphFont"/>
    <w:link w:val="MessageHeader"/>
    <w:semiHidden/>
    <w:rsid w:val="00016C55"/>
    <w:rPr>
      <w:rFonts w:cs="Arial"/>
      <w:sz w:val="24"/>
      <w:szCs w:val="24"/>
      <w:shd w:val="pct20" w:color="auto" w:fill="auto"/>
    </w:rPr>
  </w:style>
  <w:style w:type="character" w:customStyle="1" w:styleId="NoteHeadingChar">
    <w:name w:val="Note Heading Char"/>
    <w:basedOn w:val="DefaultParagraphFont"/>
    <w:link w:val="NoteHeading"/>
    <w:semiHidden/>
    <w:rsid w:val="00016C55"/>
    <w:rPr>
      <w:sz w:val="24"/>
      <w:szCs w:val="22"/>
    </w:rPr>
  </w:style>
  <w:style w:type="character" w:customStyle="1" w:styleId="SalutationChar">
    <w:name w:val="Salutation Char"/>
    <w:basedOn w:val="DefaultParagraphFont"/>
    <w:link w:val="Salutation"/>
    <w:semiHidden/>
    <w:rsid w:val="00016C55"/>
    <w:rPr>
      <w:sz w:val="24"/>
      <w:szCs w:val="22"/>
    </w:rPr>
  </w:style>
  <w:style w:type="character" w:customStyle="1" w:styleId="SignatureChar">
    <w:name w:val="Signature Char"/>
    <w:basedOn w:val="DefaultParagraphFont"/>
    <w:link w:val="Signature"/>
    <w:semiHidden/>
    <w:rsid w:val="00016C55"/>
    <w:rPr>
      <w:sz w:val="24"/>
      <w:szCs w:val="22"/>
    </w:rPr>
  </w:style>
  <w:style w:type="character" w:customStyle="1" w:styleId="SubtitleChar">
    <w:name w:val="Subtitle Char"/>
    <w:basedOn w:val="DefaultParagraphFont"/>
    <w:link w:val="Subtitle"/>
    <w:rsid w:val="00016C55"/>
    <w:rPr>
      <w:rFonts w:ascii="Arial" w:hAnsi="Arial" w:cs="Arial"/>
      <w:b/>
      <w:i/>
      <w:color w:val="0075B0"/>
      <w:sz w:val="36"/>
      <w:szCs w:val="24"/>
    </w:rPr>
  </w:style>
  <w:style w:type="character" w:customStyle="1" w:styleId="BodyText3Char">
    <w:name w:val="Body Text 3 Char"/>
    <w:basedOn w:val="DefaultParagraphFont"/>
    <w:link w:val="BodyText3"/>
    <w:semiHidden/>
    <w:rsid w:val="00016C55"/>
    <w:rPr>
      <w:sz w:val="16"/>
      <w:szCs w:val="16"/>
    </w:rPr>
  </w:style>
  <w:style w:type="character" w:customStyle="1" w:styleId="PlainTextChar">
    <w:name w:val="Plain Text Char"/>
    <w:basedOn w:val="DefaultParagraphFont"/>
    <w:link w:val="PlainText"/>
    <w:semiHidden/>
    <w:rsid w:val="00016C55"/>
    <w:rPr>
      <w:rFonts w:ascii="Courier New" w:hAnsi="Courier New" w:cs="Courier New"/>
      <w:sz w:val="24"/>
    </w:rPr>
  </w:style>
  <w:style w:type="paragraph" w:styleId="NoSpacing">
    <w:name w:val="No Spacing"/>
    <w:uiPriority w:val="1"/>
    <w:qFormat/>
    <w:rsid w:val="00016C55"/>
    <w:rPr>
      <w:rFonts w:ascii="Calibri" w:eastAsia="Calibri" w:hAnsi="Calibri"/>
      <w:sz w:val="22"/>
      <w:szCs w:val="22"/>
    </w:rPr>
  </w:style>
  <w:style w:type="paragraph" w:customStyle="1" w:styleId="Head1noTOC">
    <w:name w:val="Head1 no TOC"/>
    <w:basedOn w:val="Title"/>
    <w:qFormat/>
    <w:rsid w:val="00016C55"/>
    <w:pPr>
      <w:spacing w:before="0" w:after="240"/>
    </w:pPr>
    <w:rPr>
      <w:sz w:val="40"/>
    </w:rPr>
  </w:style>
  <w:style w:type="paragraph" w:styleId="DocumentMap">
    <w:name w:val="Document Map"/>
    <w:basedOn w:val="Normal"/>
    <w:link w:val="DocumentMapChar"/>
    <w:rsid w:val="00016C5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016C55"/>
    <w:rPr>
      <w:rFonts w:ascii="Tahoma" w:hAnsi="Tahoma" w:cs="Tahoma"/>
      <w:sz w:val="16"/>
      <w:szCs w:val="16"/>
    </w:rPr>
  </w:style>
  <w:style w:type="paragraph" w:customStyle="1" w:styleId="FieldText">
    <w:name w:val="FieldText"/>
    <w:link w:val="FieldTextChar"/>
    <w:rsid w:val="00B8460F"/>
    <w:pPr>
      <w:spacing w:before="60"/>
    </w:pPr>
    <w:rPr>
      <w:rFonts w:ascii="Arial" w:hAnsi="Arial"/>
      <w:szCs w:val="24"/>
    </w:rPr>
  </w:style>
  <w:style w:type="character" w:customStyle="1" w:styleId="FieldTextChar">
    <w:name w:val="FieldText Char"/>
    <w:basedOn w:val="DefaultParagraphFont"/>
    <w:link w:val="FieldText"/>
    <w:rsid w:val="00B8460F"/>
    <w:rPr>
      <w:rFonts w:ascii="Arial" w:hAnsi="Arial"/>
      <w:szCs w:val="24"/>
    </w:rPr>
  </w:style>
  <w:style w:type="paragraph" w:styleId="TOCHeading">
    <w:name w:val="TOC Heading"/>
    <w:basedOn w:val="Heading1"/>
    <w:next w:val="Normal"/>
    <w:uiPriority w:val="39"/>
    <w:unhideWhenUsed/>
    <w:qFormat/>
    <w:rsid w:val="00AE7EE1"/>
    <w:pPr>
      <w:keepLines/>
      <w:spacing w:before="480" w:after="0" w:line="240" w:lineRule="auto"/>
      <w:outlineLvl w:val="9"/>
    </w:pPr>
    <w:rPr>
      <w:rFonts w:cs="Times New Roman"/>
      <w:color w:val="002060"/>
      <w:kern w:val="0"/>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63FE4"/>
    <w:pPr>
      <w:spacing w:after="200" w:line="276" w:lineRule="auto"/>
    </w:pPr>
    <w:rPr>
      <w:sz w:val="24"/>
      <w:szCs w:val="22"/>
    </w:rPr>
  </w:style>
  <w:style w:type="paragraph" w:styleId="Heading1">
    <w:name w:val="heading 1"/>
    <w:basedOn w:val="Normal"/>
    <w:next w:val="Normal"/>
    <w:link w:val="Heading1Char"/>
    <w:qFormat/>
    <w:rsid w:val="00932D7E"/>
    <w:pPr>
      <w:keepNext/>
      <w:spacing w:after="60"/>
      <w:outlineLvl w:val="0"/>
    </w:pPr>
    <w:rPr>
      <w:rFonts w:ascii="Arial" w:hAnsi="Arial" w:cs="Arial"/>
      <w:b/>
      <w:bCs/>
      <w:color w:val="0B2265"/>
      <w:kern w:val="32"/>
      <w:sz w:val="40"/>
      <w:szCs w:val="32"/>
    </w:rPr>
  </w:style>
  <w:style w:type="paragraph" w:styleId="Heading2">
    <w:name w:val="heading 2"/>
    <w:link w:val="Heading2Char"/>
    <w:qFormat/>
    <w:rsid w:val="000F23FD"/>
    <w:pPr>
      <w:kinsoku w:val="0"/>
      <w:spacing w:before="60" w:after="60"/>
      <w:outlineLvl w:val="1"/>
    </w:pPr>
    <w:rPr>
      <w:rFonts w:ascii="Arial" w:hAnsi="Arial" w:cs="Arial"/>
      <w:b/>
      <w:bCs/>
      <w:color w:val="0B2265"/>
      <w:sz w:val="28"/>
    </w:rPr>
  </w:style>
  <w:style w:type="paragraph" w:styleId="Heading3">
    <w:name w:val="heading 3"/>
    <w:link w:val="Heading3Char"/>
    <w:qFormat/>
    <w:rsid w:val="000F2859"/>
    <w:pPr>
      <w:spacing w:before="60" w:after="60"/>
      <w:outlineLvl w:val="2"/>
    </w:pPr>
    <w:rPr>
      <w:rFonts w:ascii="Arial" w:eastAsia="SimSun" w:hAnsi="Arial" w:cs="Arial"/>
      <w:b/>
      <w:bCs/>
      <w:lang w:eastAsia="zh-CN"/>
    </w:rPr>
  </w:style>
  <w:style w:type="paragraph" w:styleId="Heading4">
    <w:name w:val="heading 4"/>
    <w:link w:val="Heading4Char"/>
    <w:qFormat/>
    <w:rsid w:val="000F23FD"/>
    <w:pPr>
      <w:tabs>
        <w:tab w:val="left" w:pos="2250"/>
      </w:tabs>
      <w:spacing w:before="60" w:after="60"/>
      <w:outlineLvl w:val="3"/>
    </w:pPr>
    <w:rPr>
      <w:rFonts w:ascii="Arial" w:eastAsia="SimSun" w:hAnsi="Arial" w:cs="Arial"/>
      <w:b/>
      <w:bCs/>
      <w:i/>
      <w:color w:val="0B2265"/>
      <w:sz w:val="22"/>
      <w:lang w:eastAsia="zh-CN"/>
    </w:rPr>
  </w:style>
  <w:style w:type="paragraph" w:styleId="Heading5">
    <w:name w:val="heading 5"/>
    <w:link w:val="Heading5Char"/>
    <w:qFormat/>
    <w:rsid w:val="000F2859"/>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0F2859"/>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link w:val="Heading7Char"/>
    <w:qFormat/>
    <w:rsid w:val="005B0407"/>
    <w:pPr>
      <w:numPr>
        <w:ilvl w:val="6"/>
        <w:numId w:val="2"/>
      </w:numPr>
      <w:tabs>
        <w:tab w:val="clear" w:pos="1440"/>
        <w:tab w:val="left" w:pos="1526"/>
      </w:tabs>
      <w:overflowPunct w:val="0"/>
      <w:autoSpaceDE w:val="0"/>
      <w:autoSpaceDN w:val="0"/>
      <w:adjustRightInd w:val="0"/>
      <w:spacing w:before="60" w:after="60" w:line="240" w:lineRule="auto"/>
      <w:textAlignment w:val="baseline"/>
      <w:outlineLvl w:val="6"/>
    </w:pPr>
    <w:rPr>
      <w:rFonts w:ascii="Arial" w:hAnsi="Arial" w:cs="Arial"/>
      <w:b/>
      <w:bCs/>
      <w:szCs w:val="16"/>
    </w:rPr>
  </w:style>
  <w:style w:type="paragraph" w:styleId="Heading8">
    <w:name w:val="heading 8"/>
    <w:basedOn w:val="Normal"/>
    <w:link w:val="Heading8Char"/>
    <w:qFormat/>
    <w:rsid w:val="005B0407"/>
    <w:pPr>
      <w:numPr>
        <w:ilvl w:val="7"/>
        <w:numId w:val="2"/>
      </w:numPr>
      <w:tabs>
        <w:tab w:val="clear" w:pos="892"/>
        <w:tab w:val="left" w:pos="446"/>
      </w:tabs>
      <w:overflowPunct w:val="0"/>
      <w:autoSpaceDE w:val="0"/>
      <w:autoSpaceDN w:val="0"/>
      <w:adjustRightInd w:val="0"/>
      <w:spacing w:before="120" w:after="60" w:line="240" w:lineRule="auto"/>
      <w:ind w:left="446" w:hanging="446"/>
      <w:textAlignment w:val="baseline"/>
      <w:outlineLvl w:val="7"/>
    </w:pPr>
    <w:rPr>
      <w:rFonts w:ascii="Arial" w:hAnsi="Arial" w:cs="Arial"/>
      <w:b/>
      <w:sz w:val="20"/>
      <w:szCs w:val="20"/>
    </w:rPr>
  </w:style>
  <w:style w:type="paragraph" w:styleId="Heading9">
    <w:name w:val="heading 9"/>
    <w:basedOn w:val="Normal"/>
    <w:next w:val="Normal"/>
    <w:link w:val="Heading9Char"/>
    <w:qFormat/>
    <w:rsid w:val="005B0407"/>
    <w:pPr>
      <w:numPr>
        <w:ilvl w:val="8"/>
        <w:numId w:val="2"/>
      </w:numPr>
      <w:overflowPunct w:val="0"/>
      <w:autoSpaceDE w:val="0"/>
      <w:autoSpaceDN w:val="0"/>
      <w:adjustRightInd w:val="0"/>
      <w:spacing w:before="60" w:after="60" w:line="240" w:lineRule="auto"/>
      <w:ind w:left="1166" w:hanging="720"/>
      <w:textAlignment w:val="baseline"/>
      <w:outlineLvl w:val="8"/>
    </w:pPr>
    <w:rPr>
      <w:rFonts w:ascii="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B4865"/>
    <w:rPr>
      <w:color w:val="0000FF"/>
      <w:u w:val="single"/>
    </w:rPr>
  </w:style>
  <w:style w:type="paragraph" w:styleId="Footer">
    <w:name w:val="footer"/>
    <w:basedOn w:val="Normal"/>
    <w:link w:val="FooterChar"/>
    <w:rsid w:val="00A356D1"/>
    <w:pPr>
      <w:pBdr>
        <w:top w:val="single" w:sz="4" w:space="1" w:color="auto"/>
      </w:pBdr>
      <w:tabs>
        <w:tab w:val="center" w:pos="4680"/>
        <w:tab w:val="right" w:pos="9360"/>
      </w:tabs>
      <w:spacing w:before="360" w:after="0"/>
      <w:contextualSpacing/>
    </w:pPr>
    <w:rPr>
      <w:rFonts w:ascii="Arial" w:hAnsi="Arial"/>
      <w:sz w:val="18"/>
    </w:rPr>
  </w:style>
  <w:style w:type="character" w:styleId="PageNumber">
    <w:name w:val="page number"/>
    <w:basedOn w:val="DefaultParagraphFont"/>
    <w:rsid w:val="00DB4865"/>
  </w:style>
  <w:style w:type="character" w:customStyle="1" w:styleId="BodyTextChar">
    <w:name w:val="Body Text Char"/>
    <w:basedOn w:val="DefaultParagraphFont"/>
    <w:link w:val="BodyText"/>
    <w:locked/>
    <w:rsid w:val="003B678B"/>
    <w:rPr>
      <w:rFonts w:ascii="Arial" w:eastAsia="SimSun" w:hAnsi="Arial" w:cs="Arial"/>
      <w:sz w:val="16"/>
      <w:szCs w:val="16"/>
      <w:lang w:val="en-US" w:eastAsia="ar-SA" w:bidi="ar-SA"/>
    </w:rPr>
  </w:style>
  <w:style w:type="paragraph" w:styleId="BodyText">
    <w:name w:val="Body Text"/>
    <w:basedOn w:val="Normal"/>
    <w:link w:val="BodyTextChar"/>
    <w:rsid w:val="003B678B"/>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A356D1"/>
    <w:pPr>
      <w:pBdr>
        <w:bottom w:val="single" w:sz="4" w:space="1" w:color="auto"/>
      </w:pBdr>
      <w:tabs>
        <w:tab w:val="center" w:pos="4680"/>
        <w:tab w:val="right" w:pos="9360"/>
      </w:tabs>
      <w:spacing w:after="360" w:line="240" w:lineRule="auto"/>
    </w:pPr>
    <w:rPr>
      <w:rFonts w:ascii="Arial" w:hAnsi="Arial"/>
      <w:sz w:val="18"/>
    </w:rPr>
  </w:style>
  <w:style w:type="paragraph" w:customStyle="1" w:styleId="Heading1text">
    <w:name w:val="Heading 1 text"/>
    <w:basedOn w:val="Heading1"/>
    <w:link w:val="Heading1textChar"/>
    <w:rsid w:val="00EA35D4"/>
    <w:pPr>
      <w:keepNext w:val="0"/>
      <w:tabs>
        <w:tab w:val="left" w:pos="446"/>
      </w:tabs>
      <w:overflowPunct w:val="0"/>
      <w:autoSpaceDE w:val="0"/>
      <w:autoSpaceDN w:val="0"/>
      <w:adjustRightInd w:val="0"/>
      <w:spacing w:after="0" w:line="240" w:lineRule="auto"/>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rsid w:val="002A5878"/>
    <w:pPr>
      <w:spacing w:before="120" w:after="120"/>
    </w:pPr>
    <w:rPr>
      <w:rFonts w:ascii="Arial" w:hAnsi="Arial"/>
      <w:b/>
      <w:bCs/>
      <w:smallCaps/>
      <w:sz w:val="20"/>
      <w:szCs w:val="20"/>
    </w:rPr>
  </w:style>
  <w:style w:type="character" w:customStyle="1" w:styleId="CommentSubjectChar">
    <w:name w:val="Comment Subject Char"/>
    <w:basedOn w:val="DefaultParagraphFont"/>
    <w:link w:val="CommentSubject"/>
    <w:rsid w:val="000F2859"/>
    <w:rPr>
      <w:rFonts w:ascii="Arial" w:eastAsia="SimSun" w:hAnsi="Arial"/>
      <w:sz w:val="16"/>
      <w:szCs w:val="16"/>
      <w:lang w:val="en-US" w:eastAsia="ar-SA" w:bidi="ar-SA"/>
    </w:rPr>
  </w:style>
  <w:style w:type="table" w:styleId="TableGrid">
    <w:name w:val="Table Grid"/>
    <w:basedOn w:val="TableNormal"/>
    <w:rsid w:val="000F2859"/>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0F2859"/>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0F2859"/>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0F2859"/>
    <w:pPr>
      <w:tabs>
        <w:tab w:val="num" w:pos="360"/>
        <w:tab w:val="num" w:pos="1260"/>
      </w:tabs>
      <w:spacing w:before="60" w:after="60"/>
      <w:ind w:left="1267" w:hanging="475"/>
    </w:pPr>
    <w:rPr>
      <w:rFonts w:ascii="Arial" w:hAnsi="Arial"/>
    </w:rPr>
  </w:style>
  <w:style w:type="paragraph" w:styleId="TOC2">
    <w:name w:val="toc 2"/>
    <w:basedOn w:val="Normal"/>
    <w:next w:val="Normal"/>
    <w:autoRedefine/>
    <w:uiPriority w:val="39"/>
    <w:rsid w:val="00932D7E"/>
    <w:pPr>
      <w:spacing w:after="60"/>
      <w:ind w:left="360"/>
    </w:pPr>
    <w:rPr>
      <w:rFonts w:ascii="Arial" w:hAnsi="Arial"/>
      <w:i/>
      <w:smallCaps/>
      <w:sz w:val="20"/>
      <w:szCs w:val="20"/>
    </w:rPr>
  </w:style>
  <w:style w:type="paragraph" w:styleId="Title">
    <w:name w:val="Title"/>
    <w:basedOn w:val="Normal"/>
    <w:link w:val="TitleChar"/>
    <w:qFormat/>
    <w:rsid w:val="00FF6544"/>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FF6544"/>
    <w:pPr>
      <w:tabs>
        <w:tab w:val="left" w:pos="700"/>
      </w:tabs>
      <w:spacing w:before="480" w:after="120" w:line="240" w:lineRule="auto"/>
    </w:pPr>
    <w:rPr>
      <w:rFonts w:ascii="Arial" w:hAnsi="Arial" w:cs="Arial"/>
      <w:b/>
      <w:color w:val="0B2265"/>
    </w:rPr>
  </w:style>
  <w:style w:type="paragraph" w:styleId="Subtitle">
    <w:name w:val="Subtitle"/>
    <w:basedOn w:val="Normal"/>
    <w:link w:val="SubtitleChar"/>
    <w:qFormat/>
    <w:rsid w:val="00FF6544"/>
    <w:pPr>
      <w:spacing w:before="120"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A356D1"/>
    <w:rPr>
      <w:rFonts w:ascii="Arial" w:hAnsi="Arial"/>
      <w:sz w:val="18"/>
      <w:szCs w:val="22"/>
    </w:rPr>
  </w:style>
  <w:style w:type="character" w:customStyle="1" w:styleId="DateChar">
    <w:name w:val="Date Char"/>
    <w:basedOn w:val="DefaultParagraphFont"/>
    <w:link w:val="Date"/>
    <w:rsid w:val="00FF6544"/>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FF6544"/>
    <w:pPr>
      <w:spacing w:before="120"/>
    </w:pPr>
    <w:rPr>
      <w:b w:val="0"/>
      <w:color w:val="auto"/>
      <w:sz w:val="18"/>
      <w:szCs w:val="18"/>
    </w:rPr>
  </w:style>
  <w:style w:type="character" w:customStyle="1" w:styleId="CopyrightTextChar">
    <w:name w:val="Copyright Text Char"/>
    <w:basedOn w:val="DateChar"/>
    <w:link w:val="CopyrightText"/>
    <w:rsid w:val="00FF6544"/>
    <w:rPr>
      <w:rFonts w:ascii="Arial" w:hAnsi="Arial" w:cs="Arial"/>
      <w:b/>
      <w:color w:val="0B2265"/>
      <w:sz w:val="18"/>
      <w:szCs w:val="18"/>
      <w:lang w:val="en-US" w:eastAsia="en-US" w:bidi="ar-SA"/>
    </w:rPr>
  </w:style>
  <w:style w:type="paragraph" w:customStyle="1" w:styleId="TableHeading">
    <w:name w:val="Table Heading"/>
    <w:basedOn w:val="Normal"/>
    <w:rsid w:val="00FF6544"/>
    <w:pPr>
      <w:spacing w:before="60" w:after="60" w:line="240" w:lineRule="auto"/>
    </w:pPr>
    <w:rPr>
      <w:rFonts w:ascii="Arial" w:hAnsi="Arial" w:cs="Arial"/>
      <w:b/>
      <w:bCs/>
      <w:sz w:val="18"/>
      <w:szCs w:val="18"/>
      <w:lang w:val="en-AU"/>
    </w:rPr>
  </w:style>
  <w:style w:type="paragraph" w:customStyle="1" w:styleId="TableText">
    <w:name w:val="Table Text"/>
    <w:basedOn w:val="Normal"/>
    <w:rsid w:val="00FF6544"/>
    <w:pPr>
      <w:spacing w:before="60" w:after="60" w:line="240" w:lineRule="auto"/>
    </w:pPr>
    <w:rPr>
      <w:rFonts w:ascii="Arial" w:hAnsi="Arial" w:cs="Arial"/>
      <w:sz w:val="18"/>
      <w:szCs w:val="18"/>
      <w:lang w:val="en-AU"/>
    </w:rPr>
  </w:style>
  <w:style w:type="character" w:customStyle="1" w:styleId="Heading1textChar">
    <w:name w:val="Heading 1 text Char"/>
    <w:basedOn w:val="DefaultParagraphFont"/>
    <w:link w:val="Heading1text"/>
    <w:rsid w:val="00FF6544"/>
    <w:rPr>
      <w:lang w:val="en-US" w:eastAsia="en-US" w:bidi="ar-SA"/>
    </w:rPr>
  </w:style>
  <w:style w:type="paragraph" w:styleId="TOC3">
    <w:name w:val="toc 3"/>
    <w:basedOn w:val="Normal"/>
    <w:next w:val="Normal"/>
    <w:autoRedefine/>
    <w:uiPriority w:val="39"/>
    <w:rsid w:val="00076918"/>
    <w:pPr>
      <w:spacing w:after="60"/>
      <w:ind w:left="360"/>
    </w:pPr>
    <w:rPr>
      <w:rFonts w:ascii="Arial" w:hAnsi="Arial"/>
      <w:iCs/>
      <w:sz w:val="20"/>
      <w:szCs w:val="20"/>
    </w:rPr>
  </w:style>
  <w:style w:type="paragraph" w:styleId="ListBullet">
    <w:name w:val="List Bullet"/>
    <w:basedOn w:val="Normal"/>
    <w:rsid w:val="00FF6544"/>
    <w:pPr>
      <w:numPr>
        <w:numId w:val="3"/>
      </w:numPr>
      <w:tabs>
        <w:tab w:val="clear" w:pos="720"/>
      </w:tabs>
      <w:spacing w:before="60" w:after="60" w:line="240" w:lineRule="auto"/>
    </w:pPr>
  </w:style>
  <w:style w:type="paragraph" w:styleId="ListBullet2">
    <w:name w:val="List Bullet 2"/>
    <w:basedOn w:val="Normal"/>
    <w:rsid w:val="00FF6544"/>
    <w:pPr>
      <w:numPr>
        <w:ilvl w:val="1"/>
        <w:numId w:val="3"/>
      </w:numPr>
      <w:tabs>
        <w:tab w:val="clear" w:pos="1440"/>
        <w:tab w:val="left" w:pos="720"/>
      </w:tabs>
      <w:spacing w:before="60" w:after="60" w:line="240" w:lineRule="auto"/>
      <w:ind w:left="720"/>
    </w:pPr>
  </w:style>
  <w:style w:type="paragraph" w:styleId="ListBullet5">
    <w:name w:val="List Bullet 5"/>
    <w:basedOn w:val="Normal"/>
    <w:rsid w:val="00FF6544"/>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FF6544"/>
    <w:pPr>
      <w:numPr>
        <w:ilvl w:val="5"/>
        <w:numId w:val="3"/>
      </w:numPr>
      <w:tabs>
        <w:tab w:val="clear" w:pos="4320"/>
        <w:tab w:val="left" w:pos="360"/>
      </w:tabs>
      <w:spacing w:after="60" w:line="240" w:lineRule="auto"/>
      <w:ind w:left="360"/>
    </w:pPr>
  </w:style>
  <w:style w:type="paragraph" w:styleId="ListContinue2">
    <w:name w:val="List Continue 2"/>
    <w:basedOn w:val="Normal"/>
    <w:rsid w:val="00FF6544"/>
    <w:pPr>
      <w:numPr>
        <w:ilvl w:val="6"/>
        <w:numId w:val="3"/>
      </w:numPr>
      <w:tabs>
        <w:tab w:val="clear" w:pos="5040"/>
        <w:tab w:val="num" w:pos="720"/>
      </w:tabs>
      <w:spacing w:after="60" w:line="240" w:lineRule="auto"/>
      <w:ind w:left="720"/>
    </w:pPr>
  </w:style>
  <w:style w:type="paragraph" w:styleId="ListBullet3">
    <w:name w:val="List Bullet 3"/>
    <w:basedOn w:val="Normal"/>
    <w:rsid w:val="00FF6544"/>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FF6544"/>
    <w:pPr>
      <w:numPr>
        <w:ilvl w:val="3"/>
        <w:numId w:val="3"/>
      </w:numPr>
      <w:tabs>
        <w:tab w:val="clear" w:pos="2880"/>
        <w:tab w:val="left" w:pos="1440"/>
      </w:tabs>
      <w:spacing w:before="60" w:after="60" w:line="240" w:lineRule="auto"/>
      <w:ind w:left="1440"/>
    </w:pPr>
  </w:style>
  <w:style w:type="character" w:customStyle="1" w:styleId="Heading1Char">
    <w:name w:val="Heading 1 Char"/>
    <w:basedOn w:val="DefaultParagraphFont"/>
    <w:link w:val="Heading1"/>
    <w:rsid w:val="00932D7E"/>
    <w:rPr>
      <w:rFonts w:ascii="Arial" w:hAnsi="Arial" w:cs="Arial"/>
      <w:b/>
      <w:bCs/>
      <w:color w:val="0B2265"/>
      <w:kern w:val="32"/>
      <w:sz w:val="40"/>
      <w:szCs w:val="32"/>
    </w:rPr>
  </w:style>
  <w:style w:type="paragraph" w:styleId="Caption">
    <w:name w:val="caption"/>
    <w:basedOn w:val="Normal"/>
    <w:next w:val="Normal"/>
    <w:qFormat/>
    <w:rsid w:val="002F1785"/>
    <w:pPr>
      <w:spacing w:before="120" w:after="120" w:line="240" w:lineRule="auto"/>
    </w:pPr>
    <w:rPr>
      <w:b/>
      <w:bCs/>
      <w:szCs w:val="20"/>
    </w:rPr>
  </w:style>
  <w:style w:type="character" w:customStyle="1" w:styleId="CharChar6">
    <w:name w:val="Char Char6"/>
    <w:basedOn w:val="DefaultParagraphFont"/>
    <w:rsid w:val="002F1785"/>
    <w:rPr>
      <w:rFonts w:ascii="Arial" w:hAnsi="Arial"/>
      <w:szCs w:val="22"/>
      <w:lang w:val="en-US" w:eastAsia="en-US" w:bidi="ar-SA"/>
    </w:rPr>
  </w:style>
  <w:style w:type="paragraph" w:customStyle="1" w:styleId="GalileoPrimary-Riviera">
    <w:name w:val="Galileo Primary - Riviera"/>
    <w:basedOn w:val="BodyText"/>
    <w:link w:val="GalileoPrimary-RivieraCharChar"/>
    <w:rsid w:val="002F1785"/>
    <w:pPr>
      <w:suppressAutoHyphens w:val="0"/>
      <w:spacing w:before="12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2F1785"/>
    <w:pPr>
      <w:suppressAutoHyphens w:val="0"/>
      <w:spacing w:before="12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2F1785"/>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2F1785"/>
    <w:pPr>
      <w:suppressAutoHyphens w:val="0"/>
      <w:spacing w:before="12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2F1785"/>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2F1785"/>
    <w:pPr>
      <w:suppressAutoHyphens w:val="0"/>
      <w:spacing w:before="12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2F1785"/>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2F1785"/>
    <w:rPr>
      <w:rFonts w:ascii="Arial" w:hAnsi="Arial"/>
      <w:b/>
      <w:bCs/>
      <w:color w:val="009FDA"/>
      <w:sz w:val="22"/>
      <w:szCs w:val="18"/>
      <w:lang w:val="en-US" w:eastAsia="en-US" w:bidi="ar-SA"/>
    </w:rPr>
  </w:style>
  <w:style w:type="table" w:styleId="Table3Deffects3">
    <w:name w:val="Table 3D effects 3"/>
    <w:basedOn w:val="TableNormal"/>
    <w:semiHidden/>
    <w:rsid w:val="002F178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F178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F178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F178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F178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F178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F178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F178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F178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F178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F178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F178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F178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F17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F178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F178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F178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F178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F178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F178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F178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F178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2F178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F178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F178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F1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F178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F178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F178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2F1785"/>
    <w:pPr>
      <w:numPr>
        <w:numId w:val="4"/>
      </w:numPr>
    </w:pPr>
  </w:style>
  <w:style w:type="numbering" w:styleId="1ai">
    <w:name w:val="Outline List 1"/>
    <w:basedOn w:val="NoList"/>
    <w:semiHidden/>
    <w:rsid w:val="002F1785"/>
    <w:pPr>
      <w:numPr>
        <w:numId w:val="5"/>
      </w:numPr>
    </w:pPr>
  </w:style>
  <w:style w:type="numbering" w:styleId="ArticleSection">
    <w:name w:val="Outline List 3"/>
    <w:basedOn w:val="NoList"/>
    <w:semiHidden/>
    <w:rsid w:val="002F1785"/>
    <w:pPr>
      <w:numPr>
        <w:numId w:val="6"/>
      </w:numPr>
    </w:pPr>
  </w:style>
  <w:style w:type="paragraph" w:styleId="BlockText">
    <w:name w:val="Block Text"/>
    <w:basedOn w:val="Normal"/>
    <w:semiHidden/>
    <w:rsid w:val="002F1785"/>
    <w:pPr>
      <w:spacing w:before="120" w:after="120" w:line="240" w:lineRule="auto"/>
      <w:ind w:left="1440" w:right="1440"/>
    </w:pPr>
  </w:style>
  <w:style w:type="paragraph" w:styleId="BodyTextFirstIndent">
    <w:name w:val="Body Text First Indent"/>
    <w:basedOn w:val="BodyText"/>
    <w:link w:val="BodyTextFirstIndentChar"/>
    <w:semiHidden/>
    <w:rsid w:val="002F1785"/>
    <w:pPr>
      <w:suppressAutoHyphens w:val="0"/>
      <w:spacing w:before="120" w:after="120"/>
      <w:ind w:firstLine="210"/>
    </w:pPr>
    <w:rPr>
      <w:rFonts w:ascii="Times New Roman" w:eastAsia="Times New Roman" w:hAnsi="Times New Roman" w:cs="Times New Roman"/>
      <w:sz w:val="22"/>
      <w:szCs w:val="22"/>
      <w:lang w:eastAsia="en-US"/>
    </w:rPr>
  </w:style>
  <w:style w:type="paragraph" w:styleId="BodyTextIndent">
    <w:name w:val="Body Text Indent"/>
    <w:basedOn w:val="Normal"/>
    <w:link w:val="BodyTextIndentChar"/>
    <w:semiHidden/>
    <w:rsid w:val="002F1785"/>
    <w:pPr>
      <w:spacing w:before="120" w:after="120" w:line="240" w:lineRule="auto"/>
      <w:ind w:left="283"/>
    </w:pPr>
  </w:style>
  <w:style w:type="paragraph" w:styleId="BodyTextFirstIndent2">
    <w:name w:val="Body Text First Indent 2"/>
    <w:basedOn w:val="BodyTextIndent"/>
    <w:link w:val="BodyTextFirstIndent2Char"/>
    <w:semiHidden/>
    <w:rsid w:val="002F1785"/>
    <w:pPr>
      <w:ind w:firstLine="210"/>
    </w:pPr>
  </w:style>
  <w:style w:type="paragraph" w:styleId="BodyTextIndent2">
    <w:name w:val="Body Text Indent 2"/>
    <w:basedOn w:val="Normal"/>
    <w:link w:val="BodyTextIndent2Char"/>
    <w:semiHidden/>
    <w:rsid w:val="002F1785"/>
    <w:pPr>
      <w:spacing w:before="120" w:after="120" w:line="480" w:lineRule="auto"/>
      <w:ind w:left="283"/>
    </w:pPr>
  </w:style>
  <w:style w:type="paragraph" w:styleId="BodyTextIndent3">
    <w:name w:val="Body Text Indent 3"/>
    <w:basedOn w:val="Normal"/>
    <w:link w:val="BodyTextIndent3Char"/>
    <w:semiHidden/>
    <w:rsid w:val="002F1785"/>
    <w:pPr>
      <w:spacing w:before="120" w:after="120" w:line="240" w:lineRule="auto"/>
      <w:ind w:left="283"/>
    </w:pPr>
    <w:rPr>
      <w:sz w:val="16"/>
      <w:szCs w:val="16"/>
    </w:rPr>
  </w:style>
  <w:style w:type="paragraph" w:styleId="Closing">
    <w:name w:val="Closing"/>
    <w:basedOn w:val="Normal"/>
    <w:link w:val="ClosingChar"/>
    <w:semiHidden/>
    <w:rsid w:val="002F1785"/>
    <w:pPr>
      <w:spacing w:before="120" w:after="120" w:line="240" w:lineRule="auto"/>
      <w:ind w:left="4252"/>
    </w:pPr>
  </w:style>
  <w:style w:type="paragraph" w:styleId="E-mailSignature">
    <w:name w:val="E-mail Signature"/>
    <w:basedOn w:val="Normal"/>
    <w:link w:val="E-mailSignatureChar"/>
    <w:semiHidden/>
    <w:rsid w:val="002F1785"/>
    <w:pPr>
      <w:spacing w:before="120" w:after="120" w:line="240" w:lineRule="auto"/>
    </w:pPr>
  </w:style>
  <w:style w:type="character" w:styleId="Emphasis">
    <w:name w:val="Emphasis"/>
    <w:basedOn w:val="DefaultParagraphFont"/>
    <w:qFormat/>
    <w:rsid w:val="002F1785"/>
    <w:rPr>
      <w:i/>
      <w:iCs/>
    </w:rPr>
  </w:style>
  <w:style w:type="paragraph" w:styleId="EnvelopeAddress">
    <w:name w:val="envelope address"/>
    <w:basedOn w:val="Normal"/>
    <w:semiHidden/>
    <w:rsid w:val="002F1785"/>
    <w:pPr>
      <w:framePr w:w="7920" w:h="1980" w:hRule="exact" w:hSpace="180" w:wrap="auto" w:hAnchor="page" w:xAlign="center" w:yAlign="bottom"/>
      <w:spacing w:before="120" w:after="120" w:line="240" w:lineRule="auto"/>
      <w:ind w:left="2880"/>
    </w:pPr>
    <w:rPr>
      <w:rFonts w:cs="Arial"/>
      <w:szCs w:val="24"/>
    </w:rPr>
  </w:style>
  <w:style w:type="paragraph" w:styleId="EnvelopeReturn">
    <w:name w:val="envelope return"/>
    <w:basedOn w:val="Normal"/>
    <w:semiHidden/>
    <w:rsid w:val="002F1785"/>
    <w:pPr>
      <w:spacing w:before="120" w:after="120" w:line="240" w:lineRule="auto"/>
    </w:pPr>
    <w:rPr>
      <w:rFonts w:cs="Arial"/>
      <w:szCs w:val="20"/>
    </w:rPr>
  </w:style>
  <w:style w:type="character" w:styleId="FollowedHyperlink">
    <w:name w:val="FollowedHyperlink"/>
    <w:basedOn w:val="DefaultParagraphFont"/>
    <w:semiHidden/>
    <w:rsid w:val="002F1785"/>
    <w:rPr>
      <w:color w:val="800080"/>
      <w:u w:val="single"/>
    </w:rPr>
  </w:style>
  <w:style w:type="character" w:styleId="HTMLAcronym">
    <w:name w:val="HTML Acronym"/>
    <w:basedOn w:val="DefaultParagraphFont"/>
    <w:semiHidden/>
    <w:rsid w:val="002F1785"/>
  </w:style>
  <w:style w:type="paragraph" w:styleId="HTMLAddress">
    <w:name w:val="HTML Address"/>
    <w:basedOn w:val="Normal"/>
    <w:link w:val="HTMLAddressChar"/>
    <w:semiHidden/>
    <w:rsid w:val="002F1785"/>
    <w:pPr>
      <w:spacing w:before="120" w:after="120" w:line="240" w:lineRule="auto"/>
    </w:pPr>
    <w:rPr>
      <w:i/>
      <w:iCs/>
    </w:rPr>
  </w:style>
  <w:style w:type="character" w:styleId="HTMLCite">
    <w:name w:val="HTML Cite"/>
    <w:basedOn w:val="DefaultParagraphFont"/>
    <w:semiHidden/>
    <w:rsid w:val="002F1785"/>
    <w:rPr>
      <w:i/>
      <w:iCs/>
    </w:rPr>
  </w:style>
  <w:style w:type="character" w:styleId="HTMLCode">
    <w:name w:val="HTML Code"/>
    <w:basedOn w:val="DefaultParagraphFont"/>
    <w:semiHidden/>
    <w:rsid w:val="002F1785"/>
    <w:rPr>
      <w:rFonts w:ascii="Courier New" w:hAnsi="Courier New" w:cs="Courier New"/>
      <w:sz w:val="20"/>
      <w:szCs w:val="20"/>
    </w:rPr>
  </w:style>
  <w:style w:type="character" w:styleId="HTMLDefinition">
    <w:name w:val="HTML Definition"/>
    <w:basedOn w:val="DefaultParagraphFont"/>
    <w:semiHidden/>
    <w:rsid w:val="002F1785"/>
    <w:rPr>
      <w:i/>
      <w:iCs/>
    </w:rPr>
  </w:style>
  <w:style w:type="character" w:styleId="HTMLKeyboard">
    <w:name w:val="HTML Keyboard"/>
    <w:basedOn w:val="DefaultParagraphFont"/>
    <w:semiHidden/>
    <w:rsid w:val="002F1785"/>
    <w:rPr>
      <w:rFonts w:ascii="Courier New" w:hAnsi="Courier New" w:cs="Courier New"/>
      <w:sz w:val="20"/>
      <w:szCs w:val="20"/>
    </w:rPr>
  </w:style>
  <w:style w:type="paragraph" w:styleId="HTMLPreformatted">
    <w:name w:val="HTML Preformatted"/>
    <w:basedOn w:val="Normal"/>
    <w:link w:val="HTMLPreformattedChar"/>
    <w:rsid w:val="002F1785"/>
    <w:pPr>
      <w:spacing w:before="120" w:after="120" w:line="240" w:lineRule="auto"/>
    </w:pPr>
    <w:rPr>
      <w:rFonts w:ascii="Courier New" w:hAnsi="Courier New" w:cs="Courier New"/>
      <w:szCs w:val="20"/>
    </w:rPr>
  </w:style>
  <w:style w:type="character" w:styleId="HTMLSample">
    <w:name w:val="HTML Sample"/>
    <w:basedOn w:val="DefaultParagraphFont"/>
    <w:semiHidden/>
    <w:rsid w:val="002F1785"/>
    <w:rPr>
      <w:rFonts w:ascii="Courier New" w:hAnsi="Courier New" w:cs="Courier New"/>
    </w:rPr>
  </w:style>
  <w:style w:type="character" w:styleId="HTMLTypewriter">
    <w:name w:val="HTML Typewriter"/>
    <w:basedOn w:val="DefaultParagraphFont"/>
    <w:semiHidden/>
    <w:rsid w:val="002F1785"/>
    <w:rPr>
      <w:rFonts w:ascii="Courier New" w:hAnsi="Courier New" w:cs="Courier New"/>
      <w:sz w:val="20"/>
      <w:szCs w:val="20"/>
    </w:rPr>
  </w:style>
  <w:style w:type="character" w:styleId="HTMLVariable">
    <w:name w:val="HTML Variable"/>
    <w:basedOn w:val="DefaultParagraphFont"/>
    <w:semiHidden/>
    <w:rsid w:val="002F1785"/>
    <w:rPr>
      <w:i/>
      <w:iCs/>
    </w:rPr>
  </w:style>
  <w:style w:type="character" w:styleId="LineNumber">
    <w:name w:val="line number"/>
    <w:basedOn w:val="DefaultParagraphFont"/>
    <w:semiHidden/>
    <w:rsid w:val="002F1785"/>
  </w:style>
  <w:style w:type="paragraph" w:styleId="List">
    <w:name w:val="List"/>
    <w:basedOn w:val="Normal"/>
    <w:semiHidden/>
    <w:rsid w:val="002F1785"/>
    <w:pPr>
      <w:spacing w:before="120" w:after="120" w:line="240" w:lineRule="auto"/>
      <w:ind w:left="283" w:hanging="283"/>
    </w:pPr>
  </w:style>
  <w:style w:type="paragraph" w:styleId="List2">
    <w:name w:val="List 2"/>
    <w:basedOn w:val="Normal"/>
    <w:semiHidden/>
    <w:rsid w:val="002F1785"/>
    <w:pPr>
      <w:spacing w:before="120" w:after="120" w:line="240" w:lineRule="auto"/>
      <w:ind w:left="566" w:hanging="283"/>
    </w:pPr>
  </w:style>
  <w:style w:type="paragraph" w:styleId="List3">
    <w:name w:val="List 3"/>
    <w:basedOn w:val="Normal"/>
    <w:semiHidden/>
    <w:rsid w:val="002F1785"/>
    <w:pPr>
      <w:spacing w:before="120" w:after="120" w:line="240" w:lineRule="auto"/>
      <w:ind w:left="849" w:hanging="283"/>
    </w:pPr>
  </w:style>
  <w:style w:type="paragraph" w:styleId="List4">
    <w:name w:val="List 4"/>
    <w:basedOn w:val="Normal"/>
    <w:semiHidden/>
    <w:rsid w:val="002F1785"/>
    <w:pPr>
      <w:spacing w:before="120" w:after="120" w:line="240" w:lineRule="auto"/>
      <w:ind w:left="1132" w:hanging="283"/>
    </w:pPr>
  </w:style>
  <w:style w:type="paragraph" w:styleId="List5">
    <w:name w:val="List 5"/>
    <w:basedOn w:val="Normal"/>
    <w:semiHidden/>
    <w:rsid w:val="002F1785"/>
    <w:pPr>
      <w:spacing w:before="120" w:after="120" w:line="240" w:lineRule="auto"/>
      <w:ind w:left="1415" w:hanging="283"/>
    </w:pPr>
  </w:style>
  <w:style w:type="paragraph" w:styleId="ListContinue3">
    <w:name w:val="List Continue 3"/>
    <w:basedOn w:val="Normal"/>
    <w:rsid w:val="002F1785"/>
    <w:pPr>
      <w:numPr>
        <w:numId w:val="7"/>
      </w:numPr>
      <w:tabs>
        <w:tab w:val="clear" w:pos="720"/>
        <w:tab w:val="left" w:pos="1080"/>
      </w:tabs>
      <w:spacing w:after="60" w:line="240" w:lineRule="auto"/>
      <w:ind w:left="1080"/>
    </w:pPr>
  </w:style>
  <w:style w:type="paragraph" w:styleId="ListContinue4">
    <w:name w:val="List Continue 4"/>
    <w:basedOn w:val="Normal"/>
    <w:rsid w:val="002F1785"/>
    <w:pPr>
      <w:numPr>
        <w:ilvl w:val="1"/>
        <w:numId w:val="7"/>
      </w:numPr>
      <w:tabs>
        <w:tab w:val="clear" w:pos="1440"/>
      </w:tabs>
      <w:spacing w:after="60" w:line="240" w:lineRule="auto"/>
    </w:pPr>
  </w:style>
  <w:style w:type="paragraph" w:styleId="ListContinue5">
    <w:name w:val="List Continue 5"/>
    <w:basedOn w:val="Normal"/>
    <w:rsid w:val="002F1785"/>
    <w:pPr>
      <w:tabs>
        <w:tab w:val="left" w:pos="1800"/>
      </w:tabs>
      <w:spacing w:after="60" w:line="240" w:lineRule="auto"/>
      <w:ind w:left="1800" w:hanging="360"/>
    </w:pPr>
  </w:style>
  <w:style w:type="paragraph" w:styleId="ListNumber">
    <w:name w:val="List Number"/>
    <w:basedOn w:val="Normal"/>
    <w:rsid w:val="002F1785"/>
    <w:pPr>
      <w:numPr>
        <w:numId w:val="8"/>
      </w:numPr>
      <w:spacing w:before="120" w:after="120" w:line="240" w:lineRule="auto"/>
    </w:pPr>
  </w:style>
  <w:style w:type="paragraph" w:styleId="ListNumber2">
    <w:name w:val="List Number 2"/>
    <w:basedOn w:val="ListNumber"/>
    <w:rsid w:val="002F1785"/>
    <w:pPr>
      <w:numPr>
        <w:ilvl w:val="1"/>
      </w:numPr>
    </w:pPr>
  </w:style>
  <w:style w:type="paragraph" w:styleId="ListNumber3">
    <w:name w:val="List Number 3"/>
    <w:basedOn w:val="ListNumber"/>
    <w:rsid w:val="002F1785"/>
    <w:pPr>
      <w:numPr>
        <w:ilvl w:val="2"/>
      </w:numPr>
    </w:pPr>
  </w:style>
  <w:style w:type="paragraph" w:styleId="ListNumber4">
    <w:name w:val="List Number 4"/>
    <w:basedOn w:val="ListNumber"/>
    <w:rsid w:val="002F1785"/>
    <w:pPr>
      <w:numPr>
        <w:ilvl w:val="3"/>
      </w:numPr>
    </w:pPr>
  </w:style>
  <w:style w:type="paragraph" w:styleId="ListNumber5">
    <w:name w:val="List Number 5"/>
    <w:basedOn w:val="ListNumber"/>
    <w:rsid w:val="002F1785"/>
    <w:pPr>
      <w:numPr>
        <w:ilvl w:val="4"/>
      </w:numPr>
    </w:pPr>
  </w:style>
  <w:style w:type="paragraph" w:styleId="MessageHeader">
    <w:name w:val="Message Header"/>
    <w:basedOn w:val="Normal"/>
    <w:link w:val="MessageHeaderChar"/>
    <w:semiHidden/>
    <w:rsid w:val="002F1785"/>
    <w:pPr>
      <w:pBdr>
        <w:top w:val="single" w:sz="6" w:space="1" w:color="auto"/>
        <w:left w:val="single" w:sz="6" w:space="1" w:color="auto"/>
        <w:bottom w:val="single" w:sz="6" w:space="1" w:color="auto"/>
        <w:right w:val="single" w:sz="6" w:space="1" w:color="auto"/>
      </w:pBdr>
      <w:shd w:val="pct20" w:color="auto" w:fill="auto"/>
      <w:spacing w:before="120" w:after="120" w:line="240" w:lineRule="auto"/>
      <w:ind w:left="1134" w:hanging="1134"/>
    </w:pPr>
    <w:rPr>
      <w:rFonts w:cs="Arial"/>
      <w:szCs w:val="24"/>
    </w:rPr>
  </w:style>
  <w:style w:type="paragraph" w:styleId="NormalWeb">
    <w:name w:val="Normal (Web)"/>
    <w:basedOn w:val="Normal"/>
    <w:uiPriority w:val="99"/>
    <w:semiHidden/>
    <w:rsid w:val="002F1785"/>
    <w:pPr>
      <w:spacing w:before="120" w:after="120" w:line="240" w:lineRule="auto"/>
    </w:pPr>
    <w:rPr>
      <w:szCs w:val="24"/>
    </w:rPr>
  </w:style>
  <w:style w:type="paragraph" w:styleId="NormalIndent">
    <w:name w:val="Normal Indent"/>
    <w:basedOn w:val="Normal"/>
    <w:semiHidden/>
    <w:rsid w:val="002F1785"/>
    <w:pPr>
      <w:spacing w:before="120" w:after="120" w:line="240" w:lineRule="auto"/>
      <w:ind w:left="720"/>
    </w:pPr>
  </w:style>
  <w:style w:type="paragraph" w:styleId="NoteHeading">
    <w:name w:val="Note Heading"/>
    <w:basedOn w:val="Normal"/>
    <w:next w:val="Normal"/>
    <w:link w:val="NoteHeadingChar"/>
    <w:semiHidden/>
    <w:rsid w:val="002F1785"/>
    <w:pPr>
      <w:spacing w:before="120" w:after="120" w:line="240" w:lineRule="auto"/>
    </w:pPr>
  </w:style>
  <w:style w:type="paragraph" w:styleId="Salutation">
    <w:name w:val="Salutation"/>
    <w:basedOn w:val="Normal"/>
    <w:next w:val="Normal"/>
    <w:link w:val="SalutationChar"/>
    <w:semiHidden/>
    <w:rsid w:val="002F1785"/>
    <w:pPr>
      <w:spacing w:before="120" w:after="120" w:line="240" w:lineRule="auto"/>
    </w:pPr>
  </w:style>
  <w:style w:type="paragraph" w:styleId="Signature">
    <w:name w:val="Signature"/>
    <w:basedOn w:val="Normal"/>
    <w:link w:val="SignatureChar"/>
    <w:semiHidden/>
    <w:rsid w:val="002F1785"/>
    <w:pPr>
      <w:spacing w:before="120" w:after="120" w:line="240" w:lineRule="auto"/>
      <w:ind w:left="4252"/>
    </w:pPr>
  </w:style>
  <w:style w:type="character" w:styleId="Strong">
    <w:name w:val="Strong"/>
    <w:basedOn w:val="DefaultParagraphFont"/>
    <w:qFormat/>
    <w:rsid w:val="002F1785"/>
    <w:rPr>
      <w:b/>
      <w:bCs/>
    </w:rPr>
  </w:style>
  <w:style w:type="table" w:styleId="Table3Deffects1">
    <w:name w:val="Table 3D effects 1"/>
    <w:basedOn w:val="TableNormal"/>
    <w:semiHidden/>
    <w:rsid w:val="002F178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F178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2F178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F178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link w:val="BodyText3Char"/>
    <w:semiHidden/>
    <w:rsid w:val="002F1785"/>
    <w:pPr>
      <w:spacing w:before="120" w:after="120" w:line="240" w:lineRule="auto"/>
    </w:pPr>
    <w:rPr>
      <w:sz w:val="16"/>
      <w:szCs w:val="16"/>
    </w:rPr>
  </w:style>
  <w:style w:type="paragraph" w:styleId="PlainText">
    <w:name w:val="Plain Text"/>
    <w:basedOn w:val="Normal"/>
    <w:link w:val="PlainTextChar"/>
    <w:semiHidden/>
    <w:rsid w:val="002F1785"/>
    <w:pPr>
      <w:spacing w:before="120" w:after="120" w:line="240" w:lineRule="auto"/>
    </w:pPr>
    <w:rPr>
      <w:rFonts w:ascii="Courier New" w:hAnsi="Courier New" w:cs="Courier New"/>
      <w:szCs w:val="20"/>
    </w:rPr>
  </w:style>
  <w:style w:type="paragraph" w:styleId="TOC5">
    <w:name w:val="toc 5"/>
    <w:basedOn w:val="Normal"/>
    <w:next w:val="Normal"/>
    <w:autoRedefine/>
    <w:uiPriority w:val="39"/>
    <w:rsid w:val="002F1785"/>
    <w:pPr>
      <w:spacing w:after="0"/>
      <w:ind w:left="880"/>
    </w:pPr>
    <w:rPr>
      <w:sz w:val="18"/>
      <w:szCs w:val="18"/>
    </w:rPr>
  </w:style>
  <w:style w:type="paragraph" w:styleId="TOC9">
    <w:name w:val="toc 9"/>
    <w:basedOn w:val="Normal"/>
    <w:next w:val="Normal"/>
    <w:autoRedefine/>
    <w:semiHidden/>
    <w:rsid w:val="002F1785"/>
    <w:pPr>
      <w:spacing w:after="0"/>
      <w:ind w:left="1760"/>
    </w:pPr>
    <w:rPr>
      <w:sz w:val="18"/>
      <w:szCs w:val="18"/>
    </w:rPr>
  </w:style>
  <w:style w:type="paragraph" w:customStyle="1" w:styleId="TravelportAccent-Mango">
    <w:name w:val="Travelport Accent - Mango"/>
    <w:basedOn w:val="Normal"/>
    <w:link w:val="TravelportAccent-MangoCharChar"/>
    <w:rsid w:val="002F1785"/>
    <w:pPr>
      <w:spacing w:before="120" w:after="120" w:line="240" w:lineRule="auto"/>
    </w:pPr>
    <w:rPr>
      <w:b/>
      <w:color w:val="FEA620"/>
    </w:rPr>
  </w:style>
  <w:style w:type="character" w:customStyle="1" w:styleId="TravelportAccent-MangoCharChar">
    <w:name w:val="Travelport Accent - Mango Char Char"/>
    <w:basedOn w:val="DefaultParagraphFont"/>
    <w:link w:val="TravelportAccent-Mango"/>
    <w:rsid w:val="002F1785"/>
    <w:rPr>
      <w:b/>
      <w:color w:val="FEA620"/>
      <w:sz w:val="22"/>
      <w:szCs w:val="22"/>
      <w:lang w:val="en-US" w:eastAsia="en-US" w:bidi="ar-SA"/>
    </w:rPr>
  </w:style>
  <w:style w:type="character" w:customStyle="1" w:styleId="Heading5Char">
    <w:name w:val="Heading 5 Char"/>
    <w:basedOn w:val="DefaultParagraphFont"/>
    <w:link w:val="Heading5"/>
    <w:rsid w:val="002F1785"/>
    <w:rPr>
      <w:rFonts w:ascii="Arial" w:eastAsia="SimSun" w:hAnsi="Arial" w:cs="Arial"/>
      <w:b/>
      <w:lang w:eastAsia="zh-CN"/>
    </w:rPr>
  </w:style>
  <w:style w:type="character" w:customStyle="1" w:styleId="Heading4Char">
    <w:name w:val="Heading 4 Char"/>
    <w:basedOn w:val="DefaultParagraphFont"/>
    <w:link w:val="Heading4"/>
    <w:rsid w:val="000F23FD"/>
    <w:rPr>
      <w:rFonts w:ascii="Arial" w:eastAsia="SimSun" w:hAnsi="Arial" w:cs="Arial"/>
      <w:b/>
      <w:bCs/>
      <w:i/>
      <w:color w:val="0B2265"/>
      <w:sz w:val="22"/>
      <w:lang w:eastAsia="zh-CN"/>
    </w:rPr>
  </w:style>
  <w:style w:type="character" w:customStyle="1" w:styleId="TravelportAccent-SeaGlassCharChar">
    <w:name w:val="Travelport Accent - Sea Glass Char Char"/>
    <w:basedOn w:val="DefaultParagraphFont"/>
    <w:link w:val="TravelportAccent-SeaGlass"/>
    <w:rsid w:val="002F1785"/>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2F1785"/>
    <w:rPr>
      <w:color w:val="0B2265"/>
    </w:rPr>
  </w:style>
  <w:style w:type="paragraph" w:styleId="TOC4">
    <w:name w:val="toc 4"/>
    <w:basedOn w:val="Normal"/>
    <w:next w:val="Normal"/>
    <w:autoRedefine/>
    <w:uiPriority w:val="39"/>
    <w:rsid w:val="002F1785"/>
    <w:pPr>
      <w:spacing w:after="0"/>
      <w:ind w:left="660"/>
    </w:pPr>
    <w:rPr>
      <w:sz w:val="18"/>
      <w:szCs w:val="18"/>
    </w:rPr>
  </w:style>
  <w:style w:type="paragraph" w:styleId="BalloonText">
    <w:name w:val="Balloon Text"/>
    <w:basedOn w:val="Normal"/>
    <w:link w:val="BalloonTextChar"/>
    <w:semiHidden/>
    <w:rsid w:val="002F1785"/>
    <w:pPr>
      <w:spacing w:before="120" w:after="120" w:line="240" w:lineRule="auto"/>
    </w:pPr>
    <w:rPr>
      <w:rFonts w:ascii="Tahoma" w:hAnsi="Tahoma" w:cs="Tahoma"/>
      <w:sz w:val="16"/>
      <w:szCs w:val="16"/>
    </w:rPr>
  </w:style>
  <w:style w:type="paragraph" w:customStyle="1" w:styleId="GalileoPrimary-LakeBlue">
    <w:name w:val="Galileo Primary - Lake Blue"/>
    <w:basedOn w:val="GalileoPrimary-OceanBlue"/>
    <w:link w:val="GalileoPrimary-LakeBlueChar"/>
    <w:rsid w:val="002F1785"/>
    <w:rPr>
      <w:color w:val="2A6EBB"/>
    </w:rPr>
  </w:style>
  <w:style w:type="paragraph" w:customStyle="1" w:styleId="TravelportPrimary-ForrestGreen">
    <w:name w:val="Travelport Primary - Forrest Green"/>
    <w:basedOn w:val="Normal"/>
    <w:link w:val="TravelportPrimary-ForrestGreenCharChar"/>
    <w:rsid w:val="002F1785"/>
    <w:pPr>
      <w:spacing w:before="120" w:after="120" w:line="240" w:lineRule="auto"/>
    </w:pPr>
    <w:rPr>
      <w:rFonts w:cs="Arial"/>
      <w:b/>
      <w:bCs/>
      <w:color w:val="005027"/>
      <w:szCs w:val="18"/>
    </w:rPr>
  </w:style>
  <w:style w:type="paragraph" w:customStyle="1" w:styleId="GalileoPrimary-OceanBlue">
    <w:name w:val="Galileo Primary - Ocean Blue"/>
    <w:basedOn w:val="Normal"/>
    <w:link w:val="GalileoPrimary-OceanBlueChar"/>
    <w:rsid w:val="002F1785"/>
    <w:pPr>
      <w:spacing w:before="120" w:after="120" w:line="240" w:lineRule="auto"/>
    </w:pPr>
    <w:rPr>
      <w:b/>
      <w:bCs/>
      <w:color w:val="0075B0"/>
      <w:szCs w:val="18"/>
    </w:rPr>
  </w:style>
  <w:style w:type="paragraph" w:customStyle="1" w:styleId="TravelportAccent-Sand">
    <w:name w:val="Travelport Accent - Sand"/>
    <w:basedOn w:val="Normal"/>
    <w:link w:val="TravelportAccent-SandCharChar"/>
    <w:rsid w:val="002F1785"/>
    <w:pPr>
      <w:spacing w:before="120" w:after="120"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2F1785"/>
    <w:rPr>
      <w:b/>
      <w:bCs/>
      <w:color w:val="0075B0"/>
      <w:sz w:val="22"/>
      <w:szCs w:val="18"/>
      <w:lang w:val="en-US" w:eastAsia="en-US" w:bidi="ar-SA"/>
    </w:rPr>
  </w:style>
  <w:style w:type="paragraph" w:customStyle="1" w:styleId="TravelportAccent-Cornflower">
    <w:name w:val="Travelport Accent - Cornflower"/>
    <w:basedOn w:val="GalileoPrimary-OceanBlue"/>
    <w:link w:val="TravelportAccent-CornflowerCharChar"/>
    <w:rsid w:val="002F1785"/>
    <w:rPr>
      <w:color w:val="A8C5EB"/>
    </w:rPr>
  </w:style>
  <w:style w:type="character" w:customStyle="1" w:styleId="TravelportAccent-SandCharChar">
    <w:name w:val="Travelport Accent - Sand Char Char"/>
    <w:basedOn w:val="DefaultParagraphFont"/>
    <w:link w:val="TravelportAccent-Sand"/>
    <w:rsid w:val="002F1785"/>
    <w:rPr>
      <w:b/>
      <w:bCs/>
      <w:iCs/>
      <w:color w:val="DBCEAC"/>
      <w:sz w:val="22"/>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F1785"/>
    <w:rPr>
      <w:rFonts w:cs="Arial"/>
      <w:b/>
      <w:bCs/>
      <w:color w:val="005027"/>
      <w:sz w:val="22"/>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F1785"/>
    <w:rPr>
      <w:b/>
      <w:bCs/>
      <w:color w:val="A8C5EB"/>
      <w:sz w:val="22"/>
      <w:szCs w:val="18"/>
      <w:lang w:val="en-US" w:eastAsia="en-US" w:bidi="ar-SA"/>
    </w:rPr>
  </w:style>
  <w:style w:type="paragraph" w:customStyle="1" w:styleId="TravelportAccent-SeaGlass">
    <w:name w:val="Travelport Accent - Sea Glass"/>
    <w:basedOn w:val="Normal"/>
    <w:link w:val="TravelportAccent-SeaGlassCharChar"/>
    <w:rsid w:val="002F1785"/>
    <w:pPr>
      <w:spacing w:before="120" w:after="120" w:line="240" w:lineRule="auto"/>
    </w:pPr>
    <w:rPr>
      <w:rFonts w:ascii="Arial" w:hAnsi="Arial"/>
      <w:b/>
      <w:color w:val="BFE7DA"/>
      <w:sz w:val="18"/>
    </w:rPr>
  </w:style>
  <w:style w:type="character" w:customStyle="1" w:styleId="Heading3Char">
    <w:name w:val="Heading 3 Char"/>
    <w:basedOn w:val="DefaultParagraphFont"/>
    <w:link w:val="Heading3"/>
    <w:rsid w:val="002F1785"/>
    <w:rPr>
      <w:rFonts w:ascii="Arial" w:eastAsia="SimSun" w:hAnsi="Arial" w:cs="Arial"/>
      <w:b/>
      <w:bCs/>
      <w:lang w:val="en-US" w:eastAsia="zh-CN" w:bidi="ar-SA"/>
    </w:rPr>
  </w:style>
  <w:style w:type="character" w:customStyle="1" w:styleId="GalileoPrimary-NightSkyChar">
    <w:name w:val="Galileo Primary - Night Sky Char"/>
    <w:basedOn w:val="GalileoPrimary-OceanBlueChar"/>
    <w:link w:val="GalileoPrimary-NightSky"/>
    <w:rsid w:val="002F1785"/>
    <w:rPr>
      <w:b/>
      <w:bCs/>
      <w:color w:val="0B2265"/>
      <w:sz w:val="22"/>
      <w:szCs w:val="18"/>
      <w:lang w:val="en-US" w:eastAsia="en-US" w:bidi="ar-SA"/>
    </w:rPr>
  </w:style>
  <w:style w:type="character" w:customStyle="1" w:styleId="GalileoPrimary-LakeBlueChar">
    <w:name w:val="Galileo Primary - Lake Blue Char"/>
    <w:basedOn w:val="GalileoPrimary-OceanBlueChar"/>
    <w:link w:val="GalileoPrimary-LakeBlue"/>
    <w:rsid w:val="002F1785"/>
    <w:rPr>
      <w:b/>
      <w:bCs/>
      <w:color w:val="2A6EBB"/>
      <w:sz w:val="22"/>
      <w:szCs w:val="18"/>
      <w:lang w:val="en-US" w:eastAsia="en-US" w:bidi="ar-SA"/>
    </w:rPr>
  </w:style>
  <w:style w:type="character" w:customStyle="1" w:styleId="Heading6Char">
    <w:name w:val="Heading 6 Char"/>
    <w:basedOn w:val="DefaultParagraphFont"/>
    <w:link w:val="Heading6"/>
    <w:rsid w:val="002F1785"/>
    <w:rPr>
      <w:rFonts w:ascii="Arial" w:eastAsia="SimSun" w:hAnsi="Arial"/>
      <w:b/>
      <w:szCs w:val="22"/>
      <w:lang w:eastAsia="zh-CN"/>
    </w:rPr>
  </w:style>
  <w:style w:type="paragraph" w:customStyle="1" w:styleId="TOC">
    <w:name w:val="TOC"/>
    <w:basedOn w:val="Normal"/>
    <w:rsid w:val="002F1785"/>
    <w:pPr>
      <w:spacing w:before="120" w:after="240" w:line="240" w:lineRule="auto"/>
    </w:pPr>
    <w:rPr>
      <w:rFonts w:ascii="Arial" w:hAnsi="Arial" w:cs="Arial"/>
      <w:b/>
      <w:color w:val="0B2265"/>
      <w:sz w:val="36"/>
      <w:szCs w:val="36"/>
    </w:rPr>
  </w:style>
  <w:style w:type="paragraph" w:styleId="TOC6">
    <w:name w:val="toc 6"/>
    <w:basedOn w:val="Normal"/>
    <w:next w:val="Normal"/>
    <w:autoRedefine/>
    <w:uiPriority w:val="39"/>
    <w:rsid w:val="002F1785"/>
    <w:pPr>
      <w:spacing w:after="0"/>
      <w:ind w:left="1100"/>
    </w:pPr>
    <w:rPr>
      <w:sz w:val="18"/>
      <w:szCs w:val="18"/>
    </w:rPr>
  </w:style>
  <w:style w:type="paragraph" w:customStyle="1" w:styleId="Copyright">
    <w:name w:val="Copyright"/>
    <w:basedOn w:val="Date"/>
    <w:rsid w:val="002F1785"/>
    <w:pPr>
      <w:tabs>
        <w:tab w:val="clear" w:pos="700"/>
      </w:tabs>
      <w:ind w:left="1200" w:right="1040"/>
    </w:pPr>
  </w:style>
  <w:style w:type="character" w:customStyle="1" w:styleId="Heading2Char">
    <w:name w:val="Heading 2 Char"/>
    <w:basedOn w:val="DefaultParagraphFont"/>
    <w:link w:val="Heading2"/>
    <w:rsid w:val="000F23FD"/>
    <w:rPr>
      <w:rFonts w:ascii="Arial" w:hAnsi="Arial" w:cs="Arial"/>
      <w:b/>
      <w:bCs/>
      <w:color w:val="0B2265"/>
      <w:sz w:val="28"/>
    </w:rPr>
  </w:style>
  <w:style w:type="character" w:customStyle="1" w:styleId="FooterChar">
    <w:name w:val="Footer Char"/>
    <w:basedOn w:val="DefaultParagraphFont"/>
    <w:link w:val="Footer"/>
    <w:uiPriority w:val="99"/>
    <w:rsid w:val="00A356D1"/>
    <w:rPr>
      <w:rFonts w:ascii="Arial" w:hAnsi="Arial"/>
      <w:sz w:val="18"/>
      <w:szCs w:val="22"/>
    </w:rPr>
  </w:style>
  <w:style w:type="character" w:customStyle="1" w:styleId="BalloonTextChar">
    <w:name w:val="Balloon Text Char"/>
    <w:basedOn w:val="DefaultParagraphFont"/>
    <w:link w:val="BalloonText"/>
    <w:uiPriority w:val="99"/>
    <w:semiHidden/>
    <w:rsid w:val="002F1785"/>
    <w:rPr>
      <w:rFonts w:ascii="Tahoma" w:hAnsi="Tahoma" w:cs="Tahoma"/>
      <w:sz w:val="16"/>
      <w:szCs w:val="16"/>
      <w:lang w:val="en-US" w:eastAsia="en-US" w:bidi="ar-SA"/>
    </w:rPr>
  </w:style>
  <w:style w:type="character" w:customStyle="1" w:styleId="BodyText2Char">
    <w:name w:val="Body Text 2 Char"/>
    <w:basedOn w:val="DefaultParagraphFont"/>
    <w:link w:val="BodyText2"/>
    <w:rsid w:val="002F1785"/>
    <w:rPr>
      <w:sz w:val="16"/>
      <w:szCs w:val="16"/>
      <w:lang w:val="en-US" w:eastAsia="ar-SA" w:bidi="ar-SA"/>
    </w:rPr>
  </w:style>
  <w:style w:type="character" w:styleId="CommentReference">
    <w:name w:val="annotation reference"/>
    <w:basedOn w:val="DefaultParagraphFont"/>
    <w:rsid w:val="002F1785"/>
    <w:rPr>
      <w:sz w:val="16"/>
      <w:szCs w:val="16"/>
    </w:rPr>
  </w:style>
  <w:style w:type="paragraph" w:styleId="CommentText">
    <w:name w:val="annotation text"/>
    <w:basedOn w:val="Normal"/>
    <w:link w:val="CommentTextChar"/>
    <w:rsid w:val="002F1785"/>
    <w:rPr>
      <w:sz w:val="20"/>
      <w:szCs w:val="20"/>
    </w:rPr>
  </w:style>
  <w:style w:type="character" w:customStyle="1" w:styleId="CommentTextChar">
    <w:name w:val="Comment Text Char"/>
    <w:basedOn w:val="DefaultParagraphFont"/>
    <w:link w:val="CommentText"/>
    <w:rsid w:val="002F1785"/>
    <w:rPr>
      <w:rFonts w:ascii="Calibri" w:hAnsi="Calibri"/>
      <w:lang w:val="en-US" w:eastAsia="en-US" w:bidi="ar-SA"/>
    </w:rPr>
  </w:style>
  <w:style w:type="character" w:customStyle="1" w:styleId="m1">
    <w:name w:val="m1"/>
    <w:basedOn w:val="DefaultParagraphFont"/>
    <w:rsid w:val="002F1785"/>
    <w:rPr>
      <w:color w:val="0000FF"/>
    </w:rPr>
  </w:style>
  <w:style w:type="character" w:customStyle="1" w:styleId="t1">
    <w:name w:val="t1"/>
    <w:basedOn w:val="DefaultParagraphFont"/>
    <w:rsid w:val="002F1785"/>
    <w:rPr>
      <w:color w:val="990000"/>
    </w:rPr>
  </w:style>
  <w:style w:type="character" w:customStyle="1" w:styleId="b1">
    <w:name w:val="b1"/>
    <w:basedOn w:val="DefaultParagraphFont"/>
    <w:rsid w:val="002F1785"/>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rsid w:val="002F1785"/>
    <w:rPr>
      <w:rFonts w:ascii="Courier New" w:hAnsi="Courier New" w:cs="Courier New"/>
      <w:sz w:val="22"/>
      <w:lang w:val="en-US" w:eastAsia="en-US" w:bidi="ar-SA"/>
    </w:rPr>
  </w:style>
  <w:style w:type="character" w:customStyle="1" w:styleId="ci1">
    <w:name w:val="ci1"/>
    <w:basedOn w:val="DefaultParagraphFont"/>
    <w:rsid w:val="002F1785"/>
    <w:rPr>
      <w:rFonts w:ascii="Courier" w:hAnsi="Courier" w:hint="default"/>
      <w:color w:val="888888"/>
      <w:sz w:val="24"/>
      <w:szCs w:val="24"/>
    </w:rPr>
  </w:style>
  <w:style w:type="paragraph" w:styleId="CommentSubject">
    <w:name w:val="annotation subject"/>
    <w:basedOn w:val="CommentText"/>
    <w:next w:val="CommentText"/>
    <w:link w:val="CommentSubjectChar"/>
    <w:rsid w:val="002F1785"/>
    <w:pPr>
      <w:spacing w:before="120" w:after="120" w:line="240" w:lineRule="auto"/>
    </w:pPr>
    <w:rPr>
      <w:rFonts w:ascii="Arial" w:eastAsia="SimSun" w:hAnsi="Arial"/>
      <w:sz w:val="16"/>
      <w:szCs w:val="16"/>
      <w:lang w:eastAsia="ar-SA"/>
    </w:rPr>
  </w:style>
  <w:style w:type="paragraph" w:styleId="ListParagraph">
    <w:name w:val="List Paragraph"/>
    <w:basedOn w:val="Normal"/>
    <w:uiPriority w:val="34"/>
    <w:qFormat/>
    <w:rsid w:val="00A845CB"/>
    <w:pPr>
      <w:overflowPunct w:val="0"/>
      <w:autoSpaceDE w:val="0"/>
      <w:autoSpaceDN w:val="0"/>
      <w:adjustRightInd w:val="0"/>
      <w:spacing w:after="0" w:line="240" w:lineRule="auto"/>
      <w:ind w:left="720"/>
      <w:contextualSpacing/>
      <w:textAlignment w:val="baseline"/>
    </w:pPr>
    <w:rPr>
      <w:rFonts w:ascii="Arial" w:hAnsi="Arial"/>
      <w:sz w:val="20"/>
      <w:szCs w:val="20"/>
    </w:rPr>
  </w:style>
  <w:style w:type="character" w:customStyle="1" w:styleId="WW8Num12z0">
    <w:name w:val="WW8Num12z0"/>
    <w:rsid w:val="004254D4"/>
    <w:rPr>
      <w:rFonts w:ascii="Arial" w:hAnsi="Arial"/>
      <w:b w:val="0"/>
      <w:i w:val="0"/>
      <w:sz w:val="20"/>
      <w:u w:val="none"/>
    </w:rPr>
  </w:style>
  <w:style w:type="character" w:customStyle="1" w:styleId="hl">
    <w:name w:val="hl"/>
    <w:basedOn w:val="DefaultParagraphFont"/>
    <w:rsid w:val="00B05079"/>
  </w:style>
  <w:style w:type="paragraph" w:styleId="TOC7">
    <w:name w:val="toc 7"/>
    <w:basedOn w:val="Normal"/>
    <w:next w:val="Normal"/>
    <w:autoRedefine/>
    <w:rsid w:val="00593AFF"/>
    <w:pPr>
      <w:spacing w:after="0"/>
      <w:ind w:left="1320"/>
    </w:pPr>
    <w:rPr>
      <w:sz w:val="18"/>
      <w:szCs w:val="18"/>
    </w:rPr>
  </w:style>
  <w:style w:type="paragraph" w:styleId="TOC8">
    <w:name w:val="toc 8"/>
    <w:basedOn w:val="Normal"/>
    <w:next w:val="Normal"/>
    <w:autoRedefine/>
    <w:rsid w:val="00593AFF"/>
    <w:pPr>
      <w:spacing w:after="0"/>
      <w:ind w:left="1540"/>
    </w:pPr>
    <w:rPr>
      <w:sz w:val="18"/>
      <w:szCs w:val="18"/>
    </w:rPr>
  </w:style>
  <w:style w:type="paragraph" w:customStyle="1" w:styleId="Heading1Other">
    <w:name w:val="Heading 1 Other"/>
    <w:basedOn w:val="Heading1"/>
    <w:uiPriority w:val="99"/>
    <w:qFormat/>
    <w:rsid w:val="00932D7E"/>
  </w:style>
  <w:style w:type="paragraph" w:customStyle="1" w:styleId="StyleHeading316ptItalicCustomColorRGB1134101Befo">
    <w:name w:val="Style Heading 3 + 16 pt Italic Custom Color(RGB(1134101)) Befo..."/>
    <w:basedOn w:val="Heading3"/>
    <w:rsid w:val="004B36C2"/>
    <w:pPr>
      <w:spacing w:before="360" w:after="200"/>
    </w:pPr>
    <w:rPr>
      <w:rFonts w:eastAsia="Times New Roman" w:cs="Times New Roman"/>
      <w:i/>
      <w:iCs/>
      <w:color w:val="0B2265"/>
      <w:sz w:val="32"/>
    </w:rPr>
  </w:style>
  <w:style w:type="paragraph" w:customStyle="1" w:styleId="StyleTableText8pt">
    <w:name w:val="Style Table Text + 8 pt"/>
    <w:basedOn w:val="TableText"/>
    <w:rsid w:val="001F179A"/>
    <w:pPr>
      <w:spacing w:before="120" w:after="120"/>
    </w:pPr>
    <w:rPr>
      <w:sz w:val="16"/>
    </w:rPr>
  </w:style>
  <w:style w:type="paragraph" w:customStyle="1" w:styleId="StyleArial8ptAfter0ptLinespacingsingle">
    <w:name w:val="Style Arial 8 pt After:  0 pt Line spacing:  single"/>
    <w:basedOn w:val="Normal"/>
    <w:rsid w:val="001F179A"/>
    <w:pPr>
      <w:spacing w:before="120" w:after="120"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1F179A"/>
    <w:pPr>
      <w:spacing w:before="120" w:after="120" w:line="240" w:lineRule="auto"/>
    </w:pPr>
    <w:rPr>
      <w:rFonts w:ascii="Arial" w:hAnsi="Arial"/>
      <w:sz w:val="16"/>
      <w:szCs w:val="20"/>
    </w:rPr>
  </w:style>
  <w:style w:type="paragraph" w:customStyle="1" w:styleId="StyleArial8ptBoldAfter0ptLinespacing15lines">
    <w:name w:val="Style Arial 8 pt Bold After:  0 pt Line spacing:  1.5 lines"/>
    <w:basedOn w:val="Normal"/>
    <w:rsid w:val="001F179A"/>
    <w:pPr>
      <w:spacing w:before="60" w:after="60" w:line="360" w:lineRule="auto"/>
    </w:pPr>
    <w:rPr>
      <w:rFonts w:ascii="Arial" w:hAnsi="Arial"/>
      <w:b/>
      <w:bCs/>
      <w:sz w:val="16"/>
      <w:szCs w:val="20"/>
    </w:rPr>
  </w:style>
  <w:style w:type="paragraph" w:customStyle="1" w:styleId="StyleTableText8ptLeft0Hanging012">
    <w:name w:val="Style Table Text + 8 pt Left:  0&quot; Hanging:  0.12&quot;"/>
    <w:basedOn w:val="TableText"/>
    <w:rsid w:val="001F179A"/>
    <w:pPr>
      <w:spacing w:before="120" w:after="120"/>
      <w:ind w:left="173" w:hanging="173"/>
    </w:pPr>
    <w:rPr>
      <w:rFonts w:cs="Times New Roman"/>
      <w:sz w:val="16"/>
      <w:szCs w:val="20"/>
    </w:rPr>
  </w:style>
  <w:style w:type="paragraph" w:customStyle="1" w:styleId="StyleArial8ptAfter0pt">
    <w:name w:val="Style Arial 8 pt After:  0 pt"/>
    <w:basedOn w:val="Normal"/>
    <w:rsid w:val="001F179A"/>
    <w:pPr>
      <w:spacing w:before="120" w:after="120"/>
    </w:pPr>
    <w:rPr>
      <w:rFonts w:ascii="Arial" w:hAnsi="Arial"/>
      <w:sz w:val="16"/>
      <w:szCs w:val="20"/>
    </w:rPr>
  </w:style>
  <w:style w:type="paragraph" w:customStyle="1" w:styleId="StyleTableText8pt1">
    <w:name w:val="Style Table Text + 8 pt1"/>
    <w:basedOn w:val="TableText"/>
    <w:rsid w:val="001F179A"/>
    <w:pPr>
      <w:spacing w:before="120" w:after="120"/>
    </w:pPr>
    <w:rPr>
      <w:sz w:val="16"/>
    </w:rPr>
  </w:style>
  <w:style w:type="paragraph" w:customStyle="1" w:styleId="StyleArial8ptCenteredAfter0ptLinespacingsingle">
    <w:name w:val="Style Arial 8 pt Centered After:  0 pt Line spacing:  single"/>
    <w:basedOn w:val="Normal"/>
    <w:rsid w:val="001F179A"/>
    <w:pPr>
      <w:spacing w:before="120" w:after="120" w:line="240" w:lineRule="auto"/>
      <w:jc w:val="center"/>
    </w:pPr>
    <w:rPr>
      <w:rFonts w:ascii="Arial" w:hAnsi="Arial"/>
      <w:sz w:val="16"/>
      <w:szCs w:val="20"/>
    </w:rPr>
  </w:style>
  <w:style w:type="paragraph" w:customStyle="1" w:styleId="StyleArial8ptBefore3ptAfter72ptLinespacingsi">
    <w:name w:val="Style Arial 8 pt Before:  3 pt After:  7.2 pt Line spacing:  si..."/>
    <w:basedOn w:val="Normal"/>
    <w:rsid w:val="001F179A"/>
    <w:pPr>
      <w:spacing w:before="120" w:after="120" w:line="240" w:lineRule="auto"/>
    </w:pPr>
    <w:rPr>
      <w:rFonts w:ascii="Arial" w:hAnsi="Arial"/>
      <w:sz w:val="16"/>
      <w:szCs w:val="20"/>
    </w:rPr>
  </w:style>
  <w:style w:type="paragraph" w:customStyle="1" w:styleId="StyleTableText8ptAfter0pt">
    <w:name w:val="Style Table Text + 8 pt After:  0 pt"/>
    <w:basedOn w:val="TableText"/>
    <w:rsid w:val="001F179A"/>
    <w:pPr>
      <w:spacing w:before="120" w:after="120"/>
    </w:pPr>
    <w:rPr>
      <w:rFonts w:cs="Times New Roman"/>
      <w:sz w:val="16"/>
      <w:szCs w:val="20"/>
    </w:rPr>
  </w:style>
  <w:style w:type="paragraph" w:customStyle="1" w:styleId="StyleTableText6ptAfterbefore">
    <w:name w:val="Style Table Text + 6 pt After before"/>
    <w:basedOn w:val="TableText"/>
    <w:rsid w:val="001F179A"/>
    <w:pPr>
      <w:spacing w:before="120" w:after="120"/>
    </w:pPr>
    <w:rPr>
      <w:rFonts w:cs="Times New Roman"/>
      <w:sz w:val="16"/>
      <w:szCs w:val="20"/>
    </w:rPr>
  </w:style>
  <w:style w:type="paragraph" w:customStyle="1" w:styleId="StyleTableText8ptAfter0pt1">
    <w:name w:val="Style Table Text + 8 pt After:  0 pt1"/>
    <w:basedOn w:val="TableText"/>
    <w:rsid w:val="001F179A"/>
    <w:pPr>
      <w:spacing w:before="120" w:after="120"/>
    </w:pPr>
    <w:rPr>
      <w:rFonts w:cs="Times New Roman"/>
      <w:sz w:val="16"/>
      <w:szCs w:val="20"/>
    </w:rPr>
  </w:style>
  <w:style w:type="paragraph" w:customStyle="1" w:styleId="StyleTableText8ptAfter0pt2">
    <w:name w:val="Style Table Text + 8 pt After:  0 pt2"/>
    <w:basedOn w:val="TableText"/>
    <w:rsid w:val="001F179A"/>
    <w:pPr>
      <w:spacing w:before="120" w:after="120"/>
    </w:pPr>
    <w:rPr>
      <w:rFonts w:cs="Times New Roman"/>
      <w:sz w:val="16"/>
      <w:szCs w:val="20"/>
    </w:rPr>
  </w:style>
  <w:style w:type="character" w:customStyle="1" w:styleId="Heading7Char">
    <w:name w:val="Heading 7 Char"/>
    <w:basedOn w:val="DefaultParagraphFont"/>
    <w:link w:val="Heading7"/>
    <w:rsid w:val="00016C55"/>
    <w:rPr>
      <w:rFonts w:ascii="Arial" w:hAnsi="Arial" w:cs="Arial"/>
      <w:b/>
      <w:bCs/>
      <w:sz w:val="24"/>
      <w:szCs w:val="16"/>
    </w:rPr>
  </w:style>
  <w:style w:type="character" w:customStyle="1" w:styleId="Heading8Char">
    <w:name w:val="Heading 8 Char"/>
    <w:basedOn w:val="DefaultParagraphFont"/>
    <w:link w:val="Heading8"/>
    <w:rsid w:val="00016C55"/>
    <w:rPr>
      <w:rFonts w:ascii="Arial" w:hAnsi="Arial" w:cs="Arial"/>
      <w:b/>
    </w:rPr>
  </w:style>
  <w:style w:type="character" w:customStyle="1" w:styleId="Heading9Char">
    <w:name w:val="Heading 9 Char"/>
    <w:basedOn w:val="DefaultParagraphFont"/>
    <w:link w:val="Heading9"/>
    <w:rsid w:val="00016C55"/>
    <w:rPr>
      <w:rFonts w:ascii="Arial" w:hAnsi="Arial" w:cs="Arial"/>
      <w:b/>
    </w:rPr>
  </w:style>
  <w:style w:type="character" w:customStyle="1" w:styleId="TitleChar">
    <w:name w:val="Title Char"/>
    <w:basedOn w:val="DefaultParagraphFont"/>
    <w:link w:val="Title"/>
    <w:rsid w:val="00016C55"/>
    <w:rPr>
      <w:rFonts w:ascii="Arial" w:hAnsi="Arial" w:cs="Arial"/>
      <w:b/>
      <w:bCs/>
      <w:color w:val="0B2265"/>
      <w:kern w:val="28"/>
      <w:sz w:val="48"/>
      <w:szCs w:val="32"/>
    </w:rPr>
  </w:style>
  <w:style w:type="character" w:customStyle="1" w:styleId="BodyTextFirstIndentChar">
    <w:name w:val="Body Text First Indent Char"/>
    <w:basedOn w:val="BodyTextChar"/>
    <w:link w:val="BodyTextFirstIndent"/>
    <w:semiHidden/>
    <w:rsid w:val="00016C55"/>
    <w:rPr>
      <w:rFonts w:ascii="Arial" w:eastAsia="SimSun" w:hAnsi="Arial" w:cs="Arial"/>
      <w:sz w:val="22"/>
      <w:szCs w:val="22"/>
      <w:lang w:val="en-US" w:eastAsia="ar-SA" w:bidi="ar-SA"/>
    </w:rPr>
  </w:style>
  <w:style w:type="character" w:customStyle="1" w:styleId="BodyTextIndentChar">
    <w:name w:val="Body Text Indent Char"/>
    <w:basedOn w:val="DefaultParagraphFont"/>
    <w:link w:val="BodyTextIndent"/>
    <w:semiHidden/>
    <w:rsid w:val="00016C55"/>
    <w:rPr>
      <w:sz w:val="24"/>
      <w:szCs w:val="22"/>
    </w:rPr>
  </w:style>
  <w:style w:type="character" w:customStyle="1" w:styleId="BodyTextFirstIndent2Char">
    <w:name w:val="Body Text First Indent 2 Char"/>
    <w:basedOn w:val="BodyTextIndentChar"/>
    <w:link w:val="BodyTextFirstIndent2"/>
    <w:semiHidden/>
    <w:rsid w:val="00016C55"/>
    <w:rPr>
      <w:sz w:val="24"/>
      <w:szCs w:val="22"/>
    </w:rPr>
  </w:style>
  <w:style w:type="character" w:customStyle="1" w:styleId="BodyTextIndent2Char">
    <w:name w:val="Body Text Indent 2 Char"/>
    <w:basedOn w:val="DefaultParagraphFont"/>
    <w:link w:val="BodyTextIndent2"/>
    <w:semiHidden/>
    <w:rsid w:val="00016C55"/>
    <w:rPr>
      <w:sz w:val="24"/>
      <w:szCs w:val="22"/>
    </w:rPr>
  </w:style>
  <w:style w:type="character" w:customStyle="1" w:styleId="BodyTextIndent3Char">
    <w:name w:val="Body Text Indent 3 Char"/>
    <w:basedOn w:val="DefaultParagraphFont"/>
    <w:link w:val="BodyTextIndent3"/>
    <w:semiHidden/>
    <w:rsid w:val="00016C55"/>
    <w:rPr>
      <w:sz w:val="16"/>
      <w:szCs w:val="16"/>
    </w:rPr>
  </w:style>
  <w:style w:type="character" w:customStyle="1" w:styleId="ClosingChar">
    <w:name w:val="Closing Char"/>
    <w:basedOn w:val="DefaultParagraphFont"/>
    <w:link w:val="Closing"/>
    <w:semiHidden/>
    <w:rsid w:val="00016C55"/>
    <w:rPr>
      <w:sz w:val="24"/>
      <w:szCs w:val="22"/>
    </w:rPr>
  </w:style>
  <w:style w:type="character" w:customStyle="1" w:styleId="E-mailSignatureChar">
    <w:name w:val="E-mail Signature Char"/>
    <w:basedOn w:val="DefaultParagraphFont"/>
    <w:link w:val="E-mailSignature"/>
    <w:semiHidden/>
    <w:rsid w:val="00016C55"/>
    <w:rPr>
      <w:sz w:val="24"/>
      <w:szCs w:val="22"/>
    </w:rPr>
  </w:style>
  <w:style w:type="character" w:customStyle="1" w:styleId="HTMLAddressChar">
    <w:name w:val="HTML Address Char"/>
    <w:basedOn w:val="DefaultParagraphFont"/>
    <w:link w:val="HTMLAddress"/>
    <w:semiHidden/>
    <w:rsid w:val="00016C55"/>
    <w:rPr>
      <w:i/>
      <w:iCs/>
      <w:sz w:val="24"/>
      <w:szCs w:val="22"/>
    </w:rPr>
  </w:style>
  <w:style w:type="character" w:customStyle="1" w:styleId="MessageHeaderChar">
    <w:name w:val="Message Header Char"/>
    <w:basedOn w:val="DefaultParagraphFont"/>
    <w:link w:val="MessageHeader"/>
    <w:semiHidden/>
    <w:rsid w:val="00016C55"/>
    <w:rPr>
      <w:rFonts w:cs="Arial"/>
      <w:sz w:val="24"/>
      <w:szCs w:val="24"/>
      <w:shd w:val="pct20" w:color="auto" w:fill="auto"/>
    </w:rPr>
  </w:style>
  <w:style w:type="character" w:customStyle="1" w:styleId="NoteHeadingChar">
    <w:name w:val="Note Heading Char"/>
    <w:basedOn w:val="DefaultParagraphFont"/>
    <w:link w:val="NoteHeading"/>
    <w:semiHidden/>
    <w:rsid w:val="00016C55"/>
    <w:rPr>
      <w:sz w:val="24"/>
      <w:szCs w:val="22"/>
    </w:rPr>
  </w:style>
  <w:style w:type="character" w:customStyle="1" w:styleId="SalutationChar">
    <w:name w:val="Salutation Char"/>
    <w:basedOn w:val="DefaultParagraphFont"/>
    <w:link w:val="Salutation"/>
    <w:semiHidden/>
    <w:rsid w:val="00016C55"/>
    <w:rPr>
      <w:sz w:val="24"/>
      <w:szCs w:val="22"/>
    </w:rPr>
  </w:style>
  <w:style w:type="character" w:customStyle="1" w:styleId="SignatureChar">
    <w:name w:val="Signature Char"/>
    <w:basedOn w:val="DefaultParagraphFont"/>
    <w:link w:val="Signature"/>
    <w:semiHidden/>
    <w:rsid w:val="00016C55"/>
    <w:rPr>
      <w:sz w:val="24"/>
      <w:szCs w:val="22"/>
    </w:rPr>
  </w:style>
  <w:style w:type="character" w:customStyle="1" w:styleId="SubtitleChar">
    <w:name w:val="Subtitle Char"/>
    <w:basedOn w:val="DefaultParagraphFont"/>
    <w:link w:val="Subtitle"/>
    <w:rsid w:val="00016C55"/>
    <w:rPr>
      <w:rFonts w:ascii="Arial" w:hAnsi="Arial" w:cs="Arial"/>
      <w:b/>
      <w:i/>
      <w:color w:val="0075B0"/>
      <w:sz w:val="36"/>
      <w:szCs w:val="24"/>
    </w:rPr>
  </w:style>
  <w:style w:type="character" w:customStyle="1" w:styleId="BodyText3Char">
    <w:name w:val="Body Text 3 Char"/>
    <w:basedOn w:val="DefaultParagraphFont"/>
    <w:link w:val="BodyText3"/>
    <w:semiHidden/>
    <w:rsid w:val="00016C55"/>
    <w:rPr>
      <w:sz w:val="16"/>
      <w:szCs w:val="16"/>
    </w:rPr>
  </w:style>
  <w:style w:type="character" w:customStyle="1" w:styleId="PlainTextChar">
    <w:name w:val="Plain Text Char"/>
    <w:basedOn w:val="DefaultParagraphFont"/>
    <w:link w:val="PlainText"/>
    <w:semiHidden/>
    <w:rsid w:val="00016C55"/>
    <w:rPr>
      <w:rFonts w:ascii="Courier New" w:hAnsi="Courier New" w:cs="Courier New"/>
      <w:sz w:val="24"/>
    </w:rPr>
  </w:style>
  <w:style w:type="paragraph" w:styleId="NoSpacing">
    <w:name w:val="No Spacing"/>
    <w:uiPriority w:val="1"/>
    <w:qFormat/>
    <w:rsid w:val="00016C55"/>
    <w:rPr>
      <w:rFonts w:ascii="Calibri" w:eastAsia="Calibri" w:hAnsi="Calibri"/>
      <w:sz w:val="22"/>
      <w:szCs w:val="22"/>
    </w:rPr>
  </w:style>
  <w:style w:type="paragraph" w:customStyle="1" w:styleId="Head1noTOC">
    <w:name w:val="Head1 no TOC"/>
    <w:basedOn w:val="Title"/>
    <w:qFormat/>
    <w:rsid w:val="00016C55"/>
    <w:pPr>
      <w:spacing w:before="0" w:after="240"/>
    </w:pPr>
    <w:rPr>
      <w:sz w:val="40"/>
    </w:rPr>
  </w:style>
  <w:style w:type="paragraph" w:styleId="DocumentMap">
    <w:name w:val="Document Map"/>
    <w:basedOn w:val="Normal"/>
    <w:link w:val="DocumentMapChar"/>
    <w:rsid w:val="00016C5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016C55"/>
    <w:rPr>
      <w:rFonts w:ascii="Tahoma" w:hAnsi="Tahoma" w:cs="Tahoma"/>
      <w:sz w:val="16"/>
      <w:szCs w:val="16"/>
    </w:rPr>
  </w:style>
  <w:style w:type="paragraph" w:customStyle="1" w:styleId="FieldText">
    <w:name w:val="FieldText"/>
    <w:link w:val="FieldTextChar"/>
    <w:rsid w:val="00B8460F"/>
    <w:pPr>
      <w:spacing w:before="60"/>
    </w:pPr>
    <w:rPr>
      <w:rFonts w:ascii="Arial" w:hAnsi="Arial"/>
      <w:szCs w:val="24"/>
    </w:rPr>
  </w:style>
  <w:style w:type="character" w:customStyle="1" w:styleId="FieldTextChar">
    <w:name w:val="FieldText Char"/>
    <w:basedOn w:val="DefaultParagraphFont"/>
    <w:link w:val="FieldText"/>
    <w:rsid w:val="00B8460F"/>
    <w:rPr>
      <w:rFonts w:ascii="Arial" w:hAnsi="Arial"/>
      <w:szCs w:val="24"/>
    </w:rPr>
  </w:style>
  <w:style w:type="paragraph" w:styleId="TOCHeading">
    <w:name w:val="TOC Heading"/>
    <w:basedOn w:val="Heading1"/>
    <w:next w:val="Normal"/>
    <w:uiPriority w:val="39"/>
    <w:unhideWhenUsed/>
    <w:qFormat/>
    <w:rsid w:val="00AE7EE1"/>
    <w:pPr>
      <w:keepLines/>
      <w:spacing w:before="480" w:after="0" w:line="240" w:lineRule="auto"/>
      <w:outlineLvl w:val="9"/>
    </w:pPr>
    <w:rPr>
      <w:rFonts w:cs="Times New Roman"/>
      <w:color w:val="002060"/>
      <w:kern w:val="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869059">
      <w:bodyDiv w:val="1"/>
      <w:marLeft w:val="0"/>
      <w:marRight w:val="0"/>
      <w:marTop w:val="0"/>
      <w:marBottom w:val="0"/>
      <w:divBdr>
        <w:top w:val="none" w:sz="0" w:space="0" w:color="auto"/>
        <w:left w:val="none" w:sz="0" w:space="0" w:color="auto"/>
        <w:bottom w:val="none" w:sz="0" w:space="0" w:color="auto"/>
        <w:right w:val="none" w:sz="0" w:space="0" w:color="auto"/>
      </w:divBdr>
    </w:div>
    <w:div w:id="163253591">
      <w:bodyDiv w:val="1"/>
      <w:marLeft w:val="0"/>
      <w:marRight w:val="0"/>
      <w:marTop w:val="0"/>
      <w:marBottom w:val="0"/>
      <w:divBdr>
        <w:top w:val="none" w:sz="0" w:space="0" w:color="auto"/>
        <w:left w:val="none" w:sz="0" w:space="0" w:color="auto"/>
        <w:bottom w:val="none" w:sz="0" w:space="0" w:color="auto"/>
        <w:right w:val="none" w:sz="0" w:space="0" w:color="auto"/>
      </w:divBdr>
    </w:div>
    <w:div w:id="182281093">
      <w:bodyDiv w:val="1"/>
      <w:marLeft w:val="0"/>
      <w:marRight w:val="0"/>
      <w:marTop w:val="0"/>
      <w:marBottom w:val="0"/>
      <w:divBdr>
        <w:top w:val="none" w:sz="0" w:space="0" w:color="auto"/>
        <w:left w:val="none" w:sz="0" w:space="0" w:color="auto"/>
        <w:bottom w:val="none" w:sz="0" w:space="0" w:color="auto"/>
        <w:right w:val="none" w:sz="0" w:space="0" w:color="auto"/>
      </w:divBdr>
    </w:div>
    <w:div w:id="196700874">
      <w:bodyDiv w:val="1"/>
      <w:marLeft w:val="0"/>
      <w:marRight w:val="0"/>
      <w:marTop w:val="0"/>
      <w:marBottom w:val="0"/>
      <w:divBdr>
        <w:top w:val="none" w:sz="0" w:space="0" w:color="auto"/>
        <w:left w:val="none" w:sz="0" w:space="0" w:color="auto"/>
        <w:bottom w:val="none" w:sz="0" w:space="0" w:color="auto"/>
        <w:right w:val="none" w:sz="0" w:space="0" w:color="auto"/>
      </w:divBdr>
    </w:div>
    <w:div w:id="264654722">
      <w:bodyDiv w:val="1"/>
      <w:marLeft w:val="0"/>
      <w:marRight w:val="0"/>
      <w:marTop w:val="0"/>
      <w:marBottom w:val="0"/>
      <w:divBdr>
        <w:top w:val="none" w:sz="0" w:space="0" w:color="auto"/>
        <w:left w:val="none" w:sz="0" w:space="0" w:color="auto"/>
        <w:bottom w:val="none" w:sz="0" w:space="0" w:color="auto"/>
        <w:right w:val="none" w:sz="0" w:space="0" w:color="auto"/>
      </w:divBdr>
    </w:div>
    <w:div w:id="288243201">
      <w:bodyDiv w:val="1"/>
      <w:marLeft w:val="0"/>
      <w:marRight w:val="0"/>
      <w:marTop w:val="0"/>
      <w:marBottom w:val="0"/>
      <w:divBdr>
        <w:top w:val="none" w:sz="0" w:space="0" w:color="auto"/>
        <w:left w:val="none" w:sz="0" w:space="0" w:color="auto"/>
        <w:bottom w:val="none" w:sz="0" w:space="0" w:color="auto"/>
        <w:right w:val="none" w:sz="0" w:space="0" w:color="auto"/>
      </w:divBdr>
    </w:div>
    <w:div w:id="380180167">
      <w:bodyDiv w:val="1"/>
      <w:marLeft w:val="0"/>
      <w:marRight w:val="0"/>
      <w:marTop w:val="0"/>
      <w:marBottom w:val="0"/>
      <w:divBdr>
        <w:top w:val="none" w:sz="0" w:space="0" w:color="auto"/>
        <w:left w:val="none" w:sz="0" w:space="0" w:color="auto"/>
        <w:bottom w:val="none" w:sz="0" w:space="0" w:color="auto"/>
        <w:right w:val="none" w:sz="0" w:space="0" w:color="auto"/>
      </w:divBdr>
    </w:div>
    <w:div w:id="432750466">
      <w:bodyDiv w:val="1"/>
      <w:marLeft w:val="0"/>
      <w:marRight w:val="0"/>
      <w:marTop w:val="0"/>
      <w:marBottom w:val="0"/>
      <w:divBdr>
        <w:top w:val="none" w:sz="0" w:space="0" w:color="auto"/>
        <w:left w:val="none" w:sz="0" w:space="0" w:color="auto"/>
        <w:bottom w:val="none" w:sz="0" w:space="0" w:color="auto"/>
        <w:right w:val="none" w:sz="0" w:space="0" w:color="auto"/>
      </w:divBdr>
    </w:div>
    <w:div w:id="467238486">
      <w:bodyDiv w:val="1"/>
      <w:marLeft w:val="0"/>
      <w:marRight w:val="0"/>
      <w:marTop w:val="0"/>
      <w:marBottom w:val="0"/>
      <w:divBdr>
        <w:top w:val="none" w:sz="0" w:space="0" w:color="auto"/>
        <w:left w:val="none" w:sz="0" w:space="0" w:color="auto"/>
        <w:bottom w:val="none" w:sz="0" w:space="0" w:color="auto"/>
        <w:right w:val="none" w:sz="0" w:space="0" w:color="auto"/>
      </w:divBdr>
    </w:div>
    <w:div w:id="483467772">
      <w:bodyDiv w:val="1"/>
      <w:marLeft w:val="0"/>
      <w:marRight w:val="0"/>
      <w:marTop w:val="0"/>
      <w:marBottom w:val="0"/>
      <w:divBdr>
        <w:top w:val="none" w:sz="0" w:space="0" w:color="auto"/>
        <w:left w:val="none" w:sz="0" w:space="0" w:color="auto"/>
        <w:bottom w:val="none" w:sz="0" w:space="0" w:color="auto"/>
        <w:right w:val="none" w:sz="0" w:space="0" w:color="auto"/>
      </w:divBdr>
    </w:div>
    <w:div w:id="492140410">
      <w:bodyDiv w:val="1"/>
      <w:marLeft w:val="0"/>
      <w:marRight w:val="0"/>
      <w:marTop w:val="0"/>
      <w:marBottom w:val="0"/>
      <w:divBdr>
        <w:top w:val="none" w:sz="0" w:space="0" w:color="auto"/>
        <w:left w:val="none" w:sz="0" w:space="0" w:color="auto"/>
        <w:bottom w:val="none" w:sz="0" w:space="0" w:color="auto"/>
        <w:right w:val="none" w:sz="0" w:space="0" w:color="auto"/>
      </w:divBdr>
    </w:div>
    <w:div w:id="520781170">
      <w:bodyDiv w:val="1"/>
      <w:marLeft w:val="0"/>
      <w:marRight w:val="0"/>
      <w:marTop w:val="0"/>
      <w:marBottom w:val="0"/>
      <w:divBdr>
        <w:top w:val="none" w:sz="0" w:space="0" w:color="auto"/>
        <w:left w:val="none" w:sz="0" w:space="0" w:color="auto"/>
        <w:bottom w:val="none" w:sz="0" w:space="0" w:color="auto"/>
        <w:right w:val="none" w:sz="0" w:space="0" w:color="auto"/>
      </w:divBdr>
    </w:div>
    <w:div w:id="529034263">
      <w:bodyDiv w:val="1"/>
      <w:marLeft w:val="0"/>
      <w:marRight w:val="0"/>
      <w:marTop w:val="0"/>
      <w:marBottom w:val="0"/>
      <w:divBdr>
        <w:top w:val="none" w:sz="0" w:space="0" w:color="auto"/>
        <w:left w:val="none" w:sz="0" w:space="0" w:color="auto"/>
        <w:bottom w:val="none" w:sz="0" w:space="0" w:color="auto"/>
        <w:right w:val="none" w:sz="0" w:space="0" w:color="auto"/>
      </w:divBdr>
    </w:div>
    <w:div w:id="548297775">
      <w:bodyDiv w:val="1"/>
      <w:marLeft w:val="0"/>
      <w:marRight w:val="0"/>
      <w:marTop w:val="0"/>
      <w:marBottom w:val="0"/>
      <w:divBdr>
        <w:top w:val="none" w:sz="0" w:space="0" w:color="auto"/>
        <w:left w:val="none" w:sz="0" w:space="0" w:color="auto"/>
        <w:bottom w:val="none" w:sz="0" w:space="0" w:color="auto"/>
        <w:right w:val="none" w:sz="0" w:space="0" w:color="auto"/>
      </w:divBdr>
    </w:div>
    <w:div w:id="616788803">
      <w:bodyDiv w:val="1"/>
      <w:marLeft w:val="0"/>
      <w:marRight w:val="0"/>
      <w:marTop w:val="0"/>
      <w:marBottom w:val="0"/>
      <w:divBdr>
        <w:top w:val="none" w:sz="0" w:space="0" w:color="auto"/>
        <w:left w:val="none" w:sz="0" w:space="0" w:color="auto"/>
        <w:bottom w:val="none" w:sz="0" w:space="0" w:color="auto"/>
        <w:right w:val="none" w:sz="0" w:space="0" w:color="auto"/>
      </w:divBdr>
    </w:div>
    <w:div w:id="757943220">
      <w:bodyDiv w:val="1"/>
      <w:marLeft w:val="0"/>
      <w:marRight w:val="0"/>
      <w:marTop w:val="0"/>
      <w:marBottom w:val="0"/>
      <w:divBdr>
        <w:top w:val="none" w:sz="0" w:space="0" w:color="auto"/>
        <w:left w:val="none" w:sz="0" w:space="0" w:color="auto"/>
        <w:bottom w:val="none" w:sz="0" w:space="0" w:color="auto"/>
        <w:right w:val="none" w:sz="0" w:space="0" w:color="auto"/>
      </w:divBdr>
    </w:div>
    <w:div w:id="855921462">
      <w:bodyDiv w:val="1"/>
      <w:marLeft w:val="0"/>
      <w:marRight w:val="0"/>
      <w:marTop w:val="0"/>
      <w:marBottom w:val="0"/>
      <w:divBdr>
        <w:top w:val="none" w:sz="0" w:space="0" w:color="auto"/>
        <w:left w:val="none" w:sz="0" w:space="0" w:color="auto"/>
        <w:bottom w:val="none" w:sz="0" w:space="0" w:color="auto"/>
        <w:right w:val="none" w:sz="0" w:space="0" w:color="auto"/>
      </w:divBdr>
    </w:div>
    <w:div w:id="912817538">
      <w:bodyDiv w:val="1"/>
      <w:marLeft w:val="0"/>
      <w:marRight w:val="0"/>
      <w:marTop w:val="0"/>
      <w:marBottom w:val="0"/>
      <w:divBdr>
        <w:top w:val="none" w:sz="0" w:space="0" w:color="auto"/>
        <w:left w:val="none" w:sz="0" w:space="0" w:color="auto"/>
        <w:bottom w:val="none" w:sz="0" w:space="0" w:color="auto"/>
        <w:right w:val="none" w:sz="0" w:space="0" w:color="auto"/>
      </w:divBdr>
    </w:div>
    <w:div w:id="931201305">
      <w:bodyDiv w:val="1"/>
      <w:marLeft w:val="0"/>
      <w:marRight w:val="0"/>
      <w:marTop w:val="0"/>
      <w:marBottom w:val="0"/>
      <w:divBdr>
        <w:top w:val="none" w:sz="0" w:space="0" w:color="auto"/>
        <w:left w:val="none" w:sz="0" w:space="0" w:color="auto"/>
        <w:bottom w:val="none" w:sz="0" w:space="0" w:color="auto"/>
        <w:right w:val="none" w:sz="0" w:space="0" w:color="auto"/>
      </w:divBdr>
    </w:div>
    <w:div w:id="957108192">
      <w:bodyDiv w:val="1"/>
      <w:marLeft w:val="0"/>
      <w:marRight w:val="0"/>
      <w:marTop w:val="0"/>
      <w:marBottom w:val="0"/>
      <w:divBdr>
        <w:top w:val="none" w:sz="0" w:space="0" w:color="auto"/>
        <w:left w:val="none" w:sz="0" w:space="0" w:color="auto"/>
        <w:bottom w:val="none" w:sz="0" w:space="0" w:color="auto"/>
        <w:right w:val="none" w:sz="0" w:space="0" w:color="auto"/>
      </w:divBdr>
    </w:div>
    <w:div w:id="958147218">
      <w:bodyDiv w:val="1"/>
      <w:marLeft w:val="0"/>
      <w:marRight w:val="0"/>
      <w:marTop w:val="0"/>
      <w:marBottom w:val="0"/>
      <w:divBdr>
        <w:top w:val="none" w:sz="0" w:space="0" w:color="auto"/>
        <w:left w:val="none" w:sz="0" w:space="0" w:color="auto"/>
        <w:bottom w:val="none" w:sz="0" w:space="0" w:color="auto"/>
        <w:right w:val="none" w:sz="0" w:space="0" w:color="auto"/>
      </w:divBdr>
    </w:div>
    <w:div w:id="978612938">
      <w:bodyDiv w:val="1"/>
      <w:marLeft w:val="0"/>
      <w:marRight w:val="0"/>
      <w:marTop w:val="0"/>
      <w:marBottom w:val="0"/>
      <w:divBdr>
        <w:top w:val="none" w:sz="0" w:space="0" w:color="auto"/>
        <w:left w:val="none" w:sz="0" w:space="0" w:color="auto"/>
        <w:bottom w:val="none" w:sz="0" w:space="0" w:color="auto"/>
        <w:right w:val="none" w:sz="0" w:space="0" w:color="auto"/>
      </w:divBdr>
    </w:div>
    <w:div w:id="994070750">
      <w:bodyDiv w:val="1"/>
      <w:marLeft w:val="0"/>
      <w:marRight w:val="0"/>
      <w:marTop w:val="0"/>
      <w:marBottom w:val="0"/>
      <w:divBdr>
        <w:top w:val="none" w:sz="0" w:space="0" w:color="auto"/>
        <w:left w:val="none" w:sz="0" w:space="0" w:color="auto"/>
        <w:bottom w:val="none" w:sz="0" w:space="0" w:color="auto"/>
        <w:right w:val="none" w:sz="0" w:space="0" w:color="auto"/>
      </w:divBdr>
    </w:div>
    <w:div w:id="1024744748">
      <w:bodyDiv w:val="1"/>
      <w:marLeft w:val="0"/>
      <w:marRight w:val="0"/>
      <w:marTop w:val="0"/>
      <w:marBottom w:val="0"/>
      <w:divBdr>
        <w:top w:val="none" w:sz="0" w:space="0" w:color="auto"/>
        <w:left w:val="none" w:sz="0" w:space="0" w:color="auto"/>
        <w:bottom w:val="none" w:sz="0" w:space="0" w:color="auto"/>
        <w:right w:val="none" w:sz="0" w:space="0" w:color="auto"/>
      </w:divBdr>
    </w:div>
    <w:div w:id="1034579182">
      <w:bodyDiv w:val="1"/>
      <w:marLeft w:val="0"/>
      <w:marRight w:val="0"/>
      <w:marTop w:val="0"/>
      <w:marBottom w:val="0"/>
      <w:divBdr>
        <w:top w:val="none" w:sz="0" w:space="0" w:color="auto"/>
        <w:left w:val="none" w:sz="0" w:space="0" w:color="auto"/>
        <w:bottom w:val="none" w:sz="0" w:space="0" w:color="auto"/>
        <w:right w:val="none" w:sz="0" w:space="0" w:color="auto"/>
      </w:divBdr>
    </w:div>
    <w:div w:id="1040545195">
      <w:bodyDiv w:val="1"/>
      <w:marLeft w:val="0"/>
      <w:marRight w:val="0"/>
      <w:marTop w:val="0"/>
      <w:marBottom w:val="0"/>
      <w:divBdr>
        <w:top w:val="none" w:sz="0" w:space="0" w:color="auto"/>
        <w:left w:val="none" w:sz="0" w:space="0" w:color="auto"/>
        <w:bottom w:val="none" w:sz="0" w:space="0" w:color="auto"/>
        <w:right w:val="none" w:sz="0" w:space="0" w:color="auto"/>
      </w:divBdr>
    </w:div>
    <w:div w:id="1126388288">
      <w:bodyDiv w:val="1"/>
      <w:marLeft w:val="0"/>
      <w:marRight w:val="0"/>
      <w:marTop w:val="0"/>
      <w:marBottom w:val="0"/>
      <w:divBdr>
        <w:top w:val="none" w:sz="0" w:space="0" w:color="auto"/>
        <w:left w:val="none" w:sz="0" w:space="0" w:color="auto"/>
        <w:bottom w:val="none" w:sz="0" w:space="0" w:color="auto"/>
        <w:right w:val="none" w:sz="0" w:space="0" w:color="auto"/>
      </w:divBdr>
    </w:div>
    <w:div w:id="1149516788">
      <w:bodyDiv w:val="1"/>
      <w:marLeft w:val="0"/>
      <w:marRight w:val="0"/>
      <w:marTop w:val="0"/>
      <w:marBottom w:val="0"/>
      <w:divBdr>
        <w:top w:val="none" w:sz="0" w:space="0" w:color="auto"/>
        <w:left w:val="none" w:sz="0" w:space="0" w:color="auto"/>
        <w:bottom w:val="none" w:sz="0" w:space="0" w:color="auto"/>
        <w:right w:val="none" w:sz="0" w:space="0" w:color="auto"/>
      </w:divBdr>
    </w:div>
    <w:div w:id="1210722419">
      <w:bodyDiv w:val="1"/>
      <w:marLeft w:val="0"/>
      <w:marRight w:val="0"/>
      <w:marTop w:val="0"/>
      <w:marBottom w:val="0"/>
      <w:divBdr>
        <w:top w:val="none" w:sz="0" w:space="0" w:color="auto"/>
        <w:left w:val="none" w:sz="0" w:space="0" w:color="auto"/>
        <w:bottom w:val="none" w:sz="0" w:space="0" w:color="auto"/>
        <w:right w:val="none" w:sz="0" w:space="0" w:color="auto"/>
      </w:divBdr>
    </w:div>
    <w:div w:id="1289312912">
      <w:bodyDiv w:val="1"/>
      <w:marLeft w:val="0"/>
      <w:marRight w:val="0"/>
      <w:marTop w:val="0"/>
      <w:marBottom w:val="0"/>
      <w:divBdr>
        <w:top w:val="none" w:sz="0" w:space="0" w:color="auto"/>
        <w:left w:val="none" w:sz="0" w:space="0" w:color="auto"/>
        <w:bottom w:val="none" w:sz="0" w:space="0" w:color="auto"/>
        <w:right w:val="none" w:sz="0" w:space="0" w:color="auto"/>
      </w:divBdr>
    </w:div>
    <w:div w:id="1295479242">
      <w:bodyDiv w:val="1"/>
      <w:marLeft w:val="0"/>
      <w:marRight w:val="0"/>
      <w:marTop w:val="0"/>
      <w:marBottom w:val="0"/>
      <w:divBdr>
        <w:top w:val="none" w:sz="0" w:space="0" w:color="auto"/>
        <w:left w:val="none" w:sz="0" w:space="0" w:color="auto"/>
        <w:bottom w:val="none" w:sz="0" w:space="0" w:color="auto"/>
        <w:right w:val="none" w:sz="0" w:space="0" w:color="auto"/>
      </w:divBdr>
    </w:div>
    <w:div w:id="1374767431">
      <w:bodyDiv w:val="1"/>
      <w:marLeft w:val="0"/>
      <w:marRight w:val="0"/>
      <w:marTop w:val="0"/>
      <w:marBottom w:val="0"/>
      <w:divBdr>
        <w:top w:val="none" w:sz="0" w:space="0" w:color="auto"/>
        <w:left w:val="none" w:sz="0" w:space="0" w:color="auto"/>
        <w:bottom w:val="none" w:sz="0" w:space="0" w:color="auto"/>
        <w:right w:val="none" w:sz="0" w:space="0" w:color="auto"/>
      </w:divBdr>
    </w:div>
    <w:div w:id="1441339339">
      <w:bodyDiv w:val="1"/>
      <w:marLeft w:val="0"/>
      <w:marRight w:val="0"/>
      <w:marTop w:val="0"/>
      <w:marBottom w:val="0"/>
      <w:divBdr>
        <w:top w:val="none" w:sz="0" w:space="0" w:color="auto"/>
        <w:left w:val="none" w:sz="0" w:space="0" w:color="auto"/>
        <w:bottom w:val="none" w:sz="0" w:space="0" w:color="auto"/>
        <w:right w:val="none" w:sz="0" w:space="0" w:color="auto"/>
      </w:divBdr>
    </w:div>
    <w:div w:id="1459452899">
      <w:bodyDiv w:val="1"/>
      <w:marLeft w:val="0"/>
      <w:marRight w:val="0"/>
      <w:marTop w:val="0"/>
      <w:marBottom w:val="0"/>
      <w:divBdr>
        <w:top w:val="none" w:sz="0" w:space="0" w:color="auto"/>
        <w:left w:val="none" w:sz="0" w:space="0" w:color="auto"/>
        <w:bottom w:val="none" w:sz="0" w:space="0" w:color="auto"/>
        <w:right w:val="none" w:sz="0" w:space="0" w:color="auto"/>
      </w:divBdr>
    </w:div>
    <w:div w:id="1529442650">
      <w:bodyDiv w:val="1"/>
      <w:marLeft w:val="0"/>
      <w:marRight w:val="0"/>
      <w:marTop w:val="0"/>
      <w:marBottom w:val="0"/>
      <w:divBdr>
        <w:top w:val="none" w:sz="0" w:space="0" w:color="auto"/>
        <w:left w:val="none" w:sz="0" w:space="0" w:color="auto"/>
        <w:bottom w:val="none" w:sz="0" w:space="0" w:color="auto"/>
        <w:right w:val="none" w:sz="0" w:space="0" w:color="auto"/>
      </w:divBdr>
    </w:div>
    <w:div w:id="1543131470">
      <w:bodyDiv w:val="1"/>
      <w:marLeft w:val="0"/>
      <w:marRight w:val="0"/>
      <w:marTop w:val="0"/>
      <w:marBottom w:val="0"/>
      <w:divBdr>
        <w:top w:val="none" w:sz="0" w:space="0" w:color="auto"/>
        <w:left w:val="none" w:sz="0" w:space="0" w:color="auto"/>
        <w:bottom w:val="none" w:sz="0" w:space="0" w:color="auto"/>
        <w:right w:val="none" w:sz="0" w:space="0" w:color="auto"/>
      </w:divBdr>
    </w:div>
    <w:div w:id="1608390946">
      <w:bodyDiv w:val="1"/>
      <w:marLeft w:val="0"/>
      <w:marRight w:val="0"/>
      <w:marTop w:val="0"/>
      <w:marBottom w:val="0"/>
      <w:divBdr>
        <w:top w:val="none" w:sz="0" w:space="0" w:color="auto"/>
        <w:left w:val="none" w:sz="0" w:space="0" w:color="auto"/>
        <w:bottom w:val="none" w:sz="0" w:space="0" w:color="auto"/>
        <w:right w:val="none" w:sz="0" w:space="0" w:color="auto"/>
      </w:divBdr>
    </w:div>
    <w:div w:id="1631012326">
      <w:bodyDiv w:val="1"/>
      <w:marLeft w:val="0"/>
      <w:marRight w:val="0"/>
      <w:marTop w:val="0"/>
      <w:marBottom w:val="0"/>
      <w:divBdr>
        <w:top w:val="none" w:sz="0" w:space="0" w:color="auto"/>
        <w:left w:val="none" w:sz="0" w:space="0" w:color="auto"/>
        <w:bottom w:val="none" w:sz="0" w:space="0" w:color="auto"/>
        <w:right w:val="none" w:sz="0" w:space="0" w:color="auto"/>
      </w:divBdr>
    </w:div>
    <w:div w:id="1641373934">
      <w:bodyDiv w:val="1"/>
      <w:marLeft w:val="0"/>
      <w:marRight w:val="0"/>
      <w:marTop w:val="0"/>
      <w:marBottom w:val="0"/>
      <w:divBdr>
        <w:top w:val="none" w:sz="0" w:space="0" w:color="auto"/>
        <w:left w:val="none" w:sz="0" w:space="0" w:color="auto"/>
        <w:bottom w:val="none" w:sz="0" w:space="0" w:color="auto"/>
        <w:right w:val="none" w:sz="0" w:space="0" w:color="auto"/>
      </w:divBdr>
    </w:div>
    <w:div w:id="1659730703">
      <w:bodyDiv w:val="1"/>
      <w:marLeft w:val="0"/>
      <w:marRight w:val="0"/>
      <w:marTop w:val="0"/>
      <w:marBottom w:val="0"/>
      <w:divBdr>
        <w:top w:val="none" w:sz="0" w:space="0" w:color="auto"/>
        <w:left w:val="none" w:sz="0" w:space="0" w:color="auto"/>
        <w:bottom w:val="none" w:sz="0" w:space="0" w:color="auto"/>
        <w:right w:val="none" w:sz="0" w:space="0" w:color="auto"/>
      </w:divBdr>
    </w:div>
    <w:div w:id="1677346856">
      <w:bodyDiv w:val="1"/>
      <w:marLeft w:val="0"/>
      <w:marRight w:val="0"/>
      <w:marTop w:val="0"/>
      <w:marBottom w:val="0"/>
      <w:divBdr>
        <w:top w:val="none" w:sz="0" w:space="0" w:color="auto"/>
        <w:left w:val="none" w:sz="0" w:space="0" w:color="auto"/>
        <w:bottom w:val="none" w:sz="0" w:space="0" w:color="auto"/>
        <w:right w:val="none" w:sz="0" w:space="0" w:color="auto"/>
      </w:divBdr>
    </w:div>
    <w:div w:id="1687705997">
      <w:bodyDiv w:val="1"/>
      <w:marLeft w:val="0"/>
      <w:marRight w:val="0"/>
      <w:marTop w:val="0"/>
      <w:marBottom w:val="0"/>
      <w:divBdr>
        <w:top w:val="none" w:sz="0" w:space="0" w:color="auto"/>
        <w:left w:val="none" w:sz="0" w:space="0" w:color="auto"/>
        <w:bottom w:val="none" w:sz="0" w:space="0" w:color="auto"/>
        <w:right w:val="none" w:sz="0" w:space="0" w:color="auto"/>
      </w:divBdr>
    </w:div>
    <w:div w:id="1711953097">
      <w:bodyDiv w:val="1"/>
      <w:marLeft w:val="0"/>
      <w:marRight w:val="0"/>
      <w:marTop w:val="0"/>
      <w:marBottom w:val="0"/>
      <w:divBdr>
        <w:top w:val="none" w:sz="0" w:space="0" w:color="auto"/>
        <w:left w:val="none" w:sz="0" w:space="0" w:color="auto"/>
        <w:bottom w:val="none" w:sz="0" w:space="0" w:color="auto"/>
        <w:right w:val="none" w:sz="0" w:space="0" w:color="auto"/>
      </w:divBdr>
    </w:div>
    <w:div w:id="1752003984">
      <w:bodyDiv w:val="1"/>
      <w:marLeft w:val="0"/>
      <w:marRight w:val="0"/>
      <w:marTop w:val="0"/>
      <w:marBottom w:val="0"/>
      <w:divBdr>
        <w:top w:val="none" w:sz="0" w:space="0" w:color="auto"/>
        <w:left w:val="none" w:sz="0" w:space="0" w:color="auto"/>
        <w:bottom w:val="none" w:sz="0" w:space="0" w:color="auto"/>
        <w:right w:val="none" w:sz="0" w:space="0" w:color="auto"/>
      </w:divBdr>
    </w:div>
    <w:div w:id="1809199191">
      <w:bodyDiv w:val="1"/>
      <w:marLeft w:val="0"/>
      <w:marRight w:val="0"/>
      <w:marTop w:val="0"/>
      <w:marBottom w:val="0"/>
      <w:divBdr>
        <w:top w:val="none" w:sz="0" w:space="0" w:color="auto"/>
        <w:left w:val="none" w:sz="0" w:space="0" w:color="auto"/>
        <w:bottom w:val="none" w:sz="0" w:space="0" w:color="auto"/>
        <w:right w:val="none" w:sz="0" w:space="0" w:color="auto"/>
      </w:divBdr>
    </w:div>
    <w:div w:id="1813061054">
      <w:bodyDiv w:val="1"/>
      <w:marLeft w:val="0"/>
      <w:marRight w:val="0"/>
      <w:marTop w:val="0"/>
      <w:marBottom w:val="0"/>
      <w:divBdr>
        <w:top w:val="none" w:sz="0" w:space="0" w:color="auto"/>
        <w:left w:val="none" w:sz="0" w:space="0" w:color="auto"/>
        <w:bottom w:val="none" w:sz="0" w:space="0" w:color="auto"/>
        <w:right w:val="none" w:sz="0" w:space="0" w:color="auto"/>
      </w:divBdr>
    </w:div>
    <w:div w:id="1828861011">
      <w:bodyDiv w:val="1"/>
      <w:marLeft w:val="0"/>
      <w:marRight w:val="0"/>
      <w:marTop w:val="0"/>
      <w:marBottom w:val="0"/>
      <w:divBdr>
        <w:top w:val="none" w:sz="0" w:space="0" w:color="auto"/>
        <w:left w:val="none" w:sz="0" w:space="0" w:color="auto"/>
        <w:bottom w:val="none" w:sz="0" w:space="0" w:color="auto"/>
        <w:right w:val="none" w:sz="0" w:space="0" w:color="auto"/>
      </w:divBdr>
    </w:div>
    <w:div w:id="1871607933">
      <w:bodyDiv w:val="1"/>
      <w:marLeft w:val="0"/>
      <w:marRight w:val="0"/>
      <w:marTop w:val="0"/>
      <w:marBottom w:val="0"/>
      <w:divBdr>
        <w:top w:val="none" w:sz="0" w:space="0" w:color="auto"/>
        <w:left w:val="none" w:sz="0" w:space="0" w:color="auto"/>
        <w:bottom w:val="none" w:sz="0" w:space="0" w:color="auto"/>
        <w:right w:val="none" w:sz="0" w:space="0" w:color="auto"/>
      </w:divBdr>
    </w:div>
    <w:div w:id="1893231834">
      <w:bodyDiv w:val="1"/>
      <w:marLeft w:val="0"/>
      <w:marRight w:val="0"/>
      <w:marTop w:val="0"/>
      <w:marBottom w:val="0"/>
      <w:divBdr>
        <w:top w:val="none" w:sz="0" w:space="0" w:color="auto"/>
        <w:left w:val="none" w:sz="0" w:space="0" w:color="auto"/>
        <w:bottom w:val="none" w:sz="0" w:space="0" w:color="auto"/>
        <w:right w:val="none" w:sz="0" w:space="0" w:color="auto"/>
      </w:divBdr>
    </w:div>
    <w:div w:id="1901015615">
      <w:bodyDiv w:val="1"/>
      <w:marLeft w:val="0"/>
      <w:marRight w:val="0"/>
      <w:marTop w:val="0"/>
      <w:marBottom w:val="0"/>
      <w:divBdr>
        <w:top w:val="none" w:sz="0" w:space="0" w:color="auto"/>
        <w:left w:val="none" w:sz="0" w:space="0" w:color="auto"/>
        <w:bottom w:val="none" w:sz="0" w:space="0" w:color="auto"/>
        <w:right w:val="none" w:sz="0" w:space="0" w:color="auto"/>
      </w:divBdr>
    </w:div>
    <w:div w:id="1904946691">
      <w:bodyDiv w:val="1"/>
      <w:marLeft w:val="0"/>
      <w:marRight w:val="0"/>
      <w:marTop w:val="0"/>
      <w:marBottom w:val="0"/>
      <w:divBdr>
        <w:top w:val="none" w:sz="0" w:space="0" w:color="auto"/>
        <w:left w:val="none" w:sz="0" w:space="0" w:color="auto"/>
        <w:bottom w:val="none" w:sz="0" w:space="0" w:color="auto"/>
        <w:right w:val="none" w:sz="0" w:space="0" w:color="auto"/>
      </w:divBdr>
    </w:div>
    <w:div w:id="1953508645">
      <w:bodyDiv w:val="1"/>
      <w:marLeft w:val="0"/>
      <w:marRight w:val="0"/>
      <w:marTop w:val="0"/>
      <w:marBottom w:val="0"/>
      <w:divBdr>
        <w:top w:val="none" w:sz="0" w:space="0" w:color="auto"/>
        <w:left w:val="none" w:sz="0" w:space="0" w:color="auto"/>
        <w:bottom w:val="none" w:sz="0" w:space="0" w:color="auto"/>
        <w:right w:val="none" w:sz="0" w:space="0" w:color="auto"/>
      </w:divBdr>
    </w:div>
    <w:div w:id="1979846483">
      <w:bodyDiv w:val="1"/>
      <w:marLeft w:val="0"/>
      <w:marRight w:val="0"/>
      <w:marTop w:val="0"/>
      <w:marBottom w:val="0"/>
      <w:divBdr>
        <w:top w:val="none" w:sz="0" w:space="0" w:color="auto"/>
        <w:left w:val="none" w:sz="0" w:space="0" w:color="auto"/>
        <w:bottom w:val="none" w:sz="0" w:space="0" w:color="auto"/>
        <w:right w:val="none" w:sz="0" w:space="0" w:color="auto"/>
      </w:divBdr>
    </w:div>
    <w:div w:id="2009794013">
      <w:bodyDiv w:val="1"/>
      <w:marLeft w:val="0"/>
      <w:marRight w:val="0"/>
      <w:marTop w:val="0"/>
      <w:marBottom w:val="0"/>
      <w:divBdr>
        <w:top w:val="none" w:sz="0" w:space="0" w:color="auto"/>
        <w:left w:val="none" w:sz="0" w:space="0" w:color="auto"/>
        <w:bottom w:val="none" w:sz="0" w:space="0" w:color="auto"/>
        <w:right w:val="none" w:sz="0" w:space="0" w:color="auto"/>
      </w:divBdr>
    </w:div>
    <w:div w:id="2090420406">
      <w:bodyDiv w:val="1"/>
      <w:marLeft w:val="0"/>
      <w:marRight w:val="0"/>
      <w:marTop w:val="0"/>
      <w:marBottom w:val="0"/>
      <w:divBdr>
        <w:top w:val="none" w:sz="0" w:space="0" w:color="auto"/>
        <w:left w:val="none" w:sz="0" w:space="0" w:color="auto"/>
        <w:bottom w:val="none" w:sz="0" w:space="0" w:color="auto"/>
        <w:right w:val="none" w:sz="0" w:space="0" w:color="auto"/>
      </w:divBdr>
    </w:div>
    <w:div w:id="2096707748">
      <w:bodyDiv w:val="1"/>
      <w:marLeft w:val="0"/>
      <w:marRight w:val="0"/>
      <w:marTop w:val="0"/>
      <w:marBottom w:val="0"/>
      <w:divBdr>
        <w:top w:val="none" w:sz="0" w:space="0" w:color="auto"/>
        <w:left w:val="none" w:sz="0" w:space="0" w:color="auto"/>
        <w:bottom w:val="none" w:sz="0" w:space="0" w:color="auto"/>
        <w:right w:val="none" w:sz="0" w:space="0" w:color="auto"/>
      </w:divBdr>
    </w:div>
    <w:div w:id="213536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emf"/><Relationship Id="rId21" Type="http://schemas.openxmlformats.org/officeDocument/2006/relationships/oleObject" Target="embeddings/oleObject2.bin"/><Relationship Id="rId22" Type="http://schemas.openxmlformats.org/officeDocument/2006/relationships/image" Target="media/image4.emf"/><Relationship Id="rId23" Type="http://schemas.openxmlformats.org/officeDocument/2006/relationships/oleObject" Target="embeddings/oleObject3.bin"/><Relationship Id="rId24" Type="http://schemas.openxmlformats.org/officeDocument/2006/relationships/image" Target="media/image5.emf"/><Relationship Id="rId25" Type="http://schemas.openxmlformats.org/officeDocument/2006/relationships/oleObject" Target="embeddings/oleObject4.bin"/><Relationship Id="rId26" Type="http://schemas.openxmlformats.org/officeDocument/2006/relationships/image" Target="media/image6.emf"/><Relationship Id="rId27" Type="http://schemas.openxmlformats.org/officeDocument/2006/relationships/oleObject" Target="embeddings/oleObject5.bin"/><Relationship Id="rId28" Type="http://schemas.openxmlformats.org/officeDocument/2006/relationships/header" Target="header3.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footer" Target="footer5.xml"/><Relationship Id="rId31" Type="http://schemas.openxmlformats.org/officeDocument/2006/relationships/hyperlink" Target="http://www.w3.org/WAI/ER/IG/ert/iso639.htm" TargetMode="External"/><Relationship Id="rId32" Type="http://schemas.openxmlformats.org/officeDocument/2006/relationships/hyperlink" Target="http://xmlota.wspan.com/webservice/"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yperlink" Target="http://www.opentravel.org/OTA/2007/05" TargetMode="External"/><Relationship Id="rId34" Type="http://schemas.openxmlformats.org/officeDocument/2006/relationships/hyperlink" Target="http://www.opentravel.org/OTA/2007/05" TargetMode="External"/><Relationship Id="rId35" Type="http://schemas.openxmlformats.org/officeDocument/2006/relationships/hyperlink" Target="http://www.opentravel.org/OTA/2007/05" TargetMode="External"/><Relationship Id="rId36" Type="http://schemas.openxmlformats.org/officeDocument/2006/relationships/hyperlink" Target="http://www.opentravel.org/OTA/2007/05"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image" Target="media/image2.emf"/><Relationship Id="rId19" Type="http://schemas.openxmlformats.org/officeDocument/2006/relationships/oleObject" Target="embeddings/oleObject1.bin"/><Relationship Id="rId37" Type="http://schemas.openxmlformats.org/officeDocument/2006/relationships/hyperlink" Target="http://www.w3.org/WAI/ER/IG/ert/iso639.htm" TargetMode="External"/><Relationship Id="rId38" Type="http://schemas.openxmlformats.org/officeDocument/2006/relationships/hyperlink" Target="http://www.w3.org/WAI/ER/IG/ert/iso639.htm" TargetMode="External"/><Relationship Id="rId39" Type="http://schemas.openxmlformats.org/officeDocument/2006/relationships/header" Target="header4.xml"/><Relationship Id="rId40" Type="http://schemas.openxmlformats.org/officeDocument/2006/relationships/footer" Target="footer6.xml"/><Relationship Id="rId41" Type="http://schemas.openxmlformats.org/officeDocument/2006/relationships/header" Target="header5.xml"/><Relationship Id="rId42" Type="http://schemas.openxmlformats.org/officeDocument/2006/relationships/footer" Target="footer7.xml"/><Relationship Id="rId43" Type="http://schemas.openxmlformats.org/officeDocument/2006/relationships/hyperlink" Target="http://www.w3.org/WAI/ER/IG/ert/iso639.htm"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_x002e_I_x002e_R_x002e__x0020_Message xmlns="840d9356-59e7-49b0-81f0-83340db58a2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BA1B763D38A742B80096B2DC4AC150" ma:contentTypeVersion="13" ma:contentTypeDescription="Create a new document." ma:contentTypeScope="" ma:versionID="93f7717ddcba410ce825e3248daa73cc">
  <xsd:schema xmlns:xsd="http://www.w3.org/2001/XMLSchema" xmlns:xs="http://www.w3.org/2001/XMLSchema" xmlns:p="http://schemas.microsoft.com/office/2006/metadata/properties" xmlns:ns2="840d9356-59e7-49b0-81f0-83340db58a25" targetNamespace="http://schemas.microsoft.com/office/2006/metadata/properties" ma:root="true" ma:fieldsID="766e7aaf67aaf33a88f37f5685e68003" ns2:_="">
    <xsd:import namespace="840d9356-59e7-49b0-81f0-83340db58a25"/>
    <xsd:element name="properties">
      <xsd:complexType>
        <xsd:sequence>
          <xsd:element name="documentManagement">
            <xsd:complexType>
              <xsd:all>
                <xsd:element ref="ns2:D_x002e_I_x002e_R_x002e__x0020_Mess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d9356-59e7-49b0-81f0-83340db58a25" elementFormDefault="qualified">
    <xsd:import namespace="http://schemas.microsoft.com/office/2006/documentManagement/types"/>
    <xsd:import namespace="http://schemas.microsoft.com/office/infopath/2007/PartnerControls"/>
    <xsd:element name="D_x002e_I_x002e_R_x002e__x0020_Message" ma:index="8" nillable="true" ma:displayName="D.I.R. Message" ma:internalName="D_x002e_I_x002e_R_x002e__x0020_Messag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56C50-1E8B-4EC9-A6D8-89107965458D}">
  <ds:schemaRefs>
    <ds:schemaRef ds:uri="http://purl.org/dc/terms/"/>
    <ds:schemaRef ds:uri="http://schemas.microsoft.com/office/2006/documentManagement/types"/>
    <ds:schemaRef ds:uri="http://purl.org/dc/dcmitype/"/>
    <ds:schemaRef ds:uri="http://purl.org/dc/elements/1.1/"/>
    <ds:schemaRef ds:uri="http://schemas.microsoft.com/office/2006/metadata/properties"/>
    <ds:schemaRef ds:uri="http://www.w3.org/XML/1998/namespace"/>
    <ds:schemaRef ds:uri="840d9356-59e7-49b0-81f0-83340db58a25"/>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65CC0E6C-5FB1-40F7-83E2-A2E29CD419EC}">
  <ds:schemaRefs>
    <ds:schemaRef ds:uri="http://schemas.microsoft.com/sharepoint/v3/contenttype/forms"/>
  </ds:schemaRefs>
</ds:datastoreItem>
</file>

<file path=customXml/itemProps3.xml><?xml version="1.0" encoding="utf-8"?>
<ds:datastoreItem xmlns:ds="http://schemas.openxmlformats.org/officeDocument/2006/customXml" ds:itemID="{640BB426-B45F-4FBF-A28F-BCB5FAEC8D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d9356-59e7-49b0-81f0-83340db58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978909-809A-FB43-A438-B477F2218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33228</Words>
  <Characters>189402</Characters>
  <Application>Microsoft Macintosh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External Customer Doc - V3.2 Minor Version Release - 15March2013</vt:lpstr>
    </vt:vector>
  </TitlesOfParts>
  <Company>WSP-</Company>
  <LinksUpToDate>false</LinksUpToDate>
  <CharactersWithSpaces>222186</CharactersWithSpaces>
  <SharedDoc>false</SharedDoc>
  <HLinks>
    <vt:vector size="300" baseType="variant">
      <vt:variant>
        <vt:i4>7405606</vt:i4>
      </vt:variant>
      <vt:variant>
        <vt:i4>264</vt:i4>
      </vt:variant>
      <vt:variant>
        <vt:i4>0</vt:i4>
      </vt:variant>
      <vt:variant>
        <vt:i4>5</vt:i4>
      </vt:variant>
      <vt:variant>
        <vt:lpwstr>http://www.w3.org/WAI/ER/IG/ert/iso639.htm</vt:lpwstr>
      </vt:variant>
      <vt:variant>
        <vt:lpwstr/>
      </vt:variant>
      <vt:variant>
        <vt:i4>5111821</vt:i4>
      </vt:variant>
      <vt:variant>
        <vt:i4>261</vt:i4>
      </vt:variant>
      <vt:variant>
        <vt:i4>0</vt:i4>
      </vt:variant>
      <vt:variant>
        <vt:i4>5</vt:i4>
      </vt:variant>
      <vt:variant>
        <vt:lpwstr>http://www.opentravel.org/OTA/2007/05</vt:lpwstr>
      </vt:variant>
      <vt:variant>
        <vt:lpwstr/>
      </vt:variant>
      <vt:variant>
        <vt:i4>7405606</vt:i4>
      </vt:variant>
      <vt:variant>
        <vt:i4>258</vt:i4>
      </vt:variant>
      <vt:variant>
        <vt:i4>0</vt:i4>
      </vt:variant>
      <vt:variant>
        <vt:i4>5</vt:i4>
      </vt:variant>
      <vt:variant>
        <vt:lpwstr>http://www.w3.org/WAI/ER/IG/ert/iso639.htm</vt:lpwstr>
      </vt:variant>
      <vt:variant>
        <vt:lpwstr/>
      </vt:variant>
      <vt:variant>
        <vt:i4>5111821</vt:i4>
      </vt:variant>
      <vt:variant>
        <vt:i4>255</vt:i4>
      </vt:variant>
      <vt:variant>
        <vt:i4>0</vt:i4>
      </vt:variant>
      <vt:variant>
        <vt:i4>5</vt:i4>
      </vt:variant>
      <vt:variant>
        <vt:lpwstr>http://www.opentravel.org/OTA/2007/05</vt:lpwstr>
      </vt:variant>
      <vt:variant>
        <vt:lpwstr/>
      </vt:variant>
      <vt:variant>
        <vt:i4>3473500</vt:i4>
      </vt:variant>
      <vt:variant>
        <vt:i4>252</vt:i4>
      </vt:variant>
      <vt:variant>
        <vt:i4>0</vt:i4>
      </vt:variant>
      <vt:variant>
        <vt:i4>5</vt:i4>
      </vt:variant>
      <vt:variant>
        <vt:lpwstr>mailto:SS@P3471218120511906-82E116RTV</vt:lpwstr>
      </vt:variant>
      <vt:variant>
        <vt:lpwstr/>
      </vt:variant>
      <vt:variant>
        <vt:i4>7405606</vt:i4>
      </vt:variant>
      <vt:variant>
        <vt:i4>249</vt:i4>
      </vt:variant>
      <vt:variant>
        <vt:i4>0</vt:i4>
      </vt:variant>
      <vt:variant>
        <vt:i4>5</vt:i4>
      </vt:variant>
      <vt:variant>
        <vt:lpwstr>http://www.w3.org/WAI/ER/IG/ert/iso639.htm</vt:lpwstr>
      </vt:variant>
      <vt:variant>
        <vt:lpwstr/>
      </vt:variant>
      <vt:variant>
        <vt:i4>5111821</vt:i4>
      </vt:variant>
      <vt:variant>
        <vt:i4>246</vt:i4>
      </vt:variant>
      <vt:variant>
        <vt:i4>0</vt:i4>
      </vt:variant>
      <vt:variant>
        <vt:i4>5</vt:i4>
      </vt:variant>
      <vt:variant>
        <vt:lpwstr>http://www.opentravel.org/OTA/2007/05</vt:lpwstr>
      </vt:variant>
      <vt:variant>
        <vt:lpwstr/>
      </vt:variant>
      <vt:variant>
        <vt:i4>7405606</vt:i4>
      </vt:variant>
      <vt:variant>
        <vt:i4>243</vt:i4>
      </vt:variant>
      <vt:variant>
        <vt:i4>0</vt:i4>
      </vt:variant>
      <vt:variant>
        <vt:i4>5</vt:i4>
      </vt:variant>
      <vt:variant>
        <vt:lpwstr>http://www.w3.org/WAI/ER/IG/ert/iso639.htm</vt:lpwstr>
      </vt:variant>
      <vt:variant>
        <vt:lpwstr/>
      </vt:variant>
      <vt:variant>
        <vt:i4>5111821</vt:i4>
      </vt:variant>
      <vt:variant>
        <vt:i4>240</vt:i4>
      </vt:variant>
      <vt:variant>
        <vt:i4>0</vt:i4>
      </vt:variant>
      <vt:variant>
        <vt:i4>5</vt:i4>
      </vt:variant>
      <vt:variant>
        <vt:lpwstr>http://www.opentravel.org/OTA/2007/05</vt:lpwstr>
      </vt:variant>
      <vt:variant>
        <vt:lpwstr/>
      </vt:variant>
      <vt:variant>
        <vt:i4>3473500</vt:i4>
      </vt:variant>
      <vt:variant>
        <vt:i4>237</vt:i4>
      </vt:variant>
      <vt:variant>
        <vt:i4>0</vt:i4>
      </vt:variant>
      <vt:variant>
        <vt:i4>5</vt:i4>
      </vt:variant>
      <vt:variant>
        <vt:lpwstr>mailto:SS@P3471218120511906-82E116RTV</vt:lpwstr>
      </vt:variant>
      <vt:variant>
        <vt:lpwstr/>
      </vt:variant>
      <vt:variant>
        <vt:i4>3473500</vt:i4>
      </vt:variant>
      <vt:variant>
        <vt:i4>234</vt:i4>
      </vt:variant>
      <vt:variant>
        <vt:i4>0</vt:i4>
      </vt:variant>
      <vt:variant>
        <vt:i4>5</vt:i4>
      </vt:variant>
      <vt:variant>
        <vt:lpwstr>mailto:SS@P3471218120511906-82E116RTV</vt:lpwstr>
      </vt:variant>
      <vt:variant>
        <vt:lpwstr/>
      </vt:variant>
      <vt:variant>
        <vt:i4>3473500</vt:i4>
      </vt:variant>
      <vt:variant>
        <vt:i4>231</vt:i4>
      </vt:variant>
      <vt:variant>
        <vt:i4>0</vt:i4>
      </vt:variant>
      <vt:variant>
        <vt:i4>5</vt:i4>
      </vt:variant>
      <vt:variant>
        <vt:lpwstr>mailto:SS@P3471218120511906-82E116RTV</vt:lpwstr>
      </vt:variant>
      <vt:variant>
        <vt:lpwstr/>
      </vt:variant>
      <vt:variant>
        <vt:i4>3473500</vt:i4>
      </vt:variant>
      <vt:variant>
        <vt:i4>228</vt:i4>
      </vt:variant>
      <vt:variant>
        <vt:i4>0</vt:i4>
      </vt:variant>
      <vt:variant>
        <vt:i4>5</vt:i4>
      </vt:variant>
      <vt:variant>
        <vt:lpwstr>mailto:SS@P3471218120511906-82E116RTV</vt:lpwstr>
      </vt:variant>
      <vt:variant>
        <vt:lpwstr/>
      </vt:variant>
      <vt:variant>
        <vt:i4>3473500</vt:i4>
      </vt:variant>
      <vt:variant>
        <vt:i4>225</vt:i4>
      </vt:variant>
      <vt:variant>
        <vt:i4>0</vt:i4>
      </vt:variant>
      <vt:variant>
        <vt:i4>5</vt:i4>
      </vt:variant>
      <vt:variant>
        <vt:lpwstr>mailto:SS@P3471218120511906-82E116RTV</vt:lpwstr>
      </vt:variant>
      <vt:variant>
        <vt:lpwstr/>
      </vt:variant>
      <vt:variant>
        <vt:i4>7405606</vt:i4>
      </vt:variant>
      <vt:variant>
        <vt:i4>222</vt:i4>
      </vt:variant>
      <vt:variant>
        <vt:i4>0</vt:i4>
      </vt:variant>
      <vt:variant>
        <vt:i4>5</vt:i4>
      </vt:variant>
      <vt:variant>
        <vt:lpwstr>http://www.w3.org/WAI/ER/IG/ert/iso639.htm</vt:lpwstr>
      </vt:variant>
      <vt:variant>
        <vt:lpwstr/>
      </vt:variant>
      <vt:variant>
        <vt:i4>5111821</vt:i4>
      </vt:variant>
      <vt:variant>
        <vt:i4>219</vt:i4>
      </vt:variant>
      <vt:variant>
        <vt:i4>0</vt:i4>
      </vt:variant>
      <vt:variant>
        <vt:i4>5</vt:i4>
      </vt:variant>
      <vt:variant>
        <vt:lpwstr>http://www.opentravel.org/OTA/2007/05</vt:lpwstr>
      </vt:variant>
      <vt:variant>
        <vt:lpwstr/>
      </vt:variant>
      <vt:variant>
        <vt:i4>1376307</vt:i4>
      </vt:variant>
      <vt:variant>
        <vt:i4>200</vt:i4>
      </vt:variant>
      <vt:variant>
        <vt:i4>0</vt:i4>
      </vt:variant>
      <vt:variant>
        <vt:i4>5</vt:i4>
      </vt:variant>
      <vt:variant>
        <vt:lpwstr/>
      </vt:variant>
      <vt:variant>
        <vt:lpwstr>_Toc228682141</vt:lpwstr>
      </vt:variant>
      <vt:variant>
        <vt:i4>1376307</vt:i4>
      </vt:variant>
      <vt:variant>
        <vt:i4>194</vt:i4>
      </vt:variant>
      <vt:variant>
        <vt:i4>0</vt:i4>
      </vt:variant>
      <vt:variant>
        <vt:i4>5</vt:i4>
      </vt:variant>
      <vt:variant>
        <vt:lpwstr/>
      </vt:variant>
      <vt:variant>
        <vt:lpwstr>_Toc228682140</vt:lpwstr>
      </vt:variant>
      <vt:variant>
        <vt:i4>1179699</vt:i4>
      </vt:variant>
      <vt:variant>
        <vt:i4>188</vt:i4>
      </vt:variant>
      <vt:variant>
        <vt:i4>0</vt:i4>
      </vt:variant>
      <vt:variant>
        <vt:i4>5</vt:i4>
      </vt:variant>
      <vt:variant>
        <vt:lpwstr/>
      </vt:variant>
      <vt:variant>
        <vt:lpwstr>_Toc228682139</vt:lpwstr>
      </vt:variant>
      <vt:variant>
        <vt:i4>1179699</vt:i4>
      </vt:variant>
      <vt:variant>
        <vt:i4>182</vt:i4>
      </vt:variant>
      <vt:variant>
        <vt:i4>0</vt:i4>
      </vt:variant>
      <vt:variant>
        <vt:i4>5</vt:i4>
      </vt:variant>
      <vt:variant>
        <vt:lpwstr/>
      </vt:variant>
      <vt:variant>
        <vt:lpwstr>_Toc228682138</vt:lpwstr>
      </vt:variant>
      <vt:variant>
        <vt:i4>1179699</vt:i4>
      </vt:variant>
      <vt:variant>
        <vt:i4>176</vt:i4>
      </vt:variant>
      <vt:variant>
        <vt:i4>0</vt:i4>
      </vt:variant>
      <vt:variant>
        <vt:i4>5</vt:i4>
      </vt:variant>
      <vt:variant>
        <vt:lpwstr/>
      </vt:variant>
      <vt:variant>
        <vt:lpwstr>_Toc228682137</vt:lpwstr>
      </vt:variant>
      <vt:variant>
        <vt:i4>1179699</vt:i4>
      </vt:variant>
      <vt:variant>
        <vt:i4>170</vt:i4>
      </vt:variant>
      <vt:variant>
        <vt:i4>0</vt:i4>
      </vt:variant>
      <vt:variant>
        <vt:i4>5</vt:i4>
      </vt:variant>
      <vt:variant>
        <vt:lpwstr/>
      </vt:variant>
      <vt:variant>
        <vt:lpwstr>_Toc228682136</vt:lpwstr>
      </vt:variant>
      <vt:variant>
        <vt:i4>1179699</vt:i4>
      </vt:variant>
      <vt:variant>
        <vt:i4>164</vt:i4>
      </vt:variant>
      <vt:variant>
        <vt:i4>0</vt:i4>
      </vt:variant>
      <vt:variant>
        <vt:i4>5</vt:i4>
      </vt:variant>
      <vt:variant>
        <vt:lpwstr/>
      </vt:variant>
      <vt:variant>
        <vt:lpwstr>_Toc228682135</vt:lpwstr>
      </vt:variant>
      <vt:variant>
        <vt:i4>1179699</vt:i4>
      </vt:variant>
      <vt:variant>
        <vt:i4>158</vt:i4>
      </vt:variant>
      <vt:variant>
        <vt:i4>0</vt:i4>
      </vt:variant>
      <vt:variant>
        <vt:i4>5</vt:i4>
      </vt:variant>
      <vt:variant>
        <vt:lpwstr/>
      </vt:variant>
      <vt:variant>
        <vt:lpwstr>_Toc228682134</vt:lpwstr>
      </vt:variant>
      <vt:variant>
        <vt:i4>1179699</vt:i4>
      </vt:variant>
      <vt:variant>
        <vt:i4>152</vt:i4>
      </vt:variant>
      <vt:variant>
        <vt:i4>0</vt:i4>
      </vt:variant>
      <vt:variant>
        <vt:i4>5</vt:i4>
      </vt:variant>
      <vt:variant>
        <vt:lpwstr/>
      </vt:variant>
      <vt:variant>
        <vt:lpwstr>_Toc228682133</vt:lpwstr>
      </vt:variant>
      <vt:variant>
        <vt:i4>1179699</vt:i4>
      </vt:variant>
      <vt:variant>
        <vt:i4>146</vt:i4>
      </vt:variant>
      <vt:variant>
        <vt:i4>0</vt:i4>
      </vt:variant>
      <vt:variant>
        <vt:i4>5</vt:i4>
      </vt:variant>
      <vt:variant>
        <vt:lpwstr/>
      </vt:variant>
      <vt:variant>
        <vt:lpwstr>_Toc228682132</vt:lpwstr>
      </vt:variant>
      <vt:variant>
        <vt:i4>1179699</vt:i4>
      </vt:variant>
      <vt:variant>
        <vt:i4>140</vt:i4>
      </vt:variant>
      <vt:variant>
        <vt:i4>0</vt:i4>
      </vt:variant>
      <vt:variant>
        <vt:i4>5</vt:i4>
      </vt:variant>
      <vt:variant>
        <vt:lpwstr/>
      </vt:variant>
      <vt:variant>
        <vt:lpwstr>_Toc228682131</vt:lpwstr>
      </vt:variant>
      <vt:variant>
        <vt:i4>1179699</vt:i4>
      </vt:variant>
      <vt:variant>
        <vt:i4>134</vt:i4>
      </vt:variant>
      <vt:variant>
        <vt:i4>0</vt:i4>
      </vt:variant>
      <vt:variant>
        <vt:i4>5</vt:i4>
      </vt:variant>
      <vt:variant>
        <vt:lpwstr/>
      </vt:variant>
      <vt:variant>
        <vt:lpwstr>_Toc228682130</vt:lpwstr>
      </vt:variant>
      <vt:variant>
        <vt:i4>1245235</vt:i4>
      </vt:variant>
      <vt:variant>
        <vt:i4>128</vt:i4>
      </vt:variant>
      <vt:variant>
        <vt:i4>0</vt:i4>
      </vt:variant>
      <vt:variant>
        <vt:i4>5</vt:i4>
      </vt:variant>
      <vt:variant>
        <vt:lpwstr/>
      </vt:variant>
      <vt:variant>
        <vt:lpwstr>_Toc228682129</vt:lpwstr>
      </vt:variant>
      <vt:variant>
        <vt:i4>1245235</vt:i4>
      </vt:variant>
      <vt:variant>
        <vt:i4>122</vt:i4>
      </vt:variant>
      <vt:variant>
        <vt:i4>0</vt:i4>
      </vt:variant>
      <vt:variant>
        <vt:i4>5</vt:i4>
      </vt:variant>
      <vt:variant>
        <vt:lpwstr/>
      </vt:variant>
      <vt:variant>
        <vt:lpwstr>_Toc228682128</vt:lpwstr>
      </vt:variant>
      <vt:variant>
        <vt:i4>1245235</vt:i4>
      </vt:variant>
      <vt:variant>
        <vt:i4>116</vt:i4>
      </vt:variant>
      <vt:variant>
        <vt:i4>0</vt:i4>
      </vt:variant>
      <vt:variant>
        <vt:i4>5</vt:i4>
      </vt:variant>
      <vt:variant>
        <vt:lpwstr/>
      </vt:variant>
      <vt:variant>
        <vt:lpwstr>_Toc228682127</vt:lpwstr>
      </vt:variant>
      <vt:variant>
        <vt:i4>1245235</vt:i4>
      </vt:variant>
      <vt:variant>
        <vt:i4>110</vt:i4>
      </vt:variant>
      <vt:variant>
        <vt:i4>0</vt:i4>
      </vt:variant>
      <vt:variant>
        <vt:i4>5</vt:i4>
      </vt:variant>
      <vt:variant>
        <vt:lpwstr/>
      </vt:variant>
      <vt:variant>
        <vt:lpwstr>_Toc228682126</vt:lpwstr>
      </vt:variant>
      <vt:variant>
        <vt:i4>1245235</vt:i4>
      </vt:variant>
      <vt:variant>
        <vt:i4>104</vt:i4>
      </vt:variant>
      <vt:variant>
        <vt:i4>0</vt:i4>
      </vt:variant>
      <vt:variant>
        <vt:i4>5</vt:i4>
      </vt:variant>
      <vt:variant>
        <vt:lpwstr/>
      </vt:variant>
      <vt:variant>
        <vt:lpwstr>_Toc228682125</vt:lpwstr>
      </vt:variant>
      <vt:variant>
        <vt:i4>1245235</vt:i4>
      </vt:variant>
      <vt:variant>
        <vt:i4>98</vt:i4>
      </vt:variant>
      <vt:variant>
        <vt:i4>0</vt:i4>
      </vt:variant>
      <vt:variant>
        <vt:i4>5</vt:i4>
      </vt:variant>
      <vt:variant>
        <vt:lpwstr/>
      </vt:variant>
      <vt:variant>
        <vt:lpwstr>_Toc228682124</vt:lpwstr>
      </vt:variant>
      <vt:variant>
        <vt:i4>1245235</vt:i4>
      </vt:variant>
      <vt:variant>
        <vt:i4>92</vt:i4>
      </vt:variant>
      <vt:variant>
        <vt:i4>0</vt:i4>
      </vt:variant>
      <vt:variant>
        <vt:i4>5</vt:i4>
      </vt:variant>
      <vt:variant>
        <vt:lpwstr/>
      </vt:variant>
      <vt:variant>
        <vt:lpwstr>_Toc228682123</vt:lpwstr>
      </vt:variant>
      <vt:variant>
        <vt:i4>1245235</vt:i4>
      </vt:variant>
      <vt:variant>
        <vt:i4>86</vt:i4>
      </vt:variant>
      <vt:variant>
        <vt:i4>0</vt:i4>
      </vt:variant>
      <vt:variant>
        <vt:i4>5</vt:i4>
      </vt:variant>
      <vt:variant>
        <vt:lpwstr/>
      </vt:variant>
      <vt:variant>
        <vt:lpwstr>_Toc228682122</vt:lpwstr>
      </vt:variant>
      <vt:variant>
        <vt:i4>1245235</vt:i4>
      </vt:variant>
      <vt:variant>
        <vt:i4>80</vt:i4>
      </vt:variant>
      <vt:variant>
        <vt:i4>0</vt:i4>
      </vt:variant>
      <vt:variant>
        <vt:i4>5</vt:i4>
      </vt:variant>
      <vt:variant>
        <vt:lpwstr/>
      </vt:variant>
      <vt:variant>
        <vt:lpwstr>_Toc228682121</vt:lpwstr>
      </vt:variant>
      <vt:variant>
        <vt:i4>1245235</vt:i4>
      </vt:variant>
      <vt:variant>
        <vt:i4>74</vt:i4>
      </vt:variant>
      <vt:variant>
        <vt:i4>0</vt:i4>
      </vt:variant>
      <vt:variant>
        <vt:i4>5</vt:i4>
      </vt:variant>
      <vt:variant>
        <vt:lpwstr/>
      </vt:variant>
      <vt:variant>
        <vt:lpwstr>_Toc228682120</vt:lpwstr>
      </vt:variant>
      <vt:variant>
        <vt:i4>1048627</vt:i4>
      </vt:variant>
      <vt:variant>
        <vt:i4>68</vt:i4>
      </vt:variant>
      <vt:variant>
        <vt:i4>0</vt:i4>
      </vt:variant>
      <vt:variant>
        <vt:i4>5</vt:i4>
      </vt:variant>
      <vt:variant>
        <vt:lpwstr/>
      </vt:variant>
      <vt:variant>
        <vt:lpwstr>_Toc228682119</vt:lpwstr>
      </vt:variant>
      <vt:variant>
        <vt:i4>1048627</vt:i4>
      </vt:variant>
      <vt:variant>
        <vt:i4>62</vt:i4>
      </vt:variant>
      <vt:variant>
        <vt:i4>0</vt:i4>
      </vt:variant>
      <vt:variant>
        <vt:i4>5</vt:i4>
      </vt:variant>
      <vt:variant>
        <vt:lpwstr/>
      </vt:variant>
      <vt:variant>
        <vt:lpwstr>_Toc228682118</vt:lpwstr>
      </vt:variant>
      <vt:variant>
        <vt:i4>1048627</vt:i4>
      </vt:variant>
      <vt:variant>
        <vt:i4>56</vt:i4>
      </vt:variant>
      <vt:variant>
        <vt:i4>0</vt:i4>
      </vt:variant>
      <vt:variant>
        <vt:i4>5</vt:i4>
      </vt:variant>
      <vt:variant>
        <vt:lpwstr/>
      </vt:variant>
      <vt:variant>
        <vt:lpwstr>_Toc228682117</vt:lpwstr>
      </vt:variant>
      <vt:variant>
        <vt:i4>1048627</vt:i4>
      </vt:variant>
      <vt:variant>
        <vt:i4>50</vt:i4>
      </vt:variant>
      <vt:variant>
        <vt:i4>0</vt:i4>
      </vt:variant>
      <vt:variant>
        <vt:i4>5</vt:i4>
      </vt:variant>
      <vt:variant>
        <vt:lpwstr/>
      </vt:variant>
      <vt:variant>
        <vt:lpwstr>_Toc228682116</vt:lpwstr>
      </vt:variant>
      <vt:variant>
        <vt:i4>1048627</vt:i4>
      </vt:variant>
      <vt:variant>
        <vt:i4>44</vt:i4>
      </vt:variant>
      <vt:variant>
        <vt:i4>0</vt:i4>
      </vt:variant>
      <vt:variant>
        <vt:i4>5</vt:i4>
      </vt:variant>
      <vt:variant>
        <vt:lpwstr/>
      </vt:variant>
      <vt:variant>
        <vt:lpwstr>_Toc228682115</vt:lpwstr>
      </vt:variant>
      <vt:variant>
        <vt:i4>1048627</vt:i4>
      </vt:variant>
      <vt:variant>
        <vt:i4>38</vt:i4>
      </vt:variant>
      <vt:variant>
        <vt:i4>0</vt:i4>
      </vt:variant>
      <vt:variant>
        <vt:i4>5</vt:i4>
      </vt:variant>
      <vt:variant>
        <vt:lpwstr/>
      </vt:variant>
      <vt:variant>
        <vt:lpwstr>_Toc228682114</vt:lpwstr>
      </vt:variant>
      <vt:variant>
        <vt:i4>1048627</vt:i4>
      </vt:variant>
      <vt:variant>
        <vt:i4>32</vt:i4>
      </vt:variant>
      <vt:variant>
        <vt:i4>0</vt:i4>
      </vt:variant>
      <vt:variant>
        <vt:i4>5</vt:i4>
      </vt:variant>
      <vt:variant>
        <vt:lpwstr/>
      </vt:variant>
      <vt:variant>
        <vt:lpwstr>_Toc228682113</vt:lpwstr>
      </vt:variant>
      <vt:variant>
        <vt:i4>1048627</vt:i4>
      </vt:variant>
      <vt:variant>
        <vt:i4>26</vt:i4>
      </vt:variant>
      <vt:variant>
        <vt:i4>0</vt:i4>
      </vt:variant>
      <vt:variant>
        <vt:i4>5</vt:i4>
      </vt:variant>
      <vt:variant>
        <vt:lpwstr/>
      </vt:variant>
      <vt:variant>
        <vt:lpwstr>_Toc228682112</vt:lpwstr>
      </vt:variant>
      <vt:variant>
        <vt:i4>1048627</vt:i4>
      </vt:variant>
      <vt:variant>
        <vt:i4>20</vt:i4>
      </vt:variant>
      <vt:variant>
        <vt:i4>0</vt:i4>
      </vt:variant>
      <vt:variant>
        <vt:i4>5</vt:i4>
      </vt:variant>
      <vt:variant>
        <vt:lpwstr/>
      </vt:variant>
      <vt:variant>
        <vt:lpwstr>_Toc228682111</vt:lpwstr>
      </vt:variant>
      <vt:variant>
        <vt:i4>1048627</vt:i4>
      </vt:variant>
      <vt:variant>
        <vt:i4>14</vt:i4>
      </vt:variant>
      <vt:variant>
        <vt:i4>0</vt:i4>
      </vt:variant>
      <vt:variant>
        <vt:i4>5</vt:i4>
      </vt:variant>
      <vt:variant>
        <vt:lpwstr/>
      </vt:variant>
      <vt:variant>
        <vt:lpwstr>_Toc228682110</vt:lpwstr>
      </vt:variant>
      <vt:variant>
        <vt:i4>1114163</vt:i4>
      </vt:variant>
      <vt:variant>
        <vt:i4>8</vt:i4>
      </vt:variant>
      <vt:variant>
        <vt:i4>0</vt:i4>
      </vt:variant>
      <vt:variant>
        <vt:i4>5</vt:i4>
      </vt:variant>
      <vt:variant>
        <vt:lpwstr/>
      </vt:variant>
      <vt:variant>
        <vt:lpwstr>_Toc228682109</vt:lpwstr>
      </vt:variant>
      <vt:variant>
        <vt:i4>1114163</vt:i4>
      </vt:variant>
      <vt:variant>
        <vt:i4>2</vt:i4>
      </vt:variant>
      <vt:variant>
        <vt:i4>0</vt:i4>
      </vt:variant>
      <vt:variant>
        <vt:i4>5</vt:i4>
      </vt:variant>
      <vt:variant>
        <vt:lpwstr/>
      </vt:variant>
      <vt:variant>
        <vt:lpwstr>_Toc228682108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Customer Doc - V3.2 Minor Version Release - 15March2013</dc:title>
  <dc:creator>Thomas M. Edmondson</dc:creator>
  <cp:lastModifiedBy>Eric Mason</cp:lastModifiedBy>
  <cp:revision>2</cp:revision>
  <cp:lastPrinted>2009-08-03T19:06:00Z</cp:lastPrinted>
  <dcterms:created xsi:type="dcterms:W3CDTF">2013-10-31T16:54:00Z</dcterms:created>
  <dcterms:modified xsi:type="dcterms:W3CDTF">2013-10-31T16:54:00Z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Folder Category">
    <vt:lpwstr/>
  </property>
  <property fmtid="{D5CDD505-2E9C-101B-9397-08002B2CF9AE}" pid="4" name="Description0">
    <vt:lpwstr/>
  </property>
  <property fmtid="{D5CDD505-2E9C-101B-9397-08002B2CF9AE}" pid="5" name="Version Comment">
    <vt:lpwstr/>
  </property>
  <property fmtid="{D5CDD505-2E9C-101B-9397-08002B2CF9AE}" pid="6" name="Body">
    <vt:lpwstr/>
  </property>
  <property fmtid="{D5CDD505-2E9C-101B-9397-08002B2CF9AE}" pid="7" name="ContentTypeId">
    <vt:lpwstr>0x01010099BA1B763D38A742B80096B2DC4AC150</vt:lpwstr>
  </property>
</Properties>
</file>